
<file path=[Content_Types].xml><?xml version="1.0" encoding="utf-8"?>
<Types xmlns="http://schemas.openxmlformats.org/package/2006/content-types">
  <Default Extension="xml" ContentType="application/xml"/>
  <Default Extension="jpeg" ContentType="image/jpeg"/>
  <Default Extension="tiff" ContentType="image/tiff"/>
  <Default Extension="jpg" ContentType="image/jpeg"/>
  <Default Extension="rels" ContentType="application/vnd.openxmlformats-package.relationships+xml"/>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215638" w:rsidRPr="001C5CAA" w14:paraId="0E3FA60E" w14:textId="77777777">
        <w:trPr>
          <w:trHeight w:val="2880"/>
          <w:jc w:val="center"/>
        </w:trPr>
        <w:tc>
          <w:tcPr>
            <w:tcW w:w="5000" w:type="pct"/>
          </w:tcPr>
          <w:p w14:paraId="474634FE" w14:textId="6BC74304" w:rsidR="00992C32" w:rsidRDefault="00992C32" w:rsidP="00486765">
            <w:pPr>
              <w:pStyle w:val="NoSpacing"/>
              <w:spacing w:before="200" w:after="200" w:line="360" w:lineRule="auto"/>
              <w:jc w:val="center"/>
              <w:rPr>
                <w:rFonts w:asciiTheme="majorHAnsi" w:eastAsiaTheme="majorEastAsia" w:hAnsiTheme="majorHAnsi" w:cstheme="majorBidi"/>
                <w:caps/>
                <w:sz w:val="24"/>
                <w:szCs w:val="24"/>
                <w:lang w:val="en-US"/>
              </w:rPr>
            </w:pPr>
          </w:p>
          <w:p w14:paraId="37749332" w14:textId="6595EBCD" w:rsidR="002D6A74" w:rsidRPr="00486765" w:rsidRDefault="002D6A74" w:rsidP="00486765">
            <w:pPr>
              <w:pStyle w:val="NoSpacing"/>
              <w:spacing w:before="200" w:after="200" w:line="360" w:lineRule="auto"/>
              <w:jc w:val="center"/>
              <w:rPr>
                <w:rFonts w:asciiTheme="majorHAnsi" w:eastAsiaTheme="majorEastAsia" w:hAnsiTheme="majorHAnsi" w:cstheme="majorBidi"/>
                <w:caps/>
                <w:szCs w:val="24"/>
              </w:rPr>
            </w:pPr>
          </w:p>
        </w:tc>
      </w:tr>
      <w:tr w:rsidR="00215638" w:rsidRPr="001C5CAA" w14:paraId="2B0C8412" w14:textId="77777777">
        <w:trPr>
          <w:trHeight w:val="1440"/>
          <w:jc w:val="center"/>
        </w:trPr>
        <w:sdt>
          <w:sdtPr>
            <w:rPr>
              <w:rFonts w:ascii="Georgia" w:eastAsiaTheme="majorEastAsia" w:hAnsi="Georgia" w:cstheme="majorBidi"/>
              <w:sz w:val="56"/>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3AD2261A" w14:textId="77777777" w:rsidR="00215638" w:rsidRPr="00486765" w:rsidRDefault="00230722" w:rsidP="00486765">
                <w:pPr>
                  <w:pStyle w:val="NoSpacing"/>
                  <w:spacing w:before="200" w:after="200" w:line="360" w:lineRule="auto"/>
                  <w:jc w:val="center"/>
                  <w:rPr>
                    <w:rFonts w:ascii="Georgia" w:eastAsiaTheme="majorEastAsia" w:hAnsi="Georgia" w:cstheme="majorBidi"/>
                    <w:sz w:val="72"/>
                    <w:szCs w:val="80"/>
                  </w:rPr>
                </w:pPr>
                <w:r w:rsidRPr="00486765">
                  <w:rPr>
                    <w:rFonts w:ascii="Georgia" w:eastAsiaTheme="majorEastAsia" w:hAnsi="Georgia" w:cstheme="majorBidi"/>
                    <w:sz w:val="56"/>
                    <w:szCs w:val="80"/>
                    <w:lang w:val="en-US"/>
                  </w:rPr>
                  <w:t>Basic Formal Ontology 2.0</w:t>
                </w:r>
              </w:p>
            </w:tc>
          </w:sdtContent>
        </w:sdt>
      </w:tr>
      <w:tr w:rsidR="00215638" w:rsidRPr="001C5CAA" w14:paraId="41A07FA4" w14:textId="77777777">
        <w:trPr>
          <w:trHeight w:val="720"/>
          <w:jc w:val="center"/>
        </w:trPr>
        <w:tc>
          <w:tcPr>
            <w:tcW w:w="5000" w:type="pct"/>
            <w:tcBorders>
              <w:top w:val="single" w:sz="4" w:space="0" w:color="4F81BD" w:themeColor="accent1"/>
            </w:tcBorders>
            <w:vAlign w:val="center"/>
          </w:tcPr>
          <w:p w14:paraId="1A336B1A" w14:textId="1CFCA858" w:rsidR="00215638" w:rsidRPr="00486765" w:rsidRDefault="00430215" w:rsidP="00486765">
            <w:pPr>
              <w:pStyle w:val="NoSpacing"/>
              <w:spacing w:before="200" w:after="200" w:line="360" w:lineRule="auto"/>
              <w:jc w:val="center"/>
              <w:rPr>
                <w:rFonts w:ascii="Georgia" w:eastAsiaTheme="majorEastAsia" w:hAnsi="Georgia" w:cstheme="majorBidi"/>
                <w:sz w:val="40"/>
                <w:szCs w:val="44"/>
              </w:rPr>
            </w:pPr>
            <w:sdt>
              <w:sdtPr>
                <w:rPr>
                  <w:rFonts w:ascii="Georgia" w:eastAsiaTheme="majorEastAsia" w:hAnsi="Georgia" w:cstheme="majorBidi"/>
                  <w:sz w:val="40"/>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r w:rsidR="00E3138A" w:rsidRPr="00486765">
                  <w:rPr>
                    <w:rFonts w:ascii="Georgia" w:eastAsiaTheme="majorEastAsia" w:hAnsi="Georgia" w:cstheme="majorBidi"/>
                    <w:sz w:val="40"/>
                    <w:szCs w:val="44"/>
                    <w:lang w:val="en-US"/>
                  </w:rPr>
                  <w:t>DRAFT SPECIFICATION AND USER’</w:t>
                </w:r>
              </w:sdtContent>
            </w:sdt>
            <w:r w:rsidR="00EF74E2" w:rsidRPr="00486765">
              <w:rPr>
                <w:rFonts w:ascii="Georgia" w:eastAsiaTheme="majorEastAsia" w:hAnsi="Georgia" w:cstheme="majorBidi"/>
                <w:sz w:val="40"/>
                <w:szCs w:val="44"/>
              </w:rPr>
              <w:t>S GUIDE</w:t>
            </w:r>
          </w:p>
        </w:tc>
      </w:tr>
      <w:tr w:rsidR="00215638" w:rsidRPr="001C5CAA" w14:paraId="48C48BE9" w14:textId="77777777">
        <w:trPr>
          <w:trHeight w:val="360"/>
          <w:jc w:val="center"/>
        </w:trPr>
        <w:tc>
          <w:tcPr>
            <w:tcW w:w="5000" w:type="pct"/>
            <w:vAlign w:val="center"/>
          </w:tcPr>
          <w:p w14:paraId="454D7D16" w14:textId="77777777" w:rsidR="00215638" w:rsidRPr="00486765" w:rsidRDefault="00215638" w:rsidP="00486765">
            <w:pPr>
              <w:pStyle w:val="NoSpacing"/>
              <w:spacing w:before="200" w:after="200" w:line="360" w:lineRule="auto"/>
              <w:jc w:val="center"/>
              <w:rPr>
                <w:rFonts w:ascii="Georgia" w:hAnsi="Georgia"/>
                <w:sz w:val="20"/>
              </w:rPr>
            </w:pPr>
          </w:p>
        </w:tc>
      </w:tr>
      <w:tr w:rsidR="00215638" w:rsidRPr="001C5CAA" w14:paraId="02CCD161" w14:textId="77777777">
        <w:trPr>
          <w:trHeight w:val="360"/>
          <w:jc w:val="center"/>
        </w:trPr>
        <w:sdt>
          <w:sdtPr>
            <w:rPr>
              <w:rFonts w:ascii="Georgia" w:hAnsi="Georgia"/>
              <w:b/>
              <w:bCs/>
              <w:sz w:val="20"/>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37383818" w14:textId="77777777" w:rsidR="00215638" w:rsidRPr="00486765" w:rsidRDefault="00230722" w:rsidP="00486765">
                <w:pPr>
                  <w:pStyle w:val="NoSpacing"/>
                  <w:spacing w:before="200" w:after="200" w:line="360" w:lineRule="auto"/>
                  <w:jc w:val="center"/>
                  <w:rPr>
                    <w:rFonts w:ascii="Georgia" w:hAnsi="Georgia" w:cs="Times New Roman"/>
                    <w:b/>
                    <w:bCs/>
                    <w:szCs w:val="24"/>
                  </w:rPr>
                </w:pPr>
                <w:r w:rsidRPr="00486765">
                  <w:rPr>
                    <w:rFonts w:ascii="Georgia" w:hAnsi="Georgia"/>
                    <w:b/>
                    <w:bCs/>
                    <w:sz w:val="20"/>
                    <w:lang w:val="en-US"/>
                  </w:rPr>
                  <w:t>Corresponding author: Barry Smith</w:t>
                </w:r>
              </w:p>
            </w:tc>
          </w:sdtContent>
        </w:sdt>
      </w:tr>
      <w:tr w:rsidR="00215638" w:rsidRPr="001C5CAA" w14:paraId="58E3CE34" w14:textId="77777777">
        <w:trPr>
          <w:trHeight w:val="360"/>
          <w:jc w:val="center"/>
        </w:trPr>
        <w:tc>
          <w:tcPr>
            <w:tcW w:w="5000" w:type="pct"/>
            <w:vAlign w:val="center"/>
          </w:tcPr>
          <w:p w14:paraId="068935DB" w14:textId="77777777" w:rsidR="00215638" w:rsidRPr="00486765" w:rsidRDefault="00215638" w:rsidP="00486765">
            <w:pPr>
              <w:pStyle w:val="NoSpacing"/>
              <w:spacing w:before="200" w:after="200" w:line="360" w:lineRule="auto"/>
              <w:jc w:val="center"/>
              <w:rPr>
                <w:rFonts w:ascii="Georgia" w:hAnsi="Georgia"/>
                <w:b/>
                <w:bCs/>
                <w:sz w:val="20"/>
              </w:rPr>
            </w:pPr>
          </w:p>
        </w:tc>
      </w:tr>
    </w:tbl>
    <w:p w14:paraId="366A81D7" w14:textId="537AEAC1" w:rsidR="00215638" w:rsidRPr="00B56876" w:rsidRDefault="001E591D" w:rsidP="00486765">
      <w:r w:rsidRPr="00486765">
        <w:rPr>
          <w:sz w:val="22"/>
          <w:lang w:val="pt-BR"/>
        </w:rPr>
        <w:fldChar w:fldCharType="begin"/>
      </w:r>
      <w:r w:rsidR="002E5BE8" w:rsidRPr="00486765">
        <w:rPr>
          <w:sz w:val="22"/>
        </w:rPr>
        <w:instrText xml:space="preserve"> </w:instrText>
      </w:r>
      <w:r w:rsidR="00DE057C" w:rsidRPr="00486765">
        <w:rPr>
          <w:sz w:val="22"/>
        </w:rPr>
        <w:instrText>SAVE</w:instrText>
      </w:r>
      <w:r w:rsidR="002E5BE8" w:rsidRPr="00486765">
        <w:rPr>
          <w:sz w:val="22"/>
        </w:rPr>
        <w:instrText xml:space="preserve">DATE \@ "M/d/yyyy h:mm am/pm" </w:instrText>
      </w:r>
      <w:r w:rsidRPr="00486765">
        <w:rPr>
          <w:sz w:val="22"/>
          <w:lang w:val="pt-BR"/>
        </w:rPr>
        <w:fldChar w:fldCharType="separate"/>
      </w:r>
      <w:ins w:id="0" w:author="Jonathan Bona" w:date="2012-05-04T14:27:00Z">
        <w:r w:rsidR="003E647D">
          <w:rPr>
            <w:noProof/>
            <w:sz w:val="22"/>
          </w:rPr>
          <w:t>5/3/2012 11:33 PM</w:t>
        </w:r>
      </w:ins>
      <w:del w:id="1" w:author="Jonathan Bona" w:date="2012-05-03T23:10:00Z">
        <w:r w:rsidR="006C702A" w:rsidDel="00FE1DA1">
          <w:rPr>
            <w:noProof/>
            <w:sz w:val="22"/>
          </w:rPr>
          <w:delText>5/1/2012 11:24 AM</w:delText>
        </w:r>
      </w:del>
      <w:r w:rsidRPr="00486765">
        <w:rPr>
          <w:sz w:val="22"/>
          <w:lang w:val="pt-BR"/>
        </w:rPr>
        <w:fldChar w:fldCharType="end"/>
      </w:r>
    </w:p>
    <w:p w14:paraId="2F03E14F" w14:textId="77777777" w:rsidR="00B03B3D" w:rsidRPr="00B56876" w:rsidRDefault="00B03B3D" w:rsidP="00486765"/>
    <w:p w14:paraId="42E76320" w14:textId="77777777" w:rsidR="00B03B3D" w:rsidRPr="004C5178" w:rsidRDefault="00B03B3D" w:rsidP="00486765"/>
    <w:p w14:paraId="41D28AC8" w14:textId="77777777" w:rsidR="00B03B3D" w:rsidRPr="004C5178" w:rsidRDefault="00B03B3D" w:rsidP="00486765"/>
    <w:p w14:paraId="4522F16C" w14:textId="77777777" w:rsidR="00B03B3D" w:rsidRPr="00486765" w:rsidRDefault="00B03B3D" w:rsidP="00687850">
      <w:pPr>
        <w:rPr>
          <w:sz w:val="22"/>
          <w:lang w:val="pt-BR"/>
        </w:rPr>
      </w:pPr>
    </w:p>
    <w:p w14:paraId="6894A31C" w14:textId="77777777" w:rsidR="00B03B3D" w:rsidRPr="00486765" w:rsidRDefault="00B03B3D" w:rsidP="00687850">
      <w:pPr>
        <w:rPr>
          <w:sz w:val="22"/>
          <w:lang w:val="pt-BR"/>
        </w:rPr>
      </w:pPr>
    </w:p>
    <w:p w14:paraId="5F36DB90" w14:textId="3CFDEDB5" w:rsidR="00215638" w:rsidRPr="00486765" w:rsidRDefault="00B03B3D">
      <w:pPr>
        <w:rPr>
          <w:rStyle w:val="apple-style-span"/>
          <w:rFonts w:ascii="Arial" w:hAnsi="Arial" w:cs="Arial"/>
          <w:b/>
          <w:color w:val="000000" w:themeColor="text1"/>
        </w:rPr>
      </w:pPr>
      <w:r w:rsidRPr="00486765">
        <w:rPr>
          <w:sz w:val="22"/>
          <w:lang w:val="pt-BR"/>
        </w:rPr>
        <w:br w:type="page"/>
      </w:r>
      <w:r w:rsidR="00F73580" w:rsidRPr="00486765">
        <w:rPr>
          <w:rStyle w:val="apple-style-span"/>
          <w:rFonts w:ascii="Arial" w:hAnsi="Arial" w:cs="Arial"/>
          <w:b/>
          <w:color w:val="000000" w:themeColor="text1"/>
        </w:rPr>
        <w:lastRenderedPageBreak/>
        <w:t xml:space="preserve">Summary of most important changes </w:t>
      </w:r>
      <w:r w:rsidR="001C2F1D" w:rsidRPr="00486765">
        <w:rPr>
          <w:rStyle w:val="apple-style-span"/>
          <w:rFonts w:ascii="Arial" w:hAnsi="Arial" w:cs="Arial"/>
          <w:b/>
          <w:color w:val="000000" w:themeColor="text1"/>
        </w:rPr>
        <w:t>in BFO 2.0</w:t>
      </w:r>
      <w:r w:rsidR="00D924FF" w:rsidRPr="00486765">
        <w:rPr>
          <w:rStyle w:val="apple-style-span"/>
          <w:rFonts w:ascii="Arial" w:hAnsi="Arial" w:cs="Arial"/>
          <w:b/>
          <w:color w:val="000000" w:themeColor="text1"/>
        </w:rPr>
        <w:t xml:space="preserve"> </w:t>
      </w:r>
      <w:r w:rsidR="00AC1A45" w:rsidRPr="00486765">
        <w:rPr>
          <w:rStyle w:val="apple-style-span"/>
          <w:rFonts w:ascii="Arial" w:hAnsi="Arial" w:cs="Arial"/>
          <w:color w:val="000000" w:themeColor="text1"/>
        </w:rPr>
        <w:t>as compared to BFO 1.1</w:t>
      </w:r>
    </w:p>
    <w:p w14:paraId="27A568EE" w14:textId="77777777" w:rsidR="001C2F1D" w:rsidRPr="00486765" w:rsidRDefault="001C2F1D">
      <w:pPr>
        <w:rPr>
          <w:sz w:val="22"/>
          <w:lang w:val="pt-BR"/>
        </w:rPr>
      </w:pPr>
    </w:p>
    <w:p w14:paraId="5692120E" w14:textId="77777777" w:rsidR="006006B7" w:rsidRPr="00486765" w:rsidRDefault="006006B7"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Clarification of </w:t>
      </w:r>
      <w:proofErr w:type="spellStart"/>
      <w:r w:rsidRPr="00486765">
        <w:rPr>
          <w:rStyle w:val="apple-style-span"/>
          <w:rFonts w:ascii="Arial" w:hAnsi="Arial" w:cs="Arial"/>
          <w:b/>
          <w:color w:val="222222"/>
          <w:sz w:val="22"/>
        </w:rPr>
        <w:t>BFO:</w:t>
      </w:r>
      <w:r w:rsidRPr="00486765">
        <w:rPr>
          <w:rStyle w:val="apple-style-span"/>
          <w:rFonts w:ascii="Arial" w:hAnsi="Arial" w:cs="Arial"/>
          <w:b/>
          <w:i/>
          <w:color w:val="222222"/>
          <w:sz w:val="22"/>
        </w:rPr>
        <w:t>object</w:t>
      </w:r>
      <w:proofErr w:type="spellEnd"/>
    </w:p>
    <w:p w14:paraId="3CCB8EC2" w14:textId="77777777" w:rsidR="006006B7"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The document emphasizes that </w:t>
      </w:r>
      <w:r w:rsidRPr="00486765">
        <w:rPr>
          <w:rStyle w:val="apple-style-span"/>
          <w:rFonts w:ascii="Arial" w:hAnsi="Arial" w:cs="Arial"/>
          <w:i/>
          <w:color w:val="222222"/>
          <w:sz w:val="16"/>
          <w:szCs w:val="20"/>
        </w:rPr>
        <w:t>Object</w:t>
      </w:r>
      <w:r w:rsidRPr="00486765">
        <w:rPr>
          <w:rStyle w:val="apple-style-span"/>
          <w:rFonts w:ascii="Arial" w:hAnsi="Arial" w:cs="Arial"/>
          <w:color w:val="222222"/>
          <w:sz w:val="16"/>
          <w:szCs w:val="20"/>
        </w:rPr>
        <w:t xml:space="preserve">, </w:t>
      </w:r>
      <w:r w:rsidRPr="00486765">
        <w:rPr>
          <w:rStyle w:val="apple-style-span"/>
          <w:rFonts w:ascii="Arial" w:hAnsi="Arial" w:cs="Arial"/>
          <w:i/>
          <w:color w:val="222222"/>
          <w:sz w:val="16"/>
          <w:szCs w:val="20"/>
        </w:rPr>
        <w:t>Fiat Object Part</w:t>
      </w:r>
      <w:r w:rsidRPr="00486765">
        <w:rPr>
          <w:rStyle w:val="apple-style-span"/>
          <w:rFonts w:ascii="Arial" w:hAnsi="Arial" w:cs="Arial"/>
          <w:color w:val="222222"/>
          <w:sz w:val="16"/>
          <w:szCs w:val="20"/>
        </w:rPr>
        <w:t xml:space="preserve"> and </w:t>
      </w:r>
      <w:r w:rsidRPr="00486765">
        <w:rPr>
          <w:rStyle w:val="apple-style-span"/>
          <w:rFonts w:ascii="Arial" w:hAnsi="Arial" w:cs="Arial"/>
          <w:i/>
          <w:color w:val="222222"/>
          <w:sz w:val="16"/>
          <w:szCs w:val="20"/>
        </w:rPr>
        <w:t>Object Aggregate</w:t>
      </w:r>
      <w:r w:rsidRPr="00486765">
        <w:rPr>
          <w:rStyle w:val="apple-style-span"/>
          <w:rFonts w:ascii="Arial" w:hAnsi="Arial" w:cs="Arial"/>
          <w:color w:val="222222"/>
          <w:sz w:val="16"/>
          <w:szCs w:val="20"/>
        </w:rPr>
        <w:t xml:space="preserve"> are not intended to be exhaustive </w:t>
      </w:r>
      <w:proofErr w:type="gramStart"/>
      <w:r w:rsidRPr="00486765">
        <w:rPr>
          <w:rStyle w:val="apple-style-span"/>
          <w:rFonts w:ascii="Arial" w:hAnsi="Arial" w:cs="Arial"/>
          <w:color w:val="222222"/>
          <w:sz w:val="16"/>
          <w:szCs w:val="20"/>
        </w:rPr>
        <w:t xml:space="preserve">of  </w:t>
      </w:r>
      <w:r w:rsidRPr="00486765">
        <w:rPr>
          <w:rStyle w:val="apple-style-span"/>
          <w:rFonts w:ascii="Arial" w:hAnsi="Arial" w:cs="Arial"/>
          <w:i/>
          <w:color w:val="222222"/>
          <w:sz w:val="16"/>
          <w:szCs w:val="20"/>
        </w:rPr>
        <w:t>Material</w:t>
      </w:r>
      <w:proofErr w:type="gramEnd"/>
      <w:r w:rsidRPr="00486765">
        <w:rPr>
          <w:rStyle w:val="apple-style-span"/>
          <w:rFonts w:ascii="Arial" w:hAnsi="Arial" w:cs="Arial"/>
          <w:i/>
          <w:color w:val="222222"/>
          <w:sz w:val="16"/>
          <w:szCs w:val="20"/>
        </w:rPr>
        <w:t xml:space="preserve"> Entity</w:t>
      </w:r>
      <w:r w:rsidRPr="00486765">
        <w:rPr>
          <w:rStyle w:val="apple-style-span"/>
          <w:rFonts w:ascii="Arial" w:hAnsi="Arial" w:cs="Arial"/>
          <w:color w:val="222222"/>
          <w:sz w:val="16"/>
          <w:szCs w:val="20"/>
        </w:rPr>
        <w:t>.</w:t>
      </w:r>
      <w:r w:rsidR="00151755"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Users are invited to propose new subcategories of </w:t>
      </w:r>
      <w:r w:rsidR="004F0E61" w:rsidRPr="00486765">
        <w:rPr>
          <w:rStyle w:val="apple-style-span"/>
          <w:rFonts w:ascii="Arial" w:hAnsi="Arial" w:cs="Arial"/>
          <w:i/>
          <w:color w:val="222222"/>
          <w:sz w:val="16"/>
          <w:szCs w:val="20"/>
        </w:rPr>
        <w:t>Material Entit</w:t>
      </w:r>
      <w:r w:rsidR="005656B8" w:rsidRPr="00486765">
        <w:rPr>
          <w:rStyle w:val="apple-style-span"/>
          <w:rFonts w:ascii="Arial" w:hAnsi="Arial" w:cs="Arial"/>
          <w:i/>
          <w:color w:val="222222"/>
          <w:sz w:val="16"/>
          <w:szCs w:val="20"/>
        </w:rPr>
        <w:t>y</w:t>
      </w:r>
      <w:r w:rsidR="004F0E61" w:rsidRPr="00486765">
        <w:rPr>
          <w:rStyle w:val="apple-style-span"/>
          <w:rFonts w:ascii="Arial" w:hAnsi="Arial" w:cs="Arial"/>
          <w:i/>
          <w:color w:val="222222"/>
          <w:sz w:val="16"/>
          <w:szCs w:val="20"/>
        </w:rPr>
        <w:t>.</w:t>
      </w:r>
      <w:r w:rsidRPr="00486765">
        <w:rPr>
          <w:rStyle w:val="apple-style-span"/>
          <w:rFonts w:ascii="Arial" w:hAnsi="Arial" w:cs="Arial"/>
          <w:i/>
          <w:color w:val="222222"/>
          <w:sz w:val="16"/>
          <w:szCs w:val="20"/>
        </w:rPr>
        <w:t xml:space="preserve"> </w:t>
      </w:r>
    </w:p>
    <w:p w14:paraId="683082FD" w14:textId="77777777" w:rsidR="006006B7" w:rsidRPr="00486765" w:rsidRDefault="006006B7"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provides a more extensive account of what '</w:t>
      </w:r>
      <w:r w:rsidRPr="00486765">
        <w:rPr>
          <w:rStyle w:val="apple-style-span"/>
          <w:rFonts w:ascii="Arial" w:hAnsi="Arial" w:cs="Arial"/>
          <w:i/>
          <w:color w:val="222222"/>
          <w:sz w:val="16"/>
          <w:szCs w:val="20"/>
        </w:rPr>
        <w:t>Objec</w:t>
      </w:r>
      <w:r w:rsidRPr="00486765">
        <w:rPr>
          <w:rStyle w:val="apple-style-span"/>
          <w:rFonts w:ascii="Arial" w:hAnsi="Arial" w:cs="Arial"/>
          <w:i/>
          <w:color w:val="222222"/>
          <w:spacing w:val="20"/>
          <w:sz w:val="16"/>
          <w:szCs w:val="20"/>
        </w:rPr>
        <w:t>t</w:t>
      </w:r>
      <w:r w:rsidRPr="00486765">
        <w:rPr>
          <w:rStyle w:val="apple-style-span"/>
          <w:rFonts w:ascii="Arial" w:hAnsi="Arial" w:cs="Arial"/>
          <w:color w:val="222222"/>
          <w:sz w:val="16"/>
          <w:szCs w:val="20"/>
        </w:rPr>
        <w:t xml:space="preserve">' means (roughly: an object is a maximal causally unified material entity); it offers three paradigms of causal unity (for cells and organisms, for solid portions of matter, and for engineered artifacts) </w:t>
      </w:r>
    </w:p>
    <w:p w14:paraId="281E0DEF" w14:textId="77777777" w:rsidR="00B03B3D" w:rsidRPr="00486765" w:rsidRDefault="00B03B3D" w:rsidP="00687850">
      <w:pPr>
        <w:rPr>
          <w:rStyle w:val="apple-style-span"/>
          <w:rFonts w:ascii="Arial" w:hAnsi="Arial" w:cs="Arial"/>
          <w:color w:val="222222"/>
          <w:sz w:val="22"/>
        </w:rPr>
      </w:pPr>
    </w:p>
    <w:p w14:paraId="2409647D" w14:textId="77777777" w:rsidR="00AC1A45" w:rsidRPr="00486765" w:rsidRDefault="00AC1A4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Introduction of reciprocal dependence </w:t>
      </w:r>
    </w:p>
    <w:p w14:paraId="1760E103" w14:textId="1FCF6341" w:rsidR="00AC1A45" w:rsidRPr="00486765" w:rsidRDefault="001C2F1D"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The document recognizes case</w:t>
      </w:r>
      <w:r w:rsidR="00A52523">
        <w:rPr>
          <w:rStyle w:val="apple-style-span"/>
          <w:rFonts w:ascii="Arial" w:hAnsi="Arial" w:cs="Arial"/>
          <w:color w:val="222222"/>
          <w:sz w:val="16"/>
          <w:szCs w:val="20"/>
        </w:rPr>
        <w:t>s</w:t>
      </w:r>
      <w:r w:rsidRPr="00486765">
        <w:rPr>
          <w:rStyle w:val="apple-style-span"/>
          <w:rFonts w:ascii="Arial" w:hAnsi="Arial" w:cs="Arial"/>
          <w:color w:val="222222"/>
          <w:sz w:val="16"/>
          <w:szCs w:val="20"/>
        </w:rPr>
        <w:t xml:space="preserve"> where multiple entities are reciprocally dependent on each other, f</w:t>
      </w:r>
      <w:r w:rsidR="00AC1A45" w:rsidRPr="00486765">
        <w:rPr>
          <w:rStyle w:val="apple-style-span"/>
          <w:rFonts w:ascii="Arial" w:hAnsi="Arial" w:cs="Arial"/>
          <w:color w:val="222222"/>
          <w:sz w:val="16"/>
          <w:szCs w:val="20"/>
        </w:rPr>
        <w:t xml:space="preserve">or example between </w:t>
      </w:r>
      <w:r w:rsidRPr="00486765">
        <w:rPr>
          <w:rStyle w:val="apple-style-span"/>
          <w:rFonts w:ascii="Arial" w:hAnsi="Arial" w:cs="Arial"/>
          <w:color w:val="222222"/>
          <w:sz w:val="16"/>
          <w:szCs w:val="20"/>
        </w:rPr>
        <w:t>color hue, saturation and brightness</w:t>
      </w:r>
      <w:r w:rsidR="00866E93" w:rsidRPr="00486765">
        <w:rPr>
          <w:rStyle w:val="apple-style-span"/>
          <w:rFonts w:ascii="Arial" w:hAnsi="Arial" w:cs="Arial"/>
          <w:color w:val="222222"/>
          <w:sz w:val="16"/>
          <w:szCs w:val="20"/>
        </w:rPr>
        <w:t>; such cases can also involve reciprocal generic dependence</w:t>
      </w:r>
      <w:r w:rsidR="00727E02" w:rsidRPr="00486765">
        <w:rPr>
          <w:rStyle w:val="apple-style-span"/>
          <w:rFonts w:ascii="Arial" w:hAnsi="Arial" w:cs="Arial"/>
          <w:color w:val="222222"/>
          <w:sz w:val="16"/>
          <w:szCs w:val="20"/>
        </w:rPr>
        <w:t xml:space="preserve"> as in the case of a </w:t>
      </w:r>
      <w:r w:rsidR="00AC1A45" w:rsidRPr="00486765">
        <w:rPr>
          <w:rStyle w:val="apple-style-span"/>
          <w:rFonts w:ascii="Arial" w:hAnsi="Arial" w:cs="Arial"/>
          <w:color w:val="222222"/>
          <w:sz w:val="16"/>
          <w:szCs w:val="20"/>
        </w:rPr>
        <w:t>disposition of a key to open a lock</w:t>
      </w:r>
      <w:r w:rsidR="00727E02" w:rsidRPr="00486765">
        <w:rPr>
          <w:rStyle w:val="apple-style-span"/>
          <w:rFonts w:ascii="Arial" w:hAnsi="Arial" w:cs="Arial"/>
          <w:color w:val="222222"/>
          <w:sz w:val="16"/>
          <w:szCs w:val="20"/>
        </w:rPr>
        <w:t xml:space="preserve"> or some equivalent lock</w:t>
      </w:r>
      <w:r w:rsidR="00AC1A45" w:rsidRPr="00486765">
        <w:rPr>
          <w:rStyle w:val="apple-style-span"/>
          <w:rFonts w:ascii="Arial" w:hAnsi="Arial" w:cs="Arial"/>
          <w:color w:val="222222"/>
          <w:sz w:val="16"/>
          <w:szCs w:val="20"/>
        </w:rPr>
        <w:t>, and of the lock to be opened by th</w:t>
      </w:r>
      <w:r w:rsidR="00727E02" w:rsidRPr="00486765">
        <w:rPr>
          <w:rStyle w:val="apple-style-span"/>
          <w:rFonts w:ascii="Arial" w:hAnsi="Arial" w:cs="Arial"/>
          <w:color w:val="222222"/>
          <w:sz w:val="16"/>
          <w:szCs w:val="20"/>
        </w:rPr>
        <w:t>is or some equivalent</w:t>
      </w:r>
      <w:r w:rsidR="00AC1A45" w:rsidRPr="00486765">
        <w:rPr>
          <w:rStyle w:val="apple-style-span"/>
          <w:rFonts w:ascii="Arial" w:hAnsi="Arial" w:cs="Arial"/>
          <w:color w:val="222222"/>
          <w:sz w:val="16"/>
          <w:szCs w:val="20"/>
        </w:rPr>
        <w:t xml:space="preserve"> key.</w:t>
      </w:r>
    </w:p>
    <w:p w14:paraId="7AA4DC25" w14:textId="77777777" w:rsidR="00AC1A45" w:rsidRPr="00486765" w:rsidRDefault="00AC1A45" w:rsidP="00687850">
      <w:pPr>
        <w:rPr>
          <w:rStyle w:val="apple-style-span"/>
          <w:rFonts w:ascii="Arial" w:hAnsi="Arial" w:cs="Arial"/>
          <w:color w:val="222222"/>
          <w:sz w:val="16"/>
          <w:szCs w:val="20"/>
        </w:rPr>
      </w:pPr>
    </w:p>
    <w:p w14:paraId="219E7027" w14:textId="77777777" w:rsidR="006006B7" w:rsidRPr="00486765" w:rsidRDefault="006006B7"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New simplified treatment of boundaries and regions</w:t>
      </w:r>
    </w:p>
    <w:p w14:paraId="0223932D" w14:textId="5343C804" w:rsidR="00727E02" w:rsidRPr="00486765" w:rsidRDefault="006006B7" w:rsidP="0048676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In BFO 1.1 the assumption was made </w:t>
      </w:r>
      <w:r w:rsidR="00727E02" w:rsidRPr="00486765">
        <w:rPr>
          <w:rStyle w:val="apple-style-span"/>
          <w:rFonts w:ascii="Arial" w:hAnsi="Arial" w:cs="Arial"/>
          <w:color w:val="222222"/>
          <w:sz w:val="16"/>
          <w:szCs w:val="20"/>
        </w:rPr>
        <w:t xml:space="preserve">that </w:t>
      </w:r>
      <w:r w:rsidRPr="00486765">
        <w:rPr>
          <w:rStyle w:val="apple-style-span"/>
          <w:rFonts w:ascii="Arial" w:hAnsi="Arial" w:cs="Arial"/>
          <w:color w:val="222222"/>
          <w:sz w:val="16"/>
          <w:szCs w:val="20"/>
        </w:rPr>
        <w:t xml:space="preserve">the external surface of a material entity such as a cell could be treated as if it were a boundary in the mathematical sense. The new document </w:t>
      </w:r>
      <w:r w:rsidR="00727E02" w:rsidRPr="00486765">
        <w:rPr>
          <w:rStyle w:val="apple-style-span"/>
          <w:rFonts w:ascii="Arial" w:hAnsi="Arial" w:cs="Arial"/>
          <w:color w:val="222222"/>
          <w:sz w:val="16"/>
          <w:szCs w:val="20"/>
        </w:rPr>
        <w:t xml:space="preserve">propounds </w:t>
      </w:r>
      <w:r w:rsidRPr="00486765">
        <w:rPr>
          <w:rStyle w:val="apple-style-span"/>
          <w:rFonts w:ascii="Arial" w:hAnsi="Arial" w:cs="Arial"/>
          <w:color w:val="222222"/>
          <w:sz w:val="16"/>
          <w:szCs w:val="20"/>
        </w:rPr>
        <w:t xml:space="preserve">the view that when we talk about </w:t>
      </w:r>
      <w:r w:rsidR="00727E02" w:rsidRPr="00486765">
        <w:rPr>
          <w:rStyle w:val="apple-style-span"/>
          <w:rFonts w:ascii="Arial" w:hAnsi="Arial" w:cs="Arial"/>
          <w:color w:val="222222"/>
          <w:sz w:val="16"/>
          <w:szCs w:val="20"/>
        </w:rPr>
        <w:t xml:space="preserve">external </w:t>
      </w:r>
      <w:r w:rsidRPr="00486765">
        <w:rPr>
          <w:rStyle w:val="apple-style-span"/>
          <w:rFonts w:ascii="Arial" w:hAnsi="Arial" w:cs="Arial"/>
          <w:color w:val="222222"/>
          <w:sz w:val="16"/>
          <w:szCs w:val="20"/>
        </w:rPr>
        <w:t>surface</w:t>
      </w:r>
      <w:r w:rsidR="00727E02" w:rsidRPr="00486765">
        <w:rPr>
          <w:rStyle w:val="apple-style-span"/>
          <w:rFonts w:ascii="Arial" w:hAnsi="Arial" w:cs="Arial"/>
          <w:color w:val="222222"/>
          <w:sz w:val="16"/>
          <w:szCs w:val="20"/>
        </w:rPr>
        <w:t xml:space="preserve">s of material objects in this way </w:t>
      </w:r>
      <w:r w:rsidRPr="00486765">
        <w:rPr>
          <w:rStyle w:val="apple-style-span"/>
          <w:rFonts w:ascii="Arial" w:hAnsi="Arial" w:cs="Arial"/>
          <w:color w:val="222222"/>
          <w:sz w:val="16"/>
          <w:szCs w:val="20"/>
        </w:rPr>
        <w:t>then we are talking about something fiat</w:t>
      </w:r>
      <w:r w:rsidR="00727E02" w:rsidRPr="00486765">
        <w:rPr>
          <w:rStyle w:val="apple-style-span"/>
          <w:rFonts w:ascii="Arial" w:hAnsi="Arial" w:cs="Arial"/>
          <w:color w:val="222222"/>
          <w:sz w:val="16"/>
          <w:szCs w:val="20"/>
        </w:rPr>
        <w:t>. To be dealt with in a future version: fiat boundaries at different levels of granularity.</w:t>
      </w:r>
    </w:p>
    <w:p w14:paraId="3765E476" w14:textId="43F36430" w:rsidR="00727E02" w:rsidRPr="00486765"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More generally, the focus in discussion of boundaries in BFO 2.0 is now on fiat boundaries, which means: boundaries for which there is no assumption that they coincide with physical discontinuities. The ontology of boundaries </w:t>
      </w:r>
      <w:proofErr w:type="gramStart"/>
      <w:r w:rsidRPr="00486765">
        <w:rPr>
          <w:rStyle w:val="apple-style-span"/>
          <w:rFonts w:ascii="Arial" w:hAnsi="Arial" w:cs="Arial"/>
          <w:color w:val="222222"/>
          <w:sz w:val="16"/>
          <w:szCs w:val="20"/>
        </w:rPr>
        <w:t>become</w:t>
      </w:r>
      <w:proofErr w:type="gramEnd"/>
      <w:r w:rsidRPr="00486765">
        <w:rPr>
          <w:rStyle w:val="apple-style-span"/>
          <w:rFonts w:ascii="Arial" w:hAnsi="Arial" w:cs="Arial"/>
          <w:color w:val="222222"/>
          <w:sz w:val="16"/>
          <w:szCs w:val="20"/>
        </w:rPr>
        <w:t xml:space="preserve"> more closely allied with the ontology of regions.</w:t>
      </w:r>
    </w:p>
    <w:p w14:paraId="704A416A" w14:textId="77777777" w:rsidR="00727E02" w:rsidRPr="00486765" w:rsidRDefault="00727E02" w:rsidP="00486765">
      <w:pPr>
        <w:pStyle w:val="ListParagraph"/>
        <w:rPr>
          <w:rStyle w:val="apple-style-span"/>
          <w:rFonts w:ascii="Arial" w:hAnsi="Arial" w:cs="Arial"/>
          <w:b/>
          <w:color w:val="222222"/>
          <w:sz w:val="20"/>
        </w:rPr>
      </w:pPr>
    </w:p>
    <w:p w14:paraId="24DE2812" w14:textId="77777777" w:rsidR="00727E02" w:rsidRPr="00486765" w:rsidRDefault="00727E02" w:rsidP="006C702A">
      <w:pPr>
        <w:pStyle w:val="ListParagraph"/>
        <w:numPr>
          <w:ilvl w:val="0"/>
          <w:numId w:val="12"/>
        </w:numPr>
        <w:rPr>
          <w:rStyle w:val="apple-style-span"/>
          <w:rFonts w:ascii="Arial" w:hAnsi="Arial" w:cs="Arial"/>
          <w:b/>
          <w:color w:val="222222"/>
          <w:sz w:val="22"/>
        </w:rPr>
      </w:pPr>
      <w:r w:rsidRPr="00486765">
        <w:rPr>
          <w:rStyle w:val="apple-style-span"/>
          <w:rFonts w:ascii="Arial" w:hAnsi="Arial" w:cs="Arial"/>
          <w:b/>
          <w:color w:val="222222"/>
          <w:sz w:val="22"/>
        </w:rPr>
        <w:t xml:space="preserve">Revision </w:t>
      </w:r>
      <w:r w:rsidRPr="00486765">
        <w:rPr>
          <w:rStyle w:val="apple-style-span"/>
          <w:rFonts w:ascii="Arial" w:hAnsi="Arial" w:cs="Arial"/>
          <w:b/>
          <w:color w:val="222222"/>
          <w:sz w:val="20"/>
        </w:rPr>
        <w:t xml:space="preserve">of </w:t>
      </w:r>
      <w:r w:rsidRPr="00486765">
        <w:rPr>
          <w:rStyle w:val="apple-style-span"/>
          <w:rFonts w:ascii="Arial" w:hAnsi="Arial" w:cs="Arial"/>
          <w:b/>
          <w:color w:val="222222"/>
          <w:sz w:val="22"/>
        </w:rPr>
        <w:t>treatment of spatial location</w:t>
      </w:r>
    </w:p>
    <w:p w14:paraId="271EC09B" w14:textId="2D8CCCE6" w:rsidR="0017019A" w:rsidRDefault="00727E0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We generalize the treatment of ‘</w:t>
      </w:r>
      <w:proofErr w:type="spellStart"/>
      <w:r w:rsidRPr="00486765">
        <w:rPr>
          <w:rStyle w:val="apple-style-span"/>
          <w:rFonts w:ascii="Arial" w:hAnsi="Arial" w:cs="Arial"/>
          <w:color w:val="222222"/>
          <w:sz w:val="16"/>
          <w:szCs w:val="20"/>
        </w:rPr>
        <w:t>located_in</w:t>
      </w:r>
      <w:proofErr w:type="spellEnd"/>
      <w:r w:rsidRPr="00486765">
        <w:rPr>
          <w:rStyle w:val="apple-style-span"/>
          <w:rFonts w:ascii="Arial" w:hAnsi="Arial" w:cs="Arial"/>
          <w:color w:val="222222"/>
          <w:sz w:val="16"/>
          <w:szCs w:val="20"/>
        </w:rPr>
        <w:t>’ and remove from BFO the relation ‘</w:t>
      </w:r>
      <w:proofErr w:type="spellStart"/>
      <w:r w:rsidRPr="00486765">
        <w:rPr>
          <w:rStyle w:val="apple-style-span"/>
          <w:rFonts w:ascii="Arial" w:hAnsi="Arial" w:cs="Arial"/>
          <w:color w:val="222222"/>
          <w:sz w:val="16"/>
          <w:szCs w:val="20"/>
        </w:rPr>
        <w:t>contain</w:t>
      </w:r>
      <w:r w:rsidR="000E04F4">
        <w:rPr>
          <w:rStyle w:val="apple-style-span"/>
          <w:rFonts w:ascii="Arial" w:hAnsi="Arial" w:cs="Arial"/>
          <w:color w:val="222222"/>
          <w:sz w:val="16"/>
          <w:szCs w:val="20"/>
        </w:rPr>
        <w:t>ed</w:t>
      </w:r>
      <w:r w:rsidRPr="00486765">
        <w:rPr>
          <w:rStyle w:val="apple-style-span"/>
          <w:rFonts w:ascii="Arial" w:hAnsi="Arial" w:cs="Arial"/>
          <w:color w:val="222222"/>
          <w:sz w:val="16"/>
          <w:szCs w:val="20"/>
        </w:rPr>
        <w:t>_in</w:t>
      </w:r>
      <w:proofErr w:type="spellEnd"/>
      <w:r w:rsidRPr="00486765">
        <w:rPr>
          <w:rStyle w:val="apple-style-span"/>
          <w:rFonts w:ascii="Arial" w:hAnsi="Arial" w:cs="Arial"/>
          <w:color w:val="222222"/>
          <w:sz w:val="16"/>
          <w:szCs w:val="20"/>
        </w:rPr>
        <w:t xml:space="preserve">’. </w:t>
      </w:r>
    </w:p>
    <w:p w14:paraId="273DB9DD" w14:textId="77777777" w:rsidR="0017019A" w:rsidRDefault="0017019A" w:rsidP="00687850">
      <w:pPr>
        <w:rPr>
          <w:rStyle w:val="apple-style-span"/>
          <w:rFonts w:ascii="Arial" w:hAnsi="Arial" w:cs="Arial"/>
          <w:color w:val="222222"/>
          <w:sz w:val="16"/>
          <w:szCs w:val="20"/>
        </w:rPr>
      </w:pPr>
    </w:p>
    <w:p w14:paraId="0E86FAD3" w14:textId="61F25513" w:rsidR="006006B7" w:rsidRPr="00B56876" w:rsidRDefault="006006B7" w:rsidP="006C702A">
      <w:pPr>
        <w:pStyle w:val="ListParagraph"/>
        <w:numPr>
          <w:ilvl w:val="0"/>
          <w:numId w:val="13"/>
        </w:numPr>
        <w:rPr>
          <w:rStyle w:val="apple-style-span"/>
          <w:rFonts w:ascii="Arial" w:hAnsi="Arial" w:cs="Arial"/>
          <w:color w:val="222222"/>
        </w:rPr>
      </w:pPr>
      <w:r w:rsidRPr="00486765">
        <w:rPr>
          <w:rStyle w:val="apple-style-span"/>
          <w:rFonts w:ascii="Arial" w:hAnsi="Arial" w:cs="Arial"/>
          <w:b/>
          <w:color w:val="222222"/>
          <w:sz w:val="22"/>
        </w:rPr>
        <w:t>Treatment of process predications under the heading ‘</w:t>
      </w:r>
      <w:r w:rsidR="00727E02" w:rsidRPr="00486765">
        <w:rPr>
          <w:rStyle w:val="apple-style-span"/>
          <w:rFonts w:ascii="Arial" w:hAnsi="Arial" w:cs="Arial"/>
          <w:b/>
          <w:color w:val="222222"/>
          <w:sz w:val="22"/>
        </w:rPr>
        <w:t>p</w:t>
      </w:r>
      <w:r w:rsidRPr="00486765">
        <w:rPr>
          <w:rStyle w:val="apple-style-span"/>
          <w:rFonts w:ascii="Arial" w:hAnsi="Arial" w:cs="Arial"/>
          <w:b/>
          <w:color w:val="222222"/>
          <w:sz w:val="22"/>
        </w:rPr>
        <w:t xml:space="preserve">rocess profiles’ </w:t>
      </w:r>
    </w:p>
    <w:p w14:paraId="6B51283F" w14:textId="6C75B47C" w:rsidR="006006B7" w:rsidRPr="00486765" w:rsidRDefault="00727E02" w:rsidP="00486765">
      <w:pPr>
        <w:rPr>
          <w:rStyle w:val="apple-style-span"/>
          <w:rFonts w:ascii="Arial" w:eastAsiaTheme="minorEastAsia" w:hAnsi="Arial" w:cs="Arial"/>
          <w:color w:val="222222"/>
          <w:sz w:val="16"/>
          <w:szCs w:val="20"/>
          <w:lang w:val="pt-BR"/>
        </w:rPr>
      </w:pPr>
      <w:r w:rsidRPr="00486765">
        <w:rPr>
          <w:rStyle w:val="apple-style-span"/>
          <w:rFonts w:ascii="Arial" w:hAnsi="Arial" w:cs="Arial"/>
          <w:color w:val="222222"/>
          <w:sz w:val="16"/>
          <w:szCs w:val="20"/>
        </w:rPr>
        <w:t xml:space="preserve">The document introduces the idea of a process profile to provide a means to deal with certain sorts of process measurement data. </w:t>
      </w:r>
      <w:r w:rsidR="006006B7" w:rsidRPr="00486765">
        <w:rPr>
          <w:rStyle w:val="apple-style-span"/>
          <w:rFonts w:ascii="Arial" w:hAnsi="Arial" w:cs="Arial"/>
          <w:color w:val="222222"/>
          <w:sz w:val="16"/>
          <w:szCs w:val="20"/>
        </w:rPr>
        <w:t xml:space="preserve">To assert, for example, that </w:t>
      </w:r>
      <w:r w:rsidRPr="00486765">
        <w:rPr>
          <w:rStyle w:val="apple-style-span"/>
          <w:rFonts w:ascii="Arial" w:hAnsi="Arial" w:cs="Arial"/>
          <w:color w:val="222222"/>
          <w:sz w:val="16"/>
          <w:szCs w:val="20"/>
        </w:rPr>
        <w:t xml:space="preserve">a given hart beating </w:t>
      </w:r>
      <w:r w:rsidR="006006B7" w:rsidRPr="00486765">
        <w:rPr>
          <w:rStyle w:val="apple-style-span"/>
          <w:rFonts w:ascii="Arial" w:hAnsi="Arial" w:cs="Arial"/>
          <w:color w:val="222222"/>
          <w:sz w:val="16"/>
          <w:szCs w:val="20"/>
        </w:rPr>
        <w:t xml:space="preserve">process is a 72 beats per minute process, is not to ascribe a quality to the process, but rather to assert that there is a certain structural part of the process, called a 'beat profile', which instantiates </w:t>
      </w:r>
      <w:r w:rsidRPr="00486765">
        <w:rPr>
          <w:rStyle w:val="apple-style-span"/>
          <w:rFonts w:ascii="Arial" w:hAnsi="Arial" w:cs="Arial"/>
          <w:color w:val="222222"/>
          <w:sz w:val="16"/>
          <w:szCs w:val="20"/>
        </w:rPr>
        <w:t xml:space="preserve">a certain </w:t>
      </w:r>
      <w:r w:rsidR="006006B7" w:rsidRPr="00486765">
        <w:rPr>
          <w:rStyle w:val="apple-style-span"/>
          <w:rFonts w:ascii="Arial" w:hAnsi="Arial" w:cs="Arial"/>
          <w:color w:val="222222"/>
          <w:sz w:val="16"/>
          <w:szCs w:val="20"/>
        </w:rPr>
        <w:t xml:space="preserve">determinate universal. </w:t>
      </w:r>
    </w:p>
    <w:p w14:paraId="42A48AD4" w14:textId="5E5C2055" w:rsidR="00F06E2E" w:rsidRDefault="00F06E2E" w:rsidP="006C702A">
      <w:pPr>
        <w:pStyle w:val="ListParagraph"/>
        <w:numPr>
          <w:ilvl w:val="0"/>
          <w:numId w:val="13"/>
        </w:numPr>
        <w:rPr>
          <w:rStyle w:val="apple-style-span"/>
          <w:rFonts w:ascii="Arial" w:hAnsi="Arial" w:cs="Arial"/>
          <w:b/>
          <w:color w:val="222222"/>
          <w:sz w:val="22"/>
        </w:rPr>
      </w:pPr>
      <w:r>
        <w:rPr>
          <w:rStyle w:val="apple-style-span"/>
          <w:rFonts w:ascii="Arial" w:hAnsi="Arial" w:cs="Arial"/>
          <w:b/>
          <w:color w:val="222222"/>
          <w:sz w:val="22"/>
        </w:rPr>
        <w:lastRenderedPageBreak/>
        <w:t xml:space="preserve">New relation </w:t>
      </w:r>
      <w:proofErr w:type="spellStart"/>
      <w:r w:rsidRPr="008872A6">
        <w:rPr>
          <w:rStyle w:val="apple-style-span"/>
          <w:rFonts w:ascii="Arial" w:hAnsi="Arial" w:cs="Arial"/>
          <w:b/>
          <w:color w:val="222222"/>
          <w:sz w:val="22"/>
        </w:rPr>
        <w:t>exists_at</w:t>
      </w:r>
      <w:proofErr w:type="spellEnd"/>
      <w:r>
        <w:rPr>
          <w:rStyle w:val="apple-style-span"/>
          <w:rFonts w:ascii="Arial" w:hAnsi="Arial" w:cs="Arial"/>
          <w:b/>
          <w:i/>
          <w:color w:val="222222"/>
          <w:sz w:val="22"/>
        </w:rPr>
        <w:t xml:space="preserve"> </w:t>
      </w:r>
      <w:r>
        <w:rPr>
          <w:rStyle w:val="apple-style-span"/>
          <w:rFonts w:ascii="Arial" w:hAnsi="Arial" w:cs="Arial"/>
          <w:b/>
          <w:color w:val="222222"/>
          <w:sz w:val="22"/>
        </w:rPr>
        <w:t>added</w:t>
      </w:r>
    </w:p>
    <w:p w14:paraId="3D6ECF8B" w14:textId="77777777" w:rsidR="00F06E2E" w:rsidRDefault="00F06E2E" w:rsidP="006C702A">
      <w:pPr>
        <w:pStyle w:val="ListParagraph"/>
        <w:numPr>
          <w:ilvl w:val="0"/>
          <w:numId w:val="13"/>
        </w:numPr>
        <w:rPr>
          <w:rStyle w:val="apple-style-span"/>
          <w:rFonts w:ascii="Arial" w:hAnsi="Arial" w:cs="Arial"/>
          <w:b/>
          <w:color w:val="222222"/>
          <w:sz w:val="22"/>
        </w:rPr>
      </w:pPr>
    </w:p>
    <w:p w14:paraId="1356DA9C" w14:textId="77777777" w:rsidR="00193F25" w:rsidRPr="00486765" w:rsidRDefault="00193F25" w:rsidP="006C702A">
      <w:pPr>
        <w:pStyle w:val="ListParagraph"/>
        <w:numPr>
          <w:ilvl w:val="0"/>
          <w:numId w:val="13"/>
        </w:numPr>
        <w:rPr>
          <w:rStyle w:val="apple-style-span"/>
          <w:rFonts w:ascii="Arial" w:hAnsi="Arial" w:cs="Arial"/>
          <w:b/>
          <w:color w:val="222222"/>
          <w:sz w:val="22"/>
        </w:rPr>
      </w:pPr>
      <w:r w:rsidRPr="00486765">
        <w:rPr>
          <w:rStyle w:val="apple-style-span"/>
          <w:rFonts w:ascii="Arial" w:hAnsi="Arial" w:cs="Arial"/>
          <w:b/>
          <w:color w:val="222222"/>
          <w:sz w:val="22"/>
        </w:rPr>
        <w:t xml:space="preserve">Relation of containment </w:t>
      </w:r>
      <w:proofErr w:type="spellStart"/>
      <w:r w:rsidRPr="00486765">
        <w:rPr>
          <w:rStyle w:val="apple-style-span"/>
          <w:rFonts w:ascii="Arial" w:hAnsi="Arial" w:cs="Arial"/>
          <w:b/>
          <w:color w:val="222222"/>
          <w:sz w:val="22"/>
        </w:rPr>
        <w:t>depracated</w:t>
      </w:r>
      <w:proofErr w:type="spellEnd"/>
    </w:p>
    <w:p w14:paraId="057411DC" w14:textId="438399E1" w:rsidR="00697F28" w:rsidRDefault="00193F25">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We provide a generalization of the </w:t>
      </w:r>
      <w:proofErr w:type="spellStart"/>
      <w:r w:rsidRPr="00486765">
        <w:rPr>
          <w:rStyle w:val="apple-style-span"/>
          <w:rFonts w:ascii="Arial" w:hAnsi="Arial" w:cs="Arial"/>
          <w:b/>
          <w:color w:val="222222"/>
          <w:sz w:val="16"/>
          <w:szCs w:val="20"/>
        </w:rPr>
        <w:t>located_in</w:t>
      </w:r>
      <w:proofErr w:type="spellEnd"/>
      <w:r w:rsidRPr="00486765">
        <w:rPr>
          <w:rStyle w:val="apple-style-span"/>
          <w:rFonts w:ascii="Arial" w:hAnsi="Arial" w:cs="Arial"/>
          <w:color w:val="222222"/>
          <w:sz w:val="16"/>
          <w:szCs w:val="20"/>
        </w:rPr>
        <w:t xml:space="preserve"> relation as compared to earlier versions of BFO; the </w:t>
      </w:r>
      <w:proofErr w:type="spellStart"/>
      <w:r w:rsidRPr="00486765">
        <w:rPr>
          <w:rStyle w:val="apple-style-span"/>
          <w:rFonts w:ascii="Arial" w:hAnsi="Arial" w:cs="Arial"/>
          <w:b/>
          <w:color w:val="222222"/>
          <w:sz w:val="16"/>
          <w:szCs w:val="20"/>
        </w:rPr>
        <w:t>contained_in</w:t>
      </w:r>
      <w:proofErr w:type="spellEnd"/>
      <w:r w:rsidRPr="00486765">
        <w:rPr>
          <w:rStyle w:val="apple-style-span"/>
          <w:rFonts w:ascii="Arial" w:hAnsi="Arial" w:cs="Arial"/>
          <w:color w:val="222222"/>
          <w:sz w:val="16"/>
          <w:szCs w:val="20"/>
        </w:rPr>
        <w:t xml:space="preserve"> relation is now </w:t>
      </w:r>
      <w:proofErr w:type="spellStart"/>
      <w:r w:rsidRPr="00486765">
        <w:rPr>
          <w:rStyle w:val="apple-style-span"/>
          <w:rFonts w:ascii="Arial" w:hAnsi="Arial" w:cs="Arial"/>
          <w:color w:val="222222"/>
          <w:sz w:val="16"/>
          <w:szCs w:val="20"/>
        </w:rPr>
        <w:t>depracated</w:t>
      </w:r>
      <w:proofErr w:type="spellEnd"/>
      <w:r w:rsidRPr="00486765">
        <w:rPr>
          <w:rStyle w:val="apple-style-span"/>
          <w:rFonts w:ascii="Arial" w:hAnsi="Arial" w:cs="Arial"/>
          <w:color w:val="222222"/>
          <w:sz w:val="16"/>
          <w:szCs w:val="20"/>
        </w:rPr>
        <w:t xml:space="preserve">. </w:t>
      </w:r>
    </w:p>
    <w:p w14:paraId="034B5FEB" w14:textId="7DAB75A3" w:rsidR="00697F28" w:rsidRPr="00B23775" w:rsidRDefault="00697F28" w:rsidP="006C702A">
      <w:pPr>
        <w:pStyle w:val="ListParagraph"/>
        <w:numPr>
          <w:ilvl w:val="0"/>
          <w:numId w:val="13"/>
        </w:numPr>
        <w:rPr>
          <w:rStyle w:val="apple-style-span"/>
          <w:rFonts w:ascii="Arial" w:hAnsi="Arial" w:cs="Arial"/>
          <w:b/>
          <w:color w:val="222222"/>
          <w:sz w:val="22"/>
        </w:rPr>
      </w:pPr>
      <w:r w:rsidRPr="00B23775">
        <w:rPr>
          <w:rStyle w:val="apple-style-span"/>
          <w:rFonts w:ascii="Arial" w:hAnsi="Arial" w:cs="Arial"/>
          <w:b/>
          <w:color w:val="222222"/>
          <w:sz w:val="22"/>
        </w:rPr>
        <w:t xml:space="preserve">Relations of </w:t>
      </w:r>
      <w:proofErr w:type="spellStart"/>
      <w:r w:rsidRPr="00B23775">
        <w:rPr>
          <w:rStyle w:val="apple-style-span"/>
          <w:rFonts w:ascii="Arial" w:hAnsi="Arial" w:cs="Arial"/>
          <w:b/>
          <w:color w:val="222222"/>
          <w:sz w:val="22"/>
        </w:rPr>
        <w:t>parthood</w:t>
      </w:r>
      <w:proofErr w:type="spellEnd"/>
      <w:r w:rsidRPr="00B23775">
        <w:rPr>
          <w:rStyle w:val="apple-style-span"/>
          <w:rFonts w:ascii="Arial" w:hAnsi="Arial" w:cs="Arial"/>
          <w:b/>
          <w:color w:val="222222"/>
          <w:sz w:val="22"/>
        </w:rPr>
        <w:t xml:space="preserve"> disambiguated</w:t>
      </w:r>
    </w:p>
    <w:p w14:paraId="35CCE20F" w14:textId="59BC15F1" w:rsidR="00697F28" w:rsidRPr="001C2E3B" w:rsidRDefault="00697F28">
      <w:pPr>
        <w:rPr>
          <w:rStyle w:val="apple-style-span"/>
          <w:rFonts w:ascii="Arial" w:hAnsi="Arial" w:cs="Arial"/>
          <w:color w:val="222222"/>
          <w:sz w:val="16"/>
          <w:szCs w:val="20"/>
        </w:rPr>
      </w:pPr>
      <w:r>
        <w:rPr>
          <w:rStyle w:val="apple-style-span"/>
          <w:rFonts w:ascii="Arial" w:hAnsi="Arial" w:cs="Arial"/>
          <w:color w:val="222222"/>
          <w:sz w:val="16"/>
          <w:szCs w:val="20"/>
        </w:rPr>
        <w:t xml:space="preserve">Hitherto BFO has distinguished </w:t>
      </w:r>
      <w:proofErr w:type="spellStart"/>
      <w:r>
        <w:rPr>
          <w:rStyle w:val="apple-style-span"/>
          <w:rFonts w:ascii="Arial" w:hAnsi="Arial" w:cs="Arial"/>
          <w:color w:val="222222"/>
          <w:sz w:val="16"/>
          <w:szCs w:val="20"/>
        </w:rPr>
        <w:t>parthood</w:t>
      </w:r>
      <w:proofErr w:type="spellEnd"/>
      <w:r>
        <w:rPr>
          <w:rStyle w:val="apple-style-span"/>
          <w:rFonts w:ascii="Arial" w:hAnsi="Arial" w:cs="Arial"/>
          <w:color w:val="222222"/>
          <w:sz w:val="16"/>
          <w:szCs w:val="20"/>
        </w:rPr>
        <w:t xml:space="preserve"> between continuants and </w:t>
      </w:r>
      <w:proofErr w:type="spellStart"/>
      <w:r>
        <w:rPr>
          <w:rStyle w:val="apple-style-span"/>
          <w:rFonts w:ascii="Arial" w:hAnsi="Arial" w:cs="Arial"/>
          <w:color w:val="222222"/>
          <w:sz w:val="16"/>
          <w:szCs w:val="20"/>
        </w:rPr>
        <w:t>occurrents</w:t>
      </w:r>
      <w:proofErr w:type="spellEnd"/>
      <w:r>
        <w:rPr>
          <w:rStyle w:val="apple-style-span"/>
          <w:rFonts w:ascii="Arial" w:hAnsi="Arial" w:cs="Arial"/>
          <w:color w:val="222222"/>
          <w:sz w:val="16"/>
          <w:szCs w:val="20"/>
        </w:rPr>
        <w:t xml:space="preserve"> by means of </w:t>
      </w:r>
      <w:r w:rsidR="002A7BE7">
        <w:rPr>
          <w:rStyle w:val="apple-style-span"/>
          <w:rFonts w:ascii="Arial" w:hAnsi="Arial" w:cs="Arial"/>
          <w:color w:val="222222"/>
          <w:sz w:val="16"/>
          <w:szCs w:val="20"/>
        </w:rPr>
        <w:t xml:space="preserve">the </w:t>
      </w:r>
      <w:r>
        <w:rPr>
          <w:rStyle w:val="apple-style-span"/>
          <w:rFonts w:ascii="Arial" w:hAnsi="Arial" w:cs="Arial"/>
          <w:b/>
          <w:color w:val="222222"/>
          <w:sz w:val="16"/>
          <w:szCs w:val="20"/>
        </w:rPr>
        <w:t xml:space="preserve">at </w:t>
      </w:r>
      <w:r w:rsidRPr="00B23775">
        <w:rPr>
          <w:rStyle w:val="apple-style-span"/>
          <w:rFonts w:ascii="Arial" w:hAnsi="Arial" w:cs="Arial"/>
          <w:i/>
          <w:color w:val="222222"/>
          <w:sz w:val="16"/>
          <w:szCs w:val="20"/>
        </w:rPr>
        <w:t>t</w:t>
      </w:r>
      <w:r>
        <w:rPr>
          <w:rStyle w:val="apple-style-span"/>
          <w:rFonts w:ascii="Arial" w:hAnsi="Arial" w:cs="Arial"/>
          <w:i/>
          <w:color w:val="222222"/>
          <w:sz w:val="16"/>
          <w:szCs w:val="20"/>
        </w:rPr>
        <w:t xml:space="preserve"> </w:t>
      </w:r>
      <w:r w:rsidR="002A7BE7">
        <w:rPr>
          <w:rStyle w:val="apple-style-span"/>
          <w:rFonts w:ascii="Arial" w:hAnsi="Arial" w:cs="Arial"/>
          <w:color w:val="222222"/>
          <w:sz w:val="16"/>
          <w:szCs w:val="20"/>
        </w:rPr>
        <w:t xml:space="preserve">suffix used for the former; henceforth we will use </w:t>
      </w:r>
      <w:r w:rsidR="001C2E3B">
        <w:rPr>
          <w:rStyle w:val="apple-style-span"/>
          <w:rFonts w:ascii="Arial" w:hAnsi="Arial" w:cs="Arial"/>
          <w:color w:val="222222"/>
          <w:sz w:val="16"/>
          <w:szCs w:val="20"/>
        </w:rPr>
        <w:t xml:space="preserve">the </w:t>
      </w:r>
      <w:r w:rsidR="002A7BE7">
        <w:rPr>
          <w:rStyle w:val="apple-style-span"/>
          <w:rFonts w:ascii="Arial" w:hAnsi="Arial" w:cs="Arial"/>
          <w:color w:val="222222"/>
          <w:sz w:val="16"/>
          <w:szCs w:val="20"/>
        </w:rPr>
        <w:t xml:space="preserve">explicit </w:t>
      </w:r>
      <w:r w:rsidR="001C2E3B">
        <w:rPr>
          <w:rStyle w:val="apple-style-span"/>
          <w:rFonts w:ascii="Arial" w:hAnsi="Arial" w:cs="Arial"/>
          <w:color w:val="222222"/>
          <w:sz w:val="16"/>
          <w:szCs w:val="20"/>
        </w:rPr>
        <w:t xml:space="preserve">distinction between </w:t>
      </w:r>
      <w:proofErr w:type="spellStart"/>
      <w:r w:rsidR="002A7BE7">
        <w:rPr>
          <w:rStyle w:val="apple-style-span"/>
          <w:rFonts w:ascii="Arial" w:hAnsi="Arial" w:cs="Arial"/>
          <w:b/>
          <w:color w:val="222222"/>
          <w:sz w:val="16"/>
          <w:szCs w:val="20"/>
        </w:rPr>
        <w:t>continuant_part_of</w:t>
      </w:r>
      <w:proofErr w:type="spellEnd"/>
      <w:r w:rsidR="002A7BE7">
        <w:rPr>
          <w:rStyle w:val="apple-style-span"/>
          <w:rFonts w:ascii="Arial" w:hAnsi="Arial" w:cs="Arial"/>
          <w:b/>
          <w:color w:val="222222"/>
          <w:sz w:val="16"/>
          <w:szCs w:val="20"/>
        </w:rPr>
        <w:t xml:space="preserve"> </w:t>
      </w:r>
      <w:r w:rsidR="002A7BE7">
        <w:rPr>
          <w:rStyle w:val="apple-style-span"/>
          <w:rFonts w:ascii="Arial" w:hAnsi="Arial" w:cs="Arial"/>
          <w:color w:val="222222"/>
          <w:sz w:val="16"/>
          <w:szCs w:val="20"/>
        </w:rPr>
        <w:t xml:space="preserve">and </w:t>
      </w:r>
      <w:proofErr w:type="spellStart"/>
      <w:r w:rsidR="002A7BE7">
        <w:rPr>
          <w:rStyle w:val="apple-style-span"/>
          <w:rFonts w:ascii="Arial" w:hAnsi="Arial" w:cs="Arial"/>
          <w:b/>
          <w:color w:val="222222"/>
          <w:sz w:val="16"/>
          <w:szCs w:val="20"/>
        </w:rPr>
        <w:t>occurrent_part_of</w:t>
      </w:r>
      <w:proofErr w:type="spellEnd"/>
      <w:r w:rsidR="001C2E3B">
        <w:rPr>
          <w:rStyle w:val="apple-style-span"/>
          <w:rFonts w:ascii="Arial" w:hAnsi="Arial" w:cs="Arial"/>
          <w:color w:val="222222"/>
          <w:sz w:val="16"/>
          <w:szCs w:val="20"/>
        </w:rPr>
        <w:t xml:space="preserve"> (still using the </w:t>
      </w:r>
      <w:r w:rsidR="001C2E3B">
        <w:rPr>
          <w:rStyle w:val="apple-style-span"/>
          <w:rFonts w:ascii="Arial" w:hAnsi="Arial" w:cs="Arial"/>
          <w:b/>
          <w:color w:val="222222"/>
          <w:sz w:val="16"/>
          <w:szCs w:val="20"/>
        </w:rPr>
        <w:t xml:space="preserve">at </w:t>
      </w:r>
      <w:r w:rsidR="001C2E3B" w:rsidRPr="00751DA3">
        <w:rPr>
          <w:rStyle w:val="apple-style-span"/>
          <w:rFonts w:ascii="Arial" w:hAnsi="Arial" w:cs="Arial"/>
          <w:i/>
          <w:color w:val="222222"/>
          <w:sz w:val="16"/>
          <w:szCs w:val="20"/>
        </w:rPr>
        <w:t>t</w:t>
      </w:r>
      <w:r w:rsidR="001C2E3B">
        <w:rPr>
          <w:rStyle w:val="apple-style-span"/>
          <w:rFonts w:ascii="Arial" w:hAnsi="Arial" w:cs="Arial"/>
          <w:i/>
          <w:color w:val="222222"/>
          <w:sz w:val="16"/>
          <w:szCs w:val="20"/>
        </w:rPr>
        <w:t xml:space="preserve"> </w:t>
      </w:r>
      <w:r w:rsidR="001C2E3B">
        <w:rPr>
          <w:rStyle w:val="apple-style-span"/>
          <w:rFonts w:ascii="Arial" w:hAnsi="Arial" w:cs="Arial"/>
          <w:color w:val="222222"/>
          <w:sz w:val="16"/>
          <w:szCs w:val="20"/>
        </w:rPr>
        <w:t>suffix for the former).</w:t>
      </w:r>
    </w:p>
    <w:p w14:paraId="4AF607D8" w14:textId="7A99EAA3" w:rsidR="006006B7" w:rsidRPr="00486765" w:rsidRDefault="00971033" w:rsidP="006C702A">
      <w:pPr>
        <w:pStyle w:val="ListParagraph"/>
        <w:numPr>
          <w:ilvl w:val="0"/>
          <w:numId w:val="11"/>
        </w:numPr>
        <w:rPr>
          <w:rStyle w:val="apple-style-span"/>
          <w:rFonts w:ascii="Arial" w:hAnsi="Arial" w:cs="Arial"/>
          <w:b/>
          <w:color w:val="222222"/>
          <w:sz w:val="22"/>
        </w:rPr>
      </w:pPr>
      <w:r w:rsidRPr="00486765">
        <w:rPr>
          <w:rStyle w:val="apple-style-span"/>
          <w:rFonts w:ascii="Arial" w:hAnsi="Arial" w:cs="Arial"/>
          <w:b/>
          <w:color w:val="222222"/>
          <w:sz w:val="22"/>
        </w:rPr>
        <w:t>For the future</w:t>
      </w:r>
    </w:p>
    <w:p w14:paraId="5B97D344" w14:textId="77777777" w:rsidR="006006B7" w:rsidRPr="00486765" w:rsidRDefault="006006B7" w:rsidP="00486765">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Treatment of frame-dependence of regions of space and of regions of time</w:t>
      </w:r>
      <w:r w:rsidR="00AC1A45" w:rsidRPr="00486765">
        <w:rPr>
          <w:rStyle w:val="apple-style-span"/>
          <w:rFonts w:ascii="Arial" w:hAnsi="Arial" w:cs="Arial"/>
          <w:color w:val="222222"/>
          <w:sz w:val="16"/>
          <w:szCs w:val="20"/>
        </w:rPr>
        <w:t>.</w:t>
      </w:r>
      <w:proofErr w:type="gramEnd"/>
    </w:p>
    <w:p w14:paraId="45C227F1" w14:textId="77777777" w:rsidR="004F7E22" w:rsidRPr="00486765" w:rsidRDefault="004F7E22" w:rsidP="00687850">
      <w:pPr>
        <w:rPr>
          <w:rStyle w:val="apple-style-span"/>
          <w:rFonts w:ascii="Arial" w:hAnsi="Arial" w:cs="Arial"/>
          <w:color w:val="222222"/>
          <w:sz w:val="16"/>
          <w:szCs w:val="20"/>
        </w:rPr>
      </w:pPr>
      <w:r w:rsidRPr="00486765">
        <w:rPr>
          <w:rStyle w:val="apple-style-span"/>
          <w:rFonts w:ascii="Arial" w:hAnsi="Arial" w:cs="Arial"/>
          <w:color w:val="222222"/>
          <w:sz w:val="16"/>
          <w:szCs w:val="20"/>
        </w:rPr>
        <w:t xml:space="preserve">Treatment of </w:t>
      </w:r>
      <w:proofErr w:type="spellStart"/>
      <w:r w:rsidRPr="00486765">
        <w:rPr>
          <w:rStyle w:val="apple-style-span"/>
          <w:rFonts w:ascii="Arial" w:hAnsi="Arial" w:cs="Arial"/>
          <w:color w:val="222222"/>
          <w:sz w:val="16"/>
          <w:szCs w:val="20"/>
        </w:rPr>
        <w:t>boundary_of</w:t>
      </w:r>
      <w:proofErr w:type="spellEnd"/>
      <w:r w:rsidRPr="00486765">
        <w:rPr>
          <w:rStyle w:val="apple-style-span"/>
          <w:rFonts w:ascii="Arial" w:hAnsi="Arial" w:cs="Arial"/>
          <w:color w:val="222222"/>
          <w:sz w:val="16"/>
          <w:szCs w:val="20"/>
        </w:rPr>
        <w:t xml:space="preserve"> relations (incl. </w:t>
      </w:r>
      <w:proofErr w:type="spellStart"/>
      <w:r w:rsidRPr="00486765">
        <w:rPr>
          <w:rStyle w:val="apple-style-span"/>
          <w:rFonts w:ascii="Arial" w:hAnsi="Arial" w:cs="Arial"/>
          <w:color w:val="222222"/>
          <w:sz w:val="16"/>
          <w:szCs w:val="20"/>
        </w:rPr>
        <w:t>fiat_boundary_of</w:t>
      </w:r>
      <w:proofErr w:type="spellEnd"/>
      <w:r w:rsidRPr="00486765">
        <w:rPr>
          <w:rStyle w:val="apple-style-span"/>
          <w:rFonts w:ascii="Arial" w:hAnsi="Arial" w:cs="Arial"/>
          <w:color w:val="222222"/>
          <w:sz w:val="16"/>
          <w:szCs w:val="20"/>
        </w:rPr>
        <w:t>)</w:t>
      </w:r>
    </w:p>
    <w:p w14:paraId="4EB5539D" w14:textId="77777777" w:rsidR="006006B7" w:rsidRPr="00486765" w:rsidRDefault="006006B7"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Exhaustive treatment of instance-level relations; defini</w:t>
      </w:r>
      <w:r w:rsidR="00A40ADF" w:rsidRPr="00486765">
        <w:rPr>
          <w:rStyle w:val="apple-style-span"/>
          <w:rFonts w:ascii="Arial" w:hAnsi="Arial" w:cs="Arial"/>
          <w:color w:val="222222"/>
          <w:sz w:val="16"/>
          <w:szCs w:val="20"/>
        </w:rPr>
        <w:t>tions of type-level relations; rules for quantifying over universals.</w:t>
      </w:r>
      <w:proofErr w:type="gramEnd"/>
    </w:p>
    <w:p w14:paraId="32C19622" w14:textId="728AE241" w:rsidR="00EF74E2" w:rsidRPr="00486765" w:rsidRDefault="00971033" w:rsidP="00687850">
      <w:pPr>
        <w:rPr>
          <w:rStyle w:val="apple-style-span"/>
          <w:rFonts w:ascii="Arial" w:hAnsi="Arial" w:cs="Arial"/>
          <w:color w:val="222222"/>
          <w:sz w:val="16"/>
          <w:szCs w:val="20"/>
        </w:rPr>
      </w:pPr>
      <w:proofErr w:type="gramStart"/>
      <w:r w:rsidRPr="00486765">
        <w:rPr>
          <w:rStyle w:val="apple-style-span"/>
          <w:rFonts w:ascii="Arial" w:hAnsi="Arial" w:cs="Arial"/>
          <w:color w:val="222222"/>
          <w:sz w:val="16"/>
          <w:szCs w:val="20"/>
        </w:rPr>
        <w:t>Explicit treatment of the two kinds of c</w:t>
      </w:r>
      <w:r w:rsidR="00EF74E2" w:rsidRPr="00486765">
        <w:rPr>
          <w:rStyle w:val="apple-style-span"/>
          <w:rFonts w:ascii="Arial" w:hAnsi="Arial" w:cs="Arial"/>
          <w:color w:val="222222"/>
          <w:sz w:val="16"/>
          <w:szCs w:val="20"/>
        </w:rPr>
        <w:t>ausal relations</w:t>
      </w:r>
      <w:r w:rsidRPr="00486765">
        <w:rPr>
          <w:rStyle w:val="apple-style-span"/>
          <w:rFonts w:ascii="Arial" w:hAnsi="Arial" w:cs="Arial"/>
          <w:color w:val="222222"/>
          <w:sz w:val="16"/>
          <w:szCs w:val="20"/>
        </w:rPr>
        <w:t xml:space="preserve"> (1) causal dependence, for example between the pressure and temperature of a portion of gas; (2) causal triggering, where a process is the trigger for a second process which is the realization of a disposition.</w:t>
      </w:r>
      <w:proofErr w:type="gramEnd"/>
    </w:p>
    <w:p w14:paraId="448322EA" w14:textId="5516C8D4" w:rsidR="00860FCB" w:rsidRPr="00486765" w:rsidRDefault="00860FCB" w:rsidP="00687850">
      <w:pPr>
        <w:rPr>
          <w:rStyle w:val="apple-style-span"/>
          <w:rFonts w:ascii="Arial" w:hAnsi="Arial" w:cs="Arial"/>
          <w:color w:val="222222"/>
          <w:sz w:val="16"/>
          <w:szCs w:val="20"/>
        </w:rPr>
      </w:pPr>
      <w:r w:rsidRPr="00486765">
        <w:rPr>
          <w:rStyle w:val="apple-style-span"/>
          <w:rFonts w:ascii="Arial" w:hAnsi="Arial" w:cs="Arial"/>
          <w:i/>
          <w:color w:val="222222"/>
          <w:sz w:val="16"/>
          <w:szCs w:val="20"/>
        </w:rPr>
        <w:t>Portion of energy</w:t>
      </w:r>
      <w:r w:rsidR="00727E02" w:rsidRPr="00486765">
        <w:rPr>
          <w:rStyle w:val="apple-style-span"/>
          <w:rFonts w:ascii="Arial" w:hAnsi="Arial" w:cs="Arial"/>
          <w:color w:val="222222"/>
          <w:sz w:val="16"/>
          <w:szCs w:val="20"/>
        </w:rPr>
        <w:t xml:space="preserve"> </w:t>
      </w:r>
      <w:r w:rsidRPr="00486765">
        <w:rPr>
          <w:rStyle w:val="apple-style-span"/>
          <w:rFonts w:ascii="Arial" w:hAnsi="Arial" w:cs="Arial"/>
          <w:color w:val="222222"/>
          <w:sz w:val="16"/>
          <w:szCs w:val="20"/>
        </w:rPr>
        <w:t xml:space="preserve">(potentially to be treated as child of </w:t>
      </w:r>
      <w:r w:rsidRPr="00486765">
        <w:rPr>
          <w:rStyle w:val="apple-style-span"/>
          <w:rFonts w:ascii="Arial" w:hAnsi="Arial" w:cs="Arial"/>
          <w:i/>
          <w:color w:val="222222"/>
          <w:sz w:val="16"/>
          <w:szCs w:val="20"/>
        </w:rPr>
        <w:t>material entity</w:t>
      </w:r>
      <w:r w:rsidRPr="00486765">
        <w:rPr>
          <w:rStyle w:val="apple-style-span"/>
          <w:rFonts w:ascii="Arial" w:hAnsi="Arial" w:cs="Arial"/>
          <w:color w:val="222222"/>
          <w:sz w:val="16"/>
          <w:szCs w:val="20"/>
        </w:rPr>
        <w:t>)</w:t>
      </w:r>
    </w:p>
    <w:p w14:paraId="7402BCCA" w14:textId="77777777" w:rsidR="006006B7" w:rsidRPr="00486765" w:rsidRDefault="006006B7" w:rsidP="00687850">
      <w:pPr>
        <w:rPr>
          <w:rStyle w:val="apple-style-span"/>
          <w:rFonts w:ascii="Arial" w:hAnsi="Arial" w:cs="Arial"/>
          <w:color w:val="222222"/>
          <w:sz w:val="18"/>
          <w:szCs w:val="20"/>
        </w:rPr>
      </w:pPr>
    </w:p>
    <w:p w14:paraId="28117437" w14:textId="77777777" w:rsidR="004061E2" w:rsidRPr="00486765" w:rsidRDefault="004061E2" w:rsidP="00687850">
      <w:pPr>
        <w:rPr>
          <w:rStyle w:val="apple-style-span"/>
          <w:rFonts w:ascii="Arial" w:hAnsi="Arial" w:cs="Arial"/>
          <w:color w:val="222222"/>
          <w:sz w:val="18"/>
          <w:szCs w:val="20"/>
        </w:rPr>
      </w:pPr>
      <w:r w:rsidRPr="00486765">
        <w:rPr>
          <w:rStyle w:val="apple-style-span"/>
          <w:rFonts w:ascii="Arial" w:hAnsi="Arial" w:cs="Arial"/>
          <w:color w:val="222222"/>
          <w:sz w:val="18"/>
          <w:szCs w:val="20"/>
        </w:rPr>
        <w:br w:type="page"/>
      </w:r>
    </w:p>
    <w:p w14:paraId="40A42BEF" w14:textId="77777777" w:rsidR="004061E2" w:rsidRPr="00486765" w:rsidRDefault="004061E2">
      <w:pPr>
        <w:rPr>
          <w:rStyle w:val="apple-style-span"/>
          <w:rFonts w:ascii="Arial" w:hAnsi="Arial" w:cs="Arial"/>
          <w:color w:val="222222"/>
          <w:sz w:val="18"/>
          <w:szCs w:val="20"/>
        </w:rPr>
      </w:pPr>
    </w:p>
    <w:p w14:paraId="75365460" w14:textId="77777777" w:rsidR="004061E2" w:rsidRPr="00486765" w:rsidRDefault="004061E2">
      <w:pPr>
        <w:rPr>
          <w:sz w:val="22"/>
        </w:rPr>
      </w:pPr>
    </w:p>
    <w:p w14:paraId="404FDDF0" w14:textId="77777777" w:rsidR="004061E2" w:rsidRPr="00486765" w:rsidRDefault="009B5669">
      <w:pPr>
        <w:rPr>
          <w:sz w:val="22"/>
        </w:rPr>
      </w:pPr>
      <w:r w:rsidRPr="00486765">
        <w:rPr>
          <w:sz w:val="22"/>
        </w:rPr>
        <w:t>Co-</w:t>
      </w:r>
      <w:r w:rsidR="007E0C2F" w:rsidRPr="00486765">
        <w:rPr>
          <w:sz w:val="22"/>
        </w:rPr>
        <w:t>Authors</w:t>
      </w:r>
      <w:r w:rsidR="008C78C4" w:rsidRPr="00486765">
        <w:rPr>
          <w:sz w:val="22"/>
        </w:rPr>
        <w:t>/ Acknowledgments</w:t>
      </w:r>
    </w:p>
    <w:p w14:paraId="53020BCA" w14:textId="576C1880" w:rsidR="00091D05" w:rsidRPr="00486765" w:rsidRDefault="0064627E" w:rsidP="00687850">
      <w:pPr>
        <w:rPr>
          <w:sz w:val="22"/>
        </w:rPr>
      </w:pPr>
      <w:r w:rsidRPr="00486765">
        <w:rPr>
          <w:sz w:val="22"/>
        </w:rPr>
        <w:t xml:space="preserve">Mauricio Almeida, </w:t>
      </w:r>
      <w:r w:rsidR="004619F8" w:rsidRPr="00486765">
        <w:rPr>
          <w:sz w:val="22"/>
        </w:rPr>
        <w:t xml:space="preserve">Mathias </w:t>
      </w:r>
      <w:proofErr w:type="spellStart"/>
      <w:r w:rsidR="004619F8" w:rsidRPr="00486765">
        <w:rPr>
          <w:sz w:val="22"/>
        </w:rPr>
        <w:t>Brochhausen</w:t>
      </w:r>
      <w:proofErr w:type="spellEnd"/>
      <w:r w:rsidR="004619F8" w:rsidRPr="00486765">
        <w:rPr>
          <w:sz w:val="22"/>
        </w:rPr>
        <w:t xml:space="preserve">, </w:t>
      </w:r>
      <w:r w:rsidRPr="00486765">
        <w:rPr>
          <w:sz w:val="22"/>
        </w:rPr>
        <w:t xml:space="preserve">Werner </w:t>
      </w:r>
      <w:proofErr w:type="spellStart"/>
      <w:r w:rsidRPr="00486765">
        <w:rPr>
          <w:sz w:val="22"/>
        </w:rPr>
        <w:t>Ceusters</w:t>
      </w:r>
      <w:proofErr w:type="spellEnd"/>
      <w:r w:rsidRPr="00486765">
        <w:rPr>
          <w:sz w:val="22"/>
        </w:rPr>
        <w:t xml:space="preserve">, </w:t>
      </w:r>
      <w:r w:rsidR="008C78C4" w:rsidRPr="00486765">
        <w:rPr>
          <w:sz w:val="22"/>
        </w:rPr>
        <w:t xml:space="preserve">Randall </w:t>
      </w:r>
      <w:proofErr w:type="spellStart"/>
      <w:r w:rsidR="008C78C4" w:rsidRPr="00486765">
        <w:rPr>
          <w:sz w:val="22"/>
        </w:rPr>
        <w:t>Dipert</w:t>
      </w:r>
      <w:proofErr w:type="spellEnd"/>
      <w:r w:rsidR="008C78C4" w:rsidRPr="00486765">
        <w:rPr>
          <w:sz w:val="22"/>
        </w:rPr>
        <w:t xml:space="preserve">, </w:t>
      </w:r>
      <w:r w:rsidR="00C16900" w:rsidRPr="00486765">
        <w:rPr>
          <w:sz w:val="22"/>
        </w:rPr>
        <w:t xml:space="preserve">Albert </w:t>
      </w:r>
      <w:proofErr w:type="spellStart"/>
      <w:r w:rsidR="00C16900" w:rsidRPr="00486765">
        <w:rPr>
          <w:sz w:val="22"/>
        </w:rPr>
        <w:t>Goldfain</w:t>
      </w:r>
      <w:proofErr w:type="spellEnd"/>
      <w:r w:rsidR="00C16900" w:rsidRPr="00486765">
        <w:rPr>
          <w:sz w:val="22"/>
        </w:rPr>
        <w:t xml:space="preserve">, </w:t>
      </w:r>
      <w:r w:rsidRPr="00486765">
        <w:rPr>
          <w:sz w:val="22"/>
        </w:rPr>
        <w:t xml:space="preserve">Pierre </w:t>
      </w:r>
      <w:proofErr w:type="spellStart"/>
      <w:r w:rsidRPr="00486765">
        <w:rPr>
          <w:sz w:val="22"/>
        </w:rPr>
        <w:t>Grenon</w:t>
      </w:r>
      <w:proofErr w:type="spellEnd"/>
      <w:r w:rsidRPr="00486765">
        <w:rPr>
          <w:sz w:val="22"/>
        </w:rPr>
        <w:t xml:space="preserve">, </w:t>
      </w:r>
      <w:r w:rsidR="00740DC4" w:rsidRPr="00486765">
        <w:rPr>
          <w:sz w:val="22"/>
        </w:rPr>
        <w:t>Janna Hastings, William Hogan</w:t>
      </w:r>
      <w:r w:rsidR="00033955" w:rsidRPr="00486765">
        <w:rPr>
          <w:sz w:val="22"/>
        </w:rPr>
        <w:t xml:space="preserve">, </w:t>
      </w:r>
      <w:proofErr w:type="spellStart"/>
      <w:r w:rsidR="00EA1C61" w:rsidRPr="00486765">
        <w:rPr>
          <w:sz w:val="22"/>
          <w:lang w:val="pt-BR"/>
        </w:rPr>
        <w:t>Ingvar</w:t>
      </w:r>
      <w:proofErr w:type="spellEnd"/>
      <w:r w:rsidR="00EA1C61" w:rsidRPr="00486765">
        <w:rPr>
          <w:sz w:val="22"/>
          <w:lang w:val="pt-BR"/>
        </w:rPr>
        <w:t xml:space="preserve"> Johansson</w:t>
      </w:r>
      <w:r w:rsidR="005E2AC0" w:rsidRPr="00486765">
        <w:rPr>
          <w:sz w:val="22"/>
        </w:rPr>
        <w:t>,</w:t>
      </w:r>
      <w:r w:rsidR="00033955" w:rsidRPr="00486765">
        <w:rPr>
          <w:sz w:val="22"/>
        </w:rPr>
        <w:t xml:space="preserve"> </w:t>
      </w:r>
      <w:r w:rsidR="002001F8" w:rsidRPr="00486765">
        <w:rPr>
          <w:sz w:val="22"/>
          <w:lang w:val="pt-BR"/>
        </w:rPr>
        <w:t xml:space="preserve">Chris </w:t>
      </w:r>
      <w:proofErr w:type="spellStart"/>
      <w:r w:rsidR="002001F8" w:rsidRPr="00486765">
        <w:rPr>
          <w:sz w:val="22"/>
          <w:lang w:val="pt-BR"/>
        </w:rPr>
        <w:t>Mungall</w:t>
      </w:r>
      <w:proofErr w:type="spellEnd"/>
      <w:r w:rsidR="002001F8" w:rsidRPr="00486765">
        <w:rPr>
          <w:sz w:val="22"/>
        </w:rPr>
        <w:t xml:space="preserve">, </w:t>
      </w:r>
      <w:r w:rsidR="00740DC4" w:rsidRPr="00486765">
        <w:rPr>
          <w:sz w:val="22"/>
        </w:rPr>
        <w:t xml:space="preserve">Robert </w:t>
      </w:r>
      <w:proofErr w:type="spellStart"/>
      <w:r w:rsidR="00740DC4" w:rsidRPr="00486765">
        <w:rPr>
          <w:sz w:val="22"/>
        </w:rPr>
        <w:t>Rovetto</w:t>
      </w:r>
      <w:proofErr w:type="spellEnd"/>
      <w:r w:rsidR="00740DC4" w:rsidRPr="00486765">
        <w:rPr>
          <w:sz w:val="22"/>
        </w:rPr>
        <w:t xml:space="preserve">, </w:t>
      </w:r>
      <w:r w:rsidRPr="00486765">
        <w:rPr>
          <w:sz w:val="22"/>
        </w:rPr>
        <w:t xml:space="preserve">Alan </w:t>
      </w:r>
      <w:proofErr w:type="spellStart"/>
      <w:r w:rsidRPr="00486765">
        <w:rPr>
          <w:sz w:val="22"/>
        </w:rPr>
        <w:t>Ruttenberg</w:t>
      </w:r>
      <w:proofErr w:type="spellEnd"/>
      <w:r w:rsidR="006006B7" w:rsidRPr="00486765">
        <w:rPr>
          <w:sz w:val="22"/>
        </w:rPr>
        <w:t xml:space="preserve">, Mark </w:t>
      </w:r>
      <w:proofErr w:type="spellStart"/>
      <w:r w:rsidR="006006B7" w:rsidRPr="00486765">
        <w:rPr>
          <w:sz w:val="22"/>
        </w:rPr>
        <w:t>Ressler</w:t>
      </w:r>
      <w:proofErr w:type="spellEnd"/>
      <w:r w:rsidR="00033955" w:rsidRPr="00486765">
        <w:rPr>
          <w:sz w:val="22"/>
        </w:rPr>
        <w:t xml:space="preserve">, </w:t>
      </w:r>
      <w:r w:rsidR="00EA1C61" w:rsidRPr="00486765">
        <w:rPr>
          <w:sz w:val="22"/>
          <w:lang w:val="pt-BR"/>
        </w:rPr>
        <w:t>Stefan Schulz</w:t>
      </w:r>
      <w:r w:rsidR="008C78C4" w:rsidRPr="00486765">
        <w:rPr>
          <w:sz w:val="22"/>
        </w:rPr>
        <w:t xml:space="preserve">, Darren </w:t>
      </w:r>
      <w:proofErr w:type="spellStart"/>
      <w:r w:rsidR="008C78C4" w:rsidRPr="00486765">
        <w:rPr>
          <w:sz w:val="22"/>
        </w:rPr>
        <w:t>Natale</w:t>
      </w:r>
      <w:proofErr w:type="spellEnd"/>
      <w:r w:rsidR="008C78C4" w:rsidRPr="00486765">
        <w:rPr>
          <w:sz w:val="22"/>
        </w:rPr>
        <w:t xml:space="preserve">, </w:t>
      </w:r>
      <w:r w:rsidR="004619F8" w:rsidRPr="00486765">
        <w:rPr>
          <w:sz w:val="22"/>
          <w:highlight w:val="yellow"/>
        </w:rPr>
        <w:t>NAMES TO BE ADDED</w:t>
      </w:r>
      <w:r w:rsidR="00EA1C61" w:rsidRPr="00486765">
        <w:rPr>
          <w:sz w:val="22"/>
          <w:lang w:val="pt-BR"/>
        </w:rPr>
        <w:t xml:space="preserve"> / Fabian </w:t>
      </w:r>
      <w:proofErr w:type="spellStart"/>
      <w:r w:rsidR="00EA1C61" w:rsidRPr="00486765">
        <w:rPr>
          <w:sz w:val="22"/>
          <w:lang w:val="pt-BR"/>
        </w:rPr>
        <w:t>Neuhaus</w:t>
      </w:r>
      <w:proofErr w:type="spellEnd"/>
      <w:r w:rsidR="00EA1C61" w:rsidRPr="00486765">
        <w:rPr>
          <w:sz w:val="22"/>
          <w:lang w:val="pt-BR"/>
        </w:rPr>
        <w:t xml:space="preserve">, </w:t>
      </w:r>
    </w:p>
    <w:p w14:paraId="6C1E9574" w14:textId="68F4D877" w:rsidR="00556A61" w:rsidRPr="00486765" w:rsidRDefault="006006B7" w:rsidP="00687850">
      <w:pPr>
        <w:rPr>
          <w:sz w:val="22"/>
        </w:rPr>
      </w:pPr>
      <w:r w:rsidRPr="00486765">
        <w:rPr>
          <w:sz w:val="22"/>
        </w:rPr>
        <w:t xml:space="preserve">Use of </w:t>
      </w:r>
      <w:r w:rsidRPr="00486765">
        <w:rPr>
          <w:b/>
          <w:sz w:val="22"/>
        </w:rPr>
        <w:t>boldface</w:t>
      </w:r>
      <w:r w:rsidR="000C52A3" w:rsidRPr="00486765">
        <w:rPr>
          <w:b/>
          <w:sz w:val="22"/>
        </w:rPr>
        <w:t xml:space="preserve"> </w:t>
      </w:r>
      <w:r w:rsidRPr="00486765">
        <w:rPr>
          <w:sz w:val="22"/>
        </w:rPr>
        <w:t xml:space="preserve">indicates a label for an </w:t>
      </w:r>
      <w:r w:rsidRPr="00486765">
        <w:rPr>
          <w:b/>
          <w:sz w:val="22"/>
        </w:rPr>
        <w:t xml:space="preserve">instance-level relation. </w:t>
      </w:r>
      <w:r w:rsidRPr="00486765">
        <w:rPr>
          <w:sz w:val="22"/>
        </w:rPr>
        <w:t xml:space="preserve">Use of </w:t>
      </w:r>
      <w:r w:rsidRPr="00486765">
        <w:rPr>
          <w:i/>
          <w:sz w:val="22"/>
        </w:rPr>
        <w:t xml:space="preserve">italic </w:t>
      </w:r>
      <w:r w:rsidRPr="00486765">
        <w:rPr>
          <w:sz w:val="22"/>
        </w:rPr>
        <w:t>indicates a BFO term</w:t>
      </w:r>
      <w:r w:rsidR="00556A61" w:rsidRPr="00486765">
        <w:rPr>
          <w:sz w:val="22"/>
        </w:rPr>
        <w:t>, which is a singular common noun or noun phrase representing a universal.</w:t>
      </w:r>
    </w:p>
    <w:p w14:paraId="3E84874E" w14:textId="5879FCFA" w:rsidR="006006B7" w:rsidRPr="00486765" w:rsidRDefault="00556A61" w:rsidP="00687850">
      <w:pPr>
        <w:rPr>
          <w:sz w:val="22"/>
        </w:rPr>
      </w:pPr>
      <w:r w:rsidRPr="00486765">
        <w:rPr>
          <w:sz w:val="22"/>
        </w:rPr>
        <w:t>This document is both a specification and a user’s guide to BFO. Those p</w:t>
      </w:r>
      <w:r w:rsidR="00662379" w:rsidRPr="00486765">
        <w:rPr>
          <w:sz w:val="22"/>
        </w:rPr>
        <w:t xml:space="preserve">arts of the BFO </w:t>
      </w:r>
      <w:r w:rsidRPr="00486765">
        <w:rPr>
          <w:sz w:val="22"/>
        </w:rPr>
        <w:t xml:space="preserve">document which belong to the </w:t>
      </w:r>
      <w:r w:rsidR="00662379" w:rsidRPr="00486765">
        <w:rPr>
          <w:rFonts w:asciiTheme="majorHAnsi" w:hAnsiTheme="majorHAnsi"/>
          <w:sz w:val="22"/>
        </w:rPr>
        <w:t>specification</w:t>
      </w:r>
      <w:r w:rsidR="00662379" w:rsidRPr="00486765">
        <w:rPr>
          <w:sz w:val="22"/>
        </w:rPr>
        <w:t xml:space="preserve"> are indicated by the following formatting:</w:t>
      </w:r>
    </w:p>
    <w:p w14:paraId="4EACD8E7" w14:textId="5DB097FE" w:rsidR="00662379" w:rsidRPr="00486765" w:rsidRDefault="00662379" w:rsidP="00486765">
      <w:pPr>
        <w:pStyle w:val="Specification"/>
        <w:rPr>
          <w:sz w:val="22"/>
        </w:rPr>
      </w:pPr>
      <w:r w:rsidRPr="00486765">
        <w:rPr>
          <w:rStyle w:val="SpecificationType"/>
          <w:sz w:val="22"/>
        </w:rPr>
        <w:t>Elucidation</w:t>
      </w:r>
      <w:r w:rsidRPr="00486765">
        <w:rPr>
          <w:sz w:val="22"/>
        </w:rPr>
        <w:t>: This style of formatting indicates that this text forms part of the BFO specification.</w:t>
      </w:r>
      <w:r w:rsidR="002F1456" w:rsidRPr="00486765">
        <w:rPr>
          <w:sz w:val="22"/>
        </w:rPr>
        <w:t xml:space="preserve"> </w:t>
      </w:r>
      <w:r w:rsidRPr="00486765">
        <w:rPr>
          <w:sz w:val="22"/>
        </w:rPr>
        <w:t>Other text represents further explanations of the specification as well as background information.</w:t>
      </w:r>
      <w:r w:rsidR="00F1573E">
        <w:rPr>
          <w:sz w:val="22"/>
        </w:rPr>
        <w:t xml:space="preserve"> [000-000]</w:t>
      </w:r>
    </w:p>
    <w:p w14:paraId="5B881B56" w14:textId="1B88D7B0" w:rsidR="00727E02" w:rsidRPr="00486765" w:rsidRDefault="00727E02" w:rsidP="00486765">
      <w:pPr>
        <w:rPr>
          <w:sz w:val="22"/>
        </w:rPr>
      </w:pPr>
      <w:r w:rsidRPr="00486765">
        <w:rPr>
          <w:sz w:val="22"/>
        </w:rPr>
        <w:t>The remaining part of the document provide guidance as to how BFO should be used, and also arguments as to why specific choices have been made in the BFO architecture.</w:t>
      </w:r>
      <w:r w:rsidR="00F1573E">
        <w:rPr>
          <w:sz w:val="22"/>
        </w:rPr>
        <w:t xml:space="preserve">  The </w:t>
      </w:r>
      <w:r w:rsidR="00AC142B">
        <w:rPr>
          <w:sz w:val="22"/>
        </w:rPr>
        <w:t>identifier</w:t>
      </w:r>
      <w:r w:rsidR="00F1573E">
        <w:rPr>
          <w:sz w:val="22"/>
        </w:rPr>
        <w:t xml:space="preserve"> in brackets</w:t>
      </w:r>
      <w:r w:rsidR="00AC142B">
        <w:rPr>
          <w:sz w:val="22"/>
        </w:rPr>
        <w:t xml:space="preserve"> is included to enable cross-references back to this document for implementations of BFO in various languages and formats.  The part of the identifier before the hyphen represents a sequential numbering of elucidations, definitions, axioms, and theorems, while the part after the hyphen represents a version indicator to distinguish between changes in the elucidation, etc.</w:t>
      </w:r>
    </w:p>
    <w:p w14:paraId="7D478955" w14:textId="5AB51431" w:rsidR="0064627E" w:rsidRPr="00486765" w:rsidRDefault="00727E02" w:rsidP="00687850">
      <w:pPr>
        <w:rPr>
          <w:rFonts w:ascii="Calibri" w:hAnsi="Calibri"/>
          <w:sz w:val="20"/>
          <w:szCs w:val="22"/>
        </w:rPr>
      </w:pPr>
      <w:r w:rsidRPr="00486765">
        <w:rPr>
          <w:sz w:val="22"/>
        </w:rPr>
        <w:t xml:space="preserve"> BFO 2.0 will exist in various implementations, including FOL, CLIF and OWL. This document provides the basis for the FOL implementation and thus, indirectly, for the other </w:t>
      </w:r>
      <w:proofErr w:type="spellStart"/>
      <w:r w:rsidRPr="00486765">
        <w:rPr>
          <w:sz w:val="22"/>
        </w:rPr>
        <w:t>implementions</w:t>
      </w:r>
      <w:proofErr w:type="spellEnd"/>
      <w:r w:rsidRPr="00486765">
        <w:rPr>
          <w:sz w:val="22"/>
        </w:rPr>
        <w:t xml:space="preserve"> mentioned.</w:t>
      </w:r>
    </w:p>
    <w:p w14:paraId="4E9C1462" w14:textId="750872B5" w:rsidR="00D114EC" w:rsidRPr="00486765" w:rsidRDefault="00D114EC">
      <w:pPr>
        <w:rPr>
          <w:sz w:val="22"/>
        </w:rPr>
      </w:pPr>
      <w:r w:rsidRPr="00486765">
        <w:rPr>
          <w:sz w:val="22"/>
        </w:rPr>
        <w:t>Literature citations are provided for purposes of preliminary orientation only. Thus axioms and definitions included in cited literature are not necessarily in conformity with the content of this document.</w:t>
      </w:r>
    </w:p>
    <w:p w14:paraId="561E0C83" w14:textId="2F208EF7" w:rsidR="002F1456" w:rsidRPr="00486765" w:rsidRDefault="002F1456">
      <w:pPr>
        <w:rPr>
          <w:sz w:val="22"/>
        </w:rPr>
      </w:pPr>
      <w:r w:rsidRPr="00486765">
        <w:rPr>
          <w:sz w:val="22"/>
        </w:rPr>
        <w:br w:type="page"/>
      </w:r>
    </w:p>
    <w:p w14:paraId="3C6C8574" w14:textId="6C320606" w:rsidR="00215638" w:rsidRPr="00486765" w:rsidRDefault="004619F8">
      <w:pPr>
        <w:rPr>
          <w:sz w:val="22"/>
        </w:rPr>
      </w:pPr>
      <w:r w:rsidRPr="00486765">
        <w:rPr>
          <w:sz w:val="22"/>
        </w:rPr>
        <w:lastRenderedPageBreak/>
        <w:t>Contents</w:t>
      </w:r>
    </w:p>
    <w:p w14:paraId="2A488B7C" w14:textId="77777777" w:rsidR="00FF69AE" w:rsidRPr="00486765" w:rsidRDefault="00FF69AE">
      <w:pPr>
        <w:rPr>
          <w:sz w:val="22"/>
        </w:rPr>
      </w:pPr>
    </w:p>
    <w:p w14:paraId="2FFE8844" w14:textId="0D9D64C8" w:rsidR="002D0352" w:rsidRDefault="001E591D">
      <w:pPr>
        <w:pStyle w:val="TOC1"/>
        <w:rPr>
          <w:rFonts w:asciiTheme="minorHAnsi" w:eastAsiaTheme="minorEastAsia" w:hAnsiTheme="minorHAnsi" w:cstheme="minorBidi"/>
          <w:b w:val="0"/>
          <w:sz w:val="22"/>
          <w:szCs w:val="22"/>
        </w:rPr>
      </w:pPr>
      <w:r w:rsidRPr="00486765">
        <w:rPr>
          <w:sz w:val="22"/>
        </w:rPr>
        <w:fldChar w:fldCharType="begin"/>
      </w:r>
      <w:r w:rsidR="00471185" w:rsidRPr="00486765">
        <w:rPr>
          <w:sz w:val="22"/>
        </w:rPr>
        <w:instrText xml:space="preserve"> TOC \o "1-6" \h \z \u </w:instrText>
      </w:r>
      <w:r w:rsidRPr="00486765">
        <w:rPr>
          <w:sz w:val="22"/>
        </w:rPr>
        <w:fldChar w:fldCharType="separate"/>
      </w:r>
      <w:hyperlink w:anchor="_Toc319326093" w:history="1">
        <w:r w:rsidR="002D0352" w:rsidRPr="00B338BF">
          <w:rPr>
            <w:rStyle w:val="Hyperlink"/>
          </w:rPr>
          <w:t>Introduction</w:t>
        </w:r>
        <w:r w:rsidR="002D0352">
          <w:rPr>
            <w:webHidden/>
          </w:rPr>
          <w:tab/>
        </w:r>
        <w:r w:rsidR="002D0352">
          <w:rPr>
            <w:webHidden/>
          </w:rPr>
          <w:fldChar w:fldCharType="begin"/>
        </w:r>
        <w:r w:rsidR="002D0352">
          <w:rPr>
            <w:webHidden/>
          </w:rPr>
          <w:instrText xml:space="preserve"> PAGEREF _Toc319326093 \h </w:instrText>
        </w:r>
        <w:r w:rsidR="002D0352">
          <w:rPr>
            <w:webHidden/>
          </w:rPr>
        </w:r>
        <w:r w:rsidR="002D0352">
          <w:rPr>
            <w:webHidden/>
          </w:rPr>
          <w:fldChar w:fldCharType="separate"/>
        </w:r>
        <w:r w:rsidR="00B60214">
          <w:rPr>
            <w:webHidden/>
          </w:rPr>
          <w:t>1</w:t>
        </w:r>
        <w:r w:rsidR="002D0352">
          <w:rPr>
            <w:webHidden/>
          </w:rPr>
          <w:fldChar w:fldCharType="end"/>
        </w:r>
      </w:hyperlink>
    </w:p>
    <w:p w14:paraId="52BE56F8" w14:textId="77777777" w:rsidR="002D0352" w:rsidRDefault="00430215">
      <w:pPr>
        <w:pStyle w:val="TOC1"/>
        <w:rPr>
          <w:rFonts w:asciiTheme="minorHAnsi" w:eastAsiaTheme="minorEastAsia" w:hAnsiTheme="minorHAnsi" w:cstheme="minorBidi"/>
          <w:b w:val="0"/>
          <w:sz w:val="22"/>
          <w:szCs w:val="22"/>
        </w:rPr>
      </w:pPr>
      <w:hyperlink w:anchor="_Toc319326094" w:history="1">
        <w:r w:rsidR="002D0352" w:rsidRPr="00B338BF">
          <w:rPr>
            <w:rStyle w:val="Hyperlink"/>
          </w:rPr>
          <w:t>1. Entity</w:t>
        </w:r>
        <w:r w:rsidR="002D0352">
          <w:rPr>
            <w:webHidden/>
          </w:rPr>
          <w:tab/>
        </w:r>
        <w:r w:rsidR="002D0352">
          <w:rPr>
            <w:webHidden/>
          </w:rPr>
          <w:fldChar w:fldCharType="begin"/>
        </w:r>
        <w:r w:rsidR="002D0352">
          <w:rPr>
            <w:webHidden/>
          </w:rPr>
          <w:instrText xml:space="preserve"> PAGEREF _Toc319326094 \h </w:instrText>
        </w:r>
        <w:r w:rsidR="002D0352">
          <w:rPr>
            <w:webHidden/>
          </w:rPr>
        </w:r>
        <w:r w:rsidR="002D0352">
          <w:rPr>
            <w:webHidden/>
          </w:rPr>
          <w:fldChar w:fldCharType="separate"/>
        </w:r>
        <w:r w:rsidR="00B60214">
          <w:rPr>
            <w:webHidden/>
          </w:rPr>
          <w:t>2</w:t>
        </w:r>
        <w:r w:rsidR="002D0352">
          <w:rPr>
            <w:webHidden/>
          </w:rPr>
          <w:fldChar w:fldCharType="end"/>
        </w:r>
      </w:hyperlink>
    </w:p>
    <w:p w14:paraId="6B1B3FC2" w14:textId="6A2FFC3C"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095" w:history="1">
        <w:r w:rsidR="002D0352" w:rsidRPr="00B338BF">
          <w:rPr>
            <w:rStyle w:val="Hyperlink"/>
            <w:noProof/>
          </w:rPr>
          <w:t>The instantiation relation</w:t>
        </w:r>
        <w:r w:rsidR="002D0352">
          <w:rPr>
            <w:noProof/>
            <w:webHidden/>
          </w:rPr>
          <w:tab/>
        </w:r>
        <w:r w:rsidR="002D0352">
          <w:rPr>
            <w:noProof/>
            <w:webHidden/>
          </w:rPr>
          <w:fldChar w:fldCharType="begin"/>
        </w:r>
        <w:r w:rsidR="002D0352">
          <w:rPr>
            <w:noProof/>
            <w:webHidden/>
          </w:rPr>
          <w:instrText xml:space="preserve"> PAGEREF _Toc319326095 \h </w:instrText>
        </w:r>
        <w:r w:rsidR="002D0352">
          <w:rPr>
            <w:noProof/>
            <w:webHidden/>
          </w:rPr>
        </w:r>
        <w:r w:rsidR="002D0352">
          <w:rPr>
            <w:noProof/>
            <w:webHidden/>
          </w:rPr>
          <w:fldChar w:fldCharType="separate"/>
        </w:r>
        <w:r w:rsidR="00B60214">
          <w:rPr>
            <w:noProof/>
            <w:webHidden/>
          </w:rPr>
          <w:t>9</w:t>
        </w:r>
        <w:r w:rsidR="002D0352">
          <w:rPr>
            <w:noProof/>
            <w:webHidden/>
          </w:rPr>
          <w:fldChar w:fldCharType="end"/>
        </w:r>
      </w:hyperlink>
    </w:p>
    <w:p w14:paraId="0F69E340" w14:textId="4DEC70BF"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096" w:history="1">
        <w:r w:rsidR="002D0352" w:rsidRPr="00B338BF">
          <w:rPr>
            <w:rStyle w:val="Hyperlink"/>
            <w:noProof/>
          </w:rPr>
          <w:t>Relations of parthood</w:t>
        </w:r>
        <w:r w:rsidR="002D0352">
          <w:rPr>
            <w:noProof/>
            <w:webHidden/>
          </w:rPr>
          <w:tab/>
        </w:r>
        <w:r w:rsidR="002D0352">
          <w:rPr>
            <w:noProof/>
            <w:webHidden/>
          </w:rPr>
          <w:fldChar w:fldCharType="begin"/>
        </w:r>
        <w:r w:rsidR="002D0352">
          <w:rPr>
            <w:noProof/>
            <w:webHidden/>
          </w:rPr>
          <w:instrText xml:space="preserve"> PAGEREF _Toc319326096 \h </w:instrText>
        </w:r>
        <w:r w:rsidR="002D0352">
          <w:rPr>
            <w:noProof/>
            <w:webHidden/>
          </w:rPr>
        </w:r>
        <w:r w:rsidR="002D0352">
          <w:rPr>
            <w:noProof/>
            <w:webHidden/>
          </w:rPr>
          <w:fldChar w:fldCharType="separate"/>
        </w:r>
        <w:r w:rsidR="00B60214">
          <w:rPr>
            <w:noProof/>
            <w:webHidden/>
          </w:rPr>
          <w:t>12</w:t>
        </w:r>
        <w:r w:rsidR="002D0352">
          <w:rPr>
            <w:noProof/>
            <w:webHidden/>
          </w:rPr>
          <w:fldChar w:fldCharType="end"/>
        </w:r>
      </w:hyperlink>
    </w:p>
    <w:p w14:paraId="6C3FC5C5" w14:textId="02AE3F42" w:rsidR="002D0352" w:rsidRDefault="00430215">
      <w:pPr>
        <w:pStyle w:val="TOC1"/>
        <w:rPr>
          <w:rFonts w:asciiTheme="minorHAnsi" w:eastAsiaTheme="minorEastAsia" w:hAnsiTheme="minorHAnsi" w:cstheme="minorBidi"/>
          <w:b w:val="0"/>
          <w:sz w:val="22"/>
          <w:szCs w:val="22"/>
        </w:rPr>
      </w:pPr>
      <w:hyperlink w:anchor="_Toc319326097" w:history="1">
        <w:r w:rsidR="002D0352" w:rsidRPr="00B338BF">
          <w:rPr>
            <w:rStyle w:val="Hyperlink"/>
          </w:rPr>
          <w:t>2. Continuant</w:t>
        </w:r>
        <w:r w:rsidR="002D0352">
          <w:rPr>
            <w:webHidden/>
          </w:rPr>
          <w:tab/>
        </w:r>
        <w:r w:rsidR="002D0352">
          <w:rPr>
            <w:webHidden/>
          </w:rPr>
          <w:fldChar w:fldCharType="begin"/>
        </w:r>
        <w:r w:rsidR="002D0352">
          <w:rPr>
            <w:webHidden/>
          </w:rPr>
          <w:instrText xml:space="preserve"> PAGEREF _Toc319326097 \h </w:instrText>
        </w:r>
        <w:r w:rsidR="002D0352">
          <w:rPr>
            <w:webHidden/>
          </w:rPr>
        </w:r>
        <w:r w:rsidR="002D0352">
          <w:rPr>
            <w:webHidden/>
          </w:rPr>
          <w:fldChar w:fldCharType="separate"/>
        </w:r>
        <w:r w:rsidR="00B60214">
          <w:rPr>
            <w:webHidden/>
          </w:rPr>
          <w:t>14</w:t>
        </w:r>
        <w:r w:rsidR="002D0352">
          <w:rPr>
            <w:webHidden/>
          </w:rPr>
          <w:fldChar w:fldCharType="end"/>
        </w:r>
      </w:hyperlink>
    </w:p>
    <w:p w14:paraId="65930742" w14:textId="71BD81B8"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098" w:history="1">
        <w:r w:rsidR="002D0352" w:rsidRPr="00B338BF">
          <w:rPr>
            <w:rStyle w:val="Hyperlink"/>
            <w:noProof/>
          </w:rPr>
          <w:t>Relation of specific dependence</w:t>
        </w:r>
        <w:r w:rsidR="002D0352">
          <w:rPr>
            <w:noProof/>
            <w:webHidden/>
          </w:rPr>
          <w:tab/>
        </w:r>
        <w:r w:rsidR="002D0352">
          <w:rPr>
            <w:noProof/>
            <w:webHidden/>
          </w:rPr>
          <w:fldChar w:fldCharType="begin"/>
        </w:r>
        <w:r w:rsidR="002D0352">
          <w:rPr>
            <w:noProof/>
            <w:webHidden/>
          </w:rPr>
          <w:instrText xml:space="preserve"> PAGEREF _Toc319326098 \h </w:instrText>
        </w:r>
        <w:r w:rsidR="002D0352">
          <w:rPr>
            <w:noProof/>
            <w:webHidden/>
          </w:rPr>
        </w:r>
        <w:r w:rsidR="002D0352">
          <w:rPr>
            <w:noProof/>
            <w:webHidden/>
          </w:rPr>
          <w:fldChar w:fldCharType="separate"/>
        </w:r>
        <w:r w:rsidR="00B60214">
          <w:rPr>
            <w:noProof/>
            <w:webHidden/>
          </w:rPr>
          <w:t>16</w:t>
        </w:r>
        <w:r w:rsidR="002D0352">
          <w:rPr>
            <w:noProof/>
            <w:webHidden/>
          </w:rPr>
          <w:fldChar w:fldCharType="end"/>
        </w:r>
      </w:hyperlink>
    </w:p>
    <w:p w14:paraId="548A5002" w14:textId="0E265946"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099" w:history="1">
        <w:r w:rsidR="002D0352" w:rsidRPr="00B338BF">
          <w:rPr>
            <w:rStyle w:val="Hyperlink"/>
            <w:noProof/>
          </w:rPr>
          <w:t>Relation of specific dependence indexed by time</w:t>
        </w:r>
        <w:r w:rsidR="002D0352">
          <w:rPr>
            <w:noProof/>
            <w:webHidden/>
          </w:rPr>
          <w:tab/>
        </w:r>
        <w:r w:rsidR="002D0352">
          <w:rPr>
            <w:noProof/>
            <w:webHidden/>
          </w:rPr>
          <w:fldChar w:fldCharType="begin"/>
        </w:r>
        <w:r w:rsidR="002D0352">
          <w:rPr>
            <w:noProof/>
            <w:webHidden/>
          </w:rPr>
          <w:instrText xml:space="preserve"> PAGEREF _Toc319326099 \h </w:instrText>
        </w:r>
        <w:r w:rsidR="002D0352">
          <w:rPr>
            <w:noProof/>
            <w:webHidden/>
          </w:rPr>
        </w:r>
        <w:r w:rsidR="002D0352">
          <w:rPr>
            <w:noProof/>
            <w:webHidden/>
          </w:rPr>
          <w:fldChar w:fldCharType="separate"/>
        </w:r>
        <w:r w:rsidR="00B60214">
          <w:rPr>
            <w:noProof/>
            <w:webHidden/>
          </w:rPr>
          <w:t>18</w:t>
        </w:r>
        <w:r w:rsidR="002D0352">
          <w:rPr>
            <w:noProof/>
            <w:webHidden/>
          </w:rPr>
          <w:fldChar w:fldCharType="end"/>
        </w:r>
      </w:hyperlink>
    </w:p>
    <w:p w14:paraId="592C3F2E" w14:textId="703B8C59"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00" w:history="1">
        <w:r w:rsidR="002D0352" w:rsidRPr="00B338BF">
          <w:rPr>
            <w:rStyle w:val="Hyperlink"/>
            <w:noProof/>
          </w:rPr>
          <w:t>2.1 Independent Continuant</w:t>
        </w:r>
        <w:r w:rsidR="002D0352">
          <w:rPr>
            <w:noProof/>
            <w:webHidden/>
          </w:rPr>
          <w:tab/>
        </w:r>
        <w:r w:rsidR="002D0352">
          <w:rPr>
            <w:noProof/>
            <w:webHidden/>
          </w:rPr>
          <w:fldChar w:fldCharType="begin"/>
        </w:r>
        <w:r w:rsidR="002D0352">
          <w:rPr>
            <w:noProof/>
            <w:webHidden/>
          </w:rPr>
          <w:instrText xml:space="preserve"> PAGEREF _Toc319326100 \h </w:instrText>
        </w:r>
        <w:r w:rsidR="002D0352">
          <w:rPr>
            <w:noProof/>
            <w:webHidden/>
          </w:rPr>
        </w:r>
        <w:r w:rsidR="002D0352">
          <w:rPr>
            <w:noProof/>
            <w:webHidden/>
          </w:rPr>
          <w:fldChar w:fldCharType="separate"/>
        </w:r>
        <w:r w:rsidR="00B60214">
          <w:rPr>
            <w:noProof/>
            <w:webHidden/>
          </w:rPr>
          <w:t>20</w:t>
        </w:r>
        <w:r w:rsidR="002D0352">
          <w:rPr>
            <w:noProof/>
            <w:webHidden/>
          </w:rPr>
          <w:fldChar w:fldCharType="end"/>
        </w:r>
      </w:hyperlink>
    </w:p>
    <w:p w14:paraId="1180BB7A" w14:textId="37841BD5" w:rsidR="002D0352" w:rsidRDefault="00430215">
      <w:pPr>
        <w:pStyle w:val="TOC3"/>
        <w:rPr>
          <w:rFonts w:asciiTheme="minorHAnsi" w:eastAsiaTheme="minorEastAsia" w:hAnsiTheme="minorHAnsi" w:cstheme="minorBidi"/>
          <w:noProof/>
          <w:sz w:val="22"/>
          <w:szCs w:val="22"/>
        </w:rPr>
      </w:pPr>
      <w:hyperlink w:anchor="_Toc319326101" w:history="1">
        <w:r w:rsidR="002D0352" w:rsidRPr="00B338BF">
          <w:rPr>
            <w:rStyle w:val="Hyperlink"/>
            <w:noProof/>
          </w:rPr>
          <w:t>2.1.1 Material entity</w:t>
        </w:r>
        <w:r w:rsidR="002D0352">
          <w:rPr>
            <w:noProof/>
            <w:webHidden/>
          </w:rPr>
          <w:tab/>
        </w:r>
        <w:r w:rsidR="002D0352">
          <w:rPr>
            <w:noProof/>
            <w:webHidden/>
          </w:rPr>
          <w:fldChar w:fldCharType="begin"/>
        </w:r>
        <w:r w:rsidR="002D0352">
          <w:rPr>
            <w:noProof/>
            <w:webHidden/>
          </w:rPr>
          <w:instrText xml:space="preserve"> PAGEREF _Toc319326101 \h </w:instrText>
        </w:r>
        <w:r w:rsidR="002D0352">
          <w:rPr>
            <w:noProof/>
            <w:webHidden/>
          </w:rPr>
        </w:r>
        <w:r w:rsidR="002D0352">
          <w:rPr>
            <w:noProof/>
            <w:webHidden/>
          </w:rPr>
          <w:fldChar w:fldCharType="separate"/>
        </w:r>
        <w:r w:rsidR="00B60214">
          <w:rPr>
            <w:noProof/>
            <w:webHidden/>
          </w:rPr>
          <w:t>21</w:t>
        </w:r>
        <w:r w:rsidR="002D0352">
          <w:rPr>
            <w:noProof/>
            <w:webHidden/>
          </w:rPr>
          <w:fldChar w:fldCharType="end"/>
        </w:r>
      </w:hyperlink>
    </w:p>
    <w:p w14:paraId="12A50327" w14:textId="622C8AA0" w:rsidR="002D0352" w:rsidRDefault="00430215">
      <w:pPr>
        <w:pStyle w:val="TOC4"/>
        <w:rPr>
          <w:rFonts w:asciiTheme="minorHAnsi" w:eastAsiaTheme="minorEastAsia" w:hAnsiTheme="minorHAnsi" w:cstheme="minorBidi"/>
          <w:noProof/>
          <w:sz w:val="22"/>
          <w:szCs w:val="22"/>
        </w:rPr>
      </w:pPr>
      <w:hyperlink w:anchor="_Toc319326102" w:history="1">
        <w:r w:rsidR="002D0352" w:rsidRPr="00B338BF">
          <w:rPr>
            <w:rStyle w:val="Hyperlink"/>
            <w:noProof/>
          </w:rPr>
          <w:t>2.1.1.1 Object</w:t>
        </w:r>
        <w:r w:rsidR="002D0352">
          <w:rPr>
            <w:noProof/>
            <w:webHidden/>
          </w:rPr>
          <w:tab/>
        </w:r>
        <w:r w:rsidR="002D0352">
          <w:rPr>
            <w:noProof/>
            <w:webHidden/>
          </w:rPr>
          <w:fldChar w:fldCharType="begin"/>
        </w:r>
        <w:r w:rsidR="002D0352">
          <w:rPr>
            <w:noProof/>
            <w:webHidden/>
          </w:rPr>
          <w:instrText xml:space="preserve"> PAGEREF _Toc319326102 \h </w:instrText>
        </w:r>
        <w:r w:rsidR="002D0352">
          <w:rPr>
            <w:noProof/>
            <w:webHidden/>
          </w:rPr>
        </w:r>
        <w:r w:rsidR="002D0352">
          <w:rPr>
            <w:noProof/>
            <w:webHidden/>
          </w:rPr>
          <w:fldChar w:fldCharType="separate"/>
        </w:r>
        <w:r w:rsidR="00B60214">
          <w:rPr>
            <w:noProof/>
            <w:webHidden/>
          </w:rPr>
          <w:t>23</w:t>
        </w:r>
        <w:r w:rsidR="002D0352">
          <w:rPr>
            <w:noProof/>
            <w:webHidden/>
          </w:rPr>
          <w:fldChar w:fldCharType="end"/>
        </w:r>
      </w:hyperlink>
    </w:p>
    <w:p w14:paraId="5F769BC0" w14:textId="61CF0A91" w:rsidR="002D0352" w:rsidRDefault="00430215">
      <w:pPr>
        <w:pStyle w:val="TOC4"/>
        <w:rPr>
          <w:rFonts w:asciiTheme="minorHAnsi" w:eastAsiaTheme="minorEastAsia" w:hAnsiTheme="minorHAnsi" w:cstheme="minorBidi"/>
          <w:noProof/>
          <w:sz w:val="22"/>
          <w:szCs w:val="22"/>
        </w:rPr>
      </w:pPr>
      <w:hyperlink w:anchor="_Toc319326103" w:history="1">
        <w:r w:rsidR="002D0352" w:rsidRPr="00B338BF">
          <w:rPr>
            <w:rStyle w:val="Hyperlink"/>
            <w:noProof/>
          </w:rPr>
          <w:t>2.1.1.2 Object aggregate</w:t>
        </w:r>
        <w:r w:rsidR="002D0352">
          <w:rPr>
            <w:noProof/>
            <w:webHidden/>
          </w:rPr>
          <w:tab/>
        </w:r>
        <w:r w:rsidR="002D0352">
          <w:rPr>
            <w:noProof/>
            <w:webHidden/>
          </w:rPr>
          <w:fldChar w:fldCharType="begin"/>
        </w:r>
        <w:r w:rsidR="002D0352">
          <w:rPr>
            <w:noProof/>
            <w:webHidden/>
          </w:rPr>
          <w:instrText xml:space="preserve"> PAGEREF _Toc319326103 \h </w:instrText>
        </w:r>
        <w:r w:rsidR="002D0352">
          <w:rPr>
            <w:noProof/>
            <w:webHidden/>
          </w:rPr>
        </w:r>
        <w:r w:rsidR="002D0352">
          <w:rPr>
            <w:noProof/>
            <w:webHidden/>
          </w:rPr>
          <w:fldChar w:fldCharType="separate"/>
        </w:r>
        <w:r w:rsidR="00B60214">
          <w:rPr>
            <w:noProof/>
            <w:webHidden/>
          </w:rPr>
          <w:t>30</w:t>
        </w:r>
        <w:r w:rsidR="002D0352">
          <w:rPr>
            <w:noProof/>
            <w:webHidden/>
          </w:rPr>
          <w:fldChar w:fldCharType="end"/>
        </w:r>
      </w:hyperlink>
    </w:p>
    <w:p w14:paraId="6441F182" w14:textId="5ED552D6"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04" w:history="1">
        <w:r w:rsidR="002D0352" w:rsidRPr="00B338BF">
          <w:rPr>
            <w:rStyle w:val="Hyperlink"/>
            <w:noProof/>
          </w:rPr>
          <w:t>Relation of membership</w:t>
        </w:r>
        <w:r w:rsidR="002D0352">
          <w:rPr>
            <w:noProof/>
            <w:webHidden/>
          </w:rPr>
          <w:tab/>
        </w:r>
        <w:r w:rsidR="002D0352">
          <w:rPr>
            <w:noProof/>
            <w:webHidden/>
          </w:rPr>
          <w:fldChar w:fldCharType="begin"/>
        </w:r>
        <w:r w:rsidR="002D0352">
          <w:rPr>
            <w:noProof/>
            <w:webHidden/>
          </w:rPr>
          <w:instrText xml:space="preserve"> PAGEREF _Toc319326104 \h </w:instrText>
        </w:r>
        <w:r w:rsidR="002D0352">
          <w:rPr>
            <w:noProof/>
            <w:webHidden/>
          </w:rPr>
        </w:r>
        <w:r w:rsidR="002D0352">
          <w:rPr>
            <w:noProof/>
            <w:webHidden/>
          </w:rPr>
          <w:fldChar w:fldCharType="separate"/>
        </w:r>
        <w:r w:rsidR="00B60214">
          <w:rPr>
            <w:noProof/>
            <w:webHidden/>
          </w:rPr>
          <w:t>31</w:t>
        </w:r>
        <w:r w:rsidR="002D0352">
          <w:rPr>
            <w:noProof/>
            <w:webHidden/>
          </w:rPr>
          <w:fldChar w:fldCharType="end"/>
        </w:r>
      </w:hyperlink>
    </w:p>
    <w:p w14:paraId="50DB037C" w14:textId="38D7C6BE" w:rsidR="002D0352" w:rsidRDefault="00430215">
      <w:pPr>
        <w:pStyle w:val="TOC4"/>
        <w:rPr>
          <w:rFonts w:asciiTheme="minorHAnsi" w:eastAsiaTheme="minorEastAsia" w:hAnsiTheme="minorHAnsi" w:cstheme="minorBidi"/>
          <w:noProof/>
          <w:sz w:val="22"/>
          <w:szCs w:val="22"/>
        </w:rPr>
      </w:pPr>
      <w:hyperlink w:anchor="_Toc319326105" w:history="1">
        <w:r w:rsidR="002D0352" w:rsidRPr="00B338BF">
          <w:rPr>
            <w:rStyle w:val="Hyperlink"/>
            <w:noProof/>
          </w:rPr>
          <w:t>2.1.1.3 Fiat object part</w:t>
        </w:r>
        <w:r w:rsidR="002D0352">
          <w:rPr>
            <w:noProof/>
            <w:webHidden/>
          </w:rPr>
          <w:tab/>
        </w:r>
        <w:r w:rsidR="002D0352">
          <w:rPr>
            <w:noProof/>
            <w:webHidden/>
          </w:rPr>
          <w:fldChar w:fldCharType="begin"/>
        </w:r>
        <w:r w:rsidR="002D0352">
          <w:rPr>
            <w:noProof/>
            <w:webHidden/>
          </w:rPr>
          <w:instrText xml:space="preserve"> PAGEREF _Toc319326105 \h </w:instrText>
        </w:r>
        <w:r w:rsidR="002D0352">
          <w:rPr>
            <w:noProof/>
            <w:webHidden/>
          </w:rPr>
        </w:r>
        <w:r w:rsidR="002D0352">
          <w:rPr>
            <w:noProof/>
            <w:webHidden/>
          </w:rPr>
          <w:fldChar w:fldCharType="separate"/>
        </w:r>
        <w:r w:rsidR="00B60214">
          <w:rPr>
            <w:noProof/>
            <w:webHidden/>
          </w:rPr>
          <w:t>32</w:t>
        </w:r>
        <w:r w:rsidR="002D0352">
          <w:rPr>
            <w:noProof/>
            <w:webHidden/>
          </w:rPr>
          <w:fldChar w:fldCharType="end"/>
        </w:r>
      </w:hyperlink>
    </w:p>
    <w:p w14:paraId="7D217E2A" w14:textId="48F0292F" w:rsidR="002D0352" w:rsidRDefault="00430215">
      <w:pPr>
        <w:pStyle w:val="TOC3"/>
        <w:rPr>
          <w:rFonts w:asciiTheme="minorHAnsi" w:eastAsiaTheme="minorEastAsia" w:hAnsiTheme="minorHAnsi" w:cstheme="minorBidi"/>
          <w:noProof/>
          <w:sz w:val="22"/>
          <w:szCs w:val="22"/>
        </w:rPr>
      </w:pPr>
      <w:hyperlink w:anchor="_Toc319326106" w:history="1">
        <w:r w:rsidR="002D0352" w:rsidRPr="00B338BF">
          <w:rPr>
            <w:rStyle w:val="Hyperlink"/>
            <w:noProof/>
          </w:rPr>
          <w:t>2.1.2 Immaterial entity</w:t>
        </w:r>
        <w:r w:rsidR="002D0352">
          <w:rPr>
            <w:noProof/>
            <w:webHidden/>
          </w:rPr>
          <w:tab/>
        </w:r>
        <w:r w:rsidR="002D0352">
          <w:rPr>
            <w:noProof/>
            <w:webHidden/>
          </w:rPr>
          <w:fldChar w:fldCharType="begin"/>
        </w:r>
        <w:r w:rsidR="002D0352">
          <w:rPr>
            <w:noProof/>
            <w:webHidden/>
          </w:rPr>
          <w:instrText xml:space="preserve"> PAGEREF _Toc319326106 \h </w:instrText>
        </w:r>
        <w:r w:rsidR="002D0352">
          <w:rPr>
            <w:noProof/>
            <w:webHidden/>
          </w:rPr>
        </w:r>
        <w:r w:rsidR="002D0352">
          <w:rPr>
            <w:noProof/>
            <w:webHidden/>
          </w:rPr>
          <w:fldChar w:fldCharType="separate"/>
        </w:r>
        <w:r w:rsidR="00B60214">
          <w:rPr>
            <w:noProof/>
            <w:webHidden/>
          </w:rPr>
          <w:t>34</w:t>
        </w:r>
        <w:r w:rsidR="002D0352">
          <w:rPr>
            <w:noProof/>
            <w:webHidden/>
          </w:rPr>
          <w:fldChar w:fldCharType="end"/>
        </w:r>
      </w:hyperlink>
    </w:p>
    <w:p w14:paraId="08F21476" w14:textId="4068D8D3" w:rsidR="002D0352" w:rsidRDefault="00430215">
      <w:pPr>
        <w:pStyle w:val="TOC4"/>
        <w:rPr>
          <w:rFonts w:asciiTheme="minorHAnsi" w:eastAsiaTheme="minorEastAsia" w:hAnsiTheme="minorHAnsi" w:cstheme="minorBidi"/>
          <w:noProof/>
          <w:sz w:val="22"/>
          <w:szCs w:val="22"/>
        </w:rPr>
      </w:pPr>
      <w:hyperlink w:anchor="_Toc319326107" w:history="1">
        <w:r w:rsidR="002D0352" w:rsidRPr="00B338BF">
          <w:rPr>
            <w:rStyle w:val="Hyperlink"/>
            <w:noProof/>
          </w:rPr>
          <w:t>2.1.2.1 Continuant fiat boundary</w:t>
        </w:r>
        <w:r w:rsidR="002D0352">
          <w:rPr>
            <w:noProof/>
            <w:webHidden/>
          </w:rPr>
          <w:tab/>
        </w:r>
        <w:r w:rsidR="002D0352">
          <w:rPr>
            <w:noProof/>
            <w:webHidden/>
          </w:rPr>
          <w:fldChar w:fldCharType="begin"/>
        </w:r>
        <w:r w:rsidR="002D0352">
          <w:rPr>
            <w:noProof/>
            <w:webHidden/>
          </w:rPr>
          <w:instrText xml:space="preserve"> PAGEREF _Toc319326107 \h </w:instrText>
        </w:r>
        <w:r w:rsidR="002D0352">
          <w:rPr>
            <w:noProof/>
            <w:webHidden/>
          </w:rPr>
        </w:r>
        <w:r w:rsidR="002D0352">
          <w:rPr>
            <w:noProof/>
            <w:webHidden/>
          </w:rPr>
          <w:fldChar w:fldCharType="separate"/>
        </w:r>
        <w:r w:rsidR="00B60214">
          <w:rPr>
            <w:noProof/>
            <w:webHidden/>
          </w:rPr>
          <w:t>35</w:t>
        </w:r>
        <w:r w:rsidR="002D0352">
          <w:rPr>
            <w:noProof/>
            <w:webHidden/>
          </w:rPr>
          <w:fldChar w:fldCharType="end"/>
        </w:r>
      </w:hyperlink>
    </w:p>
    <w:p w14:paraId="4A07A871" w14:textId="1152EDF2"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08" w:history="1">
        <w:r w:rsidR="002D0352" w:rsidRPr="00B338BF">
          <w:rPr>
            <w:rStyle w:val="Hyperlink"/>
            <w:noProof/>
          </w:rPr>
          <w:t>2.1.2.1.1  Zero-dimensional continuant fiat boundary</w:t>
        </w:r>
        <w:r w:rsidR="002D0352">
          <w:rPr>
            <w:noProof/>
            <w:webHidden/>
          </w:rPr>
          <w:tab/>
        </w:r>
        <w:r w:rsidR="002D0352">
          <w:rPr>
            <w:noProof/>
            <w:webHidden/>
          </w:rPr>
          <w:fldChar w:fldCharType="begin"/>
        </w:r>
        <w:r w:rsidR="002D0352">
          <w:rPr>
            <w:noProof/>
            <w:webHidden/>
          </w:rPr>
          <w:instrText xml:space="preserve"> PAGEREF _Toc319326108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22D5CC06" w14:textId="357F27D8"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09" w:history="1">
        <w:r w:rsidR="002D0352" w:rsidRPr="00B338BF">
          <w:rPr>
            <w:rStyle w:val="Hyperlink"/>
            <w:noProof/>
          </w:rPr>
          <w:t>2.1.2.1.2  One-dimensional continuant fiat boundary</w:t>
        </w:r>
        <w:r w:rsidR="002D0352">
          <w:rPr>
            <w:noProof/>
            <w:webHidden/>
          </w:rPr>
          <w:tab/>
        </w:r>
        <w:r w:rsidR="002D0352">
          <w:rPr>
            <w:noProof/>
            <w:webHidden/>
          </w:rPr>
          <w:fldChar w:fldCharType="begin"/>
        </w:r>
        <w:r w:rsidR="002D0352">
          <w:rPr>
            <w:noProof/>
            <w:webHidden/>
          </w:rPr>
          <w:instrText xml:space="preserve"> PAGEREF _Toc319326109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7F00B4E7" w14:textId="6A285585"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0" w:history="1">
        <w:r w:rsidR="002D0352" w:rsidRPr="00B338BF">
          <w:rPr>
            <w:rStyle w:val="Hyperlink"/>
            <w:noProof/>
          </w:rPr>
          <w:t>2.1.2.1.3 Two-dimensional continuant fiat boundary</w:t>
        </w:r>
        <w:r w:rsidR="002D0352">
          <w:rPr>
            <w:noProof/>
            <w:webHidden/>
          </w:rPr>
          <w:tab/>
        </w:r>
        <w:r w:rsidR="002D0352">
          <w:rPr>
            <w:noProof/>
            <w:webHidden/>
          </w:rPr>
          <w:fldChar w:fldCharType="begin"/>
        </w:r>
        <w:r w:rsidR="002D0352">
          <w:rPr>
            <w:noProof/>
            <w:webHidden/>
          </w:rPr>
          <w:instrText xml:space="preserve"> PAGEREF _Toc319326110 \h </w:instrText>
        </w:r>
        <w:r w:rsidR="002D0352">
          <w:rPr>
            <w:noProof/>
            <w:webHidden/>
          </w:rPr>
        </w:r>
        <w:r w:rsidR="002D0352">
          <w:rPr>
            <w:noProof/>
            <w:webHidden/>
          </w:rPr>
          <w:fldChar w:fldCharType="separate"/>
        </w:r>
        <w:r w:rsidR="00B60214">
          <w:rPr>
            <w:noProof/>
            <w:webHidden/>
          </w:rPr>
          <w:t>36</w:t>
        </w:r>
        <w:r w:rsidR="002D0352">
          <w:rPr>
            <w:noProof/>
            <w:webHidden/>
          </w:rPr>
          <w:fldChar w:fldCharType="end"/>
        </w:r>
      </w:hyperlink>
    </w:p>
    <w:p w14:paraId="592900FF" w14:textId="2865B72B"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1" w:history="1">
        <w:r w:rsidR="002D0352" w:rsidRPr="00B338BF">
          <w:rPr>
            <w:rStyle w:val="Hyperlink"/>
            <w:noProof/>
          </w:rPr>
          <w:t>2.1.2.1.4  Site</w:t>
        </w:r>
        <w:r w:rsidR="002D0352">
          <w:rPr>
            <w:noProof/>
            <w:webHidden/>
          </w:rPr>
          <w:tab/>
        </w:r>
        <w:r w:rsidR="002D0352">
          <w:rPr>
            <w:noProof/>
            <w:webHidden/>
          </w:rPr>
          <w:fldChar w:fldCharType="begin"/>
        </w:r>
        <w:r w:rsidR="002D0352">
          <w:rPr>
            <w:noProof/>
            <w:webHidden/>
          </w:rPr>
          <w:instrText xml:space="preserve"> PAGEREF _Toc319326111 \h </w:instrText>
        </w:r>
        <w:r w:rsidR="002D0352">
          <w:rPr>
            <w:noProof/>
            <w:webHidden/>
          </w:rPr>
        </w:r>
        <w:r w:rsidR="002D0352">
          <w:rPr>
            <w:noProof/>
            <w:webHidden/>
          </w:rPr>
          <w:fldChar w:fldCharType="separate"/>
        </w:r>
        <w:r w:rsidR="00B60214">
          <w:rPr>
            <w:noProof/>
            <w:webHidden/>
          </w:rPr>
          <w:t>37</w:t>
        </w:r>
        <w:r w:rsidR="002D0352">
          <w:rPr>
            <w:noProof/>
            <w:webHidden/>
          </w:rPr>
          <w:fldChar w:fldCharType="end"/>
        </w:r>
      </w:hyperlink>
    </w:p>
    <w:p w14:paraId="151812E0" w14:textId="6130BD04" w:rsidR="002D0352" w:rsidRDefault="00430215">
      <w:pPr>
        <w:pStyle w:val="TOC4"/>
        <w:rPr>
          <w:rFonts w:asciiTheme="minorHAnsi" w:eastAsiaTheme="minorEastAsia" w:hAnsiTheme="minorHAnsi" w:cstheme="minorBidi"/>
          <w:noProof/>
          <w:sz w:val="22"/>
          <w:szCs w:val="22"/>
        </w:rPr>
      </w:pPr>
      <w:hyperlink w:anchor="_Toc319326112" w:history="1">
        <w:r w:rsidR="002D0352" w:rsidRPr="00B338BF">
          <w:rPr>
            <w:rStyle w:val="Hyperlink"/>
            <w:noProof/>
          </w:rPr>
          <w:t>2.1.2.2 Spatial region</w:t>
        </w:r>
        <w:r w:rsidR="002D0352">
          <w:rPr>
            <w:noProof/>
            <w:webHidden/>
          </w:rPr>
          <w:tab/>
        </w:r>
        <w:r w:rsidR="002D0352">
          <w:rPr>
            <w:noProof/>
            <w:webHidden/>
          </w:rPr>
          <w:fldChar w:fldCharType="begin"/>
        </w:r>
        <w:r w:rsidR="002D0352">
          <w:rPr>
            <w:noProof/>
            <w:webHidden/>
          </w:rPr>
          <w:instrText xml:space="preserve"> PAGEREF _Toc319326112 \h </w:instrText>
        </w:r>
        <w:r w:rsidR="002D0352">
          <w:rPr>
            <w:noProof/>
            <w:webHidden/>
          </w:rPr>
        </w:r>
        <w:r w:rsidR="002D0352">
          <w:rPr>
            <w:noProof/>
            <w:webHidden/>
          </w:rPr>
          <w:fldChar w:fldCharType="separate"/>
        </w:r>
        <w:r w:rsidR="00B60214">
          <w:rPr>
            <w:noProof/>
            <w:webHidden/>
          </w:rPr>
          <w:t>39</w:t>
        </w:r>
        <w:r w:rsidR="002D0352">
          <w:rPr>
            <w:noProof/>
            <w:webHidden/>
          </w:rPr>
          <w:fldChar w:fldCharType="end"/>
        </w:r>
      </w:hyperlink>
    </w:p>
    <w:p w14:paraId="5798E5DA" w14:textId="25D03ED6"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3" w:history="1">
        <w:r w:rsidR="002D0352" w:rsidRPr="00B338BF">
          <w:rPr>
            <w:rStyle w:val="Hyperlink"/>
            <w:noProof/>
          </w:rPr>
          <w:t>2.1.2.2.1 Zero-dimensional spatial region</w:t>
        </w:r>
        <w:r w:rsidR="002D0352">
          <w:rPr>
            <w:noProof/>
            <w:webHidden/>
          </w:rPr>
          <w:tab/>
        </w:r>
        <w:r w:rsidR="002D0352">
          <w:rPr>
            <w:noProof/>
            <w:webHidden/>
          </w:rPr>
          <w:fldChar w:fldCharType="begin"/>
        </w:r>
        <w:r w:rsidR="002D0352">
          <w:rPr>
            <w:noProof/>
            <w:webHidden/>
          </w:rPr>
          <w:instrText xml:space="preserve"> PAGEREF _Toc319326113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1FB6CB2B" w14:textId="41075F4D"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4" w:history="1">
        <w:r w:rsidR="002D0352" w:rsidRPr="00B338BF">
          <w:rPr>
            <w:rStyle w:val="Hyperlink"/>
            <w:noProof/>
          </w:rPr>
          <w:t>2.1.2.2.2 One-dimensional spatial region</w:t>
        </w:r>
        <w:r w:rsidR="002D0352">
          <w:rPr>
            <w:noProof/>
            <w:webHidden/>
          </w:rPr>
          <w:tab/>
        </w:r>
        <w:r w:rsidR="002D0352">
          <w:rPr>
            <w:noProof/>
            <w:webHidden/>
          </w:rPr>
          <w:fldChar w:fldCharType="begin"/>
        </w:r>
        <w:r w:rsidR="002D0352">
          <w:rPr>
            <w:noProof/>
            <w:webHidden/>
          </w:rPr>
          <w:instrText xml:space="preserve"> PAGEREF _Toc319326114 \h </w:instrText>
        </w:r>
        <w:r w:rsidR="002D0352">
          <w:rPr>
            <w:noProof/>
            <w:webHidden/>
          </w:rPr>
        </w:r>
        <w:r w:rsidR="002D0352">
          <w:rPr>
            <w:noProof/>
            <w:webHidden/>
          </w:rPr>
          <w:fldChar w:fldCharType="separate"/>
        </w:r>
        <w:r w:rsidR="00B60214">
          <w:rPr>
            <w:noProof/>
            <w:webHidden/>
          </w:rPr>
          <w:t>40</w:t>
        </w:r>
        <w:r w:rsidR="002D0352">
          <w:rPr>
            <w:noProof/>
            <w:webHidden/>
          </w:rPr>
          <w:fldChar w:fldCharType="end"/>
        </w:r>
      </w:hyperlink>
    </w:p>
    <w:p w14:paraId="429CE479" w14:textId="52DFD25B"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5" w:history="1">
        <w:r w:rsidR="002D0352" w:rsidRPr="00B338BF">
          <w:rPr>
            <w:rStyle w:val="Hyperlink"/>
            <w:noProof/>
          </w:rPr>
          <w:t>2.1.2.2.3 Two-dimensional spatial region</w:t>
        </w:r>
        <w:r w:rsidR="002D0352">
          <w:rPr>
            <w:noProof/>
            <w:webHidden/>
          </w:rPr>
          <w:tab/>
        </w:r>
        <w:r w:rsidR="002D0352">
          <w:rPr>
            <w:noProof/>
            <w:webHidden/>
          </w:rPr>
          <w:fldChar w:fldCharType="begin"/>
        </w:r>
        <w:r w:rsidR="002D0352">
          <w:rPr>
            <w:noProof/>
            <w:webHidden/>
          </w:rPr>
          <w:instrText xml:space="preserve"> PAGEREF _Toc319326115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17F5C41C" w14:textId="6F95CE8A" w:rsidR="002D0352" w:rsidRDefault="00430215">
      <w:pPr>
        <w:pStyle w:val="TOC5"/>
        <w:tabs>
          <w:tab w:val="right" w:leader="dot" w:pos="8828"/>
        </w:tabs>
        <w:rPr>
          <w:rFonts w:asciiTheme="minorHAnsi" w:eastAsiaTheme="minorEastAsia" w:hAnsiTheme="minorHAnsi" w:cstheme="minorBidi"/>
          <w:noProof/>
          <w:sz w:val="22"/>
          <w:szCs w:val="22"/>
        </w:rPr>
      </w:pPr>
      <w:hyperlink w:anchor="_Toc319326116" w:history="1">
        <w:r w:rsidR="002D0352" w:rsidRPr="00B338BF">
          <w:rPr>
            <w:rStyle w:val="Hyperlink"/>
            <w:noProof/>
          </w:rPr>
          <w:t>2.1.2.2.4  Three-dimensional spatial region (a spatial volume)</w:t>
        </w:r>
        <w:r w:rsidR="002D0352">
          <w:rPr>
            <w:noProof/>
            <w:webHidden/>
          </w:rPr>
          <w:tab/>
        </w:r>
        <w:r w:rsidR="002D0352">
          <w:rPr>
            <w:noProof/>
            <w:webHidden/>
          </w:rPr>
          <w:fldChar w:fldCharType="begin"/>
        </w:r>
        <w:r w:rsidR="002D0352">
          <w:rPr>
            <w:noProof/>
            <w:webHidden/>
          </w:rPr>
          <w:instrText xml:space="preserve"> PAGEREF _Toc319326116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4A712AF5" w14:textId="61216A09"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17" w:history="1">
        <w:r w:rsidR="002D0352" w:rsidRPr="00B338BF">
          <w:rPr>
            <w:rStyle w:val="Hyperlink"/>
            <w:noProof/>
          </w:rPr>
          <w:t>The located_at relation</w:t>
        </w:r>
        <w:r w:rsidR="002D0352">
          <w:rPr>
            <w:noProof/>
            <w:webHidden/>
          </w:rPr>
          <w:tab/>
        </w:r>
        <w:r w:rsidR="002D0352">
          <w:rPr>
            <w:noProof/>
            <w:webHidden/>
          </w:rPr>
          <w:fldChar w:fldCharType="begin"/>
        </w:r>
        <w:r w:rsidR="002D0352">
          <w:rPr>
            <w:noProof/>
            <w:webHidden/>
          </w:rPr>
          <w:instrText xml:space="preserve"> PAGEREF _Toc319326117 \h </w:instrText>
        </w:r>
        <w:r w:rsidR="002D0352">
          <w:rPr>
            <w:noProof/>
            <w:webHidden/>
          </w:rPr>
        </w:r>
        <w:r w:rsidR="002D0352">
          <w:rPr>
            <w:noProof/>
            <w:webHidden/>
          </w:rPr>
          <w:fldChar w:fldCharType="separate"/>
        </w:r>
        <w:r w:rsidR="00B60214">
          <w:rPr>
            <w:noProof/>
            <w:webHidden/>
          </w:rPr>
          <w:t>41</w:t>
        </w:r>
        <w:r w:rsidR="002D0352">
          <w:rPr>
            <w:noProof/>
            <w:webHidden/>
          </w:rPr>
          <w:fldChar w:fldCharType="end"/>
        </w:r>
      </w:hyperlink>
    </w:p>
    <w:p w14:paraId="7289C919" w14:textId="59EDB64E"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18" w:history="1">
        <w:r w:rsidR="002D0352" w:rsidRPr="00B338BF">
          <w:rPr>
            <w:rStyle w:val="Hyperlink"/>
            <w:noProof/>
          </w:rPr>
          <w:t>The located_in relation</w:t>
        </w:r>
        <w:r w:rsidR="002D0352">
          <w:rPr>
            <w:noProof/>
            <w:webHidden/>
          </w:rPr>
          <w:tab/>
        </w:r>
        <w:r w:rsidR="002D0352">
          <w:rPr>
            <w:noProof/>
            <w:webHidden/>
          </w:rPr>
          <w:fldChar w:fldCharType="begin"/>
        </w:r>
        <w:r w:rsidR="002D0352">
          <w:rPr>
            <w:noProof/>
            <w:webHidden/>
          </w:rPr>
          <w:instrText xml:space="preserve"> PAGEREF _Toc319326118 \h </w:instrText>
        </w:r>
        <w:r w:rsidR="002D0352">
          <w:rPr>
            <w:noProof/>
            <w:webHidden/>
          </w:rPr>
        </w:r>
        <w:r w:rsidR="002D0352">
          <w:rPr>
            <w:noProof/>
            <w:webHidden/>
          </w:rPr>
          <w:fldChar w:fldCharType="separate"/>
        </w:r>
        <w:r w:rsidR="00B60214">
          <w:rPr>
            <w:noProof/>
            <w:webHidden/>
          </w:rPr>
          <w:t>42</w:t>
        </w:r>
        <w:r w:rsidR="002D0352">
          <w:rPr>
            <w:noProof/>
            <w:webHidden/>
          </w:rPr>
          <w:fldChar w:fldCharType="end"/>
        </w:r>
      </w:hyperlink>
    </w:p>
    <w:p w14:paraId="2AF4CAF4" w14:textId="0F77C2C7"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19" w:history="1">
        <w:r w:rsidR="002D0352" w:rsidRPr="00B338BF">
          <w:rPr>
            <w:rStyle w:val="Hyperlink"/>
            <w:noProof/>
          </w:rPr>
          <w:t>2.2 Specifically dependent continuant</w:t>
        </w:r>
        <w:r w:rsidR="002D0352">
          <w:rPr>
            <w:noProof/>
            <w:webHidden/>
          </w:rPr>
          <w:tab/>
        </w:r>
        <w:r w:rsidR="002D0352">
          <w:rPr>
            <w:noProof/>
            <w:webHidden/>
          </w:rPr>
          <w:fldChar w:fldCharType="begin"/>
        </w:r>
        <w:r w:rsidR="002D0352">
          <w:rPr>
            <w:noProof/>
            <w:webHidden/>
          </w:rPr>
          <w:instrText xml:space="preserve"> PAGEREF _Toc319326119 \h </w:instrText>
        </w:r>
        <w:r w:rsidR="002D0352">
          <w:rPr>
            <w:noProof/>
            <w:webHidden/>
          </w:rPr>
        </w:r>
        <w:r w:rsidR="002D0352">
          <w:rPr>
            <w:noProof/>
            <w:webHidden/>
          </w:rPr>
          <w:fldChar w:fldCharType="separate"/>
        </w:r>
        <w:r w:rsidR="00B60214">
          <w:rPr>
            <w:noProof/>
            <w:webHidden/>
          </w:rPr>
          <w:t>44</w:t>
        </w:r>
        <w:r w:rsidR="002D0352">
          <w:rPr>
            <w:noProof/>
            <w:webHidden/>
          </w:rPr>
          <w:fldChar w:fldCharType="end"/>
        </w:r>
      </w:hyperlink>
    </w:p>
    <w:p w14:paraId="0C1ACAAF" w14:textId="00780A1D" w:rsidR="002D0352" w:rsidRDefault="00430215">
      <w:pPr>
        <w:pStyle w:val="TOC3"/>
        <w:rPr>
          <w:rFonts w:asciiTheme="minorHAnsi" w:eastAsiaTheme="minorEastAsia" w:hAnsiTheme="minorHAnsi" w:cstheme="minorBidi"/>
          <w:noProof/>
          <w:sz w:val="22"/>
          <w:szCs w:val="22"/>
        </w:rPr>
      </w:pPr>
      <w:hyperlink w:anchor="_Toc319326120" w:history="1">
        <w:r w:rsidR="002D0352" w:rsidRPr="00B338BF">
          <w:rPr>
            <w:rStyle w:val="Hyperlink"/>
            <w:noProof/>
          </w:rPr>
          <w:t>2.2.1 Quality</w:t>
        </w:r>
        <w:r w:rsidR="002D0352">
          <w:rPr>
            <w:noProof/>
            <w:webHidden/>
          </w:rPr>
          <w:tab/>
        </w:r>
        <w:r w:rsidR="002D0352">
          <w:rPr>
            <w:noProof/>
            <w:webHidden/>
          </w:rPr>
          <w:fldChar w:fldCharType="begin"/>
        </w:r>
        <w:r w:rsidR="002D0352">
          <w:rPr>
            <w:noProof/>
            <w:webHidden/>
          </w:rPr>
          <w:instrText xml:space="preserve"> PAGEREF _Toc319326120 \h </w:instrText>
        </w:r>
        <w:r w:rsidR="002D0352">
          <w:rPr>
            <w:noProof/>
            <w:webHidden/>
          </w:rPr>
        </w:r>
        <w:r w:rsidR="002D0352">
          <w:rPr>
            <w:noProof/>
            <w:webHidden/>
          </w:rPr>
          <w:fldChar w:fldCharType="separate"/>
        </w:r>
        <w:r w:rsidR="00B60214">
          <w:rPr>
            <w:noProof/>
            <w:webHidden/>
          </w:rPr>
          <w:t>48</w:t>
        </w:r>
        <w:r w:rsidR="002D0352">
          <w:rPr>
            <w:noProof/>
            <w:webHidden/>
          </w:rPr>
          <w:fldChar w:fldCharType="end"/>
        </w:r>
      </w:hyperlink>
    </w:p>
    <w:p w14:paraId="7ADE5F75" w14:textId="1828A865" w:rsidR="002D0352" w:rsidRDefault="00430215">
      <w:pPr>
        <w:pStyle w:val="TOC4"/>
        <w:rPr>
          <w:rFonts w:asciiTheme="minorHAnsi" w:eastAsiaTheme="minorEastAsia" w:hAnsiTheme="minorHAnsi" w:cstheme="minorBidi"/>
          <w:noProof/>
          <w:sz w:val="22"/>
          <w:szCs w:val="22"/>
        </w:rPr>
      </w:pPr>
      <w:hyperlink w:anchor="_Toc319326121" w:history="1">
        <w:r w:rsidR="002D0352" w:rsidRPr="00B338BF">
          <w:rPr>
            <w:rStyle w:val="Hyperlink"/>
            <w:noProof/>
          </w:rPr>
          <w:t>2.2.1.1 Relational quality</w:t>
        </w:r>
        <w:r w:rsidR="002D0352">
          <w:rPr>
            <w:noProof/>
            <w:webHidden/>
          </w:rPr>
          <w:tab/>
        </w:r>
        <w:r w:rsidR="002D0352">
          <w:rPr>
            <w:noProof/>
            <w:webHidden/>
          </w:rPr>
          <w:fldChar w:fldCharType="begin"/>
        </w:r>
        <w:r w:rsidR="002D0352">
          <w:rPr>
            <w:noProof/>
            <w:webHidden/>
          </w:rPr>
          <w:instrText xml:space="preserve"> PAGEREF _Toc319326121 \h </w:instrText>
        </w:r>
        <w:r w:rsidR="002D0352">
          <w:rPr>
            <w:noProof/>
            <w:webHidden/>
          </w:rPr>
        </w:r>
        <w:r w:rsidR="002D0352">
          <w:rPr>
            <w:noProof/>
            <w:webHidden/>
          </w:rPr>
          <w:fldChar w:fldCharType="separate"/>
        </w:r>
        <w:r w:rsidR="00B60214">
          <w:rPr>
            <w:noProof/>
            <w:webHidden/>
          </w:rPr>
          <w:t>49</w:t>
        </w:r>
        <w:r w:rsidR="002D0352">
          <w:rPr>
            <w:noProof/>
            <w:webHidden/>
          </w:rPr>
          <w:fldChar w:fldCharType="end"/>
        </w:r>
      </w:hyperlink>
    </w:p>
    <w:p w14:paraId="4000FB13" w14:textId="6AD0E476" w:rsidR="002D0352" w:rsidRDefault="00430215">
      <w:pPr>
        <w:pStyle w:val="TOC3"/>
        <w:rPr>
          <w:rFonts w:asciiTheme="minorHAnsi" w:eastAsiaTheme="minorEastAsia" w:hAnsiTheme="minorHAnsi" w:cstheme="minorBidi"/>
          <w:noProof/>
          <w:sz w:val="22"/>
          <w:szCs w:val="22"/>
        </w:rPr>
      </w:pPr>
      <w:hyperlink w:anchor="_Toc319326122" w:history="1">
        <w:r w:rsidR="002D0352" w:rsidRPr="00B338BF">
          <w:rPr>
            <w:rStyle w:val="Hyperlink"/>
            <w:noProof/>
          </w:rPr>
          <w:t>2.2.2 Realizable entity</w:t>
        </w:r>
        <w:r w:rsidR="002D0352">
          <w:rPr>
            <w:noProof/>
            <w:webHidden/>
          </w:rPr>
          <w:tab/>
        </w:r>
        <w:r w:rsidR="002D0352">
          <w:rPr>
            <w:noProof/>
            <w:webHidden/>
          </w:rPr>
          <w:fldChar w:fldCharType="begin"/>
        </w:r>
        <w:r w:rsidR="002D0352">
          <w:rPr>
            <w:noProof/>
            <w:webHidden/>
          </w:rPr>
          <w:instrText xml:space="preserve"> PAGEREF _Toc319326122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ACCD37" w14:textId="6AD969EE"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23" w:history="1">
        <w:r w:rsidR="002D0352" w:rsidRPr="00B338BF">
          <w:rPr>
            <w:rStyle w:val="Hyperlink"/>
            <w:noProof/>
          </w:rPr>
          <w:t>Relation of realization</w:t>
        </w:r>
        <w:r w:rsidR="002D0352">
          <w:rPr>
            <w:noProof/>
            <w:webHidden/>
          </w:rPr>
          <w:tab/>
        </w:r>
        <w:r w:rsidR="002D0352">
          <w:rPr>
            <w:noProof/>
            <w:webHidden/>
          </w:rPr>
          <w:fldChar w:fldCharType="begin"/>
        </w:r>
        <w:r w:rsidR="002D0352">
          <w:rPr>
            <w:noProof/>
            <w:webHidden/>
          </w:rPr>
          <w:instrText xml:space="preserve"> PAGEREF _Toc319326123 \h </w:instrText>
        </w:r>
        <w:r w:rsidR="002D0352">
          <w:rPr>
            <w:noProof/>
            <w:webHidden/>
          </w:rPr>
        </w:r>
        <w:r w:rsidR="002D0352">
          <w:rPr>
            <w:noProof/>
            <w:webHidden/>
          </w:rPr>
          <w:fldChar w:fldCharType="separate"/>
        </w:r>
        <w:r w:rsidR="00B60214">
          <w:rPr>
            <w:noProof/>
            <w:webHidden/>
          </w:rPr>
          <w:t>50</w:t>
        </w:r>
        <w:r w:rsidR="002D0352">
          <w:rPr>
            <w:noProof/>
            <w:webHidden/>
          </w:rPr>
          <w:fldChar w:fldCharType="end"/>
        </w:r>
      </w:hyperlink>
    </w:p>
    <w:p w14:paraId="00496B23" w14:textId="31C1B6A3" w:rsidR="002D0352" w:rsidRDefault="00430215">
      <w:pPr>
        <w:pStyle w:val="TOC4"/>
        <w:tabs>
          <w:tab w:val="left" w:pos="1760"/>
        </w:tabs>
        <w:rPr>
          <w:rFonts w:asciiTheme="minorHAnsi" w:eastAsiaTheme="minorEastAsia" w:hAnsiTheme="minorHAnsi" w:cstheme="minorBidi"/>
          <w:noProof/>
          <w:sz w:val="22"/>
          <w:szCs w:val="22"/>
        </w:rPr>
      </w:pPr>
      <w:hyperlink w:anchor="_Toc319326124" w:history="1">
        <w:r w:rsidR="002D0352" w:rsidRPr="00B338BF">
          <w:rPr>
            <w:rStyle w:val="Hyperlink"/>
            <w:noProof/>
          </w:rPr>
          <w:t>2.2.2.1</w:t>
        </w:r>
        <w:r w:rsidR="002D0352">
          <w:rPr>
            <w:rFonts w:asciiTheme="minorHAnsi" w:eastAsiaTheme="minorEastAsia" w:hAnsiTheme="minorHAnsi" w:cstheme="minorBidi"/>
            <w:noProof/>
            <w:sz w:val="22"/>
            <w:szCs w:val="22"/>
          </w:rPr>
          <w:tab/>
        </w:r>
        <w:r w:rsidR="002D0352" w:rsidRPr="00B338BF">
          <w:rPr>
            <w:rStyle w:val="Hyperlink"/>
            <w:noProof/>
          </w:rPr>
          <w:t>Disposition (Internally-Grounded Realizable entity)</w:t>
        </w:r>
        <w:r w:rsidR="002D0352">
          <w:rPr>
            <w:noProof/>
            <w:webHidden/>
          </w:rPr>
          <w:tab/>
        </w:r>
        <w:r w:rsidR="002D0352">
          <w:rPr>
            <w:noProof/>
            <w:webHidden/>
          </w:rPr>
          <w:fldChar w:fldCharType="begin"/>
        </w:r>
        <w:r w:rsidR="002D0352">
          <w:rPr>
            <w:noProof/>
            <w:webHidden/>
          </w:rPr>
          <w:instrText xml:space="preserve"> PAGEREF _Toc319326124 \h </w:instrText>
        </w:r>
        <w:r w:rsidR="002D0352">
          <w:rPr>
            <w:noProof/>
            <w:webHidden/>
          </w:rPr>
        </w:r>
        <w:r w:rsidR="002D0352">
          <w:rPr>
            <w:noProof/>
            <w:webHidden/>
          </w:rPr>
          <w:fldChar w:fldCharType="separate"/>
        </w:r>
        <w:r w:rsidR="00B60214">
          <w:rPr>
            <w:noProof/>
            <w:webHidden/>
          </w:rPr>
          <w:t>52</w:t>
        </w:r>
        <w:r w:rsidR="002D0352">
          <w:rPr>
            <w:noProof/>
            <w:webHidden/>
          </w:rPr>
          <w:fldChar w:fldCharType="end"/>
        </w:r>
      </w:hyperlink>
    </w:p>
    <w:p w14:paraId="1B9FBB04" w14:textId="6F8869B2" w:rsidR="002D0352" w:rsidRDefault="00430215">
      <w:pPr>
        <w:pStyle w:val="TOC4"/>
        <w:tabs>
          <w:tab w:val="left" w:pos="1760"/>
        </w:tabs>
        <w:rPr>
          <w:rFonts w:asciiTheme="minorHAnsi" w:eastAsiaTheme="minorEastAsia" w:hAnsiTheme="minorHAnsi" w:cstheme="minorBidi"/>
          <w:noProof/>
          <w:sz w:val="22"/>
          <w:szCs w:val="22"/>
        </w:rPr>
      </w:pPr>
      <w:hyperlink w:anchor="_Toc319326125" w:history="1">
        <w:r w:rsidR="002D0352" w:rsidRPr="00B338BF">
          <w:rPr>
            <w:rStyle w:val="Hyperlink"/>
            <w:noProof/>
          </w:rPr>
          <w:t>2.2.2.2</w:t>
        </w:r>
        <w:r w:rsidR="002D0352">
          <w:rPr>
            <w:rFonts w:asciiTheme="minorHAnsi" w:eastAsiaTheme="minorEastAsia" w:hAnsiTheme="minorHAnsi" w:cstheme="minorBidi"/>
            <w:noProof/>
            <w:sz w:val="22"/>
            <w:szCs w:val="22"/>
          </w:rPr>
          <w:tab/>
        </w:r>
        <w:r w:rsidR="002D0352" w:rsidRPr="00B338BF">
          <w:rPr>
            <w:rStyle w:val="Hyperlink"/>
            <w:noProof/>
          </w:rPr>
          <w:t>Function</w:t>
        </w:r>
        <w:r w:rsidR="002D0352">
          <w:rPr>
            <w:noProof/>
            <w:webHidden/>
          </w:rPr>
          <w:tab/>
        </w:r>
        <w:r w:rsidR="002D0352">
          <w:rPr>
            <w:noProof/>
            <w:webHidden/>
          </w:rPr>
          <w:fldChar w:fldCharType="begin"/>
        </w:r>
        <w:r w:rsidR="002D0352">
          <w:rPr>
            <w:noProof/>
            <w:webHidden/>
          </w:rPr>
          <w:instrText xml:space="preserve"> PAGEREF _Toc319326125 \h </w:instrText>
        </w:r>
        <w:r w:rsidR="002D0352">
          <w:rPr>
            <w:noProof/>
            <w:webHidden/>
          </w:rPr>
        </w:r>
        <w:r w:rsidR="002D0352">
          <w:rPr>
            <w:noProof/>
            <w:webHidden/>
          </w:rPr>
          <w:fldChar w:fldCharType="separate"/>
        </w:r>
        <w:r w:rsidR="00B60214">
          <w:rPr>
            <w:noProof/>
            <w:webHidden/>
          </w:rPr>
          <w:t>54</w:t>
        </w:r>
        <w:r w:rsidR="002D0352">
          <w:rPr>
            <w:noProof/>
            <w:webHidden/>
          </w:rPr>
          <w:fldChar w:fldCharType="end"/>
        </w:r>
      </w:hyperlink>
    </w:p>
    <w:p w14:paraId="59D64840" w14:textId="5F4BD3BD" w:rsidR="002D0352" w:rsidRDefault="00430215">
      <w:pPr>
        <w:pStyle w:val="TOC3"/>
        <w:rPr>
          <w:rFonts w:asciiTheme="minorHAnsi" w:eastAsiaTheme="minorEastAsia" w:hAnsiTheme="minorHAnsi" w:cstheme="minorBidi"/>
          <w:noProof/>
          <w:sz w:val="22"/>
          <w:szCs w:val="22"/>
        </w:rPr>
      </w:pPr>
      <w:hyperlink w:anchor="_Toc319326126" w:history="1">
        <w:r w:rsidR="002D0352" w:rsidRPr="00B338BF">
          <w:rPr>
            <w:rStyle w:val="Hyperlink"/>
            <w:noProof/>
          </w:rPr>
          <w:t>2.3 Generically dependent continuant</w:t>
        </w:r>
        <w:r w:rsidR="002D0352">
          <w:rPr>
            <w:noProof/>
            <w:webHidden/>
          </w:rPr>
          <w:tab/>
        </w:r>
        <w:r w:rsidR="002D0352">
          <w:rPr>
            <w:noProof/>
            <w:webHidden/>
          </w:rPr>
          <w:fldChar w:fldCharType="begin"/>
        </w:r>
        <w:r w:rsidR="002D0352">
          <w:rPr>
            <w:noProof/>
            <w:webHidden/>
          </w:rPr>
          <w:instrText xml:space="preserve"> PAGEREF _Toc319326126 \h </w:instrText>
        </w:r>
        <w:r w:rsidR="002D0352">
          <w:rPr>
            <w:noProof/>
            <w:webHidden/>
          </w:rPr>
        </w:r>
        <w:r w:rsidR="002D0352">
          <w:rPr>
            <w:noProof/>
            <w:webHidden/>
          </w:rPr>
          <w:fldChar w:fldCharType="separate"/>
        </w:r>
        <w:r w:rsidR="00B60214">
          <w:rPr>
            <w:noProof/>
            <w:webHidden/>
          </w:rPr>
          <w:t>57</w:t>
        </w:r>
        <w:r w:rsidR="002D0352">
          <w:rPr>
            <w:noProof/>
            <w:webHidden/>
          </w:rPr>
          <w:fldChar w:fldCharType="end"/>
        </w:r>
      </w:hyperlink>
    </w:p>
    <w:p w14:paraId="0C9EB1BE" w14:textId="7B06E015"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27" w:history="1">
        <w:r w:rsidR="002D0352" w:rsidRPr="00B338BF">
          <w:rPr>
            <w:rStyle w:val="Hyperlink"/>
            <w:noProof/>
          </w:rPr>
          <w:t>Relation of concretization</w:t>
        </w:r>
        <w:r w:rsidR="002D0352">
          <w:rPr>
            <w:noProof/>
            <w:webHidden/>
          </w:rPr>
          <w:tab/>
        </w:r>
        <w:r w:rsidR="002D0352">
          <w:rPr>
            <w:noProof/>
            <w:webHidden/>
          </w:rPr>
          <w:fldChar w:fldCharType="begin"/>
        </w:r>
        <w:r w:rsidR="002D0352">
          <w:rPr>
            <w:noProof/>
            <w:webHidden/>
          </w:rPr>
          <w:instrText xml:space="preserve"> PAGEREF _Toc319326127 \h </w:instrText>
        </w:r>
        <w:r w:rsidR="002D0352">
          <w:rPr>
            <w:noProof/>
            <w:webHidden/>
          </w:rPr>
        </w:r>
        <w:r w:rsidR="002D0352">
          <w:rPr>
            <w:noProof/>
            <w:webHidden/>
          </w:rPr>
          <w:fldChar w:fldCharType="separate"/>
        </w:r>
        <w:r w:rsidR="00B60214">
          <w:rPr>
            <w:noProof/>
            <w:webHidden/>
          </w:rPr>
          <w:t>58</w:t>
        </w:r>
        <w:r w:rsidR="002D0352">
          <w:rPr>
            <w:noProof/>
            <w:webHidden/>
          </w:rPr>
          <w:fldChar w:fldCharType="end"/>
        </w:r>
      </w:hyperlink>
    </w:p>
    <w:p w14:paraId="3F158E7B" w14:textId="51CF9172" w:rsidR="002D0352" w:rsidRDefault="00430215">
      <w:pPr>
        <w:pStyle w:val="TOC1"/>
        <w:rPr>
          <w:rFonts w:asciiTheme="minorHAnsi" w:eastAsiaTheme="minorEastAsia" w:hAnsiTheme="minorHAnsi" w:cstheme="minorBidi"/>
          <w:b w:val="0"/>
          <w:sz w:val="22"/>
          <w:szCs w:val="22"/>
        </w:rPr>
      </w:pPr>
      <w:hyperlink w:anchor="_Toc319326128" w:history="1">
        <w:r w:rsidR="002D0352" w:rsidRPr="00B338BF">
          <w:rPr>
            <w:rStyle w:val="Hyperlink"/>
          </w:rPr>
          <w:t>3. Occurrent</w:t>
        </w:r>
        <w:r w:rsidR="002D0352">
          <w:rPr>
            <w:webHidden/>
          </w:rPr>
          <w:tab/>
        </w:r>
        <w:r w:rsidR="002D0352">
          <w:rPr>
            <w:webHidden/>
          </w:rPr>
          <w:fldChar w:fldCharType="begin"/>
        </w:r>
        <w:r w:rsidR="002D0352">
          <w:rPr>
            <w:webHidden/>
          </w:rPr>
          <w:instrText xml:space="preserve"> PAGEREF _Toc319326128 \h </w:instrText>
        </w:r>
        <w:r w:rsidR="002D0352">
          <w:rPr>
            <w:webHidden/>
          </w:rPr>
        </w:r>
        <w:r w:rsidR="002D0352">
          <w:rPr>
            <w:webHidden/>
          </w:rPr>
          <w:fldChar w:fldCharType="separate"/>
        </w:r>
        <w:r w:rsidR="00B60214">
          <w:rPr>
            <w:webHidden/>
          </w:rPr>
          <w:t>60</w:t>
        </w:r>
        <w:r w:rsidR="002D0352">
          <w:rPr>
            <w:webHidden/>
          </w:rPr>
          <w:fldChar w:fldCharType="end"/>
        </w:r>
      </w:hyperlink>
    </w:p>
    <w:p w14:paraId="3907D0F6" w14:textId="230B9A28"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29" w:history="1">
        <w:r w:rsidR="002D0352" w:rsidRPr="00B338BF">
          <w:rPr>
            <w:rStyle w:val="Hyperlink"/>
            <w:noProof/>
            <w:shd w:val="clear" w:color="auto" w:fill="FFFFFF"/>
          </w:rPr>
          <w:t>Relation of temporal parthood</w:t>
        </w:r>
        <w:r w:rsidR="002D0352">
          <w:rPr>
            <w:noProof/>
            <w:webHidden/>
          </w:rPr>
          <w:tab/>
        </w:r>
        <w:r w:rsidR="002D0352">
          <w:rPr>
            <w:noProof/>
            <w:webHidden/>
          </w:rPr>
          <w:fldChar w:fldCharType="begin"/>
        </w:r>
        <w:r w:rsidR="002D0352">
          <w:rPr>
            <w:noProof/>
            <w:webHidden/>
          </w:rPr>
          <w:instrText xml:space="preserve"> PAGEREF _Toc319326129 \h </w:instrText>
        </w:r>
        <w:r w:rsidR="002D0352">
          <w:rPr>
            <w:noProof/>
            <w:webHidden/>
          </w:rPr>
        </w:r>
        <w:r w:rsidR="002D0352">
          <w:rPr>
            <w:noProof/>
            <w:webHidden/>
          </w:rPr>
          <w:fldChar w:fldCharType="separate"/>
        </w:r>
        <w:r w:rsidR="00B60214">
          <w:rPr>
            <w:noProof/>
            <w:webHidden/>
          </w:rPr>
          <w:t>61</w:t>
        </w:r>
        <w:r w:rsidR="002D0352">
          <w:rPr>
            <w:noProof/>
            <w:webHidden/>
          </w:rPr>
          <w:fldChar w:fldCharType="end"/>
        </w:r>
      </w:hyperlink>
    </w:p>
    <w:p w14:paraId="7BE843C2" w14:textId="0F25BEE9"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0" w:history="1">
        <w:r w:rsidR="002D0352" w:rsidRPr="00B338BF">
          <w:rPr>
            <w:rStyle w:val="Hyperlink"/>
            <w:noProof/>
            <w:shd w:val="clear" w:color="auto" w:fill="FFFFFF"/>
          </w:rPr>
          <w:t>Occupies relation</w:t>
        </w:r>
        <w:r w:rsidR="002D0352">
          <w:rPr>
            <w:noProof/>
            <w:webHidden/>
          </w:rPr>
          <w:tab/>
        </w:r>
        <w:r w:rsidR="002D0352">
          <w:rPr>
            <w:noProof/>
            <w:webHidden/>
          </w:rPr>
          <w:fldChar w:fldCharType="begin"/>
        </w:r>
        <w:r w:rsidR="002D0352">
          <w:rPr>
            <w:noProof/>
            <w:webHidden/>
          </w:rPr>
          <w:instrText xml:space="preserve"> PAGEREF _Toc319326130 \h </w:instrText>
        </w:r>
        <w:r w:rsidR="002D0352">
          <w:rPr>
            <w:noProof/>
            <w:webHidden/>
          </w:rPr>
        </w:r>
        <w:r w:rsidR="002D0352">
          <w:rPr>
            <w:noProof/>
            <w:webHidden/>
          </w:rPr>
          <w:fldChar w:fldCharType="separate"/>
        </w:r>
        <w:r w:rsidR="00B60214">
          <w:rPr>
            <w:noProof/>
            <w:webHidden/>
          </w:rPr>
          <w:t>63</w:t>
        </w:r>
        <w:r w:rsidR="002D0352">
          <w:rPr>
            <w:noProof/>
            <w:webHidden/>
          </w:rPr>
          <w:fldChar w:fldCharType="end"/>
        </w:r>
      </w:hyperlink>
    </w:p>
    <w:p w14:paraId="187C53E1" w14:textId="3619A3F9"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1" w:history="1">
        <w:r w:rsidR="002D0352" w:rsidRPr="00B338BF">
          <w:rPr>
            <w:rStyle w:val="Hyperlink"/>
            <w:noProof/>
          </w:rPr>
          <w:t>3.1. Process</w:t>
        </w:r>
        <w:r w:rsidR="002D0352">
          <w:rPr>
            <w:noProof/>
            <w:webHidden/>
          </w:rPr>
          <w:tab/>
        </w:r>
        <w:r w:rsidR="002D0352">
          <w:rPr>
            <w:noProof/>
            <w:webHidden/>
          </w:rPr>
          <w:fldChar w:fldCharType="begin"/>
        </w:r>
        <w:r w:rsidR="002D0352">
          <w:rPr>
            <w:noProof/>
            <w:webHidden/>
          </w:rPr>
          <w:instrText xml:space="preserve"> PAGEREF _Toc319326131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74AA8F84" w14:textId="10B44B32" w:rsidR="002D0352" w:rsidRDefault="00430215">
      <w:pPr>
        <w:pStyle w:val="TOC3"/>
        <w:rPr>
          <w:rFonts w:asciiTheme="minorHAnsi" w:eastAsiaTheme="minorEastAsia" w:hAnsiTheme="minorHAnsi" w:cstheme="minorBidi"/>
          <w:noProof/>
          <w:sz w:val="22"/>
          <w:szCs w:val="22"/>
        </w:rPr>
      </w:pPr>
      <w:hyperlink w:anchor="_Toc319326132" w:history="1">
        <w:r w:rsidR="002D0352" w:rsidRPr="00B338BF">
          <w:rPr>
            <w:rStyle w:val="Hyperlink"/>
            <w:noProof/>
          </w:rPr>
          <w:t>3.1.1 Process boundary</w:t>
        </w:r>
        <w:r w:rsidR="002D0352">
          <w:rPr>
            <w:noProof/>
            <w:webHidden/>
          </w:rPr>
          <w:tab/>
        </w:r>
        <w:r w:rsidR="002D0352">
          <w:rPr>
            <w:noProof/>
            <w:webHidden/>
          </w:rPr>
          <w:fldChar w:fldCharType="begin"/>
        </w:r>
        <w:r w:rsidR="002D0352">
          <w:rPr>
            <w:noProof/>
            <w:webHidden/>
          </w:rPr>
          <w:instrText xml:space="preserve"> PAGEREF _Toc319326132 \h </w:instrText>
        </w:r>
        <w:r w:rsidR="002D0352">
          <w:rPr>
            <w:noProof/>
            <w:webHidden/>
          </w:rPr>
        </w:r>
        <w:r w:rsidR="002D0352">
          <w:rPr>
            <w:noProof/>
            <w:webHidden/>
          </w:rPr>
          <w:fldChar w:fldCharType="separate"/>
        </w:r>
        <w:r w:rsidR="00B60214">
          <w:rPr>
            <w:noProof/>
            <w:webHidden/>
          </w:rPr>
          <w:t>64</w:t>
        </w:r>
        <w:r w:rsidR="002D0352">
          <w:rPr>
            <w:noProof/>
            <w:webHidden/>
          </w:rPr>
          <w:fldChar w:fldCharType="end"/>
        </w:r>
      </w:hyperlink>
    </w:p>
    <w:p w14:paraId="4E509E4F" w14:textId="6FB5786E"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3" w:history="1">
        <w:r w:rsidR="002D0352" w:rsidRPr="00B338BF">
          <w:rPr>
            <w:rStyle w:val="Hyperlink"/>
            <w:noProof/>
          </w:rPr>
          <w:t>Relation of participation</w:t>
        </w:r>
        <w:r w:rsidR="002D0352">
          <w:rPr>
            <w:noProof/>
            <w:webHidden/>
          </w:rPr>
          <w:tab/>
        </w:r>
        <w:r w:rsidR="002D0352">
          <w:rPr>
            <w:noProof/>
            <w:webHidden/>
          </w:rPr>
          <w:fldChar w:fldCharType="begin"/>
        </w:r>
        <w:r w:rsidR="002D0352">
          <w:rPr>
            <w:noProof/>
            <w:webHidden/>
          </w:rPr>
          <w:instrText xml:space="preserve"> PAGEREF _Toc319326133 \h </w:instrText>
        </w:r>
        <w:r w:rsidR="002D0352">
          <w:rPr>
            <w:noProof/>
            <w:webHidden/>
          </w:rPr>
        </w:r>
        <w:r w:rsidR="002D0352">
          <w:rPr>
            <w:noProof/>
            <w:webHidden/>
          </w:rPr>
          <w:fldChar w:fldCharType="separate"/>
        </w:r>
        <w:r w:rsidR="00B60214">
          <w:rPr>
            <w:noProof/>
            <w:webHidden/>
          </w:rPr>
          <w:t>65</w:t>
        </w:r>
        <w:r w:rsidR="002D0352">
          <w:rPr>
            <w:noProof/>
            <w:webHidden/>
          </w:rPr>
          <w:fldChar w:fldCharType="end"/>
        </w:r>
      </w:hyperlink>
    </w:p>
    <w:p w14:paraId="05D61126" w14:textId="1FDA07CD" w:rsidR="002D0352" w:rsidRDefault="00430215">
      <w:pPr>
        <w:pStyle w:val="TOC3"/>
        <w:rPr>
          <w:rFonts w:asciiTheme="minorHAnsi" w:eastAsiaTheme="minorEastAsia" w:hAnsiTheme="minorHAnsi" w:cstheme="minorBidi"/>
          <w:noProof/>
          <w:sz w:val="22"/>
          <w:szCs w:val="22"/>
        </w:rPr>
      </w:pPr>
      <w:hyperlink w:anchor="_Toc319326134" w:history="1">
        <w:r w:rsidR="002D0352" w:rsidRPr="00B338BF">
          <w:rPr>
            <w:rStyle w:val="Hyperlink"/>
            <w:noProof/>
          </w:rPr>
          <w:t>3.1.2 Process profiles</w:t>
        </w:r>
        <w:r w:rsidR="002D0352">
          <w:rPr>
            <w:noProof/>
            <w:webHidden/>
          </w:rPr>
          <w:tab/>
        </w:r>
        <w:r w:rsidR="002D0352">
          <w:rPr>
            <w:noProof/>
            <w:webHidden/>
          </w:rPr>
          <w:fldChar w:fldCharType="begin"/>
        </w:r>
        <w:r w:rsidR="002D0352">
          <w:rPr>
            <w:noProof/>
            <w:webHidden/>
          </w:rPr>
          <w:instrText xml:space="preserve"> PAGEREF _Toc319326134 \h </w:instrText>
        </w:r>
        <w:r w:rsidR="002D0352">
          <w:rPr>
            <w:noProof/>
            <w:webHidden/>
          </w:rPr>
        </w:r>
        <w:r w:rsidR="002D0352">
          <w:rPr>
            <w:noProof/>
            <w:webHidden/>
          </w:rPr>
          <w:fldChar w:fldCharType="separate"/>
        </w:r>
        <w:r w:rsidR="00B60214">
          <w:rPr>
            <w:noProof/>
            <w:webHidden/>
          </w:rPr>
          <w:t>66</w:t>
        </w:r>
        <w:r w:rsidR="002D0352">
          <w:rPr>
            <w:noProof/>
            <w:webHidden/>
          </w:rPr>
          <w:fldChar w:fldCharType="end"/>
        </w:r>
      </w:hyperlink>
    </w:p>
    <w:p w14:paraId="005C871F" w14:textId="0A6A166C"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5" w:history="1">
        <w:r w:rsidR="002D0352" w:rsidRPr="00B338BF">
          <w:rPr>
            <w:rStyle w:val="Hyperlink"/>
            <w:noProof/>
          </w:rPr>
          <w:t>3.2 Spatiotemporal region</w:t>
        </w:r>
        <w:r w:rsidR="002D0352">
          <w:rPr>
            <w:noProof/>
            <w:webHidden/>
          </w:rPr>
          <w:tab/>
        </w:r>
        <w:r w:rsidR="002D0352">
          <w:rPr>
            <w:noProof/>
            <w:webHidden/>
          </w:rPr>
          <w:fldChar w:fldCharType="begin"/>
        </w:r>
        <w:r w:rsidR="002D0352">
          <w:rPr>
            <w:noProof/>
            <w:webHidden/>
          </w:rPr>
          <w:instrText xml:space="preserve"> PAGEREF _Toc319326135 \h </w:instrText>
        </w:r>
        <w:r w:rsidR="002D0352">
          <w:rPr>
            <w:noProof/>
            <w:webHidden/>
          </w:rPr>
        </w:r>
        <w:r w:rsidR="002D0352">
          <w:rPr>
            <w:noProof/>
            <w:webHidden/>
          </w:rPr>
          <w:fldChar w:fldCharType="separate"/>
        </w:r>
        <w:r w:rsidR="00B60214">
          <w:rPr>
            <w:noProof/>
            <w:webHidden/>
          </w:rPr>
          <w:t>99</w:t>
        </w:r>
        <w:r w:rsidR="002D0352">
          <w:rPr>
            <w:noProof/>
            <w:webHidden/>
          </w:rPr>
          <w:fldChar w:fldCharType="end"/>
        </w:r>
      </w:hyperlink>
    </w:p>
    <w:p w14:paraId="78B85918" w14:textId="22EAE3A2"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6" w:history="1">
        <w:r w:rsidR="002D0352" w:rsidRPr="00B338BF">
          <w:rPr>
            <w:rStyle w:val="Hyperlink"/>
            <w:noProof/>
          </w:rPr>
          <w:t>3.3 Temporal region</w:t>
        </w:r>
        <w:r w:rsidR="002D0352">
          <w:rPr>
            <w:noProof/>
            <w:webHidden/>
          </w:rPr>
          <w:tab/>
        </w:r>
        <w:r w:rsidR="002D0352">
          <w:rPr>
            <w:noProof/>
            <w:webHidden/>
          </w:rPr>
          <w:fldChar w:fldCharType="begin"/>
        </w:r>
        <w:r w:rsidR="002D0352">
          <w:rPr>
            <w:noProof/>
            <w:webHidden/>
          </w:rPr>
          <w:instrText xml:space="preserve"> PAGEREF _Toc319326136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533EEDB2" w14:textId="282B92BF" w:rsidR="002D0352" w:rsidRDefault="00430215">
      <w:pPr>
        <w:pStyle w:val="TOC3"/>
        <w:rPr>
          <w:rFonts w:asciiTheme="minorHAnsi" w:eastAsiaTheme="minorEastAsia" w:hAnsiTheme="minorHAnsi" w:cstheme="minorBidi"/>
          <w:noProof/>
          <w:sz w:val="22"/>
          <w:szCs w:val="22"/>
        </w:rPr>
      </w:pPr>
      <w:hyperlink w:anchor="_Toc319326137" w:history="1">
        <w:r w:rsidR="002D0352" w:rsidRPr="00B338BF">
          <w:rPr>
            <w:rStyle w:val="Hyperlink"/>
            <w:noProof/>
          </w:rPr>
          <w:t>3.3.1 Zero-dimensional temporal region</w:t>
        </w:r>
        <w:r w:rsidR="002D0352">
          <w:rPr>
            <w:noProof/>
            <w:webHidden/>
          </w:rPr>
          <w:tab/>
        </w:r>
        <w:r w:rsidR="002D0352">
          <w:rPr>
            <w:noProof/>
            <w:webHidden/>
          </w:rPr>
          <w:fldChar w:fldCharType="begin"/>
        </w:r>
        <w:r w:rsidR="002D0352">
          <w:rPr>
            <w:noProof/>
            <w:webHidden/>
          </w:rPr>
          <w:instrText xml:space="preserve"> PAGEREF _Toc319326137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3031B72F" w14:textId="2AA97B82" w:rsidR="002D0352" w:rsidRDefault="00430215">
      <w:pPr>
        <w:pStyle w:val="TOC3"/>
        <w:rPr>
          <w:rFonts w:asciiTheme="minorHAnsi" w:eastAsiaTheme="minorEastAsia" w:hAnsiTheme="minorHAnsi" w:cstheme="minorBidi"/>
          <w:noProof/>
          <w:sz w:val="22"/>
          <w:szCs w:val="22"/>
        </w:rPr>
      </w:pPr>
      <w:hyperlink w:anchor="_Toc319326138" w:history="1">
        <w:r w:rsidR="002D0352" w:rsidRPr="00B338BF">
          <w:rPr>
            <w:rStyle w:val="Hyperlink"/>
            <w:noProof/>
          </w:rPr>
          <w:t>3.3.2 One-dimensional temporal region</w:t>
        </w:r>
        <w:r w:rsidR="002D0352">
          <w:rPr>
            <w:noProof/>
            <w:webHidden/>
          </w:rPr>
          <w:tab/>
        </w:r>
        <w:r w:rsidR="002D0352">
          <w:rPr>
            <w:noProof/>
            <w:webHidden/>
          </w:rPr>
          <w:fldChar w:fldCharType="begin"/>
        </w:r>
        <w:r w:rsidR="002D0352">
          <w:rPr>
            <w:noProof/>
            <w:webHidden/>
          </w:rPr>
          <w:instrText xml:space="preserve"> PAGEREF _Toc319326138 \h </w:instrText>
        </w:r>
        <w:r w:rsidR="002D0352">
          <w:rPr>
            <w:noProof/>
            <w:webHidden/>
          </w:rPr>
        </w:r>
        <w:r w:rsidR="002D0352">
          <w:rPr>
            <w:noProof/>
            <w:webHidden/>
          </w:rPr>
          <w:fldChar w:fldCharType="separate"/>
        </w:r>
        <w:r w:rsidR="00B60214">
          <w:rPr>
            <w:noProof/>
            <w:webHidden/>
          </w:rPr>
          <w:t>101</w:t>
        </w:r>
        <w:r w:rsidR="002D0352">
          <w:rPr>
            <w:noProof/>
            <w:webHidden/>
          </w:rPr>
          <w:fldChar w:fldCharType="end"/>
        </w:r>
      </w:hyperlink>
    </w:p>
    <w:p w14:paraId="7E4D40AA" w14:textId="42F40710" w:rsidR="002D0352" w:rsidRDefault="00430215">
      <w:pPr>
        <w:pStyle w:val="TOC2"/>
        <w:tabs>
          <w:tab w:val="right" w:leader="dot" w:pos="8828"/>
        </w:tabs>
        <w:rPr>
          <w:rFonts w:asciiTheme="minorHAnsi" w:eastAsiaTheme="minorEastAsia" w:hAnsiTheme="minorHAnsi" w:cstheme="minorBidi"/>
          <w:noProof/>
          <w:sz w:val="22"/>
          <w:szCs w:val="22"/>
        </w:rPr>
      </w:pPr>
      <w:hyperlink w:anchor="_Toc319326139" w:history="1">
        <w:r w:rsidR="002D0352" w:rsidRPr="00B338BF">
          <w:rPr>
            <w:rStyle w:val="Hyperlink"/>
            <w:noProof/>
          </w:rPr>
          <w:t>The precedes relation</w:t>
        </w:r>
        <w:r w:rsidR="002D0352">
          <w:rPr>
            <w:noProof/>
            <w:webHidden/>
          </w:rPr>
          <w:tab/>
        </w:r>
        <w:r w:rsidR="002D0352">
          <w:rPr>
            <w:noProof/>
            <w:webHidden/>
          </w:rPr>
          <w:fldChar w:fldCharType="begin"/>
        </w:r>
        <w:r w:rsidR="002D0352">
          <w:rPr>
            <w:noProof/>
            <w:webHidden/>
          </w:rPr>
          <w:instrText xml:space="preserve"> PAGEREF _Toc319326139 \h </w:instrText>
        </w:r>
        <w:r w:rsidR="002D0352">
          <w:rPr>
            <w:noProof/>
            <w:webHidden/>
          </w:rPr>
        </w:r>
        <w:r w:rsidR="002D0352">
          <w:rPr>
            <w:noProof/>
            <w:webHidden/>
          </w:rPr>
          <w:fldChar w:fldCharType="separate"/>
        </w:r>
        <w:r w:rsidR="00B60214">
          <w:rPr>
            <w:noProof/>
            <w:webHidden/>
          </w:rPr>
          <w:t>102</w:t>
        </w:r>
        <w:r w:rsidR="002D0352">
          <w:rPr>
            <w:noProof/>
            <w:webHidden/>
          </w:rPr>
          <w:fldChar w:fldCharType="end"/>
        </w:r>
      </w:hyperlink>
    </w:p>
    <w:p w14:paraId="74B6BB9B" w14:textId="26BFCCAD" w:rsidR="002D0352" w:rsidRDefault="00430215">
      <w:pPr>
        <w:pStyle w:val="TOC1"/>
        <w:rPr>
          <w:rFonts w:asciiTheme="minorHAnsi" w:eastAsiaTheme="minorEastAsia" w:hAnsiTheme="minorHAnsi" w:cstheme="minorBidi"/>
          <w:b w:val="0"/>
          <w:sz w:val="22"/>
          <w:szCs w:val="22"/>
        </w:rPr>
      </w:pPr>
      <w:hyperlink w:anchor="_Toc319326140" w:history="1">
        <w:r w:rsidR="002D0352" w:rsidRPr="00B338BF">
          <w:rPr>
            <w:rStyle w:val="Hyperlink"/>
          </w:rPr>
          <w:t>References</w:t>
        </w:r>
        <w:r w:rsidR="002D0352">
          <w:rPr>
            <w:webHidden/>
          </w:rPr>
          <w:tab/>
        </w:r>
        <w:r w:rsidR="002D0352">
          <w:rPr>
            <w:webHidden/>
          </w:rPr>
          <w:fldChar w:fldCharType="begin"/>
        </w:r>
        <w:r w:rsidR="002D0352">
          <w:rPr>
            <w:webHidden/>
          </w:rPr>
          <w:instrText xml:space="preserve"> PAGEREF _Toc319326140 \h </w:instrText>
        </w:r>
        <w:r w:rsidR="002D0352">
          <w:rPr>
            <w:webHidden/>
          </w:rPr>
        </w:r>
        <w:r w:rsidR="002D0352">
          <w:rPr>
            <w:webHidden/>
          </w:rPr>
          <w:fldChar w:fldCharType="separate"/>
        </w:r>
        <w:r w:rsidR="00B60214">
          <w:rPr>
            <w:webHidden/>
          </w:rPr>
          <w:t>104</w:t>
        </w:r>
        <w:r w:rsidR="002D0352">
          <w:rPr>
            <w:webHidden/>
          </w:rPr>
          <w:fldChar w:fldCharType="end"/>
        </w:r>
      </w:hyperlink>
    </w:p>
    <w:p w14:paraId="3DEDDDA0" w14:textId="77777777" w:rsidR="00215638" w:rsidRPr="00486765" w:rsidRDefault="001E591D">
      <w:pPr>
        <w:rPr>
          <w:sz w:val="22"/>
        </w:rPr>
      </w:pPr>
      <w:r w:rsidRPr="00486765">
        <w:rPr>
          <w:sz w:val="22"/>
        </w:rPr>
        <w:fldChar w:fldCharType="end"/>
      </w:r>
    </w:p>
    <w:p w14:paraId="695C0A61" w14:textId="77777777" w:rsidR="00755698" w:rsidRPr="00486765" w:rsidRDefault="00755698">
      <w:pPr>
        <w:rPr>
          <w:sz w:val="22"/>
        </w:rPr>
      </w:pPr>
    </w:p>
    <w:p w14:paraId="0B07217B" w14:textId="77777777" w:rsidR="00755698" w:rsidRPr="00486765" w:rsidRDefault="00755698">
      <w:pPr>
        <w:rPr>
          <w:sz w:val="22"/>
        </w:rPr>
      </w:pPr>
    </w:p>
    <w:p w14:paraId="2B9C10ED" w14:textId="77777777" w:rsidR="00755698" w:rsidRPr="00486765" w:rsidRDefault="00755698">
      <w:pPr>
        <w:rPr>
          <w:sz w:val="22"/>
          <w:lang w:val="pt-BR"/>
        </w:rPr>
        <w:sectPr w:rsidR="00755698" w:rsidRPr="00486765" w:rsidSect="00B03B3D">
          <w:headerReference w:type="even" r:id="rId11"/>
          <w:headerReference w:type="default" r:id="rId12"/>
          <w:footerReference w:type="default" r:id="rId13"/>
          <w:headerReference w:type="first" r:id="rId14"/>
          <w:footerReference w:type="first" r:id="rId15"/>
          <w:pgSz w:w="12240" w:h="15840"/>
          <w:pgMar w:top="1417" w:right="1701" w:bottom="1417" w:left="1701"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docGrid w:linePitch="360"/>
        </w:sectPr>
      </w:pPr>
    </w:p>
    <w:p w14:paraId="1D421224" w14:textId="77777777" w:rsidR="00215638" w:rsidRPr="00B56876" w:rsidRDefault="00215638" w:rsidP="00486765">
      <w:pPr>
        <w:pStyle w:val="Heading1"/>
      </w:pPr>
      <w:bookmarkStart w:id="2" w:name="_Toc313270684"/>
      <w:bookmarkStart w:id="3" w:name="_Toc319326093"/>
      <w:r w:rsidRPr="00486765">
        <w:rPr>
          <w:sz w:val="24"/>
        </w:rPr>
        <w:lastRenderedPageBreak/>
        <w:t>Introduction</w:t>
      </w:r>
      <w:bookmarkEnd w:id="2"/>
      <w:bookmarkEnd w:id="3"/>
    </w:p>
    <w:p w14:paraId="50B958E0" w14:textId="57C8765A" w:rsidR="004619F8" w:rsidRPr="00486765" w:rsidRDefault="004619F8">
      <w:pPr>
        <w:rPr>
          <w:sz w:val="22"/>
        </w:rPr>
      </w:pPr>
      <w:r w:rsidRPr="00486765">
        <w:rPr>
          <w:sz w:val="22"/>
        </w:rPr>
        <w:t xml:space="preserve">This document is a guide for those using Basic Formal Ontology (BFO) as an upper-level ontology to support the creation of </w:t>
      </w:r>
      <w:r w:rsidR="00656F28" w:rsidRPr="00486765">
        <w:rPr>
          <w:sz w:val="22"/>
        </w:rPr>
        <w:t xml:space="preserve">lower-level </w:t>
      </w:r>
      <w:r w:rsidRPr="00486765">
        <w:rPr>
          <w:sz w:val="22"/>
        </w:rPr>
        <w:t>domain ontologies.</w:t>
      </w:r>
    </w:p>
    <w:p w14:paraId="7C6FB687" w14:textId="6C45B8CD" w:rsidR="00501D08" w:rsidRPr="00486765" w:rsidRDefault="00740DC4">
      <w:pPr>
        <w:rPr>
          <w:sz w:val="22"/>
        </w:rPr>
      </w:pPr>
      <w:r w:rsidRPr="00486765">
        <w:rPr>
          <w:sz w:val="22"/>
        </w:rPr>
        <w:t xml:space="preserve">A </w:t>
      </w:r>
      <w:r w:rsidRPr="00486765">
        <w:rPr>
          <w:i/>
          <w:sz w:val="22"/>
        </w:rPr>
        <w:t>domain</w:t>
      </w:r>
      <w:r w:rsidRPr="00486765">
        <w:rPr>
          <w:sz w:val="22"/>
        </w:rPr>
        <w:t xml:space="preserve"> is </w:t>
      </w:r>
      <w:r w:rsidR="002D0352">
        <w:rPr>
          <w:sz w:val="22"/>
        </w:rPr>
        <w:t>defined informally as a</w:t>
      </w:r>
      <w:r w:rsidRPr="00486765">
        <w:rPr>
          <w:sz w:val="22"/>
        </w:rPr>
        <w:t xml:space="preserve"> portion of reality that forms the subject-matter of a single science or technology or mode of study; for example the domain of plant anatomy, of military targeting, of canon law. </w:t>
      </w:r>
      <w:r w:rsidR="002D0352">
        <w:rPr>
          <w:sz w:val="22"/>
        </w:rPr>
        <w:t>(We also use ‘</w:t>
      </w:r>
      <w:r w:rsidR="002D0352" w:rsidRPr="00B13948">
        <w:rPr>
          <w:smallCaps/>
          <w:sz w:val="22"/>
        </w:rPr>
        <w:t>Domain</w:t>
      </w:r>
      <w:r w:rsidR="002D0352">
        <w:rPr>
          <w:sz w:val="22"/>
        </w:rPr>
        <w:t xml:space="preserve">’ in the specification of BFO relations in what follows to refer to the type of </w:t>
      </w:r>
      <w:proofErr w:type="gramStart"/>
      <w:r w:rsidR="002D0352">
        <w:rPr>
          <w:sz w:val="22"/>
        </w:rPr>
        <w:t>entity which</w:t>
      </w:r>
      <w:proofErr w:type="gramEnd"/>
      <w:r w:rsidR="002D0352">
        <w:rPr>
          <w:sz w:val="22"/>
        </w:rPr>
        <w:t xml:space="preserve"> can serve as the subject – first term – of a relation.) </w:t>
      </w:r>
      <w:r w:rsidR="004619F8" w:rsidRPr="00486765">
        <w:rPr>
          <w:sz w:val="22"/>
        </w:rPr>
        <w:t xml:space="preserve">BFO </w:t>
      </w:r>
      <w:r w:rsidR="008369F7" w:rsidRPr="00486765">
        <w:rPr>
          <w:sz w:val="22"/>
        </w:rPr>
        <w:t>is</w:t>
      </w:r>
      <w:r w:rsidR="004619F8" w:rsidRPr="00486765">
        <w:rPr>
          <w:sz w:val="22"/>
        </w:rPr>
        <w:t xml:space="preserve"> designed to be </w:t>
      </w:r>
      <w:r w:rsidR="008369F7" w:rsidRPr="00486765">
        <w:rPr>
          <w:sz w:val="22"/>
        </w:rPr>
        <w:t>neutral with regard to the domains to which it is applied</w:t>
      </w:r>
      <w:r w:rsidR="00656F28" w:rsidRPr="00486765">
        <w:rPr>
          <w:sz w:val="22"/>
        </w:rPr>
        <w:t xml:space="preserve"> in order to support the interoperation of domain ontologies defined on its basis</w:t>
      </w:r>
      <w:r w:rsidR="00727E02" w:rsidRPr="00486765">
        <w:rPr>
          <w:sz w:val="22"/>
        </w:rPr>
        <w:t xml:space="preserve"> and thus to </w:t>
      </w:r>
      <w:r w:rsidR="00656F28" w:rsidRPr="00486765">
        <w:rPr>
          <w:sz w:val="22"/>
        </w:rPr>
        <w:t>support</w:t>
      </w:r>
      <w:r w:rsidR="008369F7" w:rsidRPr="00486765">
        <w:rPr>
          <w:sz w:val="22"/>
        </w:rPr>
        <w:t xml:space="preserve"> </w:t>
      </w:r>
      <w:r w:rsidR="00656F28" w:rsidRPr="00486765">
        <w:rPr>
          <w:sz w:val="22"/>
        </w:rPr>
        <w:t xml:space="preserve">consistent annotation of </w:t>
      </w:r>
      <w:r w:rsidR="008369F7" w:rsidRPr="00486765">
        <w:rPr>
          <w:sz w:val="22"/>
        </w:rPr>
        <w:t>data</w:t>
      </w:r>
      <w:r w:rsidR="00656F28" w:rsidRPr="00486765">
        <w:rPr>
          <w:sz w:val="22"/>
        </w:rPr>
        <w:t xml:space="preserve"> across different domains. BFO also supports formal </w:t>
      </w:r>
      <w:r w:rsidR="008369F7" w:rsidRPr="00486765">
        <w:rPr>
          <w:sz w:val="22"/>
        </w:rPr>
        <w:t xml:space="preserve">reasoning, and </w:t>
      </w:r>
      <w:r w:rsidR="00656F28" w:rsidRPr="00486765">
        <w:rPr>
          <w:sz w:val="22"/>
        </w:rPr>
        <w:t xml:space="preserve">is associated with </w:t>
      </w:r>
      <w:r w:rsidR="004619F8" w:rsidRPr="00486765">
        <w:rPr>
          <w:sz w:val="22"/>
        </w:rPr>
        <w:t xml:space="preserve">a set of </w:t>
      </w:r>
      <w:r w:rsidR="008369F7" w:rsidRPr="00486765">
        <w:rPr>
          <w:sz w:val="22"/>
        </w:rPr>
        <w:t xml:space="preserve">common formal theories (for example of </w:t>
      </w:r>
      <w:proofErr w:type="spellStart"/>
      <w:r w:rsidR="008369F7" w:rsidRPr="00486765">
        <w:rPr>
          <w:sz w:val="22"/>
        </w:rPr>
        <w:t>mereo</w:t>
      </w:r>
      <w:r w:rsidR="00E44217" w:rsidRPr="00486765">
        <w:rPr>
          <w:sz w:val="22"/>
        </w:rPr>
        <w:t>topo</w:t>
      </w:r>
      <w:r w:rsidR="008369F7" w:rsidRPr="00486765">
        <w:rPr>
          <w:sz w:val="22"/>
        </w:rPr>
        <w:t>logy</w:t>
      </w:r>
      <w:proofErr w:type="spellEnd"/>
      <w:r w:rsidR="008369F7" w:rsidRPr="00486765">
        <w:rPr>
          <w:sz w:val="22"/>
        </w:rPr>
        <w:t xml:space="preserve"> </w:t>
      </w:r>
      <w:r w:rsidR="00E44217" w:rsidRPr="00486765">
        <w:rPr>
          <w:sz w:val="22"/>
        </w:rPr>
        <w:t>[</w:t>
      </w:r>
      <w:r w:rsidR="001E591D" w:rsidRPr="00486765">
        <w:rPr>
          <w:sz w:val="22"/>
        </w:rPr>
        <w:fldChar w:fldCharType="begin"/>
      </w:r>
      <w:r w:rsidR="00E44217" w:rsidRPr="00486765">
        <w:rPr>
          <w:sz w:val="22"/>
        </w:rPr>
        <w:instrText xml:space="preserve"> REF _Ref309560610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w:t>
      </w:r>
      <w:r w:rsidR="001E591D" w:rsidRPr="00486765">
        <w:rPr>
          <w:sz w:val="22"/>
        </w:rPr>
        <w:fldChar w:fldCharType="end"/>
      </w:r>
      <w:r w:rsidR="00E44217" w:rsidRPr="00486765">
        <w:rPr>
          <w:sz w:val="22"/>
        </w:rPr>
        <w:t xml:space="preserve">] </w:t>
      </w:r>
      <w:r w:rsidR="008369F7" w:rsidRPr="00486765">
        <w:rPr>
          <w:sz w:val="22"/>
        </w:rPr>
        <w:t xml:space="preserve">and </w:t>
      </w:r>
      <w:r w:rsidR="00E44217" w:rsidRPr="00486765">
        <w:rPr>
          <w:sz w:val="22"/>
        </w:rPr>
        <w:t xml:space="preserve">of </w:t>
      </w:r>
      <w:r w:rsidR="008369F7" w:rsidRPr="00486765">
        <w:rPr>
          <w:sz w:val="22"/>
        </w:rPr>
        <w:t>qualitative spatial reasoning</w:t>
      </w:r>
      <w:r w:rsidR="00E44217" w:rsidRPr="00486765">
        <w:rPr>
          <w:sz w:val="22"/>
        </w:rPr>
        <w:t xml:space="preserve"> [</w:t>
      </w:r>
      <w:r w:rsidR="001E591D" w:rsidRPr="00486765">
        <w:rPr>
          <w:sz w:val="22"/>
        </w:rPr>
        <w:fldChar w:fldCharType="begin"/>
      </w:r>
      <w:r w:rsidR="00E44217" w:rsidRPr="00486765">
        <w:rPr>
          <w:sz w:val="22"/>
        </w:rPr>
        <w:instrText xml:space="preserve"> REF _Ref309560749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18</w:t>
      </w:r>
      <w:r w:rsidR="001E591D" w:rsidRPr="00486765">
        <w:rPr>
          <w:sz w:val="22"/>
        </w:rPr>
        <w:fldChar w:fldCharType="end"/>
      </w:r>
      <w:r w:rsidR="00E44217" w:rsidRPr="00486765">
        <w:rPr>
          <w:sz w:val="22"/>
        </w:rPr>
        <w:t>]</w:t>
      </w:r>
      <w:proofErr w:type="gramStart"/>
      <w:r w:rsidR="008369F7" w:rsidRPr="00486765">
        <w:rPr>
          <w:sz w:val="22"/>
        </w:rPr>
        <w:t>) which</w:t>
      </w:r>
      <w:proofErr w:type="gramEnd"/>
      <w:r w:rsidR="008369F7" w:rsidRPr="00486765">
        <w:rPr>
          <w:sz w:val="22"/>
        </w:rPr>
        <w:t xml:space="preserve"> do not need to be redeveloped for each successive domain. </w:t>
      </w:r>
      <w:r w:rsidR="00465C17" w:rsidRPr="00486765">
        <w:rPr>
          <w:sz w:val="22"/>
        </w:rPr>
        <w:t xml:space="preserve">For such benefits to be </w:t>
      </w:r>
      <w:r w:rsidR="00151755" w:rsidRPr="00486765">
        <w:rPr>
          <w:sz w:val="22"/>
        </w:rPr>
        <w:t>achievable, however</w:t>
      </w:r>
      <w:r w:rsidR="00465C17" w:rsidRPr="00486765">
        <w:rPr>
          <w:sz w:val="22"/>
        </w:rPr>
        <w:t xml:space="preserve">, BFO must be capable of being applied to </w:t>
      </w:r>
      <w:r w:rsidR="00656F28" w:rsidRPr="00486765">
        <w:rPr>
          <w:sz w:val="22"/>
        </w:rPr>
        <w:t xml:space="preserve">lower-level </w:t>
      </w:r>
      <w:r w:rsidR="00151755" w:rsidRPr="00486765">
        <w:rPr>
          <w:sz w:val="22"/>
        </w:rPr>
        <w:t>domains</w:t>
      </w:r>
      <w:r w:rsidR="00656F28" w:rsidRPr="00486765">
        <w:rPr>
          <w:sz w:val="22"/>
        </w:rPr>
        <w:t>,</w:t>
      </w:r>
      <w:r w:rsidR="00151755" w:rsidRPr="00486765">
        <w:rPr>
          <w:sz w:val="22"/>
        </w:rPr>
        <w:t xml:space="preserve"> and</w:t>
      </w:r>
      <w:r w:rsidR="004619F8" w:rsidRPr="00486765">
        <w:rPr>
          <w:sz w:val="22"/>
        </w:rPr>
        <w:t xml:space="preserve"> i</w:t>
      </w:r>
      <w:r w:rsidR="000B04F9" w:rsidRPr="00486765">
        <w:rPr>
          <w:sz w:val="22"/>
        </w:rPr>
        <w:t xml:space="preserve">n what follows we document </w:t>
      </w:r>
      <w:r w:rsidR="004619F8" w:rsidRPr="00486765">
        <w:rPr>
          <w:sz w:val="22"/>
        </w:rPr>
        <w:t xml:space="preserve">how such application is to be effected. We describe </w:t>
      </w:r>
      <w:r w:rsidR="000B04F9" w:rsidRPr="00486765">
        <w:rPr>
          <w:sz w:val="22"/>
        </w:rPr>
        <w:t xml:space="preserve">the </w:t>
      </w:r>
      <w:proofErr w:type="gramStart"/>
      <w:r w:rsidR="000B04F9" w:rsidRPr="00486765">
        <w:rPr>
          <w:sz w:val="22"/>
        </w:rPr>
        <w:t>conditions which</w:t>
      </w:r>
      <w:proofErr w:type="gramEnd"/>
      <w:r w:rsidR="000B04F9" w:rsidRPr="00486765">
        <w:rPr>
          <w:sz w:val="22"/>
        </w:rPr>
        <w:t xml:space="preserve"> must be satisfied </w:t>
      </w:r>
      <w:r w:rsidR="005D1353" w:rsidRPr="00486765">
        <w:rPr>
          <w:sz w:val="22"/>
        </w:rPr>
        <w:t xml:space="preserve">by </w:t>
      </w:r>
      <w:r w:rsidR="00151755" w:rsidRPr="00486765">
        <w:rPr>
          <w:sz w:val="22"/>
        </w:rPr>
        <w:t>entities of</w:t>
      </w:r>
      <w:r w:rsidR="004619F8" w:rsidRPr="00486765">
        <w:rPr>
          <w:sz w:val="22"/>
        </w:rPr>
        <w:t xml:space="preserve"> given sorts </w:t>
      </w:r>
      <w:r w:rsidR="000B04F9" w:rsidRPr="00486765">
        <w:rPr>
          <w:sz w:val="22"/>
        </w:rPr>
        <w:t xml:space="preserve">if they are properly to be categorized as instantiating the different </w:t>
      </w:r>
      <w:r w:rsidR="00F00EBF" w:rsidRPr="00486765">
        <w:rPr>
          <w:sz w:val="22"/>
        </w:rPr>
        <w:t xml:space="preserve">universals </w:t>
      </w:r>
      <w:r w:rsidR="00A97320" w:rsidRPr="00486765">
        <w:rPr>
          <w:sz w:val="22"/>
        </w:rPr>
        <w:t xml:space="preserve">or types </w:t>
      </w:r>
      <w:r w:rsidR="009B27CF" w:rsidRPr="00486765">
        <w:rPr>
          <w:sz w:val="22"/>
        </w:rPr>
        <w:t xml:space="preserve">(we use these terms interchangeably in what follows) </w:t>
      </w:r>
      <w:r w:rsidR="00F00EBF" w:rsidRPr="00486765">
        <w:rPr>
          <w:sz w:val="22"/>
        </w:rPr>
        <w:t xml:space="preserve">recognized by </w:t>
      </w:r>
      <w:r w:rsidR="004619F8" w:rsidRPr="00486765">
        <w:rPr>
          <w:sz w:val="22"/>
        </w:rPr>
        <w:t>BFO</w:t>
      </w:r>
      <w:r w:rsidR="00D114EC" w:rsidRPr="00486765">
        <w:rPr>
          <w:sz w:val="22"/>
        </w:rPr>
        <w:t>,</w:t>
      </w:r>
      <w:r w:rsidR="004619F8" w:rsidRPr="00486765">
        <w:rPr>
          <w:sz w:val="22"/>
        </w:rPr>
        <w:t xml:space="preserve"> and we provide a summary of the associated relations</w:t>
      </w:r>
      <w:r w:rsidR="000B04F9" w:rsidRPr="00486765">
        <w:rPr>
          <w:sz w:val="22"/>
        </w:rPr>
        <w:t xml:space="preserve">. </w:t>
      </w:r>
      <w:proofErr w:type="gramStart"/>
      <w:r w:rsidR="00727E02" w:rsidRPr="00486765">
        <w:rPr>
          <w:sz w:val="22"/>
        </w:rPr>
        <w:t>We use ‘category’ to refer to those universals at the most general and domain-neutral level</w:t>
      </w:r>
      <w:r w:rsidR="00D114EC" w:rsidRPr="00486765">
        <w:rPr>
          <w:sz w:val="22"/>
        </w:rPr>
        <w:t>.</w:t>
      </w:r>
      <w:proofErr w:type="gramEnd"/>
      <w:r w:rsidR="00D114EC" w:rsidRPr="00486765">
        <w:rPr>
          <w:sz w:val="22"/>
        </w:rPr>
        <w:t xml:space="preserve"> BFO treats only of categories in this sense.</w:t>
      </w:r>
      <w:r w:rsidR="00501D08" w:rsidRPr="00486765">
        <w:rPr>
          <w:sz w:val="22"/>
        </w:rPr>
        <w:t xml:space="preserve"> A </w:t>
      </w:r>
      <w:r w:rsidR="00501D08" w:rsidRPr="00486765">
        <w:rPr>
          <w:i/>
          <w:sz w:val="22"/>
        </w:rPr>
        <w:t>category</w:t>
      </w:r>
      <w:r w:rsidR="00501D08" w:rsidRPr="00486765">
        <w:rPr>
          <w:sz w:val="22"/>
        </w:rPr>
        <w:t xml:space="preserve"> is a formal universal, as contrasted with the material universals represented in one or other domain ontology. </w:t>
      </w:r>
      <w:proofErr w:type="spellStart"/>
      <w:r w:rsidR="00501D08" w:rsidRPr="00486765">
        <w:rPr>
          <w:sz w:val="22"/>
        </w:rPr>
        <w:t>BFO</w:t>
      </w:r>
      <w:proofErr w:type="gramStart"/>
      <w:r w:rsidR="00501D08" w:rsidRPr="00486765">
        <w:rPr>
          <w:sz w:val="22"/>
        </w:rPr>
        <w:t>:</w:t>
      </w:r>
      <w:r w:rsidR="00501D08" w:rsidRPr="00486765">
        <w:rPr>
          <w:i/>
          <w:sz w:val="22"/>
        </w:rPr>
        <w:t>fiat</w:t>
      </w:r>
      <w:proofErr w:type="spellEnd"/>
      <w:proofErr w:type="gramEnd"/>
      <w:r w:rsidR="00501D08" w:rsidRPr="00486765">
        <w:rPr>
          <w:i/>
          <w:sz w:val="22"/>
        </w:rPr>
        <w:t xml:space="preserve"> object part</w:t>
      </w:r>
      <w:r w:rsidR="00501D08" w:rsidRPr="00486765">
        <w:rPr>
          <w:sz w:val="22"/>
        </w:rPr>
        <w:t xml:space="preserve"> is a category in this sense; not however </w:t>
      </w:r>
      <w:r w:rsidR="00501D08" w:rsidRPr="00486765">
        <w:rPr>
          <w:i/>
          <w:sz w:val="22"/>
        </w:rPr>
        <w:t xml:space="preserve">organism </w:t>
      </w:r>
      <w:r w:rsidR="00501D08" w:rsidRPr="00486765">
        <w:rPr>
          <w:sz w:val="22"/>
        </w:rPr>
        <w:t xml:space="preserve">or </w:t>
      </w:r>
      <w:r w:rsidR="00501D08" w:rsidRPr="00486765">
        <w:rPr>
          <w:i/>
          <w:sz w:val="22"/>
        </w:rPr>
        <w:t>weapon</w:t>
      </w:r>
      <w:r w:rsidR="00501D08" w:rsidRPr="00486765">
        <w:rPr>
          <w:sz w:val="22"/>
        </w:rPr>
        <w:t>.</w:t>
      </w:r>
    </w:p>
    <w:p w14:paraId="3EBF41BD" w14:textId="5681FDD0" w:rsidR="000B04F9" w:rsidRPr="00486765" w:rsidRDefault="000B04F9">
      <w:pPr>
        <w:rPr>
          <w:sz w:val="22"/>
        </w:rPr>
      </w:pPr>
      <w:r w:rsidRPr="00486765">
        <w:rPr>
          <w:sz w:val="22"/>
        </w:rPr>
        <w:t xml:space="preserve">To specify these conditions we will utilize a semi-formalized English that </w:t>
      </w:r>
      <w:r w:rsidR="00B56564" w:rsidRPr="00486765">
        <w:rPr>
          <w:sz w:val="22"/>
        </w:rPr>
        <w:t xml:space="preserve">has approximately </w:t>
      </w:r>
      <w:r w:rsidRPr="00486765">
        <w:rPr>
          <w:sz w:val="22"/>
        </w:rPr>
        <w:t>the expressivity of first-order logic</w:t>
      </w:r>
      <w:r w:rsidR="00F00EBF" w:rsidRPr="00486765">
        <w:rPr>
          <w:sz w:val="22"/>
        </w:rPr>
        <w:t xml:space="preserve"> (FOL)</w:t>
      </w:r>
      <w:r w:rsidR="00B56564" w:rsidRPr="00486765">
        <w:rPr>
          <w:sz w:val="22"/>
        </w:rPr>
        <w:t xml:space="preserve"> with identity</w:t>
      </w:r>
      <w:r w:rsidR="00F2283D" w:rsidRPr="00486765">
        <w:rPr>
          <w:sz w:val="22"/>
        </w:rPr>
        <w:t xml:space="preserve">. </w:t>
      </w:r>
    </w:p>
    <w:p w14:paraId="69D8C0E5" w14:textId="0031E3AA" w:rsidR="007E0C2F" w:rsidRPr="00486765" w:rsidRDefault="00F2283D">
      <w:pPr>
        <w:rPr>
          <w:sz w:val="22"/>
        </w:rPr>
      </w:pPr>
      <w:r w:rsidRPr="00486765">
        <w:rPr>
          <w:sz w:val="22"/>
        </w:rPr>
        <w:t>In the formulations below, we will use ‘</w:t>
      </w:r>
      <w:r w:rsidRPr="00486765">
        <w:rPr>
          <w:i/>
          <w:sz w:val="22"/>
        </w:rPr>
        <w:t>a</w:t>
      </w:r>
      <w:r w:rsidRPr="00486765">
        <w:rPr>
          <w:sz w:val="22"/>
        </w:rPr>
        <w:t>’, ‘</w:t>
      </w:r>
      <w:r w:rsidRPr="00486765">
        <w:rPr>
          <w:i/>
          <w:sz w:val="22"/>
        </w:rPr>
        <w:t>b</w:t>
      </w:r>
      <w:r w:rsidRPr="00486765">
        <w:rPr>
          <w:sz w:val="22"/>
        </w:rPr>
        <w:t>’, etc., for instances (</w:t>
      </w:r>
      <w:proofErr w:type="spellStart"/>
      <w:r w:rsidRPr="00486765">
        <w:rPr>
          <w:sz w:val="22"/>
        </w:rPr>
        <w:t>spatio</w:t>
      </w:r>
      <w:proofErr w:type="spellEnd"/>
      <w:r w:rsidRPr="00486765">
        <w:rPr>
          <w:sz w:val="22"/>
        </w:rPr>
        <w:t>-temporal particulars), and ‘</w:t>
      </w:r>
      <w:r w:rsidRPr="00486765">
        <w:rPr>
          <w:i/>
          <w:sz w:val="22"/>
        </w:rPr>
        <w:t>r</w:t>
      </w:r>
      <w:r w:rsidRPr="00486765">
        <w:rPr>
          <w:sz w:val="22"/>
        </w:rPr>
        <w:t>’, ‘</w:t>
      </w:r>
      <w:r w:rsidRPr="00486765">
        <w:rPr>
          <w:rFonts w:ascii="Times New Roman Italic" w:hAnsi="Times New Roman Italic"/>
          <w:i/>
          <w:spacing w:val="20"/>
          <w:sz w:val="22"/>
        </w:rPr>
        <w:t>r</w:t>
      </w:r>
      <w:r w:rsidRPr="00486765">
        <w:rPr>
          <w:sz w:val="22"/>
        </w:rPr>
        <w:sym w:font="Symbol" w:char="F0A2"/>
      </w:r>
      <w:r w:rsidRPr="00486765">
        <w:rPr>
          <w:i/>
          <w:sz w:val="22"/>
        </w:rPr>
        <w:t xml:space="preserve"> </w:t>
      </w:r>
      <w:r w:rsidRPr="00486765">
        <w:rPr>
          <w:sz w:val="22"/>
        </w:rPr>
        <w:t>‘</w:t>
      </w:r>
      <w:r w:rsidRPr="00486765">
        <w:rPr>
          <w:i/>
          <w:sz w:val="22"/>
        </w:rPr>
        <w:t>t</w:t>
      </w:r>
      <w:r w:rsidRPr="00486765">
        <w:rPr>
          <w:sz w:val="22"/>
        </w:rPr>
        <w:t>,’ ‘</w:t>
      </w:r>
      <w:r w:rsidRPr="00486765">
        <w:rPr>
          <w:rFonts w:ascii="Times New Roman Italic" w:hAnsi="Times New Roman Italic"/>
          <w:i/>
          <w:spacing w:val="20"/>
          <w:sz w:val="22"/>
        </w:rPr>
        <w:t>t</w:t>
      </w:r>
      <w:r w:rsidRPr="00486765">
        <w:rPr>
          <w:sz w:val="22"/>
        </w:rPr>
        <w:sym w:font="Symbol" w:char="F0A2"/>
      </w:r>
      <w:r w:rsidRPr="00486765">
        <w:rPr>
          <w:sz w:val="22"/>
        </w:rPr>
        <w:t>’, etc., for regions (instants or intervals) of space</w:t>
      </w:r>
      <w:r w:rsidR="00D114EC" w:rsidRPr="00486765">
        <w:rPr>
          <w:sz w:val="22"/>
        </w:rPr>
        <w:t xml:space="preserve"> and time</w:t>
      </w:r>
      <w:r w:rsidRPr="00486765">
        <w:rPr>
          <w:sz w:val="22"/>
        </w:rPr>
        <w:t>, respectively. We use ‘</w:t>
      </w:r>
      <w:r w:rsidRPr="00486765">
        <w:rPr>
          <w:i/>
          <w:sz w:val="22"/>
        </w:rPr>
        <w:t>A</w:t>
      </w:r>
      <w:r w:rsidRPr="00486765">
        <w:rPr>
          <w:sz w:val="22"/>
        </w:rPr>
        <w:t>’, ‘</w:t>
      </w:r>
      <w:r w:rsidRPr="00486765">
        <w:rPr>
          <w:i/>
          <w:sz w:val="22"/>
        </w:rPr>
        <w:t>B</w:t>
      </w:r>
      <w:r w:rsidRPr="00486765">
        <w:rPr>
          <w:sz w:val="22"/>
        </w:rPr>
        <w:t>’, ‘</w:t>
      </w:r>
      <w:r w:rsidRPr="00486765">
        <w:rPr>
          <w:i/>
          <w:sz w:val="22"/>
        </w:rPr>
        <w:t>C</w:t>
      </w:r>
      <w:r w:rsidRPr="00486765">
        <w:rPr>
          <w:sz w:val="22"/>
        </w:rPr>
        <w:t>’, ‘</w:t>
      </w:r>
      <w:r w:rsidRPr="00486765">
        <w:rPr>
          <w:i/>
          <w:sz w:val="22"/>
        </w:rPr>
        <w:t>P</w:t>
      </w:r>
      <w:r w:rsidRPr="00486765">
        <w:rPr>
          <w:sz w:val="22"/>
        </w:rPr>
        <w:t>’, etc. for universals. We use ‘</w:t>
      </w:r>
      <w:proofErr w:type="spellStart"/>
      <w:r w:rsidR="00D114EC" w:rsidRPr="00486765">
        <w:rPr>
          <w:b/>
          <w:sz w:val="22"/>
        </w:rPr>
        <w:t>has_participant</w:t>
      </w:r>
      <w:proofErr w:type="spellEnd"/>
      <w:r w:rsidRPr="00486765">
        <w:rPr>
          <w:sz w:val="22"/>
        </w:rPr>
        <w:t xml:space="preserve">’ and similar </w:t>
      </w:r>
      <w:proofErr w:type="gramStart"/>
      <w:r w:rsidRPr="00486765">
        <w:rPr>
          <w:b/>
          <w:sz w:val="22"/>
        </w:rPr>
        <w:t>bold-face</w:t>
      </w:r>
      <w:proofErr w:type="gramEnd"/>
      <w:r w:rsidRPr="00486765">
        <w:rPr>
          <w:sz w:val="22"/>
        </w:rPr>
        <w:t xml:space="preserve"> expressions to express relations involving instances, and ‘</w:t>
      </w:r>
      <w:proofErr w:type="spellStart"/>
      <w:r w:rsidRPr="00486765">
        <w:rPr>
          <w:i/>
          <w:sz w:val="22"/>
        </w:rPr>
        <w:t>part_o</w:t>
      </w:r>
      <w:r w:rsidRPr="00486765">
        <w:rPr>
          <w:i/>
          <w:spacing w:val="40"/>
          <w:sz w:val="22"/>
        </w:rPr>
        <w:t>f</w:t>
      </w:r>
      <w:proofErr w:type="spellEnd"/>
      <w:r w:rsidRPr="00486765">
        <w:rPr>
          <w:sz w:val="22"/>
        </w:rPr>
        <w:t xml:space="preserve">’ and similar </w:t>
      </w:r>
      <w:r w:rsidRPr="00486765">
        <w:rPr>
          <w:i/>
          <w:sz w:val="22"/>
        </w:rPr>
        <w:t xml:space="preserve">italicized </w:t>
      </w:r>
      <w:r w:rsidRPr="00486765">
        <w:rPr>
          <w:sz w:val="22"/>
        </w:rPr>
        <w:t>expressions to express relations exclusively involving universals.</w:t>
      </w:r>
      <w:r w:rsidR="00FF29D8" w:rsidRPr="00486765">
        <w:rPr>
          <w:sz w:val="22"/>
        </w:rPr>
        <w:t xml:space="preserve"> </w:t>
      </w:r>
      <w:proofErr w:type="spellStart"/>
      <w:r w:rsidR="00FF29D8" w:rsidRPr="00486765">
        <w:rPr>
          <w:sz w:val="22"/>
          <w:lang w:val="pt-BR"/>
        </w:rPr>
        <w:t>We</w:t>
      </w:r>
      <w:proofErr w:type="spellEnd"/>
      <w:r w:rsidR="00FF29D8" w:rsidRPr="00486765">
        <w:rPr>
          <w:sz w:val="22"/>
          <w:lang w:val="pt-BR"/>
        </w:rPr>
        <w:t xml:space="preserve"> </w:t>
      </w:r>
      <w:proofErr w:type="spellStart"/>
      <w:r w:rsidR="00FF29D8" w:rsidRPr="00486765">
        <w:rPr>
          <w:sz w:val="22"/>
          <w:lang w:val="pt-BR"/>
        </w:rPr>
        <w:t>also</w:t>
      </w:r>
      <w:proofErr w:type="spellEnd"/>
      <w:r w:rsidR="00FF29D8" w:rsidRPr="00486765">
        <w:rPr>
          <w:sz w:val="22"/>
          <w:lang w:val="pt-BR"/>
        </w:rPr>
        <w:t xml:space="preserve"> use</w:t>
      </w:r>
      <w:r w:rsidR="00FF29D8" w:rsidRPr="00486765">
        <w:rPr>
          <w:b/>
          <w:sz w:val="22"/>
          <w:lang w:val="pt-BR"/>
        </w:rPr>
        <w:t xml:space="preserve"> </w:t>
      </w:r>
      <w:r w:rsidR="00FF29D8" w:rsidRPr="00486765">
        <w:rPr>
          <w:i/>
          <w:sz w:val="22"/>
        </w:rPr>
        <w:t xml:space="preserve">italic </w:t>
      </w:r>
      <w:r w:rsidR="00FF29D8" w:rsidRPr="00486765">
        <w:rPr>
          <w:sz w:val="22"/>
        </w:rPr>
        <w:t>to</w:t>
      </w:r>
      <w:r w:rsidR="00FF29D8" w:rsidRPr="00486765">
        <w:rPr>
          <w:i/>
          <w:sz w:val="22"/>
        </w:rPr>
        <w:t xml:space="preserve"> </w:t>
      </w:r>
      <w:r w:rsidR="00FF29D8" w:rsidRPr="00486765">
        <w:rPr>
          <w:sz w:val="22"/>
        </w:rPr>
        <w:t>mark out</w:t>
      </w:r>
      <w:r w:rsidR="00FF29D8" w:rsidRPr="00486765">
        <w:rPr>
          <w:i/>
          <w:sz w:val="22"/>
        </w:rPr>
        <w:t xml:space="preserve"> </w:t>
      </w:r>
      <w:r w:rsidR="00FF29D8" w:rsidRPr="00486765">
        <w:rPr>
          <w:sz w:val="22"/>
        </w:rPr>
        <w:t xml:space="preserve">BFO terms.  </w:t>
      </w:r>
      <w:bookmarkStart w:id="4" w:name="_Toc310499003"/>
    </w:p>
    <w:p w14:paraId="0B3A0B62" w14:textId="1DF354A3" w:rsidR="0077551B" w:rsidRPr="00486765" w:rsidRDefault="0077551B">
      <w:pPr>
        <w:rPr>
          <w:sz w:val="22"/>
        </w:rPr>
      </w:pPr>
      <w:r w:rsidRPr="00486765">
        <w:rPr>
          <w:noProof/>
          <w:sz w:val="22"/>
        </w:rPr>
        <w:lastRenderedPageBreak/>
        <mc:AlternateContent>
          <mc:Choice Requires="wps">
            <w:drawing>
              <wp:anchor distT="0" distB="0" distL="114300" distR="114300" simplePos="0" relativeHeight="251660288" behindDoc="0" locked="0" layoutInCell="1" allowOverlap="1" wp14:anchorId="3F20B027" wp14:editId="6412A2FB">
                <wp:simplePos x="0" y="0"/>
                <wp:positionH relativeFrom="column">
                  <wp:posOffset>55659</wp:posOffset>
                </wp:positionH>
                <wp:positionV relativeFrom="paragraph">
                  <wp:posOffset>111318</wp:posOffset>
                </wp:positionV>
                <wp:extent cx="2099144" cy="230588"/>
                <wp:effectExtent l="0" t="0" r="0" b="0"/>
                <wp:wrapNone/>
                <wp:docPr id="31" name="Rectangle 31"/>
                <wp:cNvGraphicFramePr/>
                <a:graphic xmlns:a="http://schemas.openxmlformats.org/drawingml/2006/main">
                  <a:graphicData uri="http://schemas.microsoft.com/office/word/2010/wordprocessingShape">
                    <wps:wsp>
                      <wps:cNvSpPr/>
                      <wps:spPr>
                        <a:xfrm>
                          <a:off x="0" y="0"/>
                          <a:ext cx="2099144" cy="23058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4.4pt;margin-top:8.75pt;width:165.3pt;height:18.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" fillcolor="white [3212]" stroked="f" strokeweight="2pt"/>
            </w:pict>
          </mc:Fallback>
        </mc:AlternateContent>
      </w:r>
      <w:bookmarkEnd w:id="4"/>
      <w:r w:rsidR="00E644B7" w:rsidRPr="00E644B7" w:rsidDel="00E644B7">
        <w:rPr>
          <w:noProof/>
          <w:sz w:val="22"/>
        </w:rPr>
        <w:t xml:space="preserve"> </w:t>
      </w:r>
      <w:r w:rsidR="00E644B7" w:rsidRPr="00156E18">
        <w:rPr>
          <w:noProof/>
          <w:sz w:val="22"/>
        </w:rPr>
        <w:drawing>
          <wp:inline distT="0" distB="0" distL="0" distR="0" wp14:anchorId="2EC43087" wp14:editId="1A816F98">
            <wp:extent cx="5943600" cy="273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O2.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9390"/>
                    </a:xfrm>
                    <a:prstGeom prst="rect">
                      <a:avLst/>
                    </a:prstGeom>
                  </pic:spPr>
                </pic:pic>
              </a:graphicData>
            </a:graphic>
          </wp:inline>
        </w:drawing>
      </w:r>
    </w:p>
    <w:p w14:paraId="4CD3679F" w14:textId="14F79733" w:rsidR="0077551B" w:rsidRPr="00486765" w:rsidRDefault="0077551B" w:rsidP="001C5CAA">
      <w:pPr>
        <w:pStyle w:val="Caption"/>
        <w:spacing w:before="0"/>
        <w:jc w:val="center"/>
        <w:rPr>
          <w:sz w:val="16"/>
        </w:rPr>
      </w:pPr>
      <w:bookmarkStart w:id="5" w:name="_Ref315617852"/>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1</w:t>
      </w:r>
      <w:r w:rsidR="001C5CAA" w:rsidRPr="00486765">
        <w:rPr>
          <w:noProof/>
          <w:sz w:val="16"/>
        </w:rPr>
        <w:fldChar w:fldCharType="end"/>
      </w:r>
      <w:bookmarkEnd w:id="5"/>
      <w:r w:rsidRPr="00486765">
        <w:rPr>
          <w:sz w:val="16"/>
        </w:rPr>
        <w:t xml:space="preserve">: </w:t>
      </w:r>
      <w:r w:rsidR="00D924FF" w:rsidRPr="00486765">
        <w:rPr>
          <w:sz w:val="16"/>
        </w:rPr>
        <w:t xml:space="preserve">The </w:t>
      </w:r>
      <w:r w:rsidRPr="00486765">
        <w:rPr>
          <w:sz w:val="16"/>
        </w:rPr>
        <w:t xml:space="preserve">BFO 2.0 </w:t>
      </w:r>
      <w:proofErr w:type="spellStart"/>
      <w:r w:rsidRPr="00486765">
        <w:rPr>
          <w:i/>
          <w:sz w:val="16"/>
        </w:rPr>
        <w:t>is_a</w:t>
      </w:r>
      <w:proofErr w:type="spellEnd"/>
      <w:r w:rsidRPr="00486765">
        <w:rPr>
          <w:sz w:val="16"/>
        </w:rPr>
        <w:t xml:space="preserve"> Hierarchy</w:t>
      </w:r>
    </w:p>
    <w:p w14:paraId="653B215E" w14:textId="77777777" w:rsidR="00215638" w:rsidRPr="00486765" w:rsidRDefault="00365F37" w:rsidP="00486765">
      <w:pPr>
        <w:pStyle w:val="Heading1"/>
        <w:rPr>
          <w:sz w:val="24"/>
        </w:rPr>
      </w:pPr>
      <w:bookmarkStart w:id="6" w:name="_Toc313270685"/>
      <w:bookmarkStart w:id="7" w:name="_Toc319326094"/>
      <w:r w:rsidRPr="00486765">
        <w:rPr>
          <w:sz w:val="24"/>
        </w:rPr>
        <w:t>1.</w:t>
      </w:r>
      <w:r w:rsidR="00465C17" w:rsidRPr="00486765">
        <w:rPr>
          <w:sz w:val="24"/>
        </w:rPr>
        <w:t xml:space="preserve"> Entity</w:t>
      </w:r>
      <w:bookmarkEnd w:id="6"/>
      <w:bookmarkEnd w:id="7"/>
    </w:p>
    <w:p w14:paraId="38129A5C" w14:textId="0F9E77A4" w:rsidR="00BC11E1" w:rsidRPr="00486765" w:rsidRDefault="0004293B" w:rsidP="001C5CAA">
      <w:pPr>
        <w:rPr>
          <w:sz w:val="22"/>
        </w:rPr>
      </w:pPr>
      <w:r w:rsidRPr="00486765">
        <w:rPr>
          <w:sz w:val="22"/>
        </w:rPr>
        <w:t>An entity is anything that exists. BFO assumes that entities can be divided into instances (your heart, my laptop) and universals or types (</w:t>
      </w:r>
      <w:r w:rsidRPr="00486765">
        <w:rPr>
          <w:i/>
          <w:sz w:val="22"/>
        </w:rPr>
        <w:t>heart</w:t>
      </w:r>
      <w:r w:rsidRPr="00486765">
        <w:rPr>
          <w:sz w:val="22"/>
        </w:rPr>
        <w:t xml:space="preserve">, </w:t>
      </w:r>
      <w:r w:rsidRPr="00486765">
        <w:rPr>
          <w:i/>
          <w:sz w:val="22"/>
        </w:rPr>
        <w:t>laptop</w:t>
      </w:r>
      <w:r w:rsidR="00A97320" w:rsidRPr="00486765">
        <w:rPr>
          <w:sz w:val="22"/>
        </w:rPr>
        <w:t xml:space="preserve">). </w:t>
      </w:r>
      <w:proofErr w:type="gramStart"/>
      <w:r w:rsidR="00A97320" w:rsidRPr="00486765">
        <w:rPr>
          <w:sz w:val="22"/>
        </w:rPr>
        <w:t>On BFO’s usage of ‘instance’ and ‘</w:t>
      </w:r>
      <w:r w:rsidR="00D6002B" w:rsidRPr="00486765">
        <w:rPr>
          <w:sz w:val="22"/>
        </w:rPr>
        <w:t>universals</w:t>
      </w:r>
      <w:r w:rsidR="00A97320" w:rsidRPr="00486765">
        <w:rPr>
          <w:sz w:val="22"/>
        </w:rPr>
        <w:t>’ see [</w:t>
      </w:r>
      <w:r w:rsidR="00A97320" w:rsidRPr="00486765">
        <w:rPr>
          <w:sz w:val="22"/>
        </w:rPr>
        <w:fldChar w:fldCharType="begin"/>
      </w:r>
      <w:r w:rsidR="00A97320" w:rsidRPr="00486765">
        <w:rPr>
          <w:sz w:val="22"/>
        </w:rPr>
        <w:instrText xml:space="preserve"> REF _Ref309403777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19</w:t>
      </w:r>
      <w:r w:rsidR="00A97320" w:rsidRPr="00486765">
        <w:rPr>
          <w:sz w:val="22"/>
        </w:rPr>
        <w:fldChar w:fldCharType="end"/>
      </w:r>
      <w:r w:rsidR="00D6002B" w:rsidRPr="00486765">
        <w:rPr>
          <w:sz w:val="22"/>
        </w:rPr>
        <w:t xml:space="preserve">, </w:t>
      </w:r>
      <w:r w:rsidR="00D6002B" w:rsidRPr="00486765">
        <w:rPr>
          <w:sz w:val="22"/>
        </w:rPr>
        <w:fldChar w:fldCharType="begin"/>
      </w:r>
      <w:r w:rsidR="00D6002B" w:rsidRPr="00486765">
        <w:rPr>
          <w:sz w:val="22"/>
        </w:rPr>
        <w:instrText xml:space="preserve"> REF _Ref309403689 \r \h </w:instrText>
      </w:r>
      <w:r w:rsidR="001C5CAA">
        <w:rPr>
          <w:sz w:val="22"/>
        </w:rPr>
        <w:instrText xml:space="preserve"> \* MERGEFORMAT </w:instrText>
      </w:r>
      <w:r w:rsidR="00D6002B" w:rsidRPr="00486765">
        <w:rPr>
          <w:sz w:val="22"/>
        </w:rPr>
      </w:r>
      <w:r w:rsidR="00D6002B" w:rsidRPr="00486765">
        <w:rPr>
          <w:sz w:val="22"/>
        </w:rPr>
        <w:fldChar w:fldCharType="separate"/>
      </w:r>
      <w:r w:rsidR="00B60214">
        <w:rPr>
          <w:sz w:val="22"/>
        </w:rPr>
        <w:t>25</w:t>
      </w:r>
      <w:r w:rsidR="00D6002B" w:rsidRPr="00486765">
        <w:rPr>
          <w:sz w:val="22"/>
        </w:rPr>
        <w:fldChar w:fldCharType="end"/>
      </w:r>
      <w:r w:rsidR="00A97320" w:rsidRPr="00486765">
        <w:rPr>
          <w:sz w:val="22"/>
        </w:rPr>
        <w:t>]</w:t>
      </w:r>
      <w:r w:rsidR="00E3138A" w:rsidRPr="00486765">
        <w:rPr>
          <w:sz w:val="22"/>
        </w:rPr>
        <w:t>.</w:t>
      </w:r>
      <w:proofErr w:type="gramEnd"/>
      <w:r w:rsidR="00E3138A" w:rsidRPr="00486765">
        <w:rPr>
          <w:sz w:val="22"/>
        </w:rPr>
        <w:t xml:space="preserve"> BFO does not claim to be a complete coverage of all entities</w:t>
      </w:r>
      <w:r w:rsidR="00D6002B" w:rsidRPr="00486765">
        <w:rPr>
          <w:sz w:val="22"/>
        </w:rPr>
        <w:t xml:space="preserve">. It </w:t>
      </w:r>
      <w:proofErr w:type="gramStart"/>
      <w:r w:rsidR="00D6002B" w:rsidRPr="00486765">
        <w:rPr>
          <w:sz w:val="22"/>
        </w:rPr>
        <w:t xml:space="preserve">seeks </w:t>
      </w:r>
      <w:r w:rsidR="00E3138A" w:rsidRPr="00486765">
        <w:rPr>
          <w:sz w:val="22"/>
        </w:rPr>
        <w:t xml:space="preserve"> only</w:t>
      </w:r>
      <w:proofErr w:type="gramEnd"/>
      <w:r w:rsidR="00E3138A" w:rsidRPr="00486765">
        <w:rPr>
          <w:sz w:val="22"/>
        </w:rPr>
        <w:t xml:space="preserve"> </w:t>
      </w:r>
      <w:r w:rsidR="00D6002B" w:rsidRPr="00486765">
        <w:rPr>
          <w:sz w:val="22"/>
        </w:rPr>
        <w:t xml:space="preserve">to provide </w:t>
      </w:r>
      <w:r w:rsidR="00E3138A" w:rsidRPr="00486765">
        <w:rPr>
          <w:sz w:val="22"/>
        </w:rPr>
        <w:t xml:space="preserve">coverage of </w:t>
      </w:r>
      <w:r w:rsidR="00D6002B" w:rsidRPr="00486765">
        <w:rPr>
          <w:sz w:val="22"/>
        </w:rPr>
        <w:t xml:space="preserve">those </w:t>
      </w:r>
      <w:r w:rsidR="00E3138A" w:rsidRPr="00486765">
        <w:rPr>
          <w:sz w:val="22"/>
        </w:rPr>
        <w:t xml:space="preserve">entities </w:t>
      </w:r>
      <w:r w:rsidR="00D6002B" w:rsidRPr="00486765">
        <w:rPr>
          <w:sz w:val="22"/>
        </w:rPr>
        <w:t xml:space="preserve">studied by </w:t>
      </w:r>
      <w:r w:rsidR="00E3138A" w:rsidRPr="00486765">
        <w:rPr>
          <w:sz w:val="22"/>
        </w:rPr>
        <w:t>empirical science and</w:t>
      </w:r>
      <w:r w:rsidR="00D6002B" w:rsidRPr="00486765">
        <w:rPr>
          <w:sz w:val="22"/>
        </w:rPr>
        <w:t xml:space="preserve"> which affect or are involved in </w:t>
      </w:r>
      <w:r w:rsidR="00E3138A" w:rsidRPr="00486765">
        <w:rPr>
          <w:sz w:val="22"/>
        </w:rPr>
        <w:t>human activities such as data processing, planning and organization</w:t>
      </w:r>
      <w:r w:rsidR="00D6002B" w:rsidRPr="00486765">
        <w:rPr>
          <w:sz w:val="22"/>
        </w:rPr>
        <w:t xml:space="preserve"> – coverage that is sufficiently broad to provide assistance to those engaged in </w:t>
      </w:r>
      <w:r w:rsidR="00570E87" w:rsidRPr="00486765">
        <w:rPr>
          <w:sz w:val="22"/>
        </w:rPr>
        <w:t xml:space="preserve">building domain ontologies for purposes of </w:t>
      </w:r>
      <w:r w:rsidR="00D6002B" w:rsidRPr="00486765">
        <w:rPr>
          <w:sz w:val="22"/>
        </w:rPr>
        <w:t>data annotation</w:t>
      </w:r>
      <w:r w:rsidR="00570E87" w:rsidRPr="00486765">
        <w:rPr>
          <w:sz w:val="22"/>
        </w:rPr>
        <w:t xml:space="preserve"> and reasoning</w:t>
      </w:r>
      <w:r w:rsidR="00E3138A" w:rsidRPr="00486765">
        <w:rPr>
          <w:sz w:val="22"/>
        </w:rPr>
        <w:t xml:space="preserve">. We leave open the question of how, if at all, BFO would deal with </w:t>
      </w:r>
      <w:r w:rsidR="00BC11E1" w:rsidRPr="00486765">
        <w:rPr>
          <w:sz w:val="22"/>
        </w:rPr>
        <w:t>number</w:t>
      </w:r>
      <w:r w:rsidR="00E3138A" w:rsidRPr="00486765">
        <w:rPr>
          <w:sz w:val="22"/>
        </w:rPr>
        <w:t>s</w:t>
      </w:r>
      <w:r w:rsidR="004109DD" w:rsidRPr="00486765">
        <w:rPr>
          <w:sz w:val="22"/>
        </w:rPr>
        <w:t>,</w:t>
      </w:r>
      <w:r w:rsidR="00E3138A" w:rsidRPr="00486765">
        <w:rPr>
          <w:sz w:val="22"/>
        </w:rPr>
        <w:t xml:space="preserve"> </w:t>
      </w:r>
      <w:r w:rsidR="004109DD" w:rsidRPr="00486765">
        <w:rPr>
          <w:sz w:val="22"/>
        </w:rPr>
        <w:t xml:space="preserve">sets, </w:t>
      </w:r>
      <w:r w:rsidR="00E3138A" w:rsidRPr="00486765">
        <w:rPr>
          <w:sz w:val="22"/>
        </w:rPr>
        <w:t xml:space="preserve">and other mathematical entities, and </w:t>
      </w:r>
      <w:proofErr w:type="gramStart"/>
      <w:r w:rsidR="00E3138A" w:rsidRPr="00486765">
        <w:rPr>
          <w:sz w:val="22"/>
        </w:rPr>
        <w:t xml:space="preserve">with </w:t>
      </w:r>
      <w:r w:rsidR="00BC11E1" w:rsidRPr="00486765">
        <w:rPr>
          <w:sz w:val="22"/>
        </w:rPr>
        <w:t xml:space="preserve"> proposition</w:t>
      </w:r>
      <w:r w:rsidR="00E3138A" w:rsidRPr="00486765">
        <w:rPr>
          <w:sz w:val="22"/>
        </w:rPr>
        <w:t>s</w:t>
      </w:r>
      <w:proofErr w:type="gramEnd"/>
      <w:r w:rsidR="00E3138A" w:rsidRPr="00486765">
        <w:rPr>
          <w:sz w:val="22"/>
        </w:rPr>
        <w:t xml:space="preserve"> (conceived in the sense of ideal meanings). </w:t>
      </w:r>
      <w:r w:rsidR="00570E87" w:rsidRPr="00486765">
        <w:rPr>
          <w:sz w:val="22"/>
        </w:rPr>
        <w:t xml:space="preserve">We foresee two avenues of future development in regard to these and other varieties of entities not currently covered by BFO. </w:t>
      </w:r>
      <w:proofErr w:type="gramStart"/>
      <w:r w:rsidR="00570E87" w:rsidRPr="00486765">
        <w:rPr>
          <w:sz w:val="22"/>
        </w:rPr>
        <w:t>First, incremental expansion of BFO in future versions.</w:t>
      </w:r>
      <w:proofErr w:type="gramEnd"/>
      <w:r w:rsidR="00570E87" w:rsidRPr="00486765">
        <w:rPr>
          <w:sz w:val="22"/>
        </w:rPr>
        <w:t xml:space="preserve"> Second, drawing on resources at lower levels in the ontology hierarchy. Thus </w:t>
      </w:r>
      <w:r w:rsidR="00E3138A" w:rsidRPr="00486765">
        <w:rPr>
          <w:sz w:val="22"/>
        </w:rPr>
        <w:t xml:space="preserve">BFO </w:t>
      </w:r>
      <w:r w:rsidR="00570E87" w:rsidRPr="00486765">
        <w:rPr>
          <w:sz w:val="22"/>
        </w:rPr>
        <w:t xml:space="preserve">already </w:t>
      </w:r>
      <w:r w:rsidR="00E3138A" w:rsidRPr="00486765">
        <w:rPr>
          <w:sz w:val="22"/>
        </w:rPr>
        <w:t>provide</w:t>
      </w:r>
      <w:r w:rsidR="00570E87" w:rsidRPr="00486765">
        <w:rPr>
          <w:sz w:val="22"/>
        </w:rPr>
        <w:t>s</w:t>
      </w:r>
      <w:r w:rsidR="00E3138A" w:rsidRPr="00486765">
        <w:rPr>
          <w:sz w:val="22"/>
        </w:rPr>
        <w:t xml:space="preserve"> (through the Information Artifact Ontology and the Ontology for Biomedical Investigations) the resources to deal with numerical measurement results and with </w:t>
      </w:r>
      <w:r w:rsidR="00570E87" w:rsidRPr="00486765">
        <w:rPr>
          <w:sz w:val="22"/>
        </w:rPr>
        <w:t xml:space="preserve">certain </w:t>
      </w:r>
      <w:r w:rsidR="00E3138A" w:rsidRPr="00486765">
        <w:rPr>
          <w:sz w:val="22"/>
        </w:rPr>
        <w:t>other mathematical entities, and also with hypotheses and other logical entities generated in the course of empirical scientific research.</w:t>
      </w:r>
    </w:p>
    <w:p w14:paraId="3578F4FF" w14:textId="4D60983B" w:rsidR="0004293B" w:rsidRPr="00486765" w:rsidRDefault="0004293B">
      <w:pPr>
        <w:rPr>
          <w:sz w:val="22"/>
        </w:rPr>
      </w:pPr>
      <w:r w:rsidRPr="00486765">
        <w:rPr>
          <w:sz w:val="22"/>
        </w:rPr>
        <w:lastRenderedPageBreak/>
        <w:t>Entities are linked together in relations, at the level of both instances and types</w:t>
      </w:r>
      <w:r w:rsidR="00937861" w:rsidRPr="00486765">
        <w:rPr>
          <w:sz w:val="22"/>
        </w:rPr>
        <w:t xml:space="preserve"> [</w:t>
      </w:r>
      <w:r w:rsidR="00A97320" w:rsidRPr="00486765">
        <w:rPr>
          <w:sz w:val="22"/>
        </w:rPr>
        <w:fldChar w:fldCharType="begin"/>
      </w:r>
      <w:r w:rsidR="00A97320" w:rsidRPr="00486765">
        <w:rPr>
          <w:sz w:val="22"/>
        </w:rPr>
        <w:instrText xml:space="preserve"> REF _Ref309133313 \r \h </w:instrText>
      </w:r>
      <w:r w:rsidR="001C5CAA">
        <w:rPr>
          <w:sz w:val="22"/>
        </w:rPr>
        <w:instrText xml:space="preserve"> \* MERGEFORMAT </w:instrText>
      </w:r>
      <w:r w:rsidR="00A97320" w:rsidRPr="00486765">
        <w:rPr>
          <w:sz w:val="22"/>
        </w:rPr>
      </w:r>
      <w:r w:rsidR="00A97320" w:rsidRPr="00486765">
        <w:rPr>
          <w:sz w:val="22"/>
        </w:rPr>
        <w:fldChar w:fldCharType="separate"/>
      </w:r>
      <w:r w:rsidR="00B60214">
        <w:rPr>
          <w:sz w:val="22"/>
        </w:rPr>
        <w:t>16</w:t>
      </w:r>
      <w:r w:rsidR="00A97320" w:rsidRPr="00486765">
        <w:rPr>
          <w:sz w:val="22"/>
        </w:rPr>
        <w:fldChar w:fldCharType="end"/>
      </w:r>
      <w:r w:rsidR="00937861" w:rsidRPr="00486765">
        <w:rPr>
          <w:sz w:val="22"/>
        </w:rPr>
        <w:t>]</w:t>
      </w:r>
      <w:r w:rsidRPr="00486765">
        <w:rPr>
          <w:sz w:val="22"/>
        </w:rPr>
        <w:t>. For example</w:t>
      </w:r>
    </w:p>
    <w:p w14:paraId="6C93C617" w14:textId="61A10157" w:rsidR="00570E87" w:rsidRPr="00486765" w:rsidRDefault="00570E87">
      <w:pPr>
        <w:rPr>
          <w:b/>
          <w:sz w:val="22"/>
        </w:rPr>
      </w:pPr>
      <w:r w:rsidRPr="00486765">
        <w:rPr>
          <w:b/>
          <w:sz w:val="22"/>
        </w:rPr>
        <w:t>I: Instance-level relations</w:t>
      </w:r>
      <w:r w:rsidR="0004293B" w:rsidRPr="00486765">
        <w:rPr>
          <w:b/>
          <w:sz w:val="22"/>
        </w:rPr>
        <w:tab/>
      </w:r>
    </w:p>
    <w:p w14:paraId="7C5BAE54" w14:textId="7C234355" w:rsidR="0004293B" w:rsidRPr="00486765" w:rsidRDefault="0004293B">
      <w:pPr>
        <w:rPr>
          <w:b/>
          <w:i/>
          <w:sz w:val="22"/>
        </w:rPr>
      </w:pPr>
      <w:r w:rsidRPr="00486765">
        <w:rPr>
          <w:sz w:val="22"/>
        </w:rPr>
        <w:t xml:space="preserve">Your heart (instance-level) </w:t>
      </w:r>
      <w:proofErr w:type="spellStart"/>
      <w:r w:rsidR="009D1AD3" w:rsidRPr="00486765">
        <w:rPr>
          <w:b/>
          <w:sz w:val="22"/>
        </w:rPr>
        <w:t>continuant_part_of</w:t>
      </w:r>
      <w:proofErr w:type="spellEnd"/>
      <w:r w:rsidR="009D1AD3" w:rsidRPr="00486765">
        <w:rPr>
          <w:b/>
          <w:sz w:val="22"/>
        </w:rPr>
        <w:t xml:space="preserve"> </w:t>
      </w:r>
      <w:r w:rsidRPr="00486765">
        <w:rPr>
          <w:sz w:val="22"/>
        </w:rPr>
        <w:t>your body</w:t>
      </w:r>
      <w:r w:rsidR="00937861" w:rsidRPr="00486765">
        <w:rPr>
          <w:sz w:val="22"/>
        </w:rPr>
        <w:t xml:space="preserve"> </w:t>
      </w:r>
      <w:r w:rsidR="00937861" w:rsidRPr="00486765">
        <w:rPr>
          <w:b/>
          <w:sz w:val="22"/>
        </w:rPr>
        <w:t xml:space="preserve">at </w:t>
      </w:r>
      <w:r w:rsidR="00937861" w:rsidRPr="00486765">
        <w:rPr>
          <w:i/>
          <w:sz w:val="22"/>
        </w:rPr>
        <w:t>t</w:t>
      </w:r>
    </w:p>
    <w:p w14:paraId="643BC898" w14:textId="77777777" w:rsidR="0004293B" w:rsidRPr="00486765" w:rsidRDefault="0004293B">
      <w:pPr>
        <w:rPr>
          <w:sz w:val="22"/>
        </w:rPr>
      </w:pPr>
      <w:r w:rsidRPr="00486765">
        <w:rPr>
          <w:sz w:val="22"/>
        </w:rPr>
        <w:tab/>
      </w:r>
      <w:r w:rsidR="00937861" w:rsidRPr="00486765">
        <w:rPr>
          <w:sz w:val="22"/>
        </w:rPr>
        <w:t xml:space="preserve">Your heart beating (instance-level) </w:t>
      </w:r>
      <w:proofErr w:type="spellStart"/>
      <w:r w:rsidR="00937861" w:rsidRPr="00486765">
        <w:rPr>
          <w:b/>
          <w:sz w:val="22"/>
        </w:rPr>
        <w:t>has_participant</w:t>
      </w:r>
      <w:proofErr w:type="spellEnd"/>
      <w:r w:rsidR="00937861" w:rsidRPr="00486765">
        <w:rPr>
          <w:sz w:val="22"/>
        </w:rPr>
        <w:t xml:space="preserve"> your heart</w:t>
      </w:r>
    </w:p>
    <w:p w14:paraId="42537EBD" w14:textId="78BD5472" w:rsidR="00570E87" w:rsidRPr="00486765" w:rsidRDefault="00570E87">
      <w:pPr>
        <w:rPr>
          <w:b/>
          <w:sz w:val="22"/>
        </w:rPr>
      </w:pPr>
      <w:r w:rsidRPr="00486765">
        <w:rPr>
          <w:b/>
          <w:sz w:val="22"/>
        </w:rPr>
        <w:t>II: Type-level relations</w:t>
      </w:r>
    </w:p>
    <w:p w14:paraId="648B67A0" w14:textId="08F80047" w:rsidR="00937861" w:rsidRPr="00486765" w:rsidRDefault="00937861">
      <w:pPr>
        <w:rPr>
          <w:sz w:val="22"/>
        </w:rPr>
      </w:pPr>
      <w:r w:rsidRPr="00486765">
        <w:rPr>
          <w:sz w:val="22"/>
        </w:rPr>
        <w:tab/>
        <w:t xml:space="preserve">Type: human heart </w:t>
      </w:r>
      <w:proofErr w:type="spellStart"/>
      <w:r w:rsidR="00B03C6A" w:rsidRPr="00B23775">
        <w:rPr>
          <w:i/>
          <w:sz w:val="22"/>
        </w:rPr>
        <w:t>continuant_</w:t>
      </w:r>
      <w:r w:rsidRPr="00B23775">
        <w:rPr>
          <w:i/>
          <w:sz w:val="22"/>
        </w:rPr>
        <w:t>part</w:t>
      </w:r>
      <w:r w:rsidR="00B03C6A" w:rsidRPr="00B23775">
        <w:rPr>
          <w:i/>
          <w:sz w:val="22"/>
        </w:rPr>
        <w:softHyphen/>
        <w:t>_of</w:t>
      </w:r>
      <w:proofErr w:type="spellEnd"/>
      <w:r w:rsidRPr="00486765">
        <w:rPr>
          <w:sz w:val="22"/>
        </w:rPr>
        <w:t xml:space="preserve"> human body</w:t>
      </w:r>
    </w:p>
    <w:p w14:paraId="5313615B" w14:textId="2D2F4955" w:rsidR="00937861" w:rsidRPr="00486765" w:rsidRDefault="00937861">
      <w:pPr>
        <w:rPr>
          <w:sz w:val="22"/>
        </w:rPr>
      </w:pPr>
      <w:r w:rsidRPr="00486765">
        <w:rPr>
          <w:sz w:val="22"/>
        </w:rPr>
        <w:tab/>
        <w:t xml:space="preserve">Type: human heart beating process </w:t>
      </w:r>
      <w:proofErr w:type="spellStart"/>
      <w:r w:rsidRPr="00B23775">
        <w:rPr>
          <w:i/>
          <w:sz w:val="22"/>
        </w:rPr>
        <w:t>has_</w:t>
      </w:r>
      <w:r w:rsidR="00B03C6A" w:rsidRPr="00B23775">
        <w:rPr>
          <w:i/>
          <w:sz w:val="22"/>
        </w:rPr>
        <w:t>occurrent_</w:t>
      </w:r>
      <w:r w:rsidRPr="00B23775">
        <w:rPr>
          <w:i/>
          <w:sz w:val="22"/>
        </w:rPr>
        <w:t>part</w:t>
      </w:r>
      <w:proofErr w:type="spellEnd"/>
      <w:r w:rsidRPr="00486765">
        <w:rPr>
          <w:sz w:val="22"/>
        </w:rPr>
        <w:t xml:space="preserve"> beat profile</w:t>
      </w:r>
    </w:p>
    <w:p w14:paraId="125DA48F" w14:textId="72C913D5" w:rsidR="00570E87" w:rsidRPr="00486765" w:rsidRDefault="00570E87">
      <w:pPr>
        <w:rPr>
          <w:b/>
          <w:i/>
          <w:sz w:val="22"/>
        </w:rPr>
      </w:pPr>
      <w:r w:rsidRPr="00486765">
        <w:rPr>
          <w:b/>
          <w:sz w:val="22"/>
        </w:rPr>
        <w:t>III: Instance-type relations</w:t>
      </w:r>
      <w:r w:rsidR="00937861" w:rsidRPr="00486765">
        <w:rPr>
          <w:b/>
          <w:i/>
          <w:sz w:val="22"/>
        </w:rPr>
        <w:tab/>
      </w:r>
    </w:p>
    <w:p w14:paraId="55BF31A3" w14:textId="3397D259" w:rsidR="00570E87" w:rsidRPr="00486765" w:rsidRDefault="00570E87" w:rsidP="00B6123E">
      <w:pPr>
        <w:ind w:left="720"/>
        <w:rPr>
          <w:sz w:val="22"/>
        </w:rPr>
      </w:pPr>
      <w:proofErr w:type="gramStart"/>
      <w:r w:rsidRPr="00486765">
        <w:rPr>
          <w:sz w:val="22"/>
        </w:rPr>
        <w:t xml:space="preserve">John’s </w:t>
      </w:r>
      <w:r w:rsidR="00937861" w:rsidRPr="00486765">
        <w:rPr>
          <w:sz w:val="22"/>
        </w:rPr>
        <w:t xml:space="preserve">heart </w:t>
      </w:r>
      <w:r w:rsidR="00937861" w:rsidRPr="00486765">
        <w:rPr>
          <w:b/>
          <w:sz w:val="22"/>
        </w:rPr>
        <w:t xml:space="preserve">instantiates </w:t>
      </w:r>
      <w:r w:rsidR="00937861" w:rsidRPr="00486765">
        <w:rPr>
          <w:i/>
          <w:sz w:val="22"/>
        </w:rPr>
        <w:t>human heart.</w:t>
      </w:r>
      <w:proofErr w:type="gramEnd"/>
    </w:p>
    <w:p w14:paraId="1C406331" w14:textId="77777777" w:rsidR="00570E87" w:rsidRPr="00486765" w:rsidRDefault="00570E87">
      <w:pPr>
        <w:rPr>
          <w:sz w:val="22"/>
        </w:rPr>
      </w:pPr>
      <w:r w:rsidRPr="00486765">
        <w:rPr>
          <w:sz w:val="22"/>
        </w:rPr>
        <w:t xml:space="preserve">In this document we discuss relations of all three sorts; however, BFO 2.0 itself deals only with relations of sort I. </w:t>
      </w:r>
    </w:p>
    <w:p w14:paraId="4AF6339F" w14:textId="3F236743" w:rsidR="00937861" w:rsidRPr="00486765" w:rsidRDefault="00570E87">
      <w:pPr>
        <w:rPr>
          <w:sz w:val="22"/>
        </w:rPr>
      </w:pPr>
      <w:r w:rsidRPr="00486765">
        <w:rPr>
          <w:sz w:val="22"/>
        </w:rPr>
        <w:t>Note that relations of none of these sorts are first-class entities</w:t>
      </w:r>
      <w:r w:rsidR="00EC4848" w:rsidRPr="00486765">
        <w:rPr>
          <w:i/>
          <w:sz w:val="22"/>
        </w:rPr>
        <w:t xml:space="preserve"> </w:t>
      </w:r>
      <w:r w:rsidR="00EC4848" w:rsidRPr="00486765">
        <w:rPr>
          <w:sz w:val="22"/>
        </w:rPr>
        <w:t>(to see why not, see the discussion of the Bradley regress in [</w:t>
      </w:r>
      <w:r w:rsidR="000D07EF" w:rsidRPr="00486765">
        <w:rPr>
          <w:sz w:val="22"/>
        </w:rPr>
        <w:fldChar w:fldCharType="begin"/>
      </w:r>
      <w:r w:rsidR="000D07EF" w:rsidRPr="00486765">
        <w:rPr>
          <w:sz w:val="22"/>
        </w:rPr>
        <w:instrText xml:space="preserve"> REF _Ref309193309 \r \h </w:instrText>
      </w:r>
      <w:r w:rsidR="001C5CAA">
        <w:rPr>
          <w:sz w:val="22"/>
        </w:rPr>
        <w:instrText xml:space="preserve"> \* MERGEFORMAT </w:instrText>
      </w:r>
      <w:r w:rsidR="000D07EF" w:rsidRPr="00486765">
        <w:rPr>
          <w:sz w:val="22"/>
        </w:rPr>
      </w:r>
      <w:r w:rsidR="000D07EF" w:rsidRPr="00486765">
        <w:rPr>
          <w:sz w:val="22"/>
        </w:rPr>
        <w:fldChar w:fldCharType="separate"/>
      </w:r>
      <w:r w:rsidR="00B60214">
        <w:rPr>
          <w:sz w:val="22"/>
        </w:rPr>
        <w:t>20</w:t>
      </w:r>
      <w:r w:rsidR="000D07EF" w:rsidRPr="00486765">
        <w:rPr>
          <w:sz w:val="22"/>
        </w:rPr>
        <w:fldChar w:fldCharType="end"/>
      </w:r>
      <w:r w:rsidR="00EC4848" w:rsidRPr="00486765">
        <w:rPr>
          <w:sz w:val="22"/>
        </w:rPr>
        <w:t>])</w:t>
      </w:r>
      <w:r w:rsidR="00937861" w:rsidRPr="00486765">
        <w:rPr>
          <w:sz w:val="22"/>
        </w:rPr>
        <w:t xml:space="preserve">. However, there are </w:t>
      </w:r>
      <w:r w:rsidRPr="00486765">
        <w:rPr>
          <w:sz w:val="22"/>
        </w:rPr>
        <w:t xml:space="preserve">first-class </w:t>
      </w:r>
      <w:r w:rsidR="00937861" w:rsidRPr="00486765">
        <w:rPr>
          <w:sz w:val="22"/>
        </w:rPr>
        <w:t>entities</w:t>
      </w:r>
      <w:r w:rsidR="00C229D0" w:rsidRPr="00486765">
        <w:rPr>
          <w:sz w:val="22"/>
        </w:rPr>
        <w:t>,</w:t>
      </w:r>
      <w:r w:rsidR="00937861" w:rsidRPr="00486765">
        <w:rPr>
          <w:sz w:val="22"/>
        </w:rPr>
        <w:t xml:space="preserve"> such as </w:t>
      </w:r>
      <w:r w:rsidR="00937861" w:rsidRPr="00486765">
        <w:rPr>
          <w:i/>
          <w:sz w:val="22"/>
        </w:rPr>
        <w:t>r</w:t>
      </w:r>
      <w:r w:rsidR="00C229D0" w:rsidRPr="00486765">
        <w:rPr>
          <w:i/>
          <w:sz w:val="22"/>
        </w:rPr>
        <w:t>elational qualities</w:t>
      </w:r>
      <w:r w:rsidRPr="00486765">
        <w:rPr>
          <w:i/>
          <w:sz w:val="22"/>
        </w:rPr>
        <w:t xml:space="preserve"> </w:t>
      </w:r>
      <w:r w:rsidRPr="00486765">
        <w:rPr>
          <w:sz w:val="22"/>
        </w:rPr>
        <w:t xml:space="preserve">and </w:t>
      </w:r>
      <w:r w:rsidRPr="00486765">
        <w:rPr>
          <w:i/>
          <w:sz w:val="22"/>
        </w:rPr>
        <w:t>relational processes</w:t>
      </w:r>
      <w:r w:rsidR="00C229D0" w:rsidRPr="00486765">
        <w:rPr>
          <w:sz w:val="22"/>
        </w:rPr>
        <w:t xml:space="preserve"> (see below), which are relational in the sense that they link multiple </w:t>
      </w:r>
      <w:proofErr w:type="spellStart"/>
      <w:r w:rsidR="00C229D0" w:rsidRPr="00486765">
        <w:rPr>
          <w:sz w:val="22"/>
        </w:rPr>
        <w:t>relata</w:t>
      </w:r>
      <w:proofErr w:type="spellEnd"/>
      <w:r w:rsidR="00C229D0" w:rsidRPr="00486765">
        <w:rPr>
          <w:sz w:val="22"/>
        </w:rPr>
        <w:t xml:space="preserve">. </w:t>
      </w:r>
    </w:p>
    <w:p w14:paraId="62273B7E" w14:textId="5EF436EC" w:rsidR="00FB129B" w:rsidRPr="00486765" w:rsidRDefault="00A035C4">
      <w:pPr>
        <w:rPr>
          <w:b/>
          <w:sz w:val="22"/>
        </w:rPr>
      </w:pPr>
      <w:r w:rsidRPr="00486765">
        <w:rPr>
          <w:sz w:val="22"/>
        </w:rPr>
        <w:t>We use terms (such as ‘</w:t>
      </w:r>
      <w:proofErr w:type="spellStart"/>
      <w:r w:rsidRPr="00486765">
        <w:rPr>
          <w:sz w:val="22"/>
        </w:rPr>
        <w:t>BFO:</w:t>
      </w:r>
      <w:r w:rsidRPr="00486765">
        <w:rPr>
          <w:i/>
          <w:sz w:val="22"/>
        </w:rPr>
        <w:t>object</w:t>
      </w:r>
      <w:proofErr w:type="spellEnd"/>
      <w:r w:rsidRPr="00486765">
        <w:rPr>
          <w:sz w:val="22"/>
        </w:rPr>
        <w:t>’ or ‘Patrick Hayes’) to refer to entities, and relational expressions (such as ‘</w:t>
      </w:r>
      <w:proofErr w:type="spellStart"/>
      <w:r w:rsidR="00570E87" w:rsidRPr="00486765">
        <w:rPr>
          <w:b/>
          <w:sz w:val="22"/>
        </w:rPr>
        <w:t>has_participant</w:t>
      </w:r>
      <w:proofErr w:type="spellEnd"/>
      <w:r w:rsidRPr="00486765">
        <w:rPr>
          <w:sz w:val="22"/>
        </w:rPr>
        <w:t xml:space="preserve">’) to </w:t>
      </w:r>
      <w:r w:rsidR="00501D08" w:rsidRPr="00486765">
        <w:rPr>
          <w:sz w:val="22"/>
        </w:rPr>
        <w:t xml:space="preserve">assert that </w:t>
      </w:r>
      <w:r w:rsidRPr="00486765">
        <w:rPr>
          <w:sz w:val="22"/>
        </w:rPr>
        <w:t xml:space="preserve">relations </w:t>
      </w:r>
      <w:r w:rsidR="00501D08" w:rsidRPr="00486765">
        <w:rPr>
          <w:sz w:val="22"/>
        </w:rPr>
        <w:t xml:space="preserve">obtain </w:t>
      </w:r>
      <w:r w:rsidRPr="00486765">
        <w:rPr>
          <w:sz w:val="22"/>
        </w:rPr>
        <w:t>between such entities.</w:t>
      </w:r>
      <w:r w:rsidRPr="00486765">
        <w:rPr>
          <w:b/>
          <w:sz w:val="22"/>
        </w:rPr>
        <w:t xml:space="preserve"> </w:t>
      </w:r>
      <w:r w:rsidR="005C1FE9" w:rsidRPr="00486765">
        <w:rPr>
          <w:sz w:val="22"/>
        </w:rPr>
        <w:t xml:space="preserve">For both </w:t>
      </w:r>
      <w:r w:rsidR="004619F8" w:rsidRPr="00486765">
        <w:rPr>
          <w:sz w:val="22"/>
        </w:rPr>
        <w:t>terms and relation</w:t>
      </w:r>
      <w:r w:rsidR="00937861" w:rsidRPr="00486765">
        <w:rPr>
          <w:sz w:val="22"/>
        </w:rPr>
        <w:t>al</w:t>
      </w:r>
      <w:r w:rsidR="004619F8" w:rsidRPr="00486765">
        <w:rPr>
          <w:sz w:val="22"/>
        </w:rPr>
        <w:t xml:space="preserve"> expressions</w:t>
      </w:r>
      <w:r w:rsidR="005C1FE9" w:rsidRPr="00486765">
        <w:rPr>
          <w:sz w:val="22"/>
        </w:rPr>
        <w:t xml:space="preserve"> in BFO we distinguish between </w:t>
      </w:r>
      <w:r w:rsidR="005C1FE9" w:rsidRPr="00486765">
        <w:rPr>
          <w:i/>
          <w:sz w:val="22"/>
        </w:rPr>
        <w:t>primitive</w:t>
      </w:r>
      <w:r w:rsidR="005C1FE9" w:rsidRPr="00486765">
        <w:rPr>
          <w:sz w:val="22"/>
        </w:rPr>
        <w:t xml:space="preserve"> and </w:t>
      </w:r>
      <w:r w:rsidR="005C1FE9" w:rsidRPr="00486765">
        <w:rPr>
          <w:i/>
          <w:sz w:val="22"/>
        </w:rPr>
        <w:t>defined</w:t>
      </w:r>
      <w:r w:rsidR="004619F8" w:rsidRPr="00486765">
        <w:rPr>
          <w:sz w:val="22"/>
        </w:rPr>
        <w:t xml:space="preserve">. </w:t>
      </w:r>
      <w:r w:rsidRPr="00486765">
        <w:rPr>
          <w:sz w:val="22"/>
        </w:rPr>
        <w:t xml:space="preserve">‘Entity’ is an example of one such primitive </w:t>
      </w:r>
      <w:r w:rsidR="00D17B61" w:rsidRPr="00486765">
        <w:rPr>
          <w:sz w:val="22"/>
        </w:rPr>
        <w:t xml:space="preserve">term. </w:t>
      </w:r>
      <w:r w:rsidR="00501D08" w:rsidRPr="00486765">
        <w:rPr>
          <w:sz w:val="22"/>
        </w:rPr>
        <w:t xml:space="preserve">Primitive terms in a highest-level ontology such as BFO </w:t>
      </w:r>
      <w:r w:rsidR="004619F8" w:rsidRPr="00486765">
        <w:rPr>
          <w:sz w:val="22"/>
        </w:rPr>
        <w:t xml:space="preserve">are </w:t>
      </w:r>
      <w:proofErr w:type="gramStart"/>
      <w:r w:rsidR="00501D08" w:rsidRPr="00486765">
        <w:rPr>
          <w:sz w:val="22"/>
        </w:rPr>
        <w:t>terms which</w:t>
      </w:r>
      <w:proofErr w:type="gramEnd"/>
      <w:r w:rsidR="00501D08" w:rsidRPr="00486765">
        <w:rPr>
          <w:sz w:val="22"/>
        </w:rPr>
        <w:t xml:space="preserve"> are </w:t>
      </w:r>
      <w:r w:rsidR="004619F8" w:rsidRPr="00486765">
        <w:rPr>
          <w:sz w:val="22"/>
        </w:rPr>
        <w:t>so basic to our understanding of reality that there is no way of defining them in a non-circular fashion. For these, therefore, w</w:t>
      </w:r>
      <w:r w:rsidR="00FB129B" w:rsidRPr="00486765">
        <w:rPr>
          <w:sz w:val="22"/>
        </w:rPr>
        <w:t xml:space="preserve">e </w:t>
      </w:r>
      <w:r w:rsidR="004619F8" w:rsidRPr="00486765">
        <w:rPr>
          <w:sz w:val="22"/>
        </w:rPr>
        <w:t xml:space="preserve">can </w:t>
      </w:r>
      <w:r w:rsidR="00FB129B" w:rsidRPr="00486765">
        <w:rPr>
          <w:sz w:val="22"/>
        </w:rPr>
        <w:t xml:space="preserve">provide </w:t>
      </w:r>
      <w:r w:rsidR="004619F8" w:rsidRPr="00486765">
        <w:rPr>
          <w:sz w:val="22"/>
        </w:rPr>
        <w:t xml:space="preserve">only elucidations, supplemented by examples and by axioms. </w:t>
      </w:r>
    </w:p>
    <w:p w14:paraId="16223DB9" w14:textId="4C2D235E" w:rsidR="00906DD1" w:rsidRPr="00486765" w:rsidRDefault="006C702A" w:rsidP="00486765">
      <w:pPr>
        <w:pStyle w:val="Specification"/>
        <w:rPr>
          <w:sz w:val="22"/>
        </w:rPr>
      </w:pPr>
      <w:ins w:id="8" w:author="Jonathan Bona" w:date="2012-05-02T16:25:00Z">
        <w:r w:rsidRPr="006C702A">
          <w:rPr>
            <w:rStyle w:val="Annotation"/>
            <w:rPrChange w:id="9" w:author="Jonathan Bona" w:date="2012-05-02T16:25:00Z">
              <w:rPr>
                <w:rStyle w:val="SpecificationType"/>
                <w:sz w:val="22"/>
              </w:rPr>
            </w:rPrChange>
          </w:rPr>
          <w:t>a(entity)[</w:t>
        </w:r>
      </w:ins>
      <w:r w:rsidR="00236D40" w:rsidRPr="00486765">
        <w:rPr>
          <w:rStyle w:val="SpecificationType"/>
          <w:sz w:val="22"/>
        </w:rPr>
        <w:t>Elucidation</w:t>
      </w:r>
      <w:r w:rsidR="00236D40" w:rsidRPr="00486765">
        <w:rPr>
          <w:smallCaps/>
          <w:sz w:val="22"/>
        </w:rPr>
        <w:t>:</w:t>
      </w:r>
      <w:r w:rsidR="00906DD1" w:rsidRPr="00486765">
        <w:rPr>
          <w:sz w:val="22"/>
        </w:rPr>
        <w:t xml:space="preserve"> An </w:t>
      </w:r>
      <w:r w:rsidR="00906DD1" w:rsidRPr="00486765">
        <w:rPr>
          <w:i/>
          <w:sz w:val="22"/>
        </w:rPr>
        <w:t>entity</w:t>
      </w:r>
      <w:r w:rsidR="00906DD1" w:rsidRPr="00486765">
        <w:rPr>
          <w:sz w:val="22"/>
        </w:rPr>
        <w:t xml:space="preserve"> is a</w:t>
      </w:r>
      <w:r w:rsidR="000431A7" w:rsidRPr="00486765">
        <w:rPr>
          <w:sz w:val="22"/>
        </w:rPr>
        <w:t>nything that exists</w:t>
      </w:r>
      <w:r w:rsidR="00A73C26" w:rsidRPr="00486765">
        <w:rPr>
          <w:sz w:val="22"/>
        </w:rPr>
        <w:t xml:space="preserve"> or has existed</w:t>
      </w:r>
      <w:r w:rsidR="00501D08" w:rsidRPr="00486765">
        <w:rPr>
          <w:sz w:val="22"/>
        </w:rPr>
        <w:t xml:space="preserve"> or will exist</w:t>
      </w:r>
      <w:r w:rsidR="000431A7" w:rsidRPr="00486765">
        <w:rPr>
          <w:sz w:val="22"/>
        </w:rPr>
        <w:t>.</w:t>
      </w:r>
      <w:r w:rsidR="0047147E">
        <w:rPr>
          <w:sz w:val="22"/>
        </w:rPr>
        <w:t xml:space="preserve"> [001-001]</w:t>
      </w:r>
      <w:ins w:id="10" w:author="Jonathan Bona" w:date="2012-05-02T16:25:00Z">
        <w:r w:rsidRPr="006C702A">
          <w:rPr>
            <w:rStyle w:val="Annotation"/>
            <w:rPrChange w:id="11" w:author="Jonathan Bona" w:date="2012-05-02T16:26:00Z">
              <w:rPr>
                <w:sz w:val="22"/>
              </w:rPr>
            </w:rPrChange>
          </w:rPr>
          <w:t>]</w:t>
        </w:r>
      </w:ins>
    </w:p>
    <w:p w14:paraId="3AA699BB" w14:textId="4CCBCD11" w:rsidR="000431A7" w:rsidRPr="00486765" w:rsidRDefault="006C702A">
      <w:pPr>
        <w:pStyle w:val="Specification"/>
        <w:rPr>
          <w:i/>
          <w:sz w:val="22"/>
        </w:rPr>
      </w:pPr>
      <w:ins w:id="12" w:author="Jonathan Bona" w:date="2012-05-02T16:26:00Z">
        <w:r w:rsidRPr="006C702A">
          <w:rPr>
            <w:rStyle w:val="Annotation"/>
            <w:rPrChange w:id="13" w:author="Jonathan Bona" w:date="2012-05-02T16:26:00Z">
              <w:rPr>
                <w:rStyle w:val="SpecificationType"/>
                <w:sz w:val="22"/>
              </w:rPr>
            </w:rPrChange>
          </w:rPr>
          <w:t>a</w:t>
        </w:r>
      </w:ins>
      <w:ins w:id="14" w:author="Jonathan Bona" w:date="2012-05-02T16:38:00Z">
        <w:r w:rsidR="00485AA7">
          <w:rPr>
            <w:rStyle w:val="Annotation"/>
          </w:rPr>
          <w:t>s</w:t>
        </w:r>
      </w:ins>
      <w:ins w:id="15" w:author="Jonathan Bona" w:date="2012-05-02T16:26:00Z">
        <w:r w:rsidRPr="006C702A">
          <w:rPr>
            <w:rStyle w:val="Annotation"/>
            <w:rPrChange w:id="16" w:author="Jonathan Bona" w:date="2012-05-02T16:26:00Z">
              <w:rPr>
                <w:rStyle w:val="SpecificationType"/>
                <w:sz w:val="22"/>
              </w:rPr>
            </w:rPrChange>
          </w:rPr>
          <w:t>(entity)[</w:t>
        </w:r>
      </w:ins>
      <w:r w:rsidR="00236D40" w:rsidRPr="00486765">
        <w:rPr>
          <w:rStyle w:val="SpecificationType"/>
          <w:sz w:val="22"/>
        </w:rPr>
        <w:t>Examples</w:t>
      </w:r>
      <w:r w:rsidR="00236D40" w:rsidRPr="00486765">
        <w:rPr>
          <w:smallCaps/>
          <w:sz w:val="22"/>
        </w:rPr>
        <w:t xml:space="preserve">: </w:t>
      </w:r>
      <w:r w:rsidR="00236D40" w:rsidRPr="00486765">
        <w:rPr>
          <w:sz w:val="22"/>
        </w:rPr>
        <w:t>Julius Caesar</w:t>
      </w:r>
      <w:ins w:id="17" w:author="Jonathan Bona" w:date="2012-05-02T16:26:00Z">
        <w:r w:rsidRPr="006C702A">
          <w:rPr>
            <w:rStyle w:val="Annotation"/>
            <w:rPrChange w:id="18" w:author="Jonathan Bona" w:date="2012-05-02T16:26:00Z">
              <w:rPr>
                <w:sz w:val="22"/>
              </w:rPr>
            </w:rPrChange>
          </w:rPr>
          <w:t>\</w:t>
        </w:r>
      </w:ins>
      <w:r w:rsidR="00236D40" w:rsidRPr="00486765">
        <w:rPr>
          <w:sz w:val="22"/>
        </w:rPr>
        <w:t>, the Second World War</w:t>
      </w:r>
      <w:ins w:id="19" w:author="Jonathan Bona" w:date="2012-05-02T16:26:00Z">
        <w:r w:rsidRPr="00255E9F">
          <w:rPr>
            <w:rStyle w:val="Annotation"/>
          </w:rPr>
          <w:t>\</w:t>
        </w:r>
      </w:ins>
      <w:r w:rsidR="00236D40" w:rsidRPr="00486765">
        <w:rPr>
          <w:sz w:val="22"/>
        </w:rPr>
        <w:t>, your body mass index</w:t>
      </w:r>
      <w:ins w:id="20" w:author="Jonathan Bona" w:date="2012-05-02T16:26:00Z">
        <w:r w:rsidRPr="00255E9F">
          <w:rPr>
            <w:rStyle w:val="Annotation"/>
          </w:rPr>
          <w:t>\</w:t>
        </w:r>
      </w:ins>
      <w:r w:rsidR="00236D40" w:rsidRPr="00486765">
        <w:rPr>
          <w:sz w:val="22"/>
        </w:rPr>
        <w:t xml:space="preserve">, Verdi’s </w:t>
      </w:r>
      <w:r w:rsidR="00236D40" w:rsidRPr="00486765">
        <w:rPr>
          <w:i/>
          <w:sz w:val="22"/>
        </w:rPr>
        <w:t>Requiem</w:t>
      </w:r>
      <w:ins w:id="21" w:author="Jonathan Bona" w:date="2012-05-02T16:26:00Z">
        <w:r w:rsidRPr="00255E9F">
          <w:rPr>
            <w:rStyle w:val="Annotation"/>
          </w:rPr>
          <w:t>]</w:t>
        </w:r>
      </w:ins>
    </w:p>
    <w:p w14:paraId="7C9E53F0" w14:textId="38EE17F9" w:rsidR="00F06E2E" w:rsidRPr="008872A6" w:rsidRDefault="00F06E2E">
      <w:pPr>
        <w:rPr>
          <w:b/>
          <w:sz w:val="22"/>
        </w:rPr>
      </w:pPr>
      <w:proofErr w:type="spellStart"/>
      <w:r w:rsidRPr="00F06E2E">
        <w:rPr>
          <w:b/>
          <w:sz w:val="22"/>
        </w:rPr>
        <w:lastRenderedPageBreak/>
        <w:t>Exists</w:t>
      </w:r>
      <w:r>
        <w:rPr>
          <w:b/>
          <w:sz w:val="22"/>
        </w:rPr>
        <w:t>_</w:t>
      </w:r>
      <w:r w:rsidRPr="008872A6">
        <w:rPr>
          <w:b/>
          <w:sz w:val="22"/>
        </w:rPr>
        <w:t>at</w:t>
      </w:r>
      <w:proofErr w:type="spellEnd"/>
    </w:p>
    <w:p w14:paraId="610718FE" w14:textId="7429114B" w:rsidR="00F06E2E" w:rsidRPr="008872A6" w:rsidRDefault="006C702A" w:rsidP="008872A6">
      <w:pPr>
        <w:pStyle w:val="Specification"/>
      </w:pPr>
      <w:ins w:id="22" w:author="Jonathan Bona" w:date="2012-05-02T16:27:00Z">
        <w:r w:rsidRPr="00255E9F">
          <w:rPr>
            <w:rStyle w:val="Annotation"/>
          </w:rPr>
          <w:t>a(</w:t>
        </w:r>
        <w:r>
          <w:rPr>
            <w:rStyle w:val="Annotation"/>
          </w:rPr>
          <w:t>exists_at</w:t>
        </w:r>
        <w:r w:rsidRPr="00255E9F">
          <w:rPr>
            <w:rStyle w:val="Annotation"/>
          </w:rPr>
          <w:t>)[</w:t>
        </w:r>
      </w:ins>
      <w:r w:rsidR="00F06E2E" w:rsidRPr="008872A6">
        <w:rPr>
          <w:smallCaps/>
        </w:rPr>
        <w:t>Elucidation</w:t>
      </w:r>
      <w:r w:rsidR="00F06E2E">
        <w:t xml:space="preserve">: </w:t>
      </w:r>
      <w:r w:rsidR="00F06E2E">
        <w:rPr>
          <w:i/>
        </w:rPr>
        <w:t xml:space="preserve">a </w:t>
      </w:r>
      <w:proofErr w:type="spellStart"/>
      <w:r w:rsidR="00F06E2E" w:rsidRPr="008872A6">
        <w:rPr>
          <w:b/>
        </w:rPr>
        <w:t>exists_at</w:t>
      </w:r>
      <w:proofErr w:type="spellEnd"/>
      <w:r w:rsidR="00F06E2E">
        <w:t xml:space="preserve"> </w:t>
      </w:r>
      <w:r w:rsidR="00F06E2E">
        <w:rPr>
          <w:i/>
        </w:rPr>
        <w:t xml:space="preserve">t </w:t>
      </w:r>
      <w:r w:rsidR="00F06E2E" w:rsidRPr="008872A6">
        <w:t>means:</w:t>
      </w:r>
      <w:r w:rsidR="00F06E2E">
        <w:rPr>
          <w:i/>
        </w:rPr>
        <w:t xml:space="preserve"> </w:t>
      </w:r>
      <w:proofErr w:type="gramStart"/>
      <w:r w:rsidR="00F06E2E">
        <w:rPr>
          <w:i/>
        </w:rPr>
        <w:t xml:space="preserve">a  </w:t>
      </w:r>
      <w:r w:rsidR="00F06E2E">
        <w:t>is</w:t>
      </w:r>
      <w:proofErr w:type="gramEnd"/>
      <w:r w:rsidR="00F06E2E">
        <w:t xml:space="preserve"> an entity which exists at some temporal instant or a temporal interval </w:t>
      </w:r>
      <w:r w:rsidR="00F06E2E">
        <w:rPr>
          <w:i/>
        </w:rPr>
        <w:t xml:space="preserve">t. </w:t>
      </w:r>
      <w:r w:rsidR="00F009C7">
        <w:t>[118-001]</w:t>
      </w:r>
      <w:ins w:id="23" w:author="Jonathan Bona" w:date="2012-05-02T16:27:00Z">
        <w:r w:rsidRPr="006C702A">
          <w:rPr>
            <w:rStyle w:val="Annotation"/>
          </w:rPr>
          <w:t xml:space="preserve"> </w:t>
        </w:r>
        <w:r w:rsidRPr="00255E9F">
          <w:rPr>
            <w:rStyle w:val="Annotation"/>
          </w:rPr>
          <w:t>]</w:t>
        </w:r>
      </w:ins>
    </w:p>
    <w:p w14:paraId="10E7C6AB" w14:textId="11667998" w:rsidR="00F06E2E" w:rsidRDefault="006C702A" w:rsidP="008872A6">
      <w:pPr>
        <w:pStyle w:val="Specification"/>
        <w:rPr>
          <w:i/>
        </w:rPr>
      </w:pPr>
      <w:ins w:id="24" w:author="Jonathan Bona" w:date="2012-05-02T16:28:00Z">
        <w:r w:rsidRPr="00255E9F">
          <w:rPr>
            <w:rStyle w:val="Annotation"/>
          </w:rPr>
          <w:t>a(</w:t>
        </w:r>
        <w:r>
          <w:rPr>
            <w:rStyle w:val="Annotation"/>
          </w:rPr>
          <w:t>exists_at</w:t>
        </w:r>
        <w:r w:rsidRPr="00255E9F">
          <w:rPr>
            <w:rStyle w:val="Annotation"/>
          </w:rPr>
          <w:t>)[</w:t>
        </w:r>
      </w:ins>
      <w:r w:rsidR="00F06E2E">
        <w:rPr>
          <w:smallCaps/>
        </w:rPr>
        <w:t>Domain:</w:t>
      </w:r>
      <w:r w:rsidR="00F06E2E">
        <w:rPr>
          <w:i/>
        </w:rPr>
        <w:t xml:space="preserve"> </w:t>
      </w:r>
      <w:r w:rsidR="00F06E2E" w:rsidRPr="008872A6">
        <w:rPr>
          <w:i/>
        </w:rPr>
        <w:t>entity</w:t>
      </w:r>
      <w:ins w:id="25" w:author="Jonathan Bona" w:date="2012-05-02T16:28:00Z">
        <w:r w:rsidRPr="00255E9F">
          <w:rPr>
            <w:rStyle w:val="Annotation"/>
          </w:rPr>
          <w:t>]</w:t>
        </w:r>
      </w:ins>
    </w:p>
    <w:p w14:paraId="2E02F28A" w14:textId="23538281" w:rsidR="00F06E2E" w:rsidRPr="008872A6" w:rsidRDefault="006C702A" w:rsidP="008872A6">
      <w:pPr>
        <w:pStyle w:val="Specification"/>
        <w:rPr>
          <w:i/>
        </w:rPr>
      </w:pPr>
      <w:ins w:id="26" w:author="Jonathan Bona" w:date="2012-05-02T16:28:00Z">
        <w:r w:rsidRPr="00255E9F">
          <w:rPr>
            <w:rStyle w:val="Annotation"/>
          </w:rPr>
          <w:t>a(</w:t>
        </w:r>
        <w:r>
          <w:rPr>
            <w:rStyle w:val="Annotation"/>
          </w:rPr>
          <w:t>exists_at</w:t>
        </w:r>
        <w:r w:rsidRPr="00255E9F">
          <w:rPr>
            <w:rStyle w:val="Annotation"/>
          </w:rPr>
          <w:t>)[</w:t>
        </w:r>
      </w:ins>
      <w:r w:rsidR="00F06E2E">
        <w:rPr>
          <w:smallCaps/>
        </w:rPr>
        <w:t>Range:</w:t>
      </w:r>
      <w:r w:rsidR="00F06E2E">
        <w:t xml:space="preserve"> </w:t>
      </w:r>
      <w:r w:rsidR="000F31CC">
        <w:rPr>
          <w:i/>
        </w:rPr>
        <w:t>temporal region</w:t>
      </w:r>
      <w:ins w:id="27" w:author="Jonathan Bona" w:date="2012-05-02T16:28:00Z">
        <w:r w:rsidRPr="00255E9F">
          <w:rPr>
            <w:rStyle w:val="Annotation"/>
          </w:rPr>
          <w:t>]</w:t>
        </w:r>
      </w:ins>
    </w:p>
    <w:p w14:paraId="64AAD30C" w14:textId="58D80546" w:rsidR="00F06E2E" w:rsidRPr="008872A6" w:rsidRDefault="00F06E2E" w:rsidP="008872A6">
      <w:pPr>
        <w:jc w:val="left"/>
        <w:rPr>
          <w:sz w:val="22"/>
          <w:u w:val="single"/>
        </w:rPr>
      </w:pPr>
      <w:r>
        <w:rPr>
          <w:sz w:val="22"/>
          <w:u w:val="single"/>
        </w:rPr>
        <w:t xml:space="preserve">‘Exists’ here includes the case where </w:t>
      </w:r>
      <w:proofErr w:type="gramStart"/>
      <w:r>
        <w:rPr>
          <w:i/>
          <w:sz w:val="22"/>
          <w:u w:val="single"/>
        </w:rPr>
        <w:t>a</w:t>
      </w:r>
      <w:r>
        <w:rPr>
          <w:sz w:val="22"/>
          <w:u w:val="single"/>
        </w:rPr>
        <w:t xml:space="preserve"> is</w:t>
      </w:r>
      <w:proofErr w:type="gramEnd"/>
      <w:r>
        <w:rPr>
          <w:sz w:val="22"/>
          <w:u w:val="single"/>
        </w:rPr>
        <w:t xml:space="preserve"> occurring at </w:t>
      </w:r>
      <w:r>
        <w:rPr>
          <w:i/>
          <w:sz w:val="22"/>
          <w:u w:val="single"/>
        </w:rPr>
        <w:t>t.</w:t>
      </w:r>
    </w:p>
    <w:p w14:paraId="24646544" w14:textId="1AA57C31" w:rsidR="00C70C3F" w:rsidRPr="00486765" w:rsidRDefault="006C702A">
      <w:pPr>
        <w:rPr>
          <w:sz w:val="22"/>
        </w:rPr>
      </w:pPr>
      <w:ins w:id="28" w:author="Jonathan Bona" w:date="2012-05-02T16:29:00Z">
        <w:r w:rsidRPr="006C702A">
          <w:rPr>
            <w:rStyle w:val="Annotation"/>
            <w:rPrChange w:id="29" w:author="Jonathan Bona" w:date="2012-05-02T16:29:00Z">
              <w:rPr>
                <w:sz w:val="22"/>
              </w:rPr>
            </w:rPrChange>
          </w:rPr>
          <w:t>axiom(exists_at)[</w:t>
        </w:r>
      </w:ins>
      <w:r w:rsidR="005C1FE9" w:rsidRPr="00486765">
        <w:rPr>
          <w:sz w:val="22"/>
        </w:rPr>
        <w:t>All entities are either particular or universal.</w:t>
      </w:r>
      <w:ins w:id="30" w:author="Jonathan Bona" w:date="2012-05-02T16:29:00Z">
        <w:r w:rsidRPr="006C702A">
          <w:rPr>
            <w:rStyle w:val="Annotation"/>
            <w:rPrChange w:id="31" w:author="Jonathan Bona" w:date="2012-05-02T16:29:00Z">
              <w:rPr>
                <w:sz w:val="22"/>
              </w:rPr>
            </w:rPrChange>
          </w:rPr>
          <w:t>]</w:t>
        </w:r>
      </w:ins>
      <w:r w:rsidR="005C1FE9" w:rsidRPr="00486765">
        <w:rPr>
          <w:sz w:val="22"/>
        </w:rPr>
        <w:t xml:space="preserve"> </w:t>
      </w:r>
      <w:r w:rsidR="00C70C3F" w:rsidRPr="00486765">
        <w:rPr>
          <w:sz w:val="22"/>
        </w:rPr>
        <w:t>[</w:t>
      </w:r>
      <w:r w:rsidR="001E591D" w:rsidRPr="00486765">
        <w:rPr>
          <w:sz w:val="22"/>
        </w:rPr>
        <w:fldChar w:fldCharType="begin"/>
      </w:r>
      <w:r w:rsidR="004D0A34" w:rsidRPr="00486765">
        <w:rPr>
          <w:sz w:val="22"/>
        </w:rPr>
        <w:instrText xml:space="preserve"> REF _Ref309403777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19</w:t>
      </w:r>
      <w:r w:rsidR="001E591D" w:rsidRPr="00486765">
        <w:rPr>
          <w:sz w:val="22"/>
        </w:rPr>
        <w:fldChar w:fldCharType="end"/>
      </w:r>
      <w:r w:rsidR="00AC1A45" w:rsidRPr="00486765">
        <w:rPr>
          <w:sz w:val="22"/>
        </w:rPr>
        <w:t xml:space="preserve">, </w:t>
      </w:r>
      <w:r w:rsidR="00501D08" w:rsidRPr="00486765">
        <w:rPr>
          <w:sz w:val="22"/>
        </w:rPr>
        <w:fldChar w:fldCharType="begin"/>
      </w:r>
      <w:r w:rsidR="00501D08" w:rsidRPr="00486765">
        <w:rPr>
          <w:sz w:val="22"/>
        </w:rPr>
        <w:instrText xml:space="preserve"> REF _Ref309155480 \r \h </w:instrText>
      </w:r>
      <w:r w:rsidR="001C5CAA">
        <w:rPr>
          <w:sz w:val="22"/>
        </w:rPr>
        <w:instrText xml:space="preserve"> \* MERGEFORMAT </w:instrText>
      </w:r>
      <w:r w:rsidR="00501D08" w:rsidRPr="00486765">
        <w:rPr>
          <w:sz w:val="22"/>
        </w:rPr>
      </w:r>
      <w:r w:rsidR="00501D08" w:rsidRPr="00486765">
        <w:rPr>
          <w:sz w:val="22"/>
        </w:rPr>
        <w:fldChar w:fldCharType="separate"/>
      </w:r>
      <w:r w:rsidR="00B60214">
        <w:rPr>
          <w:sz w:val="22"/>
        </w:rPr>
        <w:t>22</w:t>
      </w:r>
      <w:r w:rsidR="00501D08" w:rsidRPr="00486765">
        <w:rPr>
          <w:sz w:val="22"/>
        </w:rPr>
        <w:fldChar w:fldCharType="end"/>
      </w:r>
      <w:r w:rsidR="00501D08" w:rsidRPr="00486765">
        <w:rPr>
          <w:sz w:val="22"/>
        </w:rPr>
        <w:t xml:space="preserve">, </w:t>
      </w:r>
      <w:r w:rsidR="00AC1A45" w:rsidRPr="00486765">
        <w:rPr>
          <w:sz w:val="22"/>
        </w:rPr>
        <w:fldChar w:fldCharType="begin"/>
      </w:r>
      <w:r w:rsidR="00AC1A45" w:rsidRPr="00486765">
        <w:rPr>
          <w:sz w:val="22"/>
        </w:rPr>
        <w:instrText xml:space="preserve"> REF _Ref309400008 \r \h </w:instrText>
      </w:r>
      <w:r w:rsidR="001C5CAA">
        <w:rPr>
          <w:sz w:val="22"/>
        </w:rPr>
        <w:instrText xml:space="preserve"> \* MERGEFORMAT </w:instrText>
      </w:r>
      <w:r w:rsidR="00AC1A45" w:rsidRPr="00486765">
        <w:rPr>
          <w:sz w:val="22"/>
        </w:rPr>
      </w:r>
      <w:r w:rsidR="00AC1A45" w:rsidRPr="00486765">
        <w:rPr>
          <w:sz w:val="22"/>
        </w:rPr>
        <w:fldChar w:fldCharType="separate"/>
      </w:r>
      <w:r w:rsidR="00B60214">
        <w:rPr>
          <w:sz w:val="22"/>
        </w:rPr>
        <w:t>23</w:t>
      </w:r>
      <w:r w:rsidR="00AC1A45" w:rsidRPr="00486765">
        <w:rPr>
          <w:sz w:val="22"/>
        </w:rPr>
        <w:fldChar w:fldCharType="end"/>
      </w:r>
      <w:r w:rsidR="004F5D1D" w:rsidRPr="00486765">
        <w:rPr>
          <w:sz w:val="22"/>
        </w:rPr>
        <w:t xml:space="preserve">, </w:t>
      </w:r>
      <w:r w:rsidR="004F5D1D" w:rsidRPr="00486765">
        <w:rPr>
          <w:sz w:val="22"/>
        </w:rPr>
        <w:fldChar w:fldCharType="begin"/>
      </w:r>
      <w:r w:rsidR="004F5D1D" w:rsidRPr="00486765">
        <w:rPr>
          <w:sz w:val="22"/>
        </w:rPr>
        <w:instrText xml:space="preserve"> PAGEREF _Ref310260422 \h </w:instrText>
      </w:r>
      <w:r w:rsidR="004F5D1D" w:rsidRPr="00486765">
        <w:rPr>
          <w:sz w:val="22"/>
        </w:rPr>
      </w:r>
      <w:r w:rsidR="004F5D1D" w:rsidRPr="00486765">
        <w:rPr>
          <w:sz w:val="22"/>
        </w:rPr>
        <w:fldChar w:fldCharType="separate"/>
      </w:r>
      <w:r w:rsidR="00B60214">
        <w:rPr>
          <w:noProof/>
          <w:sz w:val="22"/>
        </w:rPr>
        <w:t>109</w:t>
      </w:r>
      <w:r w:rsidR="004F5D1D" w:rsidRPr="00486765">
        <w:rPr>
          <w:sz w:val="22"/>
        </w:rPr>
        <w:fldChar w:fldCharType="end"/>
      </w:r>
      <w:r w:rsidR="00C70C3F" w:rsidRPr="00486765">
        <w:rPr>
          <w:sz w:val="22"/>
        </w:rPr>
        <w:t>]</w:t>
      </w:r>
    </w:p>
    <w:p w14:paraId="090E2415" w14:textId="54D7E9DD" w:rsidR="00FF29D8" w:rsidRPr="00486765" w:rsidRDefault="006C702A">
      <w:pPr>
        <w:rPr>
          <w:sz w:val="22"/>
        </w:rPr>
      </w:pPr>
      <w:ins w:id="32" w:author="Jonathan Bona" w:date="2012-05-02T16:29:00Z">
        <w:r w:rsidRPr="00255E9F">
          <w:rPr>
            <w:rStyle w:val="Annotation"/>
          </w:rPr>
          <w:t>axiom(exists_at)[</w:t>
        </w:r>
      </w:ins>
      <w:r w:rsidR="00FF29D8" w:rsidRPr="00486765">
        <w:rPr>
          <w:sz w:val="22"/>
        </w:rPr>
        <w:t>No entity is both a particular and a universal.</w:t>
      </w:r>
      <w:ins w:id="33" w:author="Jonathan Bona" w:date="2012-05-02T16:29:00Z">
        <w:r w:rsidRPr="006C702A">
          <w:rPr>
            <w:rStyle w:val="Annotation"/>
          </w:rPr>
          <w:t xml:space="preserve"> </w:t>
        </w:r>
        <w:r w:rsidRPr="00255E9F">
          <w:rPr>
            <w:rStyle w:val="Annotation"/>
          </w:rPr>
          <w:t>]</w:t>
        </w:r>
      </w:ins>
    </w:p>
    <w:p w14:paraId="7E8B0048" w14:textId="77777777" w:rsidR="00FF29D8" w:rsidRPr="00486765" w:rsidRDefault="00FF29D8">
      <w:pPr>
        <w:rPr>
          <w:sz w:val="22"/>
        </w:rPr>
      </w:pPr>
      <w:r w:rsidRPr="00486765">
        <w:rPr>
          <w:sz w:val="22"/>
        </w:rPr>
        <w:t xml:space="preserve">Whether an entity is a particular or a universal is not a matter of arbitrary choice or of convenience. </w:t>
      </w:r>
    </w:p>
    <w:p w14:paraId="3A8D9C5F" w14:textId="4B03DB4C" w:rsidR="001F273B" w:rsidRPr="00486765" w:rsidRDefault="00501D08">
      <w:pPr>
        <w:rPr>
          <w:sz w:val="22"/>
        </w:rPr>
      </w:pPr>
      <w:r w:rsidRPr="00486765">
        <w:rPr>
          <w:sz w:val="22"/>
        </w:rPr>
        <w:t xml:space="preserve">In the </w:t>
      </w:r>
      <w:hyperlink r:id="rId17" w:history="1">
        <w:r w:rsidRPr="00486765">
          <w:rPr>
            <w:rStyle w:val="Hyperlink"/>
            <w:sz w:val="22"/>
            <w:szCs w:val="23"/>
          </w:rPr>
          <w:t>Information Artifact Ontology</w:t>
        </w:r>
      </w:hyperlink>
      <w:r w:rsidRPr="00486765">
        <w:rPr>
          <w:rStyle w:val="Hyperlink"/>
          <w:sz w:val="22"/>
          <w:szCs w:val="23"/>
        </w:rPr>
        <w:t>,</w:t>
      </w:r>
      <w:r w:rsidRPr="00486765">
        <w:rPr>
          <w:sz w:val="22"/>
        </w:rPr>
        <w:t xml:space="preserve"> where universals are included among the targets of the </w:t>
      </w:r>
      <w:proofErr w:type="spellStart"/>
      <w:r w:rsidRPr="00486765">
        <w:rPr>
          <w:sz w:val="22"/>
        </w:rPr>
        <w:t>IAO</w:t>
      </w:r>
      <w:proofErr w:type="gramStart"/>
      <w:r w:rsidRPr="00486765">
        <w:rPr>
          <w:sz w:val="22"/>
        </w:rPr>
        <w:t>:</w:t>
      </w:r>
      <w:r w:rsidRPr="00486765">
        <w:rPr>
          <w:b/>
          <w:sz w:val="22"/>
        </w:rPr>
        <w:t>is</w:t>
      </w:r>
      <w:proofErr w:type="gramEnd"/>
      <w:r w:rsidRPr="00486765">
        <w:rPr>
          <w:b/>
          <w:sz w:val="22"/>
        </w:rPr>
        <w:t>_about</w:t>
      </w:r>
      <w:proofErr w:type="spellEnd"/>
      <w:r w:rsidRPr="00486765">
        <w:rPr>
          <w:b/>
          <w:sz w:val="22"/>
        </w:rPr>
        <w:t xml:space="preserve"> </w:t>
      </w:r>
      <w:r w:rsidRPr="00486765">
        <w:rPr>
          <w:sz w:val="22"/>
        </w:rPr>
        <w:t xml:space="preserve">relation. </w:t>
      </w:r>
      <w:r w:rsidR="005D7735" w:rsidRPr="00486765">
        <w:rPr>
          <w:sz w:val="22"/>
        </w:rPr>
        <w:t xml:space="preserve">In this </w:t>
      </w:r>
      <w:r w:rsidRPr="00486765">
        <w:rPr>
          <w:sz w:val="22"/>
        </w:rPr>
        <w:t xml:space="preserve">specification, however, </w:t>
      </w:r>
      <w:r w:rsidR="005D7735" w:rsidRPr="00486765">
        <w:rPr>
          <w:sz w:val="22"/>
        </w:rPr>
        <w:t>we concentrate on</w:t>
      </w:r>
      <w:r w:rsidR="00151755" w:rsidRPr="00486765">
        <w:rPr>
          <w:sz w:val="22"/>
        </w:rPr>
        <w:t xml:space="preserve"> </w:t>
      </w:r>
      <w:r w:rsidR="005D7735" w:rsidRPr="00486765">
        <w:rPr>
          <w:sz w:val="22"/>
        </w:rPr>
        <w:t>particul</w:t>
      </w:r>
      <w:r w:rsidR="00465C17" w:rsidRPr="00486765">
        <w:rPr>
          <w:sz w:val="22"/>
        </w:rPr>
        <w:t>ars and on</w:t>
      </w:r>
      <w:r w:rsidR="00C70C3F" w:rsidRPr="00486765">
        <w:rPr>
          <w:sz w:val="22"/>
        </w:rPr>
        <w:t xml:space="preserve"> the </w:t>
      </w:r>
      <w:r w:rsidR="00755698" w:rsidRPr="00486765">
        <w:rPr>
          <w:sz w:val="22"/>
        </w:rPr>
        <w:t>instance-level relations</w:t>
      </w:r>
      <w:r w:rsidRPr="00486765">
        <w:rPr>
          <w:sz w:val="22"/>
        </w:rPr>
        <w:t xml:space="preserve"> that link them together</w:t>
      </w:r>
      <w:r w:rsidR="00C70C3F" w:rsidRPr="00486765">
        <w:rPr>
          <w:sz w:val="22"/>
        </w:rPr>
        <w:t xml:space="preserve"> [</w:t>
      </w:r>
      <w:r w:rsidR="001E591D" w:rsidRPr="00486765">
        <w:rPr>
          <w:sz w:val="22"/>
        </w:rPr>
        <w:fldChar w:fldCharType="begin"/>
      </w:r>
      <w:r w:rsidR="004D0A34"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00C70C3F" w:rsidRPr="00486765">
        <w:rPr>
          <w:sz w:val="22"/>
        </w:rPr>
        <w:t>]</w:t>
      </w:r>
      <w:r w:rsidR="00755698" w:rsidRPr="00486765">
        <w:rPr>
          <w:sz w:val="22"/>
        </w:rPr>
        <w:t xml:space="preserve">. </w:t>
      </w:r>
      <w:r w:rsidR="005D7735" w:rsidRPr="00486765">
        <w:rPr>
          <w:sz w:val="22"/>
        </w:rPr>
        <w:t>That is, t</w:t>
      </w:r>
      <w:r w:rsidR="001F273B" w:rsidRPr="00486765">
        <w:rPr>
          <w:sz w:val="22"/>
        </w:rPr>
        <w:t xml:space="preserve">he categories </w:t>
      </w:r>
      <w:r w:rsidRPr="00486765">
        <w:rPr>
          <w:sz w:val="22"/>
        </w:rPr>
        <w:t xml:space="preserve">referred to in this specification are </w:t>
      </w:r>
      <w:r w:rsidR="001F273B" w:rsidRPr="00486765">
        <w:rPr>
          <w:sz w:val="22"/>
        </w:rPr>
        <w:t xml:space="preserve">in every case </w:t>
      </w:r>
      <w:proofErr w:type="gramStart"/>
      <w:r w:rsidR="005D7735" w:rsidRPr="00486765">
        <w:rPr>
          <w:sz w:val="22"/>
        </w:rPr>
        <w:t>categories</w:t>
      </w:r>
      <w:proofErr w:type="gramEnd"/>
      <w:r w:rsidR="005D7735" w:rsidRPr="00486765">
        <w:rPr>
          <w:sz w:val="22"/>
        </w:rPr>
        <w:t xml:space="preserve"> of particulars</w:t>
      </w:r>
      <w:r w:rsidRPr="00486765">
        <w:rPr>
          <w:sz w:val="22"/>
        </w:rPr>
        <w:t>.</w:t>
      </w:r>
      <w:r w:rsidR="005D7735" w:rsidRPr="00486765">
        <w:rPr>
          <w:sz w:val="22"/>
        </w:rPr>
        <w:t xml:space="preserve"> </w:t>
      </w:r>
      <w:r w:rsidRPr="00486765">
        <w:rPr>
          <w:sz w:val="22"/>
        </w:rPr>
        <w:t xml:space="preserve">A future version of BFO </w:t>
      </w:r>
      <w:r w:rsidR="00236D40" w:rsidRPr="00486765">
        <w:rPr>
          <w:sz w:val="22"/>
        </w:rPr>
        <w:t xml:space="preserve">will provide </w:t>
      </w:r>
      <w:r w:rsidRPr="00486765">
        <w:rPr>
          <w:sz w:val="22"/>
        </w:rPr>
        <w:t xml:space="preserve">a complementary treatment </w:t>
      </w:r>
      <w:r w:rsidR="00236D40" w:rsidRPr="00486765">
        <w:rPr>
          <w:sz w:val="22"/>
        </w:rPr>
        <w:t>of universals</w:t>
      </w:r>
      <w:r w:rsidRPr="00486765">
        <w:rPr>
          <w:sz w:val="22"/>
        </w:rPr>
        <w:t>.</w:t>
      </w:r>
    </w:p>
    <w:p w14:paraId="15694ACD" w14:textId="67A4EA14" w:rsidR="00A14887" w:rsidRPr="00486765" w:rsidRDefault="00A14887">
      <w:pPr>
        <w:rPr>
          <w:sz w:val="22"/>
        </w:rPr>
      </w:pPr>
    </w:p>
    <w:p w14:paraId="2BBC053F" w14:textId="7E268D27" w:rsidR="00A14887" w:rsidRPr="00486765" w:rsidRDefault="00A14887">
      <w:pPr>
        <w:rPr>
          <w:b/>
          <w:sz w:val="22"/>
        </w:rPr>
      </w:pPr>
      <w:proofErr w:type="spellStart"/>
      <w:r w:rsidRPr="00486765">
        <w:rPr>
          <w:b/>
          <w:i/>
          <w:sz w:val="22"/>
        </w:rPr>
        <w:t>Is_a</w:t>
      </w:r>
      <w:proofErr w:type="spellEnd"/>
      <w:r w:rsidRPr="00486765">
        <w:rPr>
          <w:b/>
          <w:sz w:val="22"/>
        </w:rPr>
        <w:t xml:space="preserve"> overloading</w:t>
      </w:r>
    </w:p>
    <w:p w14:paraId="59ED210B" w14:textId="2729AF1F" w:rsidR="00A14887" w:rsidRPr="00486765" w:rsidRDefault="00A14887">
      <w:pPr>
        <w:rPr>
          <w:sz w:val="22"/>
        </w:rPr>
      </w:pPr>
      <w:r w:rsidRPr="00486765">
        <w:rPr>
          <w:sz w:val="22"/>
        </w:rPr>
        <w:t>In ordinary English the following assertions are equally grammatical:</w:t>
      </w:r>
    </w:p>
    <w:p w14:paraId="67220971" w14:textId="0530109B" w:rsidR="00A14887" w:rsidRPr="00486765" w:rsidRDefault="00A14887">
      <w:pPr>
        <w:rPr>
          <w:sz w:val="22"/>
        </w:rPr>
      </w:pPr>
      <w:r w:rsidRPr="00486765">
        <w:rPr>
          <w:sz w:val="22"/>
        </w:rPr>
        <w:t xml:space="preserve">a) </w:t>
      </w:r>
      <w:proofErr w:type="gramStart"/>
      <w:r w:rsidRPr="00486765">
        <w:rPr>
          <w:sz w:val="22"/>
        </w:rPr>
        <w:t>a</w:t>
      </w:r>
      <w:proofErr w:type="gramEnd"/>
      <w:r w:rsidRPr="00486765">
        <w:rPr>
          <w:sz w:val="22"/>
        </w:rPr>
        <w:t xml:space="preserve"> human being is a mammal</w:t>
      </w:r>
    </w:p>
    <w:p w14:paraId="34BDB698" w14:textId="1FF9CF35" w:rsidR="00A14887" w:rsidRPr="00486765" w:rsidRDefault="00A14887">
      <w:pPr>
        <w:rPr>
          <w:sz w:val="22"/>
        </w:rPr>
      </w:pPr>
      <w:r w:rsidRPr="00486765">
        <w:rPr>
          <w:sz w:val="22"/>
        </w:rPr>
        <w:t xml:space="preserve">(b) </w:t>
      </w:r>
      <w:proofErr w:type="gramStart"/>
      <w:r w:rsidRPr="00486765">
        <w:rPr>
          <w:sz w:val="22"/>
        </w:rPr>
        <w:t>a</w:t>
      </w:r>
      <w:proofErr w:type="gramEnd"/>
      <w:r w:rsidRPr="00486765">
        <w:rPr>
          <w:sz w:val="22"/>
        </w:rPr>
        <w:t xml:space="preserve"> professor is a human being </w:t>
      </w:r>
    </w:p>
    <w:p w14:paraId="6A80E5EF" w14:textId="4D8EEB9F" w:rsidR="004109DD" w:rsidRPr="00486765" w:rsidRDefault="00A14887">
      <w:pPr>
        <w:rPr>
          <w:sz w:val="22"/>
        </w:rPr>
      </w:pPr>
      <w:r w:rsidRPr="00486765">
        <w:rPr>
          <w:sz w:val="22"/>
        </w:rPr>
        <w:t xml:space="preserve">(c) </w:t>
      </w:r>
      <w:r w:rsidR="004109DD" w:rsidRPr="00486765">
        <w:rPr>
          <w:sz w:val="22"/>
        </w:rPr>
        <w:t>John is a human being</w:t>
      </w:r>
    </w:p>
    <w:p w14:paraId="448C97AB" w14:textId="3146484D" w:rsidR="00A14887" w:rsidRPr="00486765" w:rsidRDefault="004109DD">
      <w:pPr>
        <w:rPr>
          <w:sz w:val="22"/>
        </w:rPr>
      </w:pPr>
      <w:r w:rsidRPr="00486765">
        <w:rPr>
          <w:sz w:val="22"/>
        </w:rPr>
        <w:t xml:space="preserve">(d) </w:t>
      </w:r>
      <w:proofErr w:type="gramStart"/>
      <w:r w:rsidR="00E3138A" w:rsidRPr="00486765">
        <w:rPr>
          <w:sz w:val="22"/>
        </w:rPr>
        <w:t>a</w:t>
      </w:r>
      <w:proofErr w:type="gramEnd"/>
      <w:r w:rsidR="00E3138A" w:rsidRPr="00486765">
        <w:rPr>
          <w:sz w:val="22"/>
        </w:rPr>
        <w:t xml:space="preserve"> restaurant in Palo Alto is a restaurant</w:t>
      </w:r>
    </w:p>
    <w:p w14:paraId="69AEBAAF" w14:textId="28286E88" w:rsidR="004109DD" w:rsidRPr="00486765" w:rsidRDefault="00A14887">
      <w:pPr>
        <w:rPr>
          <w:sz w:val="22"/>
        </w:rPr>
      </w:pPr>
      <w:r w:rsidRPr="00486765">
        <w:rPr>
          <w:sz w:val="22"/>
        </w:rPr>
        <w:lastRenderedPageBreak/>
        <w:t xml:space="preserve">However, as Nicola </w:t>
      </w:r>
      <w:proofErr w:type="spellStart"/>
      <w:r w:rsidRPr="00486765">
        <w:rPr>
          <w:sz w:val="22"/>
        </w:rPr>
        <w:t>Guarino</w:t>
      </w:r>
      <w:proofErr w:type="spellEnd"/>
      <w:r w:rsidRPr="00486765">
        <w:rPr>
          <w:sz w:val="22"/>
        </w:rPr>
        <w:t xml:space="preserve"> has pointed out, the meaning of ‘is a’ is quite different in each case, and ontologies which do not take account of these differences are guilty of what he termed “‘</w:t>
      </w:r>
      <w:r w:rsidRPr="00486765">
        <w:rPr>
          <w:i/>
          <w:sz w:val="22"/>
        </w:rPr>
        <w:t>is a</w:t>
      </w:r>
      <w:r w:rsidRPr="00486765">
        <w:rPr>
          <w:sz w:val="22"/>
        </w:rPr>
        <w:t xml:space="preserve">’ overloading” </w:t>
      </w:r>
      <w:r w:rsidR="00E3138A" w:rsidRPr="00486765">
        <w:rPr>
          <w:sz w:val="22"/>
        </w:rPr>
        <w:t>[</w:t>
      </w:r>
      <w:r w:rsidR="00E3138A" w:rsidRPr="00486765">
        <w:rPr>
          <w:sz w:val="22"/>
        </w:rPr>
        <w:fldChar w:fldCharType="begin"/>
      </w:r>
      <w:r w:rsidR="00E3138A" w:rsidRPr="00486765">
        <w:rPr>
          <w:sz w:val="22"/>
        </w:rPr>
        <w:instrText xml:space="preserve"> REF _Ref314998997 \r \h </w:instrText>
      </w:r>
      <w:r w:rsidR="001C5CAA">
        <w:rPr>
          <w:sz w:val="22"/>
        </w:rPr>
        <w:instrText xml:space="preserve"> \* MERGEFORMAT </w:instrText>
      </w:r>
      <w:r w:rsidR="00E3138A" w:rsidRPr="00486765">
        <w:rPr>
          <w:sz w:val="22"/>
        </w:rPr>
      </w:r>
      <w:r w:rsidR="00E3138A" w:rsidRPr="00486765">
        <w:rPr>
          <w:sz w:val="22"/>
        </w:rPr>
        <w:fldChar w:fldCharType="separate"/>
      </w:r>
      <w:r w:rsidR="00B60214">
        <w:rPr>
          <w:sz w:val="22"/>
        </w:rPr>
        <w:t>80</w:t>
      </w:r>
      <w:r w:rsidR="00E3138A" w:rsidRPr="00486765">
        <w:rPr>
          <w:sz w:val="22"/>
        </w:rPr>
        <w:fldChar w:fldCharType="end"/>
      </w:r>
      <w:r w:rsidR="00E3138A" w:rsidRPr="00486765">
        <w:rPr>
          <w:sz w:val="22"/>
        </w:rPr>
        <w:t xml:space="preserve">]. </w:t>
      </w:r>
      <w:r w:rsidR="00AC2304" w:rsidRPr="00486765">
        <w:rPr>
          <w:sz w:val="22"/>
        </w:rPr>
        <w:t xml:space="preserve">Here only (a) and (b) properly concern the </w:t>
      </w:r>
      <w:proofErr w:type="spellStart"/>
      <w:r w:rsidR="00AC2304" w:rsidRPr="00486765">
        <w:rPr>
          <w:i/>
          <w:sz w:val="22"/>
        </w:rPr>
        <w:t>is_a</w:t>
      </w:r>
      <w:proofErr w:type="spellEnd"/>
      <w:r w:rsidR="00AC2304" w:rsidRPr="00486765">
        <w:rPr>
          <w:i/>
          <w:sz w:val="22"/>
        </w:rPr>
        <w:t xml:space="preserve"> </w:t>
      </w:r>
      <w:r w:rsidR="00AC2304" w:rsidRPr="00486765">
        <w:rPr>
          <w:sz w:val="22"/>
        </w:rPr>
        <w:t xml:space="preserve">relation between universals or types. (c) </w:t>
      </w:r>
      <w:proofErr w:type="gramStart"/>
      <w:r w:rsidR="00AC2304" w:rsidRPr="00486765">
        <w:rPr>
          <w:sz w:val="22"/>
        </w:rPr>
        <w:t>is</w:t>
      </w:r>
      <w:proofErr w:type="gramEnd"/>
      <w:r w:rsidR="00AC2304" w:rsidRPr="00486765">
        <w:rPr>
          <w:sz w:val="22"/>
        </w:rPr>
        <w:t xml:space="preserve"> an example of </w:t>
      </w:r>
      <w:r w:rsidR="004109DD" w:rsidRPr="00486765">
        <w:rPr>
          <w:sz w:val="22"/>
        </w:rPr>
        <w:t>instantiation and (d) an example of (roughly) the</w:t>
      </w:r>
      <w:r w:rsidR="00AC2304" w:rsidRPr="00486765">
        <w:rPr>
          <w:sz w:val="22"/>
        </w:rPr>
        <w:t xml:space="preserve"> relation between </w:t>
      </w:r>
      <w:r w:rsidR="007171D3" w:rsidRPr="00486765">
        <w:rPr>
          <w:sz w:val="22"/>
        </w:rPr>
        <w:t xml:space="preserve">some </w:t>
      </w:r>
      <w:r w:rsidR="00AC2304" w:rsidRPr="00486765">
        <w:rPr>
          <w:sz w:val="22"/>
        </w:rPr>
        <w:t xml:space="preserve">collection </w:t>
      </w:r>
      <w:r w:rsidR="007171D3" w:rsidRPr="00486765">
        <w:rPr>
          <w:sz w:val="22"/>
        </w:rPr>
        <w:t xml:space="preserve">of particulars </w:t>
      </w:r>
      <w:r w:rsidR="00AC2304" w:rsidRPr="00486765">
        <w:rPr>
          <w:sz w:val="22"/>
        </w:rPr>
        <w:t>and a universal</w:t>
      </w:r>
      <w:r w:rsidR="004109DD" w:rsidRPr="00486765">
        <w:rPr>
          <w:sz w:val="22"/>
        </w:rPr>
        <w:t xml:space="preserve"> which holds when the former is a subset of the extension of the latter</w:t>
      </w:r>
      <w:r w:rsidRPr="00486765">
        <w:rPr>
          <w:sz w:val="22"/>
        </w:rPr>
        <w:t>.</w:t>
      </w:r>
    </w:p>
    <w:p w14:paraId="4762730E" w14:textId="3CCC408C" w:rsidR="00AC2304" w:rsidRPr="00486765" w:rsidRDefault="00A14887">
      <w:pPr>
        <w:rPr>
          <w:sz w:val="22"/>
        </w:rPr>
      </w:pPr>
      <w:r w:rsidRPr="00486765">
        <w:rPr>
          <w:sz w:val="22"/>
        </w:rPr>
        <w:t>The opposition between (a) and (b) concerns the distinction between</w:t>
      </w:r>
      <w:r w:rsidR="00AC2304" w:rsidRPr="00486765">
        <w:rPr>
          <w:sz w:val="22"/>
        </w:rPr>
        <w:t xml:space="preserve"> two kinds of </w:t>
      </w:r>
      <w:proofErr w:type="spellStart"/>
      <w:r w:rsidR="00AC2304" w:rsidRPr="00486765">
        <w:rPr>
          <w:i/>
          <w:sz w:val="22"/>
        </w:rPr>
        <w:t>is_a</w:t>
      </w:r>
      <w:proofErr w:type="spellEnd"/>
      <w:r w:rsidR="00AC2304" w:rsidRPr="00486765">
        <w:rPr>
          <w:i/>
          <w:sz w:val="22"/>
        </w:rPr>
        <w:t xml:space="preserve"> </w:t>
      </w:r>
      <w:r w:rsidR="00AC2304" w:rsidRPr="00486765">
        <w:rPr>
          <w:sz w:val="22"/>
        </w:rPr>
        <w:t>relations</w:t>
      </w:r>
      <w:r w:rsidR="004109DD" w:rsidRPr="00486765">
        <w:rPr>
          <w:sz w:val="22"/>
        </w:rPr>
        <w:t>:</w:t>
      </w:r>
    </w:p>
    <w:p w14:paraId="552C0F76" w14:textId="58539088"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w:t>
      </w:r>
      <w:r w:rsidR="00A14887" w:rsidRPr="00486765">
        <w:rPr>
          <w:sz w:val="22"/>
        </w:rPr>
        <w:t xml:space="preserve"> </w:t>
      </w:r>
      <w:r w:rsidRPr="00486765">
        <w:rPr>
          <w:sz w:val="22"/>
        </w:rPr>
        <w:t>which are instantiated by their instances necessarily (also called ‘rigid’ universals) and thus, for each instance, are instantiated at all times at which the instance exists, for example: John is a human being; such universals are sometimes said to capture the nature or essence of their instances;</w:t>
      </w:r>
    </w:p>
    <w:p w14:paraId="14428A21" w14:textId="5FBFD974" w:rsidR="00AC2304" w:rsidRPr="00486765" w:rsidRDefault="00AC2304" w:rsidP="006C702A">
      <w:pPr>
        <w:pStyle w:val="ListParagraph"/>
        <w:numPr>
          <w:ilvl w:val="0"/>
          <w:numId w:val="20"/>
        </w:numPr>
        <w:rPr>
          <w:sz w:val="22"/>
        </w:rPr>
      </w:pPr>
      <w:proofErr w:type="gramStart"/>
      <w:r w:rsidRPr="00486765">
        <w:rPr>
          <w:sz w:val="22"/>
        </w:rPr>
        <w:t>between</w:t>
      </w:r>
      <w:proofErr w:type="gramEnd"/>
      <w:r w:rsidRPr="00486765">
        <w:rPr>
          <w:sz w:val="22"/>
        </w:rPr>
        <w:t xml:space="preserve"> universals one or both of which is not rigid in this sense, for example (again): a professor is a </w:t>
      </w:r>
      <w:r w:rsidR="004109DD" w:rsidRPr="00486765">
        <w:rPr>
          <w:sz w:val="22"/>
        </w:rPr>
        <w:t>human being; these examples are dealt with further under ‘role’ below.</w:t>
      </w:r>
    </w:p>
    <w:p w14:paraId="438BC439" w14:textId="03AFC116" w:rsidR="007171D3" w:rsidRPr="00486765" w:rsidRDefault="007171D3">
      <w:pPr>
        <w:rPr>
          <w:sz w:val="22"/>
        </w:rPr>
      </w:pPr>
      <w:r w:rsidRPr="00486765">
        <w:rPr>
          <w:sz w:val="22"/>
        </w:rPr>
        <w:t xml:space="preserve">Note, again, that in our specification of BFO 2.0, universals fall outside our domain of discourse (with the minor exception of the elucidation of </w:t>
      </w:r>
      <w:r w:rsidRPr="00486765">
        <w:rPr>
          <w:i/>
          <w:sz w:val="22"/>
        </w:rPr>
        <w:t>generically dependent continuant</w:t>
      </w:r>
      <w:r w:rsidRPr="00486765">
        <w:rPr>
          <w:sz w:val="22"/>
        </w:rPr>
        <w:t xml:space="preserve">). The mentioned dichotomy between rigid and non-rigid universals should not be taken as implying any assertion according to which there might be higher-order universals (for instance </w:t>
      </w:r>
      <w:r w:rsidRPr="00486765">
        <w:rPr>
          <w:i/>
          <w:sz w:val="22"/>
        </w:rPr>
        <w:t>rigid universal</w:t>
      </w:r>
      <w:r w:rsidRPr="00486765">
        <w:rPr>
          <w:sz w:val="22"/>
        </w:rPr>
        <w:t>) of which first-order universals would somehow be instances.</w:t>
      </w:r>
    </w:p>
    <w:p w14:paraId="710528F6" w14:textId="77777777" w:rsidR="00F07970" w:rsidRPr="00486765" w:rsidRDefault="00F07970">
      <w:pPr>
        <w:rPr>
          <w:b/>
          <w:sz w:val="22"/>
        </w:rPr>
      </w:pPr>
      <w:r w:rsidRPr="00486765">
        <w:rPr>
          <w:b/>
          <w:sz w:val="22"/>
        </w:rPr>
        <w:t>Universals and classes</w:t>
      </w:r>
    </w:p>
    <w:p w14:paraId="3596D560" w14:textId="3BA0E3D8" w:rsidR="004E0D46" w:rsidRPr="00486765" w:rsidRDefault="00151755">
      <w:pPr>
        <w:rPr>
          <w:sz w:val="22"/>
        </w:rPr>
      </w:pPr>
      <w:r w:rsidRPr="00486765">
        <w:rPr>
          <w:sz w:val="22"/>
        </w:rPr>
        <w:t xml:space="preserve">Universals have </w:t>
      </w:r>
      <w:r w:rsidRPr="00486765">
        <w:rPr>
          <w:b/>
          <w:sz w:val="22"/>
        </w:rPr>
        <w:t>instances</w:t>
      </w:r>
      <w:r w:rsidRPr="00486765">
        <w:rPr>
          <w:sz w:val="22"/>
        </w:rPr>
        <w:t xml:space="preserve">, which are in every case </w:t>
      </w:r>
      <w:proofErr w:type="gramStart"/>
      <w:r w:rsidRPr="00486765">
        <w:rPr>
          <w:sz w:val="22"/>
        </w:rPr>
        <w:t>particulars</w:t>
      </w:r>
      <w:proofErr w:type="gramEnd"/>
      <w:r w:rsidRPr="00486765">
        <w:rPr>
          <w:sz w:val="22"/>
        </w:rPr>
        <w:t xml:space="preserve"> (entities located in space and time). </w:t>
      </w:r>
      <w:r w:rsidR="00E147FE" w:rsidRPr="00486765">
        <w:rPr>
          <w:sz w:val="22"/>
        </w:rPr>
        <w:t xml:space="preserve">Universals also have extensions, which </w:t>
      </w:r>
      <w:r w:rsidR="007171D3" w:rsidRPr="00486765">
        <w:rPr>
          <w:sz w:val="22"/>
        </w:rPr>
        <w:t xml:space="preserve">we can think of as </w:t>
      </w:r>
      <w:r w:rsidR="009B27CF" w:rsidRPr="00486765">
        <w:rPr>
          <w:sz w:val="22"/>
        </w:rPr>
        <w:t xml:space="preserve">collections </w:t>
      </w:r>
      <w:r w:rsidR="00E147FE" w:rsidRPr="00486765">
        <w:rPr>
          <w:sz w:val="22"/>
        </w:rPr>
        <w:t xml:space="preserve">of their </w:t>
      </w:r>
      <w:r w:rsidR="002F1456" w:rsidRPr="00486765">
        <w:rPr>
          <w:sz w:val="22"/>
        </w:rPr>
        <w:t>instances</w:t>
      </w:r>
      <w:r w:rsidR="007171D3" w:rsidRPr="00486765">
        <w:rPr>
          <w:sz w:val="22"/>
        </w:rPr>
        <w:t xml:space="preserve"> (such extensions fall outside the scope of this specification)</w:t>
      </w:r>
      <w:r w:rsidR="002F1456" w:rsidRPr="00486765">
        <w:rPr>
          <w:sz w:val="22"/>
        </w:rPr>
        <w:t xml:space="preserve">. </w:t>
      </w:r>
    </w:p>
    <w:p w14:paraId="76848A3B" w14:textId="7DD427D5" w:rsidR="004E0D46" w:rsidRPr="00486765" w:rsidRDefault="004E0D46">
      <w:pPr>
        <w:rPr>
          <w:sz w:val="22"/>
        </w:rPr>
      </w:pPr>
      <w:r w:rsidRPr="00486765">
        <w:rPr>
          <w:sz w:val="22"/>
        </w:rPr>
        <w:t>Universals</w:t>
      </w:r>
      <w:r w:rsidRPr="00486765">
        <w:rPr>
          <w:b/>
          <w:sz w:val="22"/>
        </w:rPr>
        <w:t xml:space="preserve"> </w:t>
      </w:r>
      <w:r w:rsidR="007171D3" w:rsidRPr="00486765">
        <w:rPr>
          <w:sz w:val="22"/>
        </w:rPr>
        <w:t>themselves</w:t>
      </w:r>
      <w:r w:rsidR="007171D3" w:rsidRPr="00486765">
        <w:rPr>
          <w:b/>
          <w:sz w:val="22"/>
        </w:rPr>
        <w:t xml:space="preserve"> </w:t>
      </w:r>
      <w:r w:rsidRPr="00486765">
        <w:rPr>
          <w:sz w:val="22"/>
        </w:rPr>
        <w:t xml:space="preserve">are </w:t>
      </w:r>
      <w:r w:rsidR="007171D3" w:rsidRPr="00486765">
        <w:rPr>
          <w:sz w:val="22"/>
        </w:rPr>
        <w:t xml:space="preserve">those general </w:t>
      </w:r>
      <w:proofErr w:type="gramStart"/>
      <w:r w:rsidRPr="00486765">
        <w:rPr>
          <w:sz w:val="22"/>
        </w:rPr>
        <w:t>entities which</w:t>
      </w:r>
      <w:proofErr w:type="gramEnd"/>
      <w:r w:rsidRPr="00486765">
        <w:rPr>
          <w:sz w:val="22"/>
        </w:rPr>
        <w:t xml:space="preserve"> need to be recognized in order to </w:t>
      </w:r>
      <w:r w:rsidR="00D61A83" w:rsidRPr="00486765">
        <w:rPr>
          <w:sz w:val="22"/>
        </w:rPr>
        <w:t xml:space="preserve">formulate </w:t>
      </w:r>
      <w:r w:rsidR="007171D3" w:rsidRPr="00486765">
        <w:rPr>
          <w:sz w:val="22"/>
        </w:rPr>
        <w:t xml:space="preserve">both scientific </w:t>
      </w:r>
      <w:r w:rsidRPr="00486765">
        <w:rPr>
          <w:sz w:val="22"/>
        </w:rPr>
        <w:t xml:space="preserve">laws </w:t>
      </w:r>
      <w:r w:rsidR="007171D3" w:rsidRPr="00486765">
        <w:rPr>
          <w:sz w:val="22"/>
        </w:rPr>
        <w:t>and analogous general assertions concerning</w:t>
      </w:r>
      <w:r w:rsidRPr="00486765">
        <w:rPr>
          <w:sz w:val="22"/>
        </w:rPr>
        <w:t xml:space="preserve"> </w:t>
      </w:r>
      <w:r w:rsidR="000B5B22" w:rsidRPr="00486765">
        <w:rPr>
          <w:sz w:val="22"/>
        </w:rPr>
        <w:t xml:space="preserve">(for example) </w:t>
      </w:r>
      <w:r w:rsidRPr="00486765">
        <w:rPr>
          <w:sz w:val="22"/>
        </w:rPr>
        <w:t>material, social and informational artifacts.</w:t>
      </w:r>
      <w:r w:rsidR="009B27CF" w:rsidRPr="00486765">
        <w:rPr>
          <w:sz w:val="22"/>
        </w:rPr>
        <w:t xml:space="preserve"> </w:t>
      </w:r>
    </w:p>
    <w:p w14:paraId="55B7E8C7" w14:textId="77777777" w:rsidR="004E0D46" w:rsidRPr="00486765" w:rsidRDefault="00D61A83">
      <w:pPr>
        <w:rPr>
          <w:sz w:val="22"/>
        </w:rPr>
      </w:pPr>
      <w:r w:rsidRPr="00486765">
        <w:rPr>
          <w:sz w:val="22"/>
        </w:rPr>
        <w:t>Examples of universals in each of the mentioned realms include:</w:t>
      </w:r>
      <w:r w:rsidR="004E0D46" w:rsidRPr="00486765">
        <w:rPr>
          <w:sz w:val="22"/>
        </w:rPr>
        <w:t xml:space="preserve"> </w:t>
      </w:r>
    </w:p>
    <w:p w14:paraId="0B69F123" w14:textId="77777777" w:rsidR="004E0D46" w:rsidRPr="00486765" w:rsidRDefault="004E0D46" w:rsidP="00486765">
      <w:pPr>
        <w:ind w:left="720"/>
        <w:rPr>
          <w:sz w:val="22"/>
        </w:rPr>
      </w:pPr>
      <w:r w:rsidRPr="00486765">
        <w:rPr>
          <w:i/>
          <w:sz w:val="22"/>
        </w:rPr>
        <w:t xml:space="preserve">Natural: </w:t>
      </w:r>
      <w:r w:rsidRPr="00486765">
        <w:rPr>
          <w:sz w:val="22"/>
        </w:rPr>
        <w:t xml:space="preserve">electron, molecule, cell, mouse, </w:t>
      </w:r>
      <w:proofErr w:type="gramStart"/>
      <w:r w:rsidRPr="00486765">
        <w:rPr>
          <w:sz w:val="22"/>
        </w:rPr>
        <w:t>planet</w:t>
      </w:r>
      <w:proofErr w:type="gramEnd"/>
      <w:r w:rsidRPr="00486765">
        <w:rPr>
          <w:sz w:val="22"/>
        </w:rPr>
        <w:t xml:space="preserve">; </w:t>
      </w:r>
    </w:p>
    <w:p w14:paraId="7A549331" w14:textId="77777777" w:rsidR="004E0D46" w:rsidRPr="00486765" w:rsidRDefault="004E0D46">
      <w:pPr>
        <w:ind w:left="720"/>
        <w:rPr>
          <w:sz w:val="22"/>
        </w:rPr>
      </w:pPr>
      <w:r w:rsidRPr="00486765">
        <w:rPr>
          <w:i/>
          <w:sz w:val="22"/>
        </w:rPr>
        <w:t>Material artifacts</w:t>
      </w:r>
      <w:r w:rsidRPr="00486765">
        <w:rPr>
          <w:sz w:val="22"/>
        </w:rPr>
        <w:t xml:space="preserve">: vehicle, </w:t>
      </w:r>
      <w:r w:rsidR="000B5B22" w:rsidRPr="00486765">
        <w:rPr>
          <w:sz w:val="22"/>
        </w:rPr>
        <w:t>revolver, pipette, pizza</w:t>
      </w:r>
    </w:p>
    <w:p w14:paraId="199FC9F2" w14:textId="77777777" w:rsidR="000B5B22" w:rsidRPr="00486765" w:rsidRDefault="000B5B22">
      <w:pPr>
        <w:ind w:left="720"/>
        <w:rPr>
          <w:sz w:val="22"/>
        </w:rPr>
      </w:pPr>
      <w:r w:rsidRPr="00486765">
        <w:rPr>
          <w:i/>
          <w:sz w:val="22"/>
        </w:rPr>
        <w:lastRenderedPageBreak/>
        <w:t>Social artifact</w:t>
      </w:r>
      <w:r w:rsidRPr="00486765">
        <w:rPr>
          <w:sz w:val="22"/>
        </w:rPr>
        <w:t>: dollar, meter, traffic law, organization</w:t>
      </w:r>
    </w:p>
    <w:p w14:paraId="2213083B" w14:textId="77777777" w:rsidR="000B5B22" w:rsidRPr="00486765" w:rsidRDefault="000B5B22">
      <w:pPr>
        <w:ind w:left="720"/>
        <w:rPr>
          <w:sz w:val="22"/>
        </w:rPr>
      </w:pPr>
      <w:r w:rsidRPr="00486765">
        <w:rPr>
          <w:i/>
          <w:sz w:val="22"/>
        </w:rPr>
        <w:t>Information artifact</w:t>
      </w:r>
      <w:r w:rsidRPr="00486765">
        <w:rPr>
          <w:sz w:val="22"/>
        </w:rPr>
        <w:t>: database, ontology, email message, plan specification</w:t>
      </w:r>
    </w:p>
    <w:p w14:paraId="73F400F2" w14:textId="36FEA37E" w:rsidR="007171D3" w:rsidRPr="00486765" w:rsidRDefault="007171D3" w:rsidP="00486765">
      <w:pPr>
        <w:rPr>
          <w:sz w:val="22"/>
        </w:rPr>
      </w:pPr>
      <w:r w:rsidRPr="00486765">
        <w:rPr>
          <w:sz w:val="22"/>
        </w:rPr>
        <w:t>Universals are most clearly illustrated by considering the general terms – such as ‘electron’ or ‘cell’ – employed by scientific theories in the formulation of general truths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Thus universals include also the general entities referred to by general terms employed in domains such as engineering, commerce, </w:t>
      </w:r>
      <w:proofErr w:type="gramStart"/>
      <w:r w:rsidRPr="00486765">
        <w:rPr>
          <w:sz w:val="22"/>
        </w:rPr>
        <w:t>administration</w:t>
      </w:r>
      <w:proofErr w:type="gramEnd"/>
      <w:r w:rsidRPr="00486765">
        <w:rPr>
          <w:sz w:val="22"/>
        </w:rPr>
        <w:t xml:space="preserve"> and intelligence analysis. BFO was designed to work with entities within the province of the natural sciences, especially biology, but its coverage domain includes also social and psychological entities such as military units and counterinsurgency operations, mortgage contracts and relations of ownership, poems and experimental protocols. </w:t>
      </w:r>
    </w:p>
    <w:p w14:paraId="6CDDE294" w14:textId="4F090BDE" w:rsidR="007171D3" w:rsidRPr="00486765" w:rsidRDefault="007171D3">
      <w:pPr>
        <w:rPr>
          <w:sz w:val="22"/>
        </w:rPr>
      </w:pPr>
      <w:r w:rsidRPr="00486765">
        <w:rPr>
          <w:sz w:val="22"/>
        </w:rPr>
        <w:t xml:space="preserve">It is not up to BFO to decide what universals exist in any given domain; </w:t>
      </w:r>
      <w:proofErr w:type="gramStart"/>
      <w:r w:rsidRPr="00486765">
        <w:rPr>
          <w:sz w:val="22"/>
        </w:rPr>
        <w:t>this decision is made by domain experts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for example in forming their terminology</w:t>
      </w:r>
      <w:proofErr w:type="gramEnd"/>
      <w:r w:rsidRPr="00486765">
        <w:rPr>
          <w:sz w:val="22"/>
        </w:rPr>
        <w:t xml:space="preserve">. In all domains, types are those general or repeatable </w:t>
      </w:r>
      <w:proofErr w:type="gramStart"/>
      <w:r w:rsidRPr="00486765">
        <w:rPr>
          <w:sz w:val="22"/>
        </w:rPr>
        <w:t>entities which</w:t>
      </w:r>
      <w:proofErr w:type="gramEnd"/>
      <w:r w:rsidRPr="00486765">
        <w:rPr>
          <w:sz w:val="22"/>
        </w:rPr>
        <w:t xml:space="preserve"> correspond to terms that are reused in multiple different sorts of contexts to refer to multiple different particulars and on the basis of multiple different sorts of information.</w:t>
      </w:r>
    </w:p>
    <w:p w14:paraId="174A419A" w14:textId="4279227F" w:rsidR="007171D3" w:rsidRPr="00486765" w:rsidRDefault="007171D3">
      <w:pPr>
        <w:rPr>
          <w:b/>
          <w:sz w:val="22"/>
        </w:rPr>
      </w:pPr>
      <w:r w:rsidRPr="00486765">
        <w:rPr>
          <w:b/>
          <w:sz w:val="22"/>
        </w:rPr>
        <w:t>The p</w:t>
      </w:r>
      <w:r w:rsidR="00E11551" w:rsidRPr="00486765">
        <w:rPr>
          <w:b/>
          <w:sz w:val="22"/>
        </w:rPr>
        <w:t xml:space="preserve">airwise </w:t>
      </w:r>
      <w:proofErr w:type="spellStart"/>
      <w:r w:rsidR="00E11551" w:rsidRPr="00486765">
        <w:rPr>
          <w:b/>
          <w:sz w:val="22"/>
        </w:rPr>
        <w:t>disjoint</w:t>
      </w:r>
      <w:r w:rsidR="00377739" w:rsidRPr="00486765">
        <w:rPr>
          <w:b/>
          <w:sz w:val="22"/>
        </w:rPr>
        <w:t>ness</w:t>
      </w:r>
      <w:proofErr w:type="spellEnd"/>
      <w:r w:rsidR="00377739" w:rsidRPr="00486765">
        <w:rPr>
          <w:b/>
          <w:sz w:val="22"/>
        </w:rPr>
        <w:t xml:space="preserve"> (</w:t>
      </w:r>
      <w:proofErr w:type="spellStart"/>
      <w:r w:rsidR="00377739" w:rsidRPr="00486765">
        <w:rPr>
          <w:b/>
          <w:sz w:val="22"/>
        </w:rPr>
        <w:t>monohierarchy</w:t>
      </w:r>
      <w:proofErr w:type="spellEnd"/>
      <w:r w:rsidR="00377739" w:rsidRPr="00486765">
        <w:rPr>
          <w:b/>
          <w:sz w:val="22"/>
        </w:rPr>
        <w:t>)</w:t>
      </w:r>
      <w:r w:rsidR="00E11551" w:rsidRPr="00486765">
        <w:rPr>
          <w:b/>
          <w:sz w:val="22"/>
        </w:rPr>
        <w:t xml:space="preserve"> </w:t>
      </w:r>
      <w:r w:rsidR="000B5B22" w:rsidRPr="00486765">
        <w:rPr>
          <w:b/>
          <w:sz w:val="22"/>
        </w:rPr>
        <w:t>principle</w:t>
      </w:r>
    </w:p>
    <w:p w14:paraId="6D23E61D" w14:textId="14E64F1A" w:rsidR="008E181C" w:rsidRPr="00486765" w:rsidRDefault="009B27CF">
      <w:pPr>
        <w:rPr>
          <w:sz w:val="22"/>
        </w:rPr>
      </w:pPr>
      <w:r w:rsidRPr="00486765">
        <w:rPr>
          <w:sz w:val="22"/>
        </w:rPr>
        <w:t xml:space="preserve">The strategy for ontology building that is recommended by users of BFO involves the creation, first, of asserted </w:t>
      </w:r>
      <w:proofErr w:type="spellStart"/>
      <w:r w:rsidRPr="00486765">
        <w:rPr>
          <w:i/>
          <w:sz w:val="22"/>
        </w:rPr>
        <w:t>is_a</w:t>
      </w:r>
      <w:proofErr w:type="spellEnd"/>
      <w:r w:rsidRPr="00486765">
        <w:rPr>
          <w:i/>
          <w:sz w:val="22"/>
        </w:rPr>
        <w:t xml:space="preserve"> </w:t>
      </w:r>
      <w:r w:rsidRPr="00486765">
        <w:rPr>
          <w:sz w:val="22"/>
        </w:rPr>
        <w:t xml:space="preserve">hierarchies conforming to BFO. </w:t>
      </w:r>
      <w:r w:rsidR="000B5B22" w:rsidRPr="00486765">
        <w:rPr>
          <w:sz w:val="22"/>
        </w:rPr>
        <w:t>Th</w:t>
      </w:r>
      <w:r w:rsidRPr="00486765">
        <w:rPr>
          <w:sz w:val="22"/>
        </w:rPr>
        <w:t>is is in reflection of a heuristic assumption according to which the</w:t>
      </w:r>
      <w:r w:rsidR="000B5B22" w:rsidRPr="00486765">
        <w:rPr>
          <w:sz w:val="22"/>
        </w:rPr>
        <w:t xml:space="preserve"> </w:t>
      </w:r>
      <w:proofErr w:type="gramStart"/>
      <w:r w:rsidR="000B5B22" w:rsidRPr="00486765">
        <w:rPr>
          <w:sz w:val="22"/>
        </w:rPr>
        <w:t xml:space="preserve">realm of universals is organized by the </w:t>
      </w:r>
      <w:proofErr w:type="spellStart"/>
      <w:r w:rsidR="000B5B22" w:rsidRPr="00486765">
        <w:rPr>
          <w:i/>
          <w:sz w:val="22"/>
        </w:rPr>
        <w:t>is_a</w:t>
      </w:r>
      <w:proofErr w:type="spellEnd"/>
      <w:r w:rsidR="000B5B22" w:rsidRPr="00486765">
        <w:rPr>
          <w:i/>
          <w:sz w:val="22"/>
        </w:rPr>
        <w:t xml:space="preserve"> </w:t>
      </w:r>
      <w:r w:rsidR="000B5B22" w:rsidRPr="00486765">
        <w:rPr>
          <w:sz w:val="22"/>
        </w:rPr>
        <w:t>relation into taxonomic hierarchies of more and less general</w:t>
      </w:r>
      <w:proofErr w:type="gramEnd"/>
      <w:r w:rsidR="000B5B22" w:rsidRPr="00486765">
        <w:rPr>
          <w:sz w:val="22"/>
        </w:rPr>
        <w:t xml:space="preserve">. Each </w:t>
      </w:r>
      <w:r w:rsidRPr="00486765">
        <w:rPr>
          <w:sz w:val="22"/>
        </w:rPr>
        <w:t xml:space="preserve">asserted </w:t>
      </w:r>
      <w:r w:rsidR="000B5B22" w:rsidRPr="00486765">
        <w:rPr>
          <w:sz w:val="22"/>
        </w:rPr>
        <w:t xml:space="preserve">hierarchy </w:t>
      </w:r>
      <w:r w:rsidRPr="00486765">
        <w:rPr>
          <w:sz w:val="22"/>
        </w:rPr>
        <w:t xml:space="preserve">should further be </w:t>
      </w:r>
      <w:r w:rsidR="000B5B22" w:rsidRPr="00486765">
        <w:rPr>
          <w:sz w:val="22"/>
        </w:rPr>
        <w:t xml:space="preserve">subject to the principle of single inheritance (it is a </w:t>
      </w:r>
      <w:proofErr w:type="spellStart"/>
      <w:r w:rsidR="000B5B22" w:rsidRPr="00486765">
        <w:rPr>
          <w:sz w:val="22"/>
        </w:rPr>
        <w:t>monohierarchy</w:t>
      </w:r>
      <w:proofErr w:type="spellEnd"/>
      <w:r w:rsidR="000B5B22" w:rsidRPr="00486765">
        <w:rPr>
          <w:sz w:val="22"/>
        </w:rPr>
        <w:t xml:space="preserve"> [</w:t>
      </w:r>
      <w:r w:rsidR="000B5B22" w:rsidRPr="00486765">
        <w:rPr>
          <w:sz w:val="22"/>
        </w:rPr>
        <w:fldChar w:fldCharType="begin"/>
      </w:r>
      <w:r w:rsidR="000B5B22" w:rsidRPr="00486765">
        <w:rPr>
          <w:sz w:val="22"/>
        </w:rPr>
        <w:instrText xml:space="preserve"> REF _Ref309403777 \r \h </w:instrText>
      </w:r>
      <w:r w:rsidR="001C5CAA">
        <w:rPr>
          <w:sz w:val="22"/>
        </w:rPr>
        <w:instrText xml:space="preserve"> \* MERGEFORMAT </w:instrText>
      </w:r>
      <w:r w:rsidR="000B5B22" w:rsidRPr="00486765">
        <w:rPr>
          <w:sz w:val="22"/>
        </w:rPr>
      </w:r>
      <w:r w:rsidR="000B5B22" w:rsidRPr="00486765">
        <w:rPr>
          <w:sz w:val="22"/>
        </w:rPr>
        <w:fldChar w:fldCharType="separate"/>
      </w:r>
      <w:r w:rsidR="00B60214">
        <w:rPr>
          <w:sz w:val="22"/>
        </w:rPr>
        <w:t>19</w:t>
      </w:r>
      <w:r w:rsidR="000B5B22" w:rsidRPr="00486765">
        <w:rPr>
          <w:sz w:val="22"/>
        </w:rPr>
        <w:fldChar w:fldCharType="end"/>
      </w:r>
      <w:r w:rsidR="000B5B22" w:rsidRPr="00486765">
        <w:rPr>
          <w:sz w:val="22"/>
        </w:rPr>
        <w:t>])</w:t>
      </w:r>
      <w:r w:rsidRPr="00486765">
        <w:rPr>
          <w:sz w:val="22"/>
        </w:rPr>
        <w:t>, so that every node in such a hierarchy has at most one immediate parent</w:t>
      </w:r>
      <w:r w:rsidR="000B5B22" w:rsidRPr="00486765">
        <w:rPr>
          <w:sz w:val="22"/>
        </w:rPr>
        <w:t xml:space="preserve">. </w:t>
      </w:r>
      <w:r w:rsidRPr="00486765">
        <w:rPr>
          <w:sz w:val="22"/>
        </w:rPr>
        <w:t>A</w:t>
      </w:r>
      <w:r w:rsidR="000B5B22" w:rsidRPr="00486765">
        <w:rPr>
          <w:sz w:val="22"/>
        </w:rPr>
        <w:t xml:space="preserve">ll </w:t>
      </w:r>
      <w:proofErr w:type="gramStart"/>
      <w:r w:rsidR="000B5B22" w:rsidRPr="00486765">
        <w:rPr>
          <w:sz w:val="22"/>
        </w:rPr>
        <w:t>universals which are the immediate children of any given universal</w:t>
      </w:r>
      <w:proofErr w:type="gramEnd"/>
      <w:r w:rsidR="000B5B22" w:rsidRPr="00486765">
        <w:rPr>
          <w:sz w:val="22"/>
        </w:rPr>
        <w:t xml:space="preserve"> are thereby subject to the rule of pairwise </w:t>
      </w:r>
      <w:proofErr w:type="spellStart"/>
      <w:r w:rsidR="000B5B22" w:rsidRPr="00486765">
        <w:rPr>
          <w:sz w:val="22"/>
        </w:rPr>
        <w:t>disjointness</w:t>
      </w:r>
      <w:proofErr w:type="spellEnd"/>
      <w:r w:rsidR="000B5B22" w:rsidRPr="00486765">
        <w:rPr>
          <w:sz w:val="22"/>
        </w:rPr>
        <w:t>.</w:t>
      </w:r>
      <w:r w:rsidR="00DB4241" w:rsidRPr="00486765">
        <w:rPr>
          <w:sz w:val="22"/>
        </w:rPr>
        <w:t xml:space="preserve"> That is, no two universals on the same level within an asserted hierarchy should have instances in common.</w:t>
      </w:r>
      <w:r w:rsidR="000B5B22" w:rsidRPr="00486765">
        <w:rPr>
          <w:sz w:val="22"/>
        </w:rPr>
        <w:t xml:space="preserve"> In some cases</w:t>
      </w:r>
      <w:r w:rsidR="00DB4241" w:rsidRPr="00486765">
        <w:rPr>
          <w:sz w:val="22"/>
        </w:rPr>
        <w:t xml:space="preserve"> – for example in constructing an ontology of quarks – </w:t>
      </w:r>
      <w:r w:rsidR="000B5B22" w:rsidRPr="00486765">
        <w:rPr>
          <w:sz w:val="22"/>
        </w:rPr>
        <w:t xml:space="preserve">we can go further and build ontologies </w:t>
      </w:r>
      <w:r w:rsidR="00DB4241" w:rsidRPr="00486765">
        <w:rPr>
          <w:sz w:val="22"/>
        </w:rPr>
        <w:t xml:space="preserve">associated with the claim that the representations of </w:t>
      </w:r>
      <w:r w:rsidR="00FF29D8" w:rsidRPr="00486765">
        <w:rPr>
          <w:sz w:val="22"/>
        </w:rPr>
        <w:t>universals are such that their</w:t>
      </w:r>
      <w:r w:rsidR="000B5B22" w:rsidRPr="00486765">
        <w:rPr>
          <w:sz w:val="22"/>
        </w:rPr>
        <w:t xml:space="preserve"> immediate children are </w:t>
      </w:r>
      <w:r w:rsidR="00DB4241" w:rsidRPr="00486765">
        <w:rPr>
          <w:sz w:val="22"/>
        </w:rPr>
        <w:t xml:space="preserve">not only </w:t>
      </w:r>
      <w:r w:rsidR="000B5B22" w:rsidRPr="00486765">
        <w:rPr>
          <w:sz w:val="22"/>
        </w:rPr>
        <w:t>pairwise disjoint</w:t>
      </w:r>
      <w:r w:rsidR="00DB4241" w:rsidRPr="00486765">
        <w:rPr>
          <w:sz w:val="22"/>
        </w:rPr>
        <w:t xml:space="preserve"> but also </w:t>
      </w:r>
      <w:r w:rsidR="00DB4241" w:rsidRPr="00486765">
        <w:rPr>
          <w:i/>
          <w:sz w:val="22"/>
        </w:rPr>
        <w:t>jointly exhaustive</w:t>
      </w:r>
      <w:r w:rsidR="000B5B22" w:rsidRPr="00486765">
        <w:rPr>
          <w:sz w:val="22"/>
        </w:rPr>
        <w:t>.</w:t>
      </w:r>
      <w:r w:rsidR="00DB4241" w:rsidRPr="00486765">
        <w:rPr>
          <w:sz w:val="22"/>
        </w:rPr>
        <w:t xml:space="preserve"> </w:t>
      </w:r>
    </w:p>
    <w:p w14:paraId="6284AB9B" w14:textId="6DC74E0C" w:rsidR="009B27CF" w:rsidRPr="00486765" w:rsidRDefault="009B27CF">
      <w:pPr>
        <w:rPr>
          <w:sz w:val="22"/>
        </w:rPr>
      </w:pPr>
      <w:proofErr w:type="gramStart"/>
      <w:r w:rsidRPr="00486765">
        <w:rPr>
          <w:sz w:val="22"/>
        </w:rPr>
        <w:t xml:space="preserve">The  </w:t>
      </w:r>
      <w:proofErr w:type="spellStart"/>
      <w:r w:rsidRPr="00486765">
        <w:rPr>
          <w:sz w:val="22"/>
        </w:rPr>
        <w:t>monohierarchy</w:t>
      </w:r>
      <w:proofErr w:type="spellEnd"/>
      <w:proofErr w:type="gramEnd"/>
      <w:r w:rsidRPr="00486765">
        <w:rPr>
          <w:sz w:val="22"/>
        </w:rPr>
        <w:t xml:space="preserve"> principle reflects the </w:t>
      </w:r>
      <w:r w:rsidR="002B6FE7" w:rsidRPr="00486765">
        <w:rPr>
          <w:sz w:val="22"/>
        </w:rPr>
        <w:t xml:space="preserve">general consensus that asserting </w:t>
      </w:r>
      <w:r w:rsidRPr="00486765">
        <w:rPr>
          <w:sz w:val="22"/>
        </w:rPr>
        <w:t xml:space="preserve">multiple inheritance </w:t>
      </w:r>
      <w:r w:rsidR="002B6FE7" w:rsidRPr="00486765">
        <w:rPr>
          <w:sz w:val="22"/>
        </w:rPr>
        <w:t xml:space="preserve">is poor </w:t>
      </w:r>
      <w:r w:rsidRPr="00486765">
        <w:rPr>
          <w:sz w:val="22"/>
        </w:rPr>
        <w:t xml:space="preserve">ontological </w:t>
      </w:r>
      <w:r w:rsidR="002B6FE7" w:rsidRPr="00486765">
        <w:rPr>
          <w:sz w:val="22"/>
        </w:rPr>
        <w:t>enginee</w:t>
      </w:r>
      <w:r w:rsidRPr="00486765">
        <w:rPr>
          <w:sz w:val="22"/>
        </w:rPr>
        <w:t>ring practice.</w:t>
      </w:r>
      <w:r w:rsidR="002B6FE7" w:rsidRPr="00486765">
        <w:rPr>
          <w:sz w:val="22"/>
        </w:rPr>
        <w:t xml:space="preserve"> </w:t>
      </w:r>
    </w:p>
    <w:p w14:paraId="45948540" w14:textId="4972A875" w:rsidR="009B27CF" w:rsidRPr="00486765" w:rsidRDefault="009B27CF">
      <w:pPr>
        <w:rPr>
          <w:sz w:val="22"/>
        </w:rPr>
      </w:pPr>
      <w:r w:rsidRPr="00486765">
        <w:rPr>
          <w:sz w:val="22"/>
        </w:rPr>
        <w:t xml:space="preserve">However, once a set of what we can think of as normalized </w:t>
      </w:r>
      <w:proofErr w:type="spellStart"/>
      <w:r w:rsidRPr="00486765">
        <w:rPr>
          <w:sz w:val="22"/>
        </w:rPr>
        <w:t>monohierarchies</w:t>
      </w:r>
      <w:proofErr w:type="spellEnd"/>
      <w:r w:rsidRPr="00486765">
        <w:rPr>
          <w:sz w:val="22"/>
        </w:rPr>
        <w:t xml:space="preserve"> has been asserted, then </w:t>
      </w:r>
      <w:r w:rsidR="00DB4241" w:rsidRPr="00486765">
        <w:rPr>
          <w:sz w:val="22"/>
        </w:rPr>
        <w:t xml:space="preserve">an </w:t>
      </w:r>
      <w:r w:rsidRPr="00486765">
        <w:rPr>
          <w:sz w:val="22"/>
        </w:rPr>
        <w:t xml:space="preserve">ontology developer can use reasoning to infer multiple </w:t>
      </w:r>
      <w:proofErr w:type="gramStart"/>
      <w:r w:rsidRPr="00486765">
        <w:rPr>
          <w:sz w:val="22"/>
        </w:rPr>
        <w:t>inheritance</w:t>
      </w:r>
      <w:proofErr w:type="gramEnd"/>
      <w:r w:rsidRPr="00486765">
        <w:rPr>
          <w:sz w:val="22"/>
        </w:rPr>
        <w:t xml:space="preserve"> </w:t>
      </w:r>
      <w:r w:rsidR="00DB4241" w:rsidRPr="00486765">
        <w:rPr>
          <w:sz w:val="22"/>
        </w:rPr>
        <w:t>[</w:t>
      </w:r>
      <w:r w:rsidR="00DB4241" w:rsidRPr="00486765">
        <w:rPr>
          <w:sz w:val="22"/>
        </w:rPr>
        <w:fldChar w:fldCharType="begin"/>
      </w:r>
      <w:r w:rsidR="00DB4241" w:rsidRPr="00486765">
        <w:rPr>
          <w:sz w:val="22"/>
        </w:rPr>
        <w:instrText xml:space="preserve"> REF _Ref309403777 \r \h </w:instrText>
      </w:r>
      <w:r w:rsidR="001C5CAA">
        <w:rPr>
          <w:sz w:val="22"/>
        </w:rPr>
        <w:instrText xml:space="preserve"> \* MERGEFORMAT </w:instrText>
      </w:r>
      <w:r w:rsidR="00DB4241" w:rsidRPr="00486765">
        <w:rPr>
          <w:sz w:val="22"/>
        </w:rPr>
      </w:r>
      <w:r w:rsidR="00DB4241" w:rsidRPr="00486765">
        <w:rPr>
          <w:sz w:val="22"/>
        </w:rPr>
        <w:fldChar w:fldCharType="separate"/>
      </w:r>
      <w:r w:rsidR="00B60214">
        <w:rPr>
          <w:sz w:val="22"/>
        </w:rPr>
        <w:t>19</w:t>
      </w:r>
      <w:r w:rsidR="00DB4241" w:rsidRPr="00486765">
        <w:rPr>
          <w:sz w:val="22"/>
        </w:rPr>
        <w:fldChar w:fldCharType="end"/>
      </w:r>
      <w:r w:rsidR="00151103">
        <w:rPr>
          <w:sz w:val="22"/>
        </w:rPr>
        <w:t>,</w:t>
      </w:r>
      <w:r w:rsidR="00151103" w:rsidRPr="00151103">
        <w:rPr>
          <w:sz w:val="22"/>
        </w:rPr>
        <w:t xml:space="preserve"> </w:t>
      </w:r>
      <w:r w:rsidR="00151103">
        <w:rPr>
          <w:sz w:val="22"/>
        </w:rPr>
        <w:fldChar w:fldCharType="begin"/>
      </w:r>
      <w:r w:rsidR="00151103">
        <w:rPr>
          <w:sz w:val="22"/>
        </w:rPr>
        <w:instrText xml:space="preserve"> REF _Ref316808808 \r \h </w:instrText>
      </w:r>
      <w:r w:rsidR="00151103">
        <w:rPr>
          <w:sz w:val="22"/>
        </w:rPr>
      </w:r>
      <w:r w:rsidR="00151103">
        <w:rPr>
          <w:sz w:val="22"/>
        </w:rPr>
        <w:fldChar w:fldCharType="separate"/>
      </w:r>
      <w:r w:rsidR="00B60214">
        <w:rPr>
          <w:sz w:val="22"/>
        </w:rPr>
        <w:t>83</w:t>
      </w:r>
      <w:r w:rsidR="00151103">
        <w:rPr>
          <w:sz w:val="22"/>
        </w:rPr>
        <w:fldChar w:fldCharType="end"/>
      </w:r>
      <w:r w:rsidR="00DB4241" w:rsidRPr="00486765">
        <w:rPr>
          <w:sz w:val="22"/>
        </w:rPr>
        <w:t>]</w:t>
      </w:r>
      <w:r w:rsidRPr="00486765">
        <w:rPr>
          <w:sz w:val="22"/>
        </w:rPr>
        <w:t>.</w:t>
      </w:r>
    </w:p>
    <w:p w14:paraId="7964188A" w14:textId="120A0E09" w:rsidR="00E11551" w:rsidRPr="00486765" w:rsidRDefault="00E11551">
      <w:pPr>
        <w:rPr>
          <w:sz w:val="22"/>
        </w:rPr>
      </w:pPr>
      <w:r w:rsidRPr="00486765">
        <w:rPr>
          <w:sz w:val="22"/>
        </w:rPr>
        <w:lastRenderedPageBreak/>
        <w:t xml:space="preserve">Examples of general </w:t>
      </w:r>
      <w:proofErr w:type="gramStart"/>
      <w:r w:rsidRPr="00486765">
        <w:rPr>
          <w:sz w:val="22"/>
        </w:rPr>
        <w:t xml:space="preserve">terms which are </w:t>
      </w:r>
      <w:proofErr w:type="spellStart"/>
      <w:r w:rsidRPr="00486765">
        <w:rPr>
          <w:sz w:val="22"/>
        </w:rPr>
        <w:t>unproblematically</w:t>
      </w:r>
      <w:proofErr w:type="spellEnd"/>
      <w:r w:rsidRPr="00486765">
        <w:rPr>
          <w:sz w:val="22"/>
        </w:rPr>
        <w:t xml:space="preserve"> such that they do </w:t>
      </w:r>
      <w:r w:rsidRPr="00486765">
        <w:rPr>
          <w:i/>
          <w:sz w:val="22"/>
        </w:rPr>
        <w:t>not</w:t>
      </w:r>
      <w:r w:rsidRPr="00486765">
        <w:rPr>
          <w:sz w:val="22"/>
        </w:rPr>
        <w:t xml:space="preserve"> represent </w:t>
      </w:r>
      <w:r w:rsidR="009B27CF" w:rsidRPr="00486765">
        <w:rPr>
          <w:sz w:val="22"/>
        </w:rPr>
        <w:t>universals</w:t>
      </w:r>
      <w:proofErr w:type="gramEnd"/>
      <w:r w:rsidR="009B27CF" w:rsidRPr="00486765">
        <w:rPr>
          <w:sz w:val="22"/>
        </w:rPr>
        <w:t xml:space="preserve"> </w:t>
      </w:r>
      <w:r w:rsidRPr="00486765">
        <w:rPr>
          <w:sz w:val="22"/>
        </w:rPr>
        <w:t>include:</w:t>
      </w:r>
    </w:p>
    <w:p w14:paraId="100E5A33"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has been measured</w:t>
      </w:r>
    </w:p>
    <w:p w14:paraId="11A717F1" w14:textId="77777777" w:rsidR="00E11551" w:rsidRPr="00486765" w:rsidRDefault="00E11551" w:rsidP="006C702A">
      <w:pPr>
        <w:pStyle w:val="ListParagraph"/>
        <w:numPr>
          <w:ilvl w:val="0"/>
          <w:numId w:val="11"/>
        </w:numPr>
        <w:rPr>
          <w:sz w:val="22"/>
        </w:rPr>
      </w:pPr>
      <w:proofErr w:type="gramStart"/>
      <w:r w:rsidRPr="00486765">
        <w:rPr>
          <w:sz w:val="22"/>
        </w:rPr>
        <w:t>thing</w:t>
      </w:r>
      <w:proofErr w:type="gramEnd"/>
      <w:r w:rsidRPr="00486765">
        <w:rPr>
          <w:sz w:val="22"/>
        </w:rPr>
        <w:t xml:space="preserve"> that is either a ﬂy or a music box</w:t>
      </w:r>
    </w:p>
    <w:p w14:paraId="524E41FB" w14:textId="77777777" w:rsidR="00E11551" w:rsidRPr="00486765" w:rsidRDefault="00E11551" w:rsidP="006C702A">
      <w:pPr>
        <w:pStyle w:val="ListParagraph"/>
        <w:numPr>
          <w:ilvl w:val="0"/>
          <w:numId w:val="11"/>
        </w:numPr>
        <w:rPr>
          <w:sz w:val="22"/>
        </w:rPr>
      </w:pPr>
      <w:proofErr w:type="gramStart"/>
      <w:r w:rsidRPr="00486765">
        <w:rPr>
          <w:sz w:val="22"/>
        </w:rPr>
        <w:t>organism</w:t>
      </w:r>
      <w:proofErr w:type="gramEnd"/>
      <w:r w:rsidRPr="00486765">
        <w:rPr>
          <w:sz w:val="22"/>
        </w:rPr>
        <w:t xml:space="preserve"> belonging to the King of Spain</w:t>
      </w:r>
    </w:p>
    <w:p w14:paraId="1F461453" w14:textId="77777777" w:rsidR="00E11551" w:rsidRPr="00486765" w:rsidRDefault="00E11551" w:rsidP="006C702A">
      <w:pPr>
        <w:pStyle w:val="ListParagraph"/>
        <w:numPr>
          <w:ilvl w:val="0"/>
          <w:numId w:val="11"/>
        </w:numPr>
        <w:rPr>
          <w:sz w:val="22"/>
        </w:rPr>
      </w:pPr>
      <w:proofErr w:type="gramStart"/>
      <w:r w:rsidRPr="00486765">
        <w:rPr>
          <w:sz w:val="22"/>
        </w:rPr>
        <w:t>case</w:t>
      </w:r>
      <w:proofErr w:type="gramEnd"/>
      <w:r w:rsidRPr="00486765">
        <w:rPr>
          <w:sz w:val="22"/>
        </w:rPr>
        <w:t xml:space="preserve"> of pneumonia in man wearing uniform while riding bicycle on small boat with or</w:t>
      </w:r>
    </w:p>
    <w:p w14:paraId="5E867B55" w14:textId="77777777" w:rsidR="00E11551" w:rsidRPr="00486765" w:rsidRDefault="00E11551" w:rsidP="00486765">
      <w:pPr>
        <w:pStyle w:val="ListParagraph"/>
        <w:rPr>
          <w:sz w:val="22"/>
        </w:rPr>
      </w:pPr>
      <w:proofErr w:type="gramStart"/>
      <w:r w:rsidRPr="00486765">
        <w:rPr>
          <w:sz w:val="22"/>
        </w:rPr>
        <w:t>without</w:t>
      </w:r>
      <w:proofErr w:type="gramEnd"/>
      <w:r w:rsidRPr="00486765">
        <w:rPr>
          <w:sz w:val="22"/>
        </w:rPr>
        <w:t xml:space="preserve"> fall from stairs</w:t>
      </w:r>
    </w:p>
    <w:p w14:paraId="08539088" w14:textId="364DB966" w:rsidR="00FF29D8" w:rsidRPr="00486765" w:rsidRDefault="00FF29D8" w:rsidP="00486765">
      <w:pPr>
        <w:rPr>
          <w:sz w:val="22"/>
        </w:rPr>
      </w:pPr>
      <w:r w:rsidRPr="00486765">
        <w:rPr>
          <w:sz w:val="22"/>
        </w:rPr>
        <w:t xml:space="preserve">In some areas, for example government administration, we face the need for BFO-conformant ontologies where </w:t>
      </w:r>
      <w:r w:rsidR="001B742D" w:rsidRPr="00486765">
        <w:rPr>
          <w:sz w:val="22"/>
        </w:rPr>
        <w:t xml:space="preserve">the divisions created are indeed subject to overlap. </w:t>
      </w:r>
      <w:r w:rsidR="00B123D8" w:rsidRPr="00486765">
        <w:rPr>
          <w:sz w:val="22"/>
        </w:rPr>
        <w:t xml:space="preserve">Thus a </w:t>
      </w:r>
      <w:r w:rsidR="00B123D8" w:rsidRPr="00486765">
        <w:rPr>
          <w:i/>
          <w:sz w:val="22"/>
        </w:rPr>
        <w:t>professor</w:t>
      </w:r>
      <w:r w:rsidR="00B123D8" w:rsidRPr="00486765">
        <w:rPr>
          <w:sz w:val="22"/>
        </w:rPr>
        <w:t xml:space="preserve"> in a medical school may also be a </w:t>
      </w:r>
      <w:r w:rsidR="00B123D8" w:rsidRPr="00486765">
        <w:rPr>
          <w:i/>
          <w:sz w:val="22"/>
        </w:rPr>
        <w:t>patient</w:t>
      </w:r>
      <w:r w:rsidR="00B123D8" w:rsidRPr="00486765">
        <w:rPr>
          <w:sz w:val="22"/>
        </w:rPr>
        <w:t xml:space="preserve">. </w:t>
      </w:r>
      <w:r w:rsidR="00DB4241" w:rsidRPr="00486765">
        <w:rPr>
          <w:sz w:val="22"/>
        </w:rPr>
        <w:t xml:space="preserve">We shall see, however, that it is still </w:t>
      </w:r>
      <w:r w:rsidR="001B742D" w:rsidRPr="00486765">
        <w:rPr>
          <w:sz w:val="22"/>
        </w:rPr>
        <w:t xml:space="preserve">possible to preserve the principal of pairwise </w:t>
      </w:r>
      <w:proofErr w:type="spellStart"/>
      <w:r w:rsidR="001B742D" w:rsidRPr="00486765">
        <w:rPr>
          <w:sz w:val="22"/>
        </w:rPr>
        <w:t>disjointness</w:t>
      </w:r>
      <w:proofErr w:type="spellEnd"/>
      <w:r w:rsidR="001B742D" w:rsidRPr="00486765">
        <w:rPr>
          <w:sz w:val="22"/>
        </w:rPr>
        <w:t xml:space="preserve"> </w:t>
      </w:r>
      <w:r w:rsidR="00DB4241" w:rsidRPr="00486765">
        <w:rPr>
          <w:sz w:val="22"/>
        </w:rPr>
        <w:t xml:space="preserve">by creating asserted hierarchy of the corresponding </w:t>
      </w:r>
      <w:r w:rsidR="001B742D" w:rsidRPr="00486765">
        <w:rPr>
          <w:i/>
          <w:sz w:val="22"/>
        </w:rPr>
        <w:t>roles</w:t>
      </w:r>
      <w:r w:rsidR="001B742D" w:rsidRPr="00486765">
        <w:rPr>
          <w:sz w:val="22"/>
        </w:rPr>
        <w:t>.</w:t>
      </w:r>
    </w:p>
    <w:p w14:paraId="5895D195" w14:textId="5ECE4E3A" w:rsidR="00DB4241" w:rsidRPr="00486765" w:rsidRDefault="00E11551">
      <w:pPr>
        <w:rPr>
          <w:b/>
          <w:i/>
          <w:sz w:val="22"/>
        </w:rPr>
      </w:pPr>
      <w:proofErr w:type="spellStart"/>
      <w:r w:rsidRPr="00486765">
        <w:rPr>
          <w:b/>
          <w:sz w:val="22"/>
        </w:rPr>
        <w:t>Determinables</w:t>
      </w:r>
      <w:proofErr w:type="spellEnd"/>
      <w:r w:rsidRPr="00486765">
        <w:rPr>
          <w:b/>
          <w:sz w:val="22"/>
        </w:rPr>
        <w:t xml:space="preserve"> and determinates</w:t>
      </w:r>
      <w:r w:rsidR="000B5B22" w:rsidRPr="00486765">
        <w:rPr>
          <w:b/>
          <w:i/>
          <w:sz w:val="22"/>
        </w:rPr>
        <w:t xml:space="preserve"> </w:t>
      </w:r>
    </w:p>
    <w:p w14:paraId="08DC6F13" w14:textId="449C7CB1" w:rsidR="00E11551" w:rsidRPr="00486765" w:rsidRDefault="000B5B22">
      <w:pPr>
        <w:rPr>
          <w:sz w:val="22"/>
        </w:rPr>
      </w:pPr>
      <w:r w:rsidRPr="00486765">
        <w:rPr>
          <w:sz w:val="22"/>
        </w:rPr>
        <w:t xml:space="preserve">In some cases </w:t>
      </w:r>
      <w:r w:rsidR="00E11551" w:rsidRPr="00486765">
        <w:rPr>
          <w:sz w:val="22"/>
        </w:rPr>
        <w:t xml:space="preserve">universals are ultimate leaf nodes in a taxonomical hierarchy, called determinates (their ancestor universals are </w:t>
      </w:r>
      <w:r w:rsidR="00DB4241" w:rsidRPr="00486765">
        <w:rPr>
          <w:sz w:val="22"/>
        </w:rPr>
        <w:t xml:space="preserve">then </w:t>
      </w:r>
      <w:r w:rsidR="00E11551" w:rsidRPr="00486765">
        <w:rPr>
          <w:sz w:val="22"/>
        </w:rPr>
        <w:t xml:space="preserve">called </w:t>
      </w:r>
      <w:proofErr w:type="spellStart"/>
      <w:r w:rsidR="00E11551" w:rsidRPr="00486765">
        <w:rPr>
          <w:sz w:val="22"/>
        </w:rPr>
        <w:t>determinables</w:t>
      </w:r>
      <w:proofErr w:type="spellEnd"/>
      <w:r w:rsidR="00E11551" w:rsidRPr="00486765">
        <w:rPr>
          <w:sz w:val="22"/>
        </w:rPr>
        <w:t>)</w:t>
      </w:r>
      <w:r w:rsidR="009B27CF" w:rsidRPr="00486765">
        <w:rPr>
          <w:sz w:val="22"/>
        </w:rPr>
        <w:t>.</w:t>
      </w:r>
      <w:r w:rsidR="00E11551" w:rsidRPr="00486765">
        <w:rPr>
          <w:sz w:val="22"/>
        </w:rPr>
        <w:t xml:space="preserve"> </w:t>
      </w:r>
      <w:r w:rsidR="00D924FF" w:rsidRPr="00486765">
        <w:rPr>
          <w:sz w:val="22"/>
        </w:rPr>
        <w:t xml:space="preserve">Examples are: </w:t>
      </w:r>
    </w:p>
    <w:p w14:paraId="0B9DF230" w14:textId="181B44C8" w:rsidR="000B5B22" w:rsidRPr="00486765" w:rsidRDefault="00E11551">
      <w:pPr>
        <w:rPr>
          <w:sz w:val="22"/>
        </w:rPr>
      </w:pPr>
      <w:r w:rsidRPr="00486765">
        <w:rPr>
          <w:sz w:val="22"/>
        </w:rPr>
        <w:t xml:space="preserve"> </w:t>
      </w:r>
      <w:r w:rsidR="00D924FF" w:rsidRPr="00486765">
        <w:rPr>
          <w:sz w:val="22"/>
        </w:rPr>
        <w:tab/>
      </w:r>
      <w:proofErr w:type="gramStart"/>
      <w:r w:rsidRPr="00486765">
        <w:rPr>
          <w:sz w:val="22"/>
        </w:rPr>
        <w:t>37.0°C temperature, 1.6 meter length, 4 kg mass.</w:t>
      </w:r>
      <w:proofErr w:type="gramEnd"/>
      <w:r w:rsidRPr="00486765">
        <w:rPr>
          <w:sz w:val="22"/>
        </w:rPr>
        <w:t xml:space="preserve"> </w:t>
      </w:r>
    </w:p>
    <w:p w14:paraId="4560DD73" w14:textId="6914943E" w:rsidR="00E11551" w:rsidRPr="00486765" w:rsidRDefault="00DB4241">
      <w:pPr>
        <w:rPr>
          <w:sz w:val="22"/>
        </w:rPr>
      </w:pPr>
      <w:r w:rsidRPr="00486765">
        <w:rPr>
          <w:sz w:val="22"/>
        </w:rPr>
        <w:t>S</w:t>
      </w:r>
      <w:r w:rsidR="00E11551" w:rsidRPr="00486765">
        <w:rPr>
          <w:sz w:val="22"/>
        </w:rPr>
        <w:t xml:space="preserve">uch </w:t>
      </w:r>
      <w:r w:rsidRPr="00486765">
        <w:rPr>
          <w:sz w:val="22"/>
        </w:rPr>
        <w:t xml:space="preserve">determinate </w:t>
      </w:r>
      <w:r w:rsidR="00E11551" w:rsidRPr="00486765">
        <w:rPr>
          <w:sz w:val="22"/>
        </w:rPr>
        <w:t xml:space="preserve">universals </w:t>
      </w:r>
      <w:r w:rsidRPr="00486765">
        <w:rPr>
          <w:sz w:val="22"/>
        </w:rPr>
        <w:t xml:space="preserve">are non-rigid; thus </w:t>
      </w:r>
      <w:r w:rsidR="00E11551" w:rsidRPr="00486765">
        <w:rPr>
          <w:sz w:val="22"/>
        </w:rPr>
        <w:t xml:space="preserve">the same instance may instantiate different </w:t>
      </w:r>
      <w:r w:rsidRPr="00486765">
        <w:rPr>
          <w:sz w:val="22"/>
        </w:rPr>
        <w:t xml:space="preserve">determinate </w:t>
      </w:r>
      <w:r w:rsidR="00E11551" w:rsidRPr="00486765">
        <w:rPr>
          <w:sz w:val="22"/>
        </w:rPr>
        <w:t xml:space="preserve">universals at different times. Thus </w:t>
      </w:r>
      <w:r w:rsidRPr="00486765">
        <w:rPr>
          <w:sz w:val="22"/>
        </w:rPr>
        <w:t xml:space="preserve">while John’s weight (a certain </w:t>
      </w:r>
      <w:r w:rsidR="00E11551" w:rsidRPr="00486765">
        <w:rPr>
          <w:i/>
          <w:sz w:val="22"/>
        </w:rPr>
        <w:t>quality</w:t>
      </w:r>
      <w:r w:rsidR="00E11551" w:rsidRPr="00486765">
        <w:rPr>
          <w:sz w:val="22"/>
        </w:rPr>
        <w:t xml:space="preserve"> instance inhering in </w:t>
      </w:r>
      <w:r w:rsidRPr="00486765">
        <w:rPr>
          <w:sz w:val="22"/>
        </w:rPr>
        <w:t>John from the beginning to the end of his existence</w:t>
      </w:r>
      <w:r w:rsidR="00E11551" w:rsidRPr="00486765">
        <w:rPr>
          <w:sz w:val="22"/>
        </w:rPr>
        <w:t xml:space="preserve">) </w:t>
      </w:r>
      <w:r w:rsidRPr="00486765">
        <w:rPr>
          <w:sz w:val="22"/>
        </w:rPr>
        <w:t xml:space="preserve">instantiates the same determinable universal </w:t>
      </w:r>
      <w:r w:rsidRPr="00486765">
        <w:rPr>
          <w:i/>
          <w:sz w:val="22"/>
        </w:rPr>
        <w:t xml:space="preserve">weight </w:t>
      </w:r>
      <w:r w:rsidRPr="00486765">
        <w:rPr>
          <w:sz w:val="22"/>
        </w:rPr>
        <w:t xml:space="preserve">throughout its existence, it will </w:t>
      </w:r>
      <w:r w:rsidR="00E11551" w:rsidRPr="00486765">
        <w:rPr>
          <w:sz w:val="22"/>
        </w:rPr>
        <w:t xml:space="preserve">instantiate </w:t>
      </w:r>
      <w:r w:rsidRPr="00486765">
        <w:rPr>
          <w:sz w:val="22"/>
        </w:rPr>
        <w:t xml:space="preserve">different </w:t>
      </w:r>
      <w:r w:rsidR="00E11551" w:rsidRPr="00486765">
        <w:rPr>
          <w:sz w:val="22"/>
        </w:rPr>
        <w:t xml:space="preserve">determinate </w:t>
      </w:r>
      <w:r w:rsidRPr="00486765">
        <w:rPr>
          <w:sz w:val="22"/>
        </w:rPr>
        <w:t xml:space="preserve">weight </w:t>
      </w:r>
      <w:r w:rsidR="00E11551" w:rsidRPr="00486765">
        <w:rPr>
          <w:sz w:val="22"/>
        </w:rPr>
        <w:t>universal</w:t>
      </w:r>
      <w:r w:rsidRPr="00486765">
        <w:rPr>
          <w:sz w:val="22"/>
        </w:rPr>
        <w:t>s, for example</w:t>
      </w:r>
      <w:r w:rsidR="00E11551" w:rsidRPr="00486765">
        <w:rPr>
          <w:sz w:val="22"/>
        </w:rPr>
        <w:t xml:space="preserve"> (</w:t>
      </w:r>
      <w:r w:rsidRPr="00486765">
        <w:rPr>
          <w:sz w:val="22"/>
        </w:rPr>
        <w:t xml:space="preserve">as </w:t>
      </w:r>
      <w:r w:rsidR="00E11551" w:rsidRPr="00486765">
        <w:rPr>
          <w:sz w:val="22"/>
        </w:rPr>
        <w:t xml:space="preserve">described, in the </w:t>
      </w:r>
      <w:r w:rsidRPr="00486765">
        <w:rPr>
          <w:sz w:val="22"/>
        </w:rPr>
        <w:t xml:space="preserve">metric </w:t>
      </w:r>
      <w:r w:rsidR="00E11551" w:rsidRPr="00486765">
        <w:rPr>
          <w:sz w:val="22"/>
        </w:rPr>
        <w:t>system of units)</w:t>
      </w:r>
      <w:r w:rsidRPr="00486765">
        <w:rPr>
          <w:sz w:val="22"/>
        </w:rPr>
        <w:t>:</w:t>
      </w:r>
      <w:r w:rsidR="00E11551" w:rsidRPr="00486765">
        <w:rPr>
          <w:sz w:val="22"/>
        </w:rPr>
        <w:t xml:space="preserve"> </w:t>
      </w:r>
      <w:r w:rsidRPr="00486765">
        <w:rPr>
          <w:i/>
          <w:sz w:val="22"/>
        </w:rPr>
        <w:t>4 kg weight</w:t>
      </w:r>
      <w:r w:rsidRPr="00486765">
        <w:rPr>
          <w:sz w:val="22"/>
        </w:rPr>
        <w:t xml:space="preserve"> or </w:t>
      </w:r>
      <w:r w:rsidRPr="00486765">
        <w:rPr>
          <w:i/>
          <w:sz w:val="22"/>
        </w:rPr>
        <w:t>204 kg weight</w:t>
      </w:r>
      <w:r w:rsidRPr="00486765">
        <w:rPr>
          <w:sz w:val="22"/>
        </w:rPr>
        <w:t xml:space="preserve">, </w:t>
      </w:r>
      <w:r w:rsidR="00E11551" w:rsidRPr="00486765">
        <w:rPr>
          <w:sz w:val="22"/>
        </w:rPr>
        <w:t xml:space="preserve">at </w:t>
      </w:r>
      <w:r w:rsidRPr="00486765">
        <w:rPr>
          <w:sz w:val="22"/>
        </w:rPr>
        <w:t xml:space="preserve">different </w:t>
      </w:r>
      <w:r w:rsidR="00E11551" w:rsidRPr="00486765">
        <w:rPr>
          <w:sz w:val="22"/>
        </w:rPr>
        <w:t>time</w:t>
      </w:r>
      <w:r w:rsidRPr="00486765">
        <w:rPr>
          <w:sz w:val="22"/>
        </w:rPr>
        <w:t>s</w:t>
      </w:r>
      <w:r w:rsidR="00E11551" w:rsidRPr="00486765">
        <w:rPr>
          <w:sz w:val="22"/>
        </w:rPr>
        <w:t xml:space="preserve">. </w:t>
      </w:r>
      <w:r w:rsidRPr="00486765">
        <w:rPr>
          <w:sz w:val="22"/>
        </w:rPr>
        <w:t xml:space="preserve">Note that the weights themselves are independent of whatever system of units is used in describing them. Thus </w:t>
      </w:r>
      <w:r w:rsidR="00E11551" w:rsidRPr="00486765">
        <w:rPr>
          <w:sz w:val="22"/>
        </w:rPr>
        <w:t xml:space="preserve">the determinate universals here referred to would </w:t>
      </w:r>
      <w:r w:rsidRPr="00486765">
        <w:rPr>
          <w:sz w:val="22"/>
        </w:rPr>
        <w:t xml:space="preserve">be </w:t>
      </w:r>
      <w:proofErr w:type="spellStart"/>
      <w:r w:rsidRPr="00486765">
        <w:rPr>
          <w:sz w:val="22"/>
        </w:rPr>
        <w:t>insantiated</w:t>
      </w:r>
      <w:proofErr w:type="spellEnd"/>
      <w:r w:rsidRPr="00486765">
        <w:rPr>
          <w:sz w:val="22"/>
        </w:rPr>
        <w:t xml:space="preserve"> </w:t>
      </w:r>
      <w:r w:rsidR="00E11551" w:rsidRPr="00486765">
        <w:rPr>
          <w:sz w:val="22"/>
        </w:rPr>
        <w:t xml:space="preserve">even in the world in which the </w:t>
      </w:r>
      <w:r w:rsidRPr="00486765">
        <w:rPr>
          <w:sz w:val="22"/>
        </w:rPr>
        <w:t xml:space="preserve">metric </w:t>
      </w:r>
      <w:r w:rsidR="00E11551" w:rsidRPr="00486765">
        <w:rPr>
          <w:sz w:val="22"/>
        </w:rPr>
        <w:t>system of units – or any other system of units</w:t>
      </w:r>
      <w:r w:rsidRPr="00486765">
        <w:rPr>
          <w:sz w:val="22"/>
        </w:rPr>
        <w:t xml:space="preserve"> </w:t>
      </w:r>
      <w:r w:rsidR="00E11551" w:rsidRPr="00486765">
        <w:rPr>
          <w:sz w:val="22"/>
        </w:rPr>
        <w:t>– had never existed.)</w:t>
      </w:r>
    </w:p>
    <w:p w14:paraId="37A1CBDD" w14:textId="5516B147" w:rsidR="00DB4241" w:rsidRPr="00486765" w:rsidRDefault="00DB4241">
      <w:pPr>
        <w:rPr>
          <w:b/>
          <w:sz w:val="22"/>
        </w:rPr>
      </w:pPr>
      <w:r w:rsidRPr="00486765">
        <w:rPr>
          <w:b/>
          <w:sz w:val="22"/>
        </w:rPr>
        <w:t>Specializations</w:t>
      </w:r>
    </w:p>
    <w:p w14:paraId="3D8CE883" w14:textId="0082A6D2" w:rsidR="00297592" w:rsidRPr="00486765" w:rsidRDefault="00C2568B">
      <w:pPr>
        <w:rPr>
          <w:sz w:val="22"/>
        </w:rPr>
      </w:pPr>
      <w:r w:rsidRPr="00486765">
        <w:rPr>
          <w:sz w:val="22"/>
        </w:rPr>
        <w:t xml:space="preserve">In all areas </w:t>
      </w:r>
      <w:r w:rsidR="00DB4241" w:rsidRPr="00486765">
        <w:rPr>
          <w:sz w:val="22"/>
        </w:rPr>
        <w:t xml:space="preserve">of empirical inquiry </w:t>
      </w:r>
      <w:r w:rsidRPr="00486765">
        <w:rPr>
          <w:sz w:val="22"/>
        </w:rPr>
        <w:t xml:space="preserve">we encounter general terms of two sorts. First are general </w:t>
      </w:r>
      <w:proofErr w:type="gramStart"/>
      <w:r w:rsidRPr="00486765">
        <w:rPr>
          <w:sz w:val="22"/>
        </w:rPr>
        <w:t>terms which</w:t>
      </w:r>
      <w:proofErr w:type="gramEnd"/>
      <w:r w:rsidRPr="00486765">
        <w:rPr>
          <w:sz w:val="22"/>
        </w:rPr>
        <w:t xml:space="preserve"> refer to </w:t>
      </w:r>
      <w:r w:rsidR="00F07970" w:rsidRPr="00486765">
        <w:rPr>
          <w:sz w:val="22"/>
        </w:rPr>
        <w:t xml:space="preserve">universals or types – we provide more detail on what this means below – </w:t>
      </w:r>
      <w:r w:rsidRPr="00486765">
        <w:rPr>
          <w:sz w:val="22"/>
        </w:rPr>
        <w:t>terms such as:</w:t>
      </w:r>
    </w:p>
    <w:p w14:paraId="61C0BE8F" w14:textId="77777777" w:rsidR="00C2568B" w:rsidRPr="00486765" w:rsidRDefault="00C2568B" w:rsidP="006C702A">
      <w:pPr>
        <w:pStyle w:val="ListParagraph"/>
        <w:numPr>
          <w:ilvl w:val="0"/>
          <w:numId w:val="11"/>
        </w:numPr>
        <w:rPr>
          <w:sz w:val="22"/>
        </w:rPr>
      </w:pPr>
      <w:proofErr w:type="gramStart"/>
      <w:r w:rsidRPr="00486765">
        <w:rPr>
          <w:sz w:val="22"/>
        </w:rPr>
        <w:t>animal</w:t>
      </w:r>
      <w:proofErr w:type="gramEnd"/>
    </w:p>
    <w:p w14:paraId="3A5B4D0A" w14:textId="77777777" w:rsidR="00C2568B" w:rsidRPr="00486765" w:rsidRDefault="00C2568B" w:rsidP="006C702A">
      <w:pPr>
        <w:pStyle w:val="ListParagraph"/>
        <w:numPr>
          <w:ilvl w:val="0"/>
          <w:numId w:val="11"/>
        </w:numPr>
        <w:rPr>
          <w:sz w:val="22"/>
        </w:rPr>
      </w:pPr>
      <w:proofErr w:type="gramStart"/>
      <w:r w:rsidRPr="00486765">
        <w:rPr>
          <w:sz w:val="22"/>
        </w:rPr>
        <w:lastRenderedPageBreak/>
        <w:t>tuberculosis</w:t>
      </w:r>
      <w:proofErr w:type="gramEnd"/>
    </w:p>
    <w:p w14:paraId="5BA75159" w14:textId="77777777" w:rsidR="00C2568B" w:rsidRPr="00486765" w:rsidRDefault="00C2568B"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w:t>
      </w:r>
    </w:p>
    <w:p w14:paraId="3CE89F92" w14:textId="77777777" w:rsidR="00C2568B" w:rsidRPr="00486765" w:rsidRDefault="00C2568B" w:rsidP="006C702A">
      <w:pPr>
        <w:pStyle w:val="ListParagraph"/>
        <w:numPr>
          <w:ilvl w:val="0"/>
          <w:numId w:val="11"/>
        </w:numPr>
        <w:rPr>
          <w:sz w:val="22"/>
        </w:rPr>
      </w:pPr>
      <w:proofErr w:type="gramStart"/>
      <w:r w:rsidRPr="00486765">
        <w:rPr>
          <w:sz w:val="22"/>
        </w:rPr>
        <w:t>disease</w:t>
      </w:r>
      <w:proofErr w:type="gramEnd"/>
    </w:p>
    <w:p w14:paraId="433E6E85" w14:textId="6F639C52" w:rsidR="00DF5FFB" w:rsidRPr="00486765" w:rsidRDefault="00C2568B" w:rsidP="00486765">
      <w:pPr>
        <w:rPr>
          <w:sz w:val="22"/>
        </w:rPr>
      </w:pPr>
      <w:r w:rsidRPr="00486765">
        <w:rPr>
          <w:sz w:val="22"/>
        </w:rPr>
        <w:t xml:space="preserve">Second, are general terms </w:t>
      </w:r>
      <w:r w:rsidR="00B1301F" w:rsidRPr="00486765">
        <w:rPr>
          <w:sz w:val="22"/>
        </w:rPr>
        <w:t xml:space="preserve">used </w:t>
      </w:r>
      <w:r w:rsidR="00603FE2" w:rsidRPr="00486765">
        <w:rPr>
          <w:sz w:val="22"/>
        </w:rPr>
        <w:t xml:space="preserve">to refer to groups of entities which instantiate a given universal but </w:t>
      </w:r>
      <w:r w:rsidR="00DA3A75" w:rsidRPr="00486765">
        <w:rPr>
          <w:sz w:val="22"/>
        </w:rPr>
        <w:t xml:space="preserve">do </w:t>
      </w:r>
      <w:r w:rsidR="00603FE2" w:rsidRPr="00486765">
        <w:rPr>
          <w:sz w:val="22"/>
        </w:rPr>
        <w:t xml:space="preserve">not </w:t>
      </w:r>
      <w:r w:rsidR="00DA3A75" w:rsidRPr="00486765">
        <w:rPr>
          <w:sz w:val="22"/>
        </w:rPr>
        <w:t xml:space="preserve">correspond to </w:t>
      </w:r>
      <w:r w:rsidR="002465A4" w:rsidRPr="00486765">
        <w:rPr>
          <w:sz w:val="22"/>
        </w:rPr>
        <w:t xml:space="preserve">the extension of </w:t>
      </w:r>
      <w:r w:rsidR="00DA3A75" w:rsidRPr="00486765">
        <w:rPr>
          <w:sz w:val="22"/>
        </w:rPr>
        <w:t xml:space="preserve">any </w:t>
      </w:r>
      <w:proofErr w:type="spellStart"/>
      <w:r w:rsidR="00DA3A75" w:rsidRPr="00486765">
        <w:rPr>
          <w:sz w:val="22"/>
        </w:rPr>
        <w:t>subuniversal</w:t>
      </w:r>
      <w:proofErr w:type="spellEnd"/>
      <w:r w:rsidR="001D5799" w:rsidRPr="00486765">
        <w:rPr>
          <w:sz w:val="22"/>
        </w:rPr>
        <w:t xml:space="preserve"> of that universal</w:t>
      </w:r>
      <w:r w:rsidR="005656B8" w:rsidRPr="00486765">
        <w:rPr>
          <w:sz w:val="22"/>
        </w:rPr>
        <w:t xml:space="preserve"> because there is nothing intrinsic to the entities</w:t>
      </w:r>
      <w:r w:rsidR="00D249D3" w:rsidRPr="00486765">
        <w:rPr>
          <w:sz w:val="22"/>
        </w:rPr>
        <w:t xml:space="preserve"> in question by</w:t>
      </w:r>
      <w:r w:rsidR="005656B8" w:rsidRPr="00486765">
        <w:rPr>
          <w:sz w:val="22"/>
        </w:rPr>
        <w:t xml:space="preserve"> virtue of which they</w:t>
      </w:r>
      <w:r w:rsidR="00C422D5">
        <w:rPr>
          <w:sz w:val="22"/>
        </w:rPr>
        <w:t xml:space="preserve"> – and only they –</w:t>
      </w:r>
      <w:r w:rsidR="005656B8" w:rsidRPr="00486765">
        <w:rPr>
          <w:sz w:val="22"/>
        </w:rPr>
        <w:t xml:space="preserve"> </w:t>
      </w:r>
      <w:r w:rsidR="00C05099" w:rsidRPr="00486765">
        <w:rPr>
          <w:sz w:val="22"/>
        </w:rPr>
        <w:t xml:space="preserve">are counted as belonging to </w:t>
      </w:r>
      <w:r w:rsidR="00D249D3" w:rsidRPr="00486765">
        <w:rPr>
          <w:sz w:val="22"/>
        </w:rPr>
        <w:t>the given group.</w:t>
      </w:r>
      <w:r w:rsidR="00DA3A75" w:rsidRPr="00486765">
        <w:rPr>
          <w:sz w:val="22"/>
        </w:rPr>
        <w:t xml:space="preserve"> E</w:t>
      </w:r>
      <w:r w:rsidR="00B1301F" w:rsidRPr="00486765">
        <w:rPr>
          <w:sz w:val="22"/>
        </w:rPr>
        <w:t>xample</w:t>
      </w:r>
      <w:r w:rsidR="00DA3A75" w:rsidRPr="00486765">
        <w:rPr>
          <w:sz w:val="22"/>
        </w:rPr>
        <w:t>s are</w:t>
      </w:r>
      <w:r w:rsidR="00B1301F" w:rsidRPr="00486765">
        <w:rPr>
          <w:sz w:val="22"/>
        </w:rPr>
        <w:t xml:space="preserve">: </w:t>
      </w:r>
    </w:p>
    <w:p w14:paraId="4D22ACEC" w14:textId="6C9B0FFB" w:rsidR="00DF5FFB" w:rsidRPr="00486765" w:rsidRDefault="00B1301F" w:rsidP="006C702A">
      <w:pPr>
        <w:pStyle w:val="ListParagraph"/>
        <w:numPr>
          <w:ilvl w:val="0"/>
          <w:numId w:val="11"/>
        </w:numPr>
        <w:rPr>
          <w:sz w:val="22"/>
        </w:rPr>
      </w:pPr>
      <w:proofErr w:type="gramStart"/>
      <w:r w:rsidRPr="00486765">
        <w:rPr>
          <w:sz w:val="22"/>
        </w:rPr>
        <w:t>animal</w:t>
      </w:r>
      <w:proofErr w:type="gramEnd"/>
      <w:r w:rsidRPr="00486765">
        <w:rPr>
          <w:sz w:val="22"/>
        </w:rPr>
        <w:t xml:space="preserve"> </w:t>
      </w:r>
      <w:r w:rsidR="00405292" w:rsidRPr="00486765">
        <w:rPr>
          <w:sz w:val="22"/>
        </w:rPr>
        <w:t xml:space="preserve">purchased by </w:t>
      </w:r>
      <w:r w:rsidRPr="00486765">
        <w:rPr>
          <w:sz w:val="22"/>
        </w:rPr>
        <w:t xml:space="preserve">the </w:t>
      </w:r>
      <w:r w:rsidR="001D5799" w:rsidRPr="00486765">
        <w:rPr>
          <w:sz w:val="22"/>
        </w:rPr>
        <w:t>E</w:t>
      </w:r>
      <w:r w:rsidR="005D1353" w:rsidRPr="00486765">
        <w:rPr>
          <w:sz w:val="22"/>
        </w:rPr>
        <w:t>mperor</w:t>
      </w:r>
    </w:p>
    <w:p w14:paraId="4650B3F3" w14:textId="77777777" w:rsidR="00DF5FFB" w:rsidRPr="00486765" w:rsidRDefault="00B1301F" w:rsidP="006C702A">
      <w:pPr>
        <w:pStyle w:val="ListParagraph"/>
        <w:numPr>
          <w:ilvl w:val="0"/>
          <w:numId w:val="11"/>
        </w:numPr>
        <w:rPr>
          <w:sz w:val="22"/>
        </w:rPr>
      </w:pPr>
      <w:proofErr w:type="gramStart"/>
      <w:r w:rsidRPr="00486765">
        <w:rPr>
          <w:sz w:val="22"/>
        </w:rPr>
        <w:t>tuberculosis</w:t>
      </w:r>
      <w:proofErr w:type="gramEnd"/>
      <w:r w:rsidRPr="00486765">
        <w:rPr>
          <w:sz w:val="22"/>
        </w:rPr>
        <w:t xml:space="preserve"> diagnosed on a Wednesday</w:t>
      </w:r>
    </w:p>
    <w:p w14:paraId="21143F6E" w14:textId="6C82670B" w:rsidR="00DF5FFB" w:rsidRPr="00486765" w:rsidRDefault="004D0A34" w:rsidP="006C702A">
      <w:pPr>
        <w:pStyle w:val="ListParagraph"/>
        <w:numPr>
          <w:ilvl w:val="0"/>
          <w:numId w:val="11"/>
        </w:numPr>
        <w:rPr>
          <w:sz w:val="22"/>
        </w:rPr>
      </w:pPr>
      <w:proofErr w:type="gramStart"/>
      <w:r w:rsidRPr="00486765">
        <w:rPr>
          <w:sz w:val="22"/>
        </w:rPr>
        <w:t>surgical</w:t>
      </w:r>
      <w:proofErr w:type="gramEnd"/>
      <w:r w:rsidRPr="00486765">
        <w:rPr>
          <w:sz w:val="22"/>
        </w:rPr>
        <w:t xml:space="preserve"> procedure performed </w:t>
      </w:r>
      <w:r w:rsidR="001D5799" w:rsidRPr="00486765">
        <w:rPr>
          <w:sz w:val="22"/>
        </w:rPr>
        <w:t>on a patient</w:t>
      </w:r>
      <w:r w:rsidR="00405292" w:rsidRPr="00486765">
        <w:rPr>
          <w:sz w:val="22"/>
        </w:rPr>
        <w:t xml:space="preserve"> from Stockholm</w:t>
      </w:r>
    </w:p>
    <w:p w14:paraId="254F1E7C" w14:textId="383BCABD" w:rsidR="00E42868" w:rsidRPr="00486765" w:rsidRDefault="00E42868">
      <w:pPr>
        <w:pStyle w:val="ListParagraph"/>
        <w:rPr>
          <w:sz w:val="22"/>
        </w:rPr>
      </w:pPr>
      <w:proofErr w:type="gramStart"/>
      <w:r w:rsidRPr="00486765">
        <w:rPr>
          <w:sz w:val="22"/>
        </w:rPr>
        <w:t>person</w:t>
      </w:r>
      <w:proofErr w:type="gramEnd"/>
      <w:r w:rsidRPr="00486765">
        <w:rPr>
          <w:sz w:val="22"/>
        </w:rPr>
        <w:t xml:space="preserve"> identified as candidate for clinical trial #2056-555</w:t>
      </w:r>
    </w:p>
    <w:p w14:paraId="30B542D5" w14:textId="77777777" w:rsidR="00E42868" w:rsidRPr="00486765" w:rsidRDefault="00E42868" w:rsidP="006C702A">
      <w:pPr>
        <w:pStyle w:val="ListParagraph"/>
        <w:numPr>
          <w:ilvl w:val="0"/>
          <w:numId w:val="11"/>
        </w:numPr>
        <w:rPr>
          <w:sz w:val="22"/>
        </w:rPr>
      </w:pPr>
      <w:proofErr w:type="gramStart"/>
      <w:r w:rsidRPr="00486765">
        <w:rPr>
          <w:sz w:val="22"/>
        </w:rPr>
        <w:t>person</w:t>
      </w:r>
      <w:proofErr w:type="gramEnd"/>
      <w:r w:rsidRPr="00486765">
        <w:rPr>
          <w:sz w:val="22"/>
        </w:rPr>
        <w:t xml:space="preserve"> who is signatory of Form 656-PPV</w:t>
      </w:r>
    </w:p>
    <w:p w14:paraId="261C3E2C" w14:textId="64C0A5C1" w:rsidR="00E42868" w:rsidRPr="00486765" w:rsidRDefault="00E42868" w:rsidP="006C702A">
      <w:pPr>
        <w:pStyle w:val="ListParagraph"/>
        <w:numPr>
          <w:ilvl w:val="0"/>
          <w:numId w:val="11"/>
        </w:numPr>
        <w:rPr>
          <w:sz w:val="22"/>
        </w:rPr>
      </w:pPr>
      <w:proofErr w:type="gramStart"/>
      <w:r w:rsidRPr="00486765">
        <w:rPr>
          <w:sz w:val="22"/>
        </w:rPr>
        <w:t>painting</w:t>
      </w:r>
      <w:proofErr w:type="gramEnd"/>
      <w:r w:rsidRPr="00486765">
        <w:rPr>
          <w:sz w:val="22"/>
        </w:rPr>
        <w:t xml:space="preserve"> by Leonardo da Vinci</w:t>
      </w:r>
    </w:p>
    <w:p w14:paraId="7262C25F" w14:textId="056F7B51" w:rsidR="007B59A9" w:rsidRPr="00486765" w:rsidRDefault="00DB4241">
      <w:pPr>
        <w:rPr>
          <w:sz w:val="22"/>
        </w:rPr>
      </w:pPr>
      <w:r w:rsidRPr="00486765">
        <w:rPr>
          <w:sz w:val="22"/>
        </w:rPr>
        <w:t xml:space="preserve">Such terms represent </w:t>
      </w:r>
      <w:r w:rsidR="00B123D8" w:rsidRPr="00486765">
        <w:rPr>
          <w:sz w:val="22"/>
        </w:rPr>
        <w:t xml:space="preserve">what are called </w:t>
      </w:r>
      <w:r w:rsidR="00BC11E1" w:rsidRPr="00486765">
        <w:rPr>
          <w:sz w:val="22"/>
        </w:rPr>
        <w:t>‘specializations’ in</w:t>
      </w:r>
      <w:r w:rsidR="00B123D8" w:rsidRPr="00486765">
        <w:rPr>
          <w:sz w:val="22"/>
        </w:rPr>
        <w:t xml:space="preserve"> [</w:t>
      </w:r>
      <w:r w:rsidR="00405292" w:rsidRPr="00486765">
        <w:rPr>
          <w:sz w:val="22"/>
        </w:rPr>
        <w:fldChar w:fldCharType="begin"/>
      </w:r>
      <w:r w:rsidR="00405292" w:rsidRPr="00486765">
        <w:rPr>
          <w:sz w:val="22"/>
        </w:rPr>
        <w:instrText xml:space="preserve"> REF _Ref315006991 \r \h </w:instrText>
      </w:r>
      <w:r w:rsidR="001C5CAA">
        <w:rPr>
          <w:sz w:val="22"/>
        </w:rPr>
        <w:instrText xml:space="preserve"> \* MERGEFORMAT </w:instrText>
      </w:r>
      <w:r w:rsidR="00405292" w:rsidRPr="00486765">
        <w:rPr>
          <w:sz w:val="22"/>
        </w:rPr>
      </w:r>
      <w:r w:rsidR="00405292" w:rsidRPr="00486765">
        <w:rPr>
          <w:sz w:val="22"/>
        </w:rPr>
        <w:fldChar w:fldCharType="separate"/>
      </w:r>
      <w:r w:rsidR="00B60214">
        <w:rPr>
          <w:sz w:val="22"/>
        </w:rPr>
        <w:t>81</w:t>
      </w:r>
      <w:r w:rsidR="00405292" w:rsidRPr="00486765">
        <w:rPr>
          <w:sz w:val="22"/>
        </w:rPr>
        <w:fldChar w:fldCharType="end"/>
      </w:r>
      <w:r w:rsidR="00B123D8" w:rsidRPr="00486765">
        <w:rPr>
          <w:sz w:val="22"/>
        </w:rPr>
        <w:t>]</w:t>
      </w:r>
      <w:r w:rsidRPr="00486765">
        <w:rPr>
          <w:sz w:val="22"/>
        </w:rPr>
        <w:t xml:space="preserve">. They </w:t>
      </w:r>
      <w:r w:rsidR="00405292" w:rsidRPr="00486765">
        <w:rPr>
          <w:sz w:val="22"/>
        </w:rPr>
        <w:t>fall outside the coverage domain of BFO</w:t>
      </w:r>
      <w:r w:rsidRPr="00486765">
        <w:rPr>
          <w:sz w:val="22"/>
        </w:rPr>
        <w:t xml:space="preserve"> 2.0</w:t>
      </w:r>
      <w:r w:rsidR="00405292" w:rsidRPr="00486765">
        <w:rPr>
          <w:sz w:val="22"/>
        </w:rPr>
        <w:t xml:space="preserve">, but they may </w:t>
      </w:r>
      <w:r w:rsidR="00B1301F" w:rsidRPr="00486765">
        <w:rPr>
          <w:sz w:val="22"/>
        </w:rPr>
        <w:t xml:space="preserve">need to be included in </w:t>
      </w:r>
      <w:r w:rsidR="00405292" w:rsidRPr="00486765">
        <w:rPr>
          <w:sz w:val="22"/>
        </w:rPr>
        <w:t xml:space="preserve">application </w:t>
      </w:r>
      <w:r w:rsidR="00B1301F" w:rsidRPr="00486765">
        <w:rPr>
          <w:sz w:val="22"/>
        </w:rPr>
        <w:t>ontologies</w:t>
      </w:r>
      <w:r w:rsidR="00202D1E" w:rsidRPr="00486765">
        <w:rPr>
          <w:sz w:val="22"/>
        </w:rPr>
        <w:t xml:space="preserve"> developed to interoperate with BFO</w:t>
      </w:r>
      <w:r w:rsidRPr="00486765">
        <w:rPr>
          <w:sz w:val="22"/>
        </w:rPr>
        <w:t xml:space="preserve"> 2.0 conformant-</w:t>
      </w:r>
      <w:r w:rsidR="00202D1E" w:rsidRPr="00486765">
        <w:rPr>
          <w:sz w:val="22"/>
        </w:rPr>
        <w:t>ontologies</w:t>
      </w:r>
      <w:r w:rsidR="00B1301F" w:rsidRPr="00486765">
        <w:rPr>
          <w:sz w:val="22"/>
        </w:rPr>
        <w:t xml:space="preserve">. The terms in question </w:t>
      </w:r>
      <w:r w:rsidR="003D2A8F" w:rsidRPr="00486765">
        <w:rPr>
          <w:sz w:val="22"/>
        </w:rPr>
        <w:t xml:space="preserve">may </w:t>
      </w:r>
      <w:r w:rsidR="00D249D3" w:rsidRPr="00486765">
        <w:rPr>
          <w:sz w:val="22"/>
        </w:rPr>
        <w:t xml:space="preserve">then </w:t>
      </w:r>
      <w:r w:rsidR="00B1301F" w:rsidRPr="00486765">
        <w:rPr>
          <w:sz w:val="22"/>
        </w:rPr>
        <w:t xml:space="preserve">be </w:t>
      </w:r>
      <w:r w:rsidR="00DA3A75" w:rsidRPr="00486765">
        <w:rPr>
          <w:sz w:val="22"/>
        </w:rPr>
        <w:t xml:space="preserve">defined </w:t>
      </w:r>
      <w:r w:rsidR="00B1301F" w:rsidRPr="00486765">
        <w:rPr>
          <w:sz w:val="22"/>
        </w:rPr>
        <w:t xml:space="preserve">as children of the </w:t>
      </w:r>
      <w:r w:rsidR="003D2A8F" w:rsidRPr="00486765">
        <w:rPr>
          <w:sz w:val="22"/>
        </w:rPr>
        <w:t xml:space="preserve">corresponding </w:t>
      </w:r>
      <w:r w:rsidR="00DF5FFB" w:rsidRPr="00486765">
        <w:rPr>
          <w:sz w:val="22"/>
        </w:rPr>
        <w:t>lowest-level universal</w:t>
      </w:r>
      <w:r w:rsidR="003D2A8F" w:rsidRPr="00486765">
        <w:rPr>
          <w:sz w:val="22"/>
        </w:rPr>
        <w:t>s</w:t>
      </w:r>
      <w:r w:rsidR="00DF5FFB" w:rsidRPr="00486765">
        <w:rPr>
          <w:sz w:val="22"/>
        </w:rPr>
        <w:t xml:space="preserve"> </w:t>
      </w:r>
      <w:r w:rsidR="003D2A8F" w:rsidRPr="00486765">
        <w:rPr>
          <w:sz w:val="22"/>
        </w:rPr>
        <w:t xml:space="preserve">(for example, </w:t>
      </w:r>
      <w:r w:rsidR="00B1301F" w:rsidRPr="00486765">
        <w:rPr>
          <w:sz w:val="22"/>
        </w:rPr>
        <w:t xml:space="preserve">here: </w:t>
      </w:r>
      <w:r w:rsidR="00B1301F" w:rsidRPr="00486765">
        <w:rPr>
          <w:i/>
          <w:sz w:val="22"/>
        </w:rPr>
        <w:t>animal</w:t>
      </w:r>
      <w:r w:rsidR="00DF5FFB" w:rsidRPr="00486765">
        <w:rPr>
          <w:sz w:val="22"/>
        </w:rPr>
        <w:t>,</w:t>
      </w:r>
      <w:r w:rsidR="00B1301F" w:rsidRPr="00486765">
        <w:rPr>
          <w:i/>
          <w:sz w:val="22"/>
        </w:rPr>
        <w:t xml:space="preserve"> </w:t>
      </w:r>
      <w:r w:rsidR="00DF5FFB" w:rsidRPr="00486765">
        <w:rPr>
          <w:i/>
          <w:sz w:val="22"/>
        </w:rPr>
        <w:t>surgical procedure</w:t>
      </w:r>
      <w:r w:rsidR="00DF5FFB" w:rsidRPr="00486765">
        <w:rPr>
          <w:sz w:val="22"/>
        </w:rPr>
        <w:t xml:space="preserve">, </w:t>
      </w:r>
      <w:r w:rsidR="003D2A8F" w:rsidRPr="00486765">
        <w:rPr>
          <w:i/>
          <w:sz w:val="22"/>
        </w:rPr>
        <w:t>disease</w:t>
      </w:r>
      <w:r w:rsidR="003D2A8F" w:rsidRPr="00486765">
        <w:rPr>
          <w:sz w:val="22"/>
        </w:rPr>
        <w:t>,</w:t>
      </w:r>
      <w:r w:rsidR="003D2A8F" w:rsidRPr="00486765">
        <w:rPr>
          <w:i/>
          <w:sz w:val="22"/>
        </w:rPr>
        <w:t xml:space="preserve"> painting</w:t>
      </w:r>
      <w:r w:rsidR="00B1301F" w:rsidRPr="00486765">
        <w:rPr>
          <w:sz w:val="22"/>
        </w:rPr>
        <w:t>)</w:t>
      </w:r>
      <w:r w:rsidR="00405292" w:rsidRPr="00486765">
        <w:rPr>
          <w:sz w:val="22"/>
        </w:rPr>
        <w:t xml:space="preserve">. </w:t>
      </w:r>
    </w:p>
    <w:p w14:paraId="420429B3" w14:textId="17309CE3" w:rsidR="002465A4" w:rsidRPr="00486765" w:rsidRDefault="00405292">
      <w:pPr>
        <w:rPr>
          <w:b/>
          <w:sz w:val="22"/>
        </w:rPr>
      </w:pPr>
      <w:r w:rsidRPr="00486765">
        <w:rPr>
          <w:b/>
          <w:sz w:val="22"/>
        </w:rPr>
        <w:t>R</w:t>
      </w:r>
      <w:r w:rsidR="002465A4" w:rsidRPr="00486765">
        <w:rPr>
          <w:b/>
          <w:sz w:val="22"/>
        </w:rPr>
        <w:t xml:space="preserve">ole </w:t>
      </w:r>
      <w:r w:rsidRPr="00486765">
        <w:rPr>
          <w:b/>
          <w:sz w:val="22"/>
        </w:rPr>
        <w:t>universals</w:t>
      </w:r>
    </w:p>
    <w:p w14:paraId="3DCCBB50" w14:textId="48CA8DD5" w:rsidR="00BA3374" w:rsidRPr="00486765" w:rsidRDefault="00202D1E">
      <w:pPr>
        <w:rPr>
          <w:sz w:val="22"/>
        </w:rPr>
      </w:pPr>
      <w:r w:rsidRPr="00486765">
        <w:rPr>
          <w:sz w:val="22"/>
        </w:rPr>
        <w:t>We distinguished above between rigid and non-rigid universals</w:t>
      </w:r>
      <w:r w:rsidR="002D3621" w:rsidRPr="00486765">
        <w:rPr>
          <w:sz w:val="22"/>
        </w:rPr>
        <w:t xml:space="preserve">. </w:t>
      </w:r>
      <w:r w:rsidRPr="00486765">
        <w:rPr>
          <w:sz w:val="22"/>
        </w:rPr>
        <w:t xml:space="preserve">One </w:t>
      </w:r>
      <w:r w:rsidR="004D0A34" w:rsidRPr="00486765">
        <w:rPr>
          <w:sz w:val="22"/>
        </w:rPr>
        <w:t xml:space="preserve">major </w:t>
      </w:r>
      <w:r w:rsidRPr="00486765">
        <w:rPr>
          <w:sz w:val="22"/>
        </w:rPr>
        <w:t xml:space="preserve">family </w:t>
      </w:r>
      <w:r w:rsidR="004D0A34" w:rsidRPr="00486765">
        <w:rPr>
          <w:sz w:val="22"/>
        </w:rPr>
        <w:t>of e</w:t>
      </w:r>
      <w:r w:rsidR="00FB129B" w:rsidRPr="00486765">
        <w:rPr>
          <w:sz w:val="22"/>
        </w:rPr>
        <w:t xml:space="preserve">xamples of </w:t>
      </w:r>
      <w:r w:rsidR="00405292" w:rsidRPr="00486765">
        <w:rPr>
          <w:sz w:val="22"/>
        </w:rPr>
        <w:t xml:space="preserve">the latter </w:t>
      </w:r>
      <w:proofErr w:type="gramStart"/>
      <w:r w:rsidR="004D0A34" w:rsidRPr="00486765">
        <w:rPr>
          <w:sz w:val="22"/>
        </w:rPr>
        <w:t>involve</w:t>
      </w:r>
      <w:proofErr w:type="gramEnd"/>
      <w:r w:rsidR="004D0A34" w:rsidRPr="00486765">
        <w:rPr>
          <w:sz w:val="22"/>
        </w:rPr>
        <w:t xml:space="preserve"> roles</w:t>
      </w:r>
      <w:r w:rsidR="00297592" w:rsidRPr="00486765">
        <w:rPr>
          <w:sz w:val="22"/>
        </w:rPr>
        <w:t xml:space="preserve">, and ontologies developed for administrative purposes may consist entirely of representatives of </w:t>
      </w:r>
      <w:r w:rsidR="00405292" w:rsidRPr="00486765">
        <w:rPr>
          <w:sz w:val="22"/>
        </w:rPr>
        <w:t xml:space="preserve">entities </w:t>
      </w:r>
      <w:r w:rsidR="00297592" w:rsidRPr="00486765">
        <w:rPr>
          <w:sz w:val="22"/>
        </w:rPr>
        <w:t>of this sort</w:t>
      </w:r>
      <w:r w:rsidR="004D0A34" w:rsidRPr="00486765">
        <w:rPr>
          <w:sz w:val="22"/>
        </w:rPr>
        <w:t xml:space="preserve">. </w:t>
      </w:r>
      <w:r w:rsidR="00151755" w:rsidRPr="00486765">
        <w:rPr>
          <w:sz w:val="22"/>
        </w:rPr>
        <w:t>Thus ‘professor</w:t>
      </w:r>
      <w:r w:rsidR="004D0A34" w:rsidRPr="00486765">
        <w:rPr>
          <w:sz w:val="22"/>
        </w:rPr>
        <w:t>’</w:t>
      </w:r>
      <w:r w:rsidR="002465A4" w:rsidRPr="00486765">
        <w:rPr>
          <w:sz w:val="22"/>
        </w:rPr>
        <w:t xml:space="preserve"> </w:t>
      </w:r>
      <w:r w:rsidR="00FB129B" w:rsidRPr="00486765">
        <w:rPr>
          <w:sz w:val="22"/>
        </w:rPr>
        <w:t xml:space="preserve">(defined as: a human </w:t>
      </w:r>
      <w:r w:rsidR="00151755" w:rsidRPr="00486765">
        <w:rPr>
          <w:sz w:val="22"/>
        </w:rPr>
        <w:t>being who</w:t>
      </w:r>
      <w:r w:rsidR="00FB129B" w:rsidRPr="00486765">
        <w:rPr>
          <w:sz w:val="22"/>
        </w:rPr>
        <w:t xml:space="preserve"> has the professor role)</w:t>
      </w:r>
      <w:r w:rsidR="004D0A34" w:rsidRPr="00486765">
        <w:rPr>
          <w:sz w:val="22"/>
        </w:rPr>
        <w:t xml:space="preserve"> denotes a</w:t>
      </w:r>
      <w:r w:rsidR="00405292" w:rsidRPr="00486765">
        <w:rPr>
          <w:sz w:val="22"/>
        </w:rPr>
        <w:t xml:space="preserve"> non-rigid universal </w:t>
      </w:r>
      <w:r w:rsidR="004D0A34" w:rsidRPr="00486765">
        <w:rPr>
          <w:sz w:val="22"/>
        </w:rPr>
        <w:t>and so also do ‘nurse’, ‘student’, ‘colonel’</w:t>
      </w:r>
      <w:r w:rsidR="00297592" w:rsidRPr="00486765">
        <w:rPr>
          <w:sz w:val="22"/>
        </w:rPr>
        <w:t>, ‘taxpayer’,</w:t>
      </w:r>
      <w:r w:rsidR="004D0A34" w:rsidRPr="00486765">
        <w:rPr>
          <w:sz w:val="22"/>
        </w:rPr>
        <w:t xml:space="preserve"> and so forth</w:t>
      </w:r>
      <w:r w:rsidR="00FB129B" w:rsidRPr="00486765">
        <w:rPr>
          <w:sz w:val="22"/>
        </w:rPr>
        <w:t>.</w:t>
      </w:r>
      <w:r w:rsidR="00405292" w:rsidRPr="00486765">
        <w:rPr>
          <w:sz w:val="22"/>
        </w:rPr>
        <w:t xml:space="preserve"> (These terms are all, in the jargon of philosophy, phase </w:t>
      </w:r>
      <w:proofErr w:type="spellStart"/>
      <w:r w:rsidR="00405292" w:rsidRPr="00486765">
        <w:rPr>
          <w:sz w:val="22"/>
        </w:rPr>
        <w:t>sortals</w:t>
      </w:r>
      <w:proofErr w:type="spellEnd"/>
      <w:r w:rsidR="00405292" w:rsidRPr="00486765">
        <w:rPr>
          <w:sz w:val="22"/>
        </w:rPr>
        <w:t>.)</w:t>
      </w:r>
      <w:r w:rsidR="00FB129B" w:rsidRPr="00486765">
        <w:rPr>
          <w:sz w:val="22"/>
        </w:rPr>
        <w:t xml:space="preserve"> </w:t>
      </w:r>
      <w:r w:rsidR="00CF107E" w:rsidRPr="00486765">
        <w:rPr>
          <w:sz w:val="22"/>
        </w:rPr>
        <w:t xml:space="preserve">By </w:t>
      </w:r>
      <w:r w:rsidR="002D3621" w:rsidRPr="00486765">
        <w:rPr>
          <w:sz w:val="22"/>
        </w:rPr>
        <w:t>using</w:t>
      </w:r>
      <w:r w:rsidR="00CF107E" w:rsidRPr="00486765">
        <w:rPr>
          <w:sz w:val="22"/>
        </w:rPr>
        <w:t xml:space="preserve"> role</w:t>
      </w:r>
      <w:r w:rsidR="00405292" w:rsidRPr="00486765">
        <w:rPr>
          <w:sz w:val="22"/>
        </w:rPr>
        <w:t xml:space="preserve"> terms in definitions</w:t>
      </w:r>
      <w:r w:rsidR="00CF107E" w:rsidRPr="00486765">
        <w:rPr>
          <w:sz w:val="22"/>
        </w:rPr>
        <w:t>, we can create a BFO conformant treatment</w:t>
      </w:r>
      <w:r w:rsidR="00405292" w:rsidRPr="00486765">
        <w:rPr>
          <w:sz w:val="22"/>
        </w:rPr>
        <w:t xml:space="preserve"> of such entities</w:t>
      </w:r>
      <w:r w:rsidR="00CF107E" w:rsidRPr="00486765">
        <w:rPr>
          <w:sz w:val="22"/>
        </w:rPr>
        <w:t xml:space="preserve"> </w:t>
      </w:r>
      <w:r w:rsidR="002D3621" w:rsidRPr="00486765">
        <w:rPr>
          <w:sz w:val="22"/>
        </w:rPr>
        <w:t>drawing on the fact that,</w:t>
      </w:r>
      <w:r w:rsidR="00CF107E" w:rsidRPr="00486765">
        <w:rPr>
          <w:sz w:val="22"/>
        </w:rPr>
        <w:t xml:space="preserve"> while an instance of professor may </w:t>
      </w:r>
      <w:r w:rsidR="002D3621" w:rsidRPr="00486765">
        <w:rPr>
          <w:sz w:val="22"/>
        </w:rPr>
        <w:t xml:space="preserve">be </w:t>
      </w:r>
      <w:r w:rsidR="00CF107E" w:rsidRPr="00486765">
        <w:rPr>
          <w:sz w:val="22"/>
        </w:rPr>
        <w:t>simultaneously an instance of trade union member, no instance of the type professor role is also (at any time) an instance of the type trade union member role (any more than any instance of the type color is at any time an instance of the type length).</w:t>
      </w:r>
    </w:p>
    <w:p w14:paraId="5D15A762" w14:textId="1DAFFDFF" w:rsidR="002465A4" w:rsidRPr="00486765" w:rsidRDefault="00405292">
      <w:pPr>
        <w:rPr>
          <w:sz w:val="22"/>
        </w:rPr>
      </w:pPr>
      <w:r w:rsidRPr="00486765">
        <w:rPr>
          <w:sz w:val="22"/>
        </w:rPr>
        <w:lastRenderedPageBreak/>
        <w:t>In a</w:t>
      </w:r>
      <w:r w:rsidR="002465A4" w:rsidRPr="00486765">
        <w:rPr>
          <w:sz w:val="22"/>
        </w:rPr>
        <w:t xml:space="preserve">n ontology of employment positions terms should </w:t>
      </w:r>
      <w:r w:rsidR="002D3621" w:rsidRPr="00486765">
        <w:rPr>
          <w:sz w:val="22"/>
        </w:rPr>
        <w:t xml:space="preserve">thus </w:t>
      </w:r>
      <w:r w:rsidR="002465A4" w:rsidRPr="00486765">
        <w:rPr>
          <w:sz w:val="22"/>
        </w:rPr>
        <w:t>be defined</w:t>
      </w:r>
      <w:r w:rsidR="00CE704F" w:rsidRPr="00486765">
        <w:rPr>
          <w:sz w:val="22"/>
        </w:rPr>
        <w:t xml:space="preserve"> in terms of roles</w:t>
      </w:r>
      <w:r w:rsidR="00C71CCE" w:rsidRPr="00486765">
        <w:rPr>
          <w:sz w:val="22"/>
        </w:rPr>
        <w:t xml:space="preserve">, which </w:t>
      </w:r>
      <w:r w:rsidR="0041545A" w:rsidRPr="00486765">
        <w:rPr>
          <w:sz w:val="22"/>
        </w:rPr>
        <w:t xml:space="preserve">enables us </w:t>
      </w:r>
      <w:r w:rsidR="00CE704F" w:rsidRPr="00486765">
        <w:rPr>
          <w:sz w:val="22"/>
        </w:rPr>
        <w:t xml:space="preserve">to do justice to the fact that individuals </w:t>
      </w:r>
      <w:r w:rsidR="00C71CCE" w:rsidRPr="00486765">
        <w:rPr>
          <w:sz w:val="22"/>
        </w:rPr>
        <w:t xml:space="preserve">instantiate the corresponding universals </w:t>
      </w:r>
      <w:proofErr w:type="gramStart"/>
      <w:r w:rsidR="00C71CCE" w:rsidRPr="00486765">
        <w:rPr>
          <w:sz w:val="22"/>
        </w:rPr>
        <w:t xml:space="preserve">–  </w:t>
      </w:r>
      <w:r w:rsidR="002465A4" w:rsidRPr="00486765">
        <w:rPr>
          <w:i/>
          <w:sz w:val="22"/>
        </w:rPr>
        <w:t>professor</w:t>
      </w:r>
      <w:proofErr w:type="gramEnd"/>
      <w:r w:rsidR="002465A4" w:rsidRPr="00486765">
        <w:rPr>
          <w:sz w:val="22"/>
        </w:rPr>
        <w:t xml:space="preserve">, </w:t>
      </w:r>
      <w:r w:rsidR="00934EB8" w:rsidRPr="00486765">
        <w:rPr>
          <w:i/>
          <w:sz w:val="22"/>
        </w:rPr>
        <w:t>sergeant</w:t>
      </w:r>
      <w:r w:rsidR="002465A4" w:rsidRPr="00486765">
        <w:rPr>
          <w:sz w:val="22"/>
        </w:rPr>
        <w:t xml:space="preserve">, </w:t>
      </w:r>
      <w:r w:rsidR="00934EB8" w:rsidRPr="00486765">
        <w:rPr>
          <w:i/>
          <w:sz w:val="22"/>
        </w:rPr>
        <w:t>nurse</w:t>
      </w:r>
      <w:r w:rsidR="00C71CCE" w:rsidRPr="00486765">
        <w:rPr>
          <w:sz w:val="22"/>
        </w:rPr>
        <w:t xml:space="preserve"> –</w:t>
      </w:r>
      <w:r w:rsidR="002465A4" w:rsidRPr="00486765">
        <w:rPr>
          <w:sz w:val="22"/>
        </w:rPr>
        <w:t xml:space="preserve"> only during certain phase</w:t>
      </w:r>
      <w:r w:rsidR="00CE704F" w:rsidRPr="00486765">
        <w:rPr>
          <w:sz w:val="22"/>
        </w:rPr>
        <w:t>s</w:t>
      </w:r>
      <w:r w:rsidR="002465A4" w:rsidRPr="00486765">
        <w:rPr>
          <w:sz w:val="22"/>
        </w:rPr>
        <w:t xml:space="preserve"> in the</w:t>
      </w:r>
      <w:r w:rsidR="00CE704F" w:rsidRPr="00486765">
        <w:rPr>
          <w:sz w:val="22"/>
        </w:rPr>
        <w:t>ir</w:t>
      </w:r>
      <w:r w:rsidR="002465A4" w:rsidRPr="00486765">
        <w:rPr>
          <w:sz w:val="22"/>
        </w:rPr>
        <w:t xml:space="preserve"> lives. </w:t>
      </w:r>
    </w:p>
    <w:p w14:paraId="3EB16EA5" w14:textId="199CB8FE" w:rsidR="00CE704F" w:rsidRPr="00486765" w:rsidRDefault="00CE704F" w:rsidP="00486765">
      <w:pPr>
        <w:ind w:left="720"/>
        <w:rPr>
          <w:sz w:val="22"/>
        </w:rPr>
      </w:pPr>
      <w:r w:rsidRPr="00486765">
        <w:rPr>
          <w:sz w:val="22"/>
        </w:rPr>
        <w:t xml:space="preserve">John </w:t>
      </w:r>
      <w:proofErr w:type="spellStart"/>
      <w:r w:rsidR="00C71CCE" w:rsidRPr="00486765">
        <w:rPr>
          <w:b/>
          <w:sz w:val="22"/>
        </w:rPr>
        <w:t>instance_of</w:t>
      </w:r>
      <w:proofErr w:type="spellEnd"/>
      <w:r w:rsidR="00C71CCE" w:rsidRPr="00486765">
        <w:rPr>
          <w:b/>
          <w:sz w:val="22"/>
        </w:rPr>
        <w:t xml:space="preserve"> </w:t>
      </w:r>
      <w:r w:rsidRPr="00486765">
        <w:rPr>
          <w:i/>
          <w:sz w:val="22"/>
        </w:rPr>
        <w:t>student</w:t>
      </w:r>
      <w:r w:rsidRPr="00486765">
        <w:rPr>
          <w:sz w:val="22"/>
        </w:rPr>
        <w:t xml:space="preserve"> </w:t>
      </w:r>
      <w:r w:rsidRPr="00486765">
        <w:rPr>
          <w:b/>
          <w:sz w:val="22"/>
        </w:rPr>
        <w:t xml:space="preserve">at </w:t>
      </w:r>
      <w:r w:rsidRPr="00486765">
        <w:rPr>
          <w:i/>
          <w:sz w:val="22"/>
        </w:rPr>
        <w:t>t</w:t>
      </w:r>
      <w:r w:rsidR="00F2283D" w:rsidRPr="00486765">
        <w:rPr>
          <w:sz w:val="22"/>
        </w:rPr>
        <w:t>,</w:t>
      </w:r>
    </w:p>
    <w:p w14:paraId="37495410" w14:textId="77777777" w:rsidR="00C71CCE" w:rsidRPr="00486765" w:rsidRDefault="00C71CCE" w:rsidP="00486765">
      <w:pPr>
        <w:rPr>
          <w:sz w:val="22"/>
        </w:rPr>
      </w:pPr>
      <w:proofErr w:type="gramStart"/>
      <w:r w:rsidRPr="00486765">
        <w:rPr>
          <w:sz w:val="22"/>
        </w:rPr>
        <w:t>is</w:t>
      </w:r>
      <w:proofErr w:type="gramEnd"/>
      <w:r w:rsidRPr="00486765">
        <w:rPr>
          <w:sz w:val="22"/>
        </w:rPr>
        <w:t xml:space="preserve"> thus a shorthand form of: </w:t>
      </w:r>
    </w:p>
    <w:p w14:paraId="6D9D13D8" w14:textId="1DFA1B94" w:rsidR="00C71CCE" w:rsidRPr="00486765" w:rsidRDefault="00C71CCE" w:rsidP="00486765">
      <w:pPr>
        <w:ind w:left="720"/>
        <w:rPr>
          <w:i/>
          <w:sz w:val="22"/>
        </w:rPr>
      </w:pPr>
      <w:proofErr w:type="gramStart"/>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person</w:t>
      </w:r>
      <w:r w:rsidRPr="00486765">
        <w:rPr>
          <w:b/>
          <w:i/>
          <w:sz w:val="22"/>
        </w:rPr>
        <w:t xml:space="preserve"> </w:t>
      </w:r>
      <w:r w:rsidRPr="00486765">
        <w:rPr>
          <w:b/>
          <w:sz w:val="22"/>
        </w:rPr>
        <w:t>at</w:t>
      </w:r>
      <w:r w:rsidRPr="00486765">
        <w:rPr>
          <w:sz w:val="22"/>
        </w:rPr>
        <w:t xml:space="preserve"> </w:t>
      </w:r>
      <w:r w:rsidRPr="00486765">
        <w:rPr>
          <w:i/>
          <w:sz w:val="22"/>
        </w:rPr>
        <w:t xml:space="preserve">t </w:t>
      </w:r>
      <w:r w:rsidRPr="00486765">
        <w:rPr>
          <w:sz w:val="22"/>
        </w:rPr>
        <w:t xml:space="preserve">&amp; John </w:t>
      </w:r>
      <w:proofErr w:type="spellStart"/>
      <w:r w:rsidRPr="00486765">
        <w:rPr>
          <w:b/>
          <w:sz w:val="22"/>
        </w:rPr>
        <w:t>has_role</w:t>
      </w:r>
      <w:proofErr w:type="spellEnd"/>
      <w:r w:rsidRPr="00486765">
        <w:rPr>
          <w:sz w:val="22"/>
        </w:rPr>
        <w:t xml:space="preserve"> </w:t>
      </w:r>
      <w:proofErr w:type="spellStart"/>
      <w:r w:rsidRPr="00486765">
        <w:rPr>
          <w:i/>
          <w:sz w:val="22"/>
        </w:rPr>
        <w:t>student_role</w:t>
      </w:r>
      <w:proofErr w:type="spellEnd"/>
      <w:r w:rsidRPr="00486765">
        <w:rPr>
          <w:i/>
          <w:sz w:val="22"/>
        </w:rPr>
        <w:t xml:space="preserve"> </w:t>
      </w:r>
      <w:r w:rsidRPr="00486765">
        <w:rPr>
          <w:b/>
          <w:sz w:val="22"/>
        </w:rPr>
        <w:t xml:space="preserve">at </w:t>
      </w:r>
      <w:r w:rsidRPr="00486765">
        <w:rPr>
          <w:i/>
          <w:sz w:val="22"/>
        </w:rPr>
        <w:t>t.</w:t>
      </w:r>
      <w:proofErr w:type="gramEnd"/>
    </w:p>
    <w:p w14:paraId="76F39D85" w14:textId="19C80598" w:rsidR="00202D1E" w:rsidRPr="00486765" w:rsidRDefault="00202D1E" w:rsidP="00486765">
      <w:pPr>
        <w:rPr>
          <w:b/>
          <w:sz w:val="22"/>
        </w:rPr>
      </w:pPr>
      <w:r w:rsidRPr="00486765">
        <w:rPr>
          <w:b/>
          <w:sz w:val="22"/>
        </w:rPr>
        <w:t>Universals defined historically</w:t>
      </w:r>
    </w:p>
    <w:p w14:paraId="3A10D84B" w14:textId="0CA7412D" w:rsidR="00202D1E" w:rsidRPr="00486765" w:rsidRDefault="00202D1E">
      <w:pPr>
        <w:rPr>
          <w:sz w:val="22"/>
        </w:rPr>
      </w:pPr>
      <w:r w:rsidRPr="00486765">
        <w:rPr>
          <w:sz w:val="22"/>
        </w:rPr>
        <w:t>A</w:t>
      </w:r>
      <w:r w:rsidR="00542B00" w:rsidRPr="00486765">
        <w:rPr>
          <w:sz w:val="22"/>
        </w:rPr>
        <w:t>nother important</w:t>
      </w:r>
      <w:r w:rsidRPr="00486765">
        <w:rPr>
          <w:sz w:val="22"/>
        </w:rPr>
        <w:t xml:space="preserve"> family of universals </w:t>
      </w:r>
      <w:proofErr w:type="gramStart"/>
      <w:r w:rsidRPr="00486765">
        <w:rPr>
          <w:sz w:val="22"/>
        </w:rPr>
        <w:t>are</w:t>
      </w:r>
      <w:proofErr w:type="gramEnd"/>
      <w:r w:rsidRPr="00486765">
        <w:rPr>
          <w:sz w:val="22"/>
        </w:rPr>
        <w:t xml:space="preserve"> those defined by reference to historical conditions, for example: </w:t>
      </w:r>
      <w:r w:rsidRPr="00486765">
        <w:rPr>
          <w:i/>
          <w:sz w:val="22"/>
        </w:rPr>
        <w:t>biological father</w:t>
      </w:r>
      <w:r w:rsidRPr="00486765">
        <w:rPr>
          <w:sz w:val="22"/>
        </w:rPr>
        <w:t>,</w:t>
      </w:r>
      <w:r w:rsidRPr="00486765">
        <w:rPr>
          <w:i/>
          <w:sz w:val="22"/>
        </w:rPr>
        <w:t xml:space="preserve"> phosphorylated protein</w:t>
      </w:r>
      <w:r w:rsidRPr="00486765">
        <w:rPr>
          <w:sz w:val="22"/>
        </w:rPr>
        <w:t xml:space="preserve">, </w:t>
      </w:r>
      <w:r w:rsidRPr="00486765">
        <w:rPr>
          <w:i/>
          <w:sz w:val="22"/>
        </w:rPr>
        <w:t>retired major general</w:t>
      </w:r>
      <w:r w:rsidRPr="00486765">
        <w:rPr>
          <w:sz w:val="22"/>
        </w:rPr>
        <w:t xml:space="preserve">, and so forth. For such terms, in contrast to role universals, there is no simple rule for formulating definitions. In the case of ‘biological father’, for example, the definition would need to involve reference not only to the fact that each instance is a male organism, but also to the fact that the organism in question was the instigator of a process of </w:t>
      </w:r>
      <w:proofErr w:type="gramStart"/>
      <w:r w:rsidRPr="00486765">
        <w:rPr>
          <w:sz w:val="22"/>
        </w:rPr>
        <w:t>fertilization which</w:t>
      </w:r>
      <w:proofErr w:type="gramEnd"/>
      <w:r w:rsidRPr="00486765">
        <w:rPr>
          <w:sz w:val="22"/>
        </w:rPr>
        <w:t xml:space="preserve"> led to the birth of a second organism.</w:t>
      </w:r>
    </w:p>
    <w:p w14:paraId="31659DD2" w14:textId="4BA4493B" w:rsidR="00C71CCE" w:rsidRPr="00486765" w:rsidRDefault="00202D1E">
      <w:pPr>
        <w:rPr>
          <w:sz w:val="22"/>
        </w:rPr>
      </w:pPr>
      <w:r w:rsidRPr="00486765">
        <w:rPr>
          <w:sz w:val="22"/>
        </w:rPr>
        <w:t xml:space="preserve">Why insist on such complex definitions? Why not simply introduce ‘biological father’ as another primitive term referring to a subtype of ‘human being’? The answer turns on the methodology for ontology creation, interoperation and quality control which BFO </w:t>
      </w:r>
      <w:r w:rsidR="00542B00" w:rsidRPr="00486765">
        <w:rPr>
          <w:sz w:val="22"/>
        </w:rPr>
        <w:t xml:space="preserve">aims </w:t>
      </w:r>
      <w:r w:rsidRPr="00486765">
        <w:rPr>
          <w:sz w:val="22"/>
        </w:rPr>
        <w:t>to support, and which is designed to bring it about that the methodology tracks instances in reality in a way that is conformant with our scientific understanding [</w:t>
      </w:r>
      <w:r w:rsidRPr="00486765">
        <w:rPr>
          <w:sz w:val="22"/>
        </w:rPr>
        <w:fldChar w:fldCharType="begin"/>
      </w:r>
      <w:r w:rsidRPr="00486765">
        <w:rPr>
          <w:sz w:val="22"/>
        </w:rPr>
        <w:instrText xml:space="preserve"> REF _Ref309897338 \r \h </w:instrText>
      </w:r>
      <w:r w:rsidR="001C5CAA">
        <w:rPr>
          <w:sz w:val="22"/>
        </w:rPr>
        <w:instrText xml:space="preserve"> \* MERGEFORMAT </w:instrText>
      </w:r>
      <w:r w:rsidRPr="00486765">
        <w:rPr>
          <w:sz w:val="22"/>
        </w:rPr>
      </w:r>
      <w:r w:rsidRPr="00486765">
        <w:rPr>
          <w:sz w:val="22"/>
        </w:rPr>
        <w:fldChar w:fldCharType="separate"/>
      </w:r>
      <w:r w:rsidR="00B60214">
        <w:rPr>
          <w:sz w:val="22"/>
        </w:rPr>
        <w:t>67</w:t>
      </w:r>
      <w:r w:rsidRPr="00486765">
        <w:rPr>
          <w:sz w:val="22"/>
        </w:rPr>
        <w:fldChar w:fldCharType="end"/>
      </w:r>
      <w:r w:rsidRPr="00486765">
        <w:rPr>
          <w:sz w:val="22"/>
        </w:rPr>
        <w:t>]. Briefly, the underlying idea is that users of BFO are constrained in the creation of domain ontologies in such a way as to promote consistency in ontology development [</w:t>
      </w:r>
      <w:r w:rsidRPr="00486765">
        <w:rPr>
          <w:sz w:val="22"/>
        </w:rPr>
        <w:fldChar w:fldCharType="begin"/>
      </w:r>
      <w:r w:rsidRPr="00486765">
        <w:rPr>
          <w:sz w:val="22"/>
        </w:rPr>
        <w:instrText xml:space="preserve"> REF _Ref309403777 \r \h </w:instrText>
      </w:r>
      <w:r w:rsidR="001C5CAA">
        <w:rPr>
          <w:sz w:val="22"/>
        </w:rPr>
        <w:instrText xml:space="preserve"> \* MERGEFORMAT </w:instrText>
      </w:r>
      <w:r w:rsidRPr="00486765">
        <w:rPr>
          <w:sz w:val="22"/>
        </w:rPr>
      </w:r>
      <w:r w:rsidRPr="00486765">
        <w:rPr>
          <w:sz w:val="22"/>
        </w:rPr>
        <w:fldChar w:fldCharType="separate"/>
      </w:r>
      <w:r w:rsidR="00B60214">
        <w:rPr>
          <w:sz w:val="22"/>
        </w:rPr>
        <w:t>19</w:t>
      </w:r>
      <w:r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_Ref313200298 \r \h </w:instrText>
      </w:r>
      <w:r w:rsidR="001C5CAA">
        <w:rPr>
          <w:sz w:val="22"/>
        </w:rPr>
        <w:instrText xml:space="preserve"> \* MERGEFORMAT </w:instrText>
      </w:r>
      <w:r w:rsidRPr="00486765">
        <w:rPr>
          <w:sz w:val="22"/>
        </w:rPr>
      </w:r>
      <w:r w:rsidRPr="00486765">
        <w:rPr>
          <w:sz w:val="22"/>
        </w:rPr>
        <w:fldChar w:fldCharType="separate"/>
      </w:r>
      <w:r w:rsidR="00B60214">
        <w:rPr>
          <w:sz w:val="22"/>
        </w:rPr>
        <w:t>78</w:t>
      </w:r>
      <w:r w:rsidRPr="00486765">
        <w:rPr>
          <w:sz w:val="22"/>
        </w:rPr>
        <w:fldChar w:fldCharType="end"/>
      </w:r>
      <w:r w:rsidRPr="00486765">
        <w:rPr>
          <w:sz w:val="22"/>
        </w:rPr>
        <w:t>].</w:t>
      </w:r>
    </w:p>
    <w:p w14:paraId="54F4F5E3" w14:textId="789A343F" w:rsidR="006401B0" w:rsidRPr="00486765" w:rsidRDefault="006401B0">
      <w:pPr>
        <w:pStyle w:val="Heading2"/>
        <w:rPr>
          <w:sz w:val="24"/>
        </w:rPr>
      </w:pPr>
      <w:bookmarkStart w:id="34" w:name="_Toc313270686"/>
      <w:bookmarkStart w:id="35" w:name="_Toc319326095"/>
      <w:r w:rsidRPr="00B56876">
        <w:t xml:space="preserve">The </w:t>
      </w:r>
      <w:r w:rsidR="001D5799" w:rsidRPr="004C5178">
        <w:t>instantiation</w:t>
      </w:r>
      <w:r w:rsidR="009F4ABF" w:rsidRPr="003F53D6">
        <w:t xml:space="preserve"> </w:t>
      </w:r>
      <w:r w:rsidRPr="00722DB2">
        <w:t>relation</w:t>
      </w:r>
      <w:bookmarkEnd w:id="34"/>
      <w:bookmarkEnd w:id="35"/>
    </w:p>
    <w:p w14:paraId="5489E2C0" w14:textId="4E3591E2" w:rsidR="009F4ABF" w:rsidRPr="00486765" w:rsidRDefault="009F4ABF" w:rsidP="00486765">
      <w:pPr>
        <w:rPr>
          <w:sz w:val="22"/>
        </w:rPr>
      </w:pPr>
      <w:r w:rsidRPr="00486765">
        <w:rPr>
          <w:sz w:val="22"/>
        </w:rPr>
        <w:t xml:space="preserve">The </w:t>
      </w:r>
      <w:proofErr w:type="spellStart"/>
      <w:r w:rsidRPr="00486765">
        <w:rPr>
          <w:b/>
          <w:sz w:val="22"/>
        </w:rPr>
        <w:t>instance_of</w:t>
      </w:r>
      <w:proofErr w:type="spellEnd"/>
      <w:r w:rsidRPr="00486765">
        <w:rPr>
          <w:b/>
          <w:sz w:val="22"/>
        </w:rPr>
        <w:t xml:space="preserve"> </w:t>
      </w:r>
      <w:r w:rsidRPr="00486765">
        <w:rPr>
          <w:sz w:val="22"/>
        </w:rPr>
        <w:t>relation holds between particulars and universals. It comes in two forms, for continuants (</w:t>
      </w:r>
      <w:r w:rsidRPr="00486765">
        <w:rPr>
          <w:i/>
          <w:sz w:val="22"/>
        </w:rPr>
        <w:t>C</w:t>
      </w:r>
      <w:r w:rsidRPr="00486765">
        <w:rPr>
          <w:sz w:val="22"/>
        </w:rPr>
        <w:t>,</w:t>
      </w:r>
      <w:r w:rsidRPr="00486765">
        <w:rPr>
          <w:i/>
          <w:iCs/>
          <w:sz w:val="22"/>
          <w:bdr w:val="none" w:sz="0" w:space="0" w:color="auto" w:frame="1"/>
        </w:rPr>
        <w:t xml:space="preserve"> C</w:t>
      </w:r>
      <w:r w:rsidRPr="00486765">
        <w:rPr>
          <w:sz w:val="22"/>
          <w:vertAlign w:val="subscript"/>
        </w:rPr>
        <w:t>1</w:t>
      </w:r>
      <w:proofErr w:type="gramStart"/>
      <w:r w:rsidRPr="00486765">
        <w:rPr>
          <w:sz w:val="22"/>
        </w:rPr>
        <w:t>, …)</w:t>
      </w:r>
      <w:proofErr w:type="gramEnd"/>
      <w:r w:rsidRPr="00486765">
        <w:rPr>
          <w:sz w:val="22"/>
        </w:rPr>
        <w:t xml:space="preserve"> and </w:t>
      </w:r>
      <w:proofErr w:type="spellStart"/>
      <w:r w:rsidRPr="00486765">
        <w:rPr>
          <w:sz w:val="22"/>
        </w:rPr>
        <w:t>occurrents</w:t>
      </w:r>
      <w:proofErr w:type="spellEnd"/>
      <w:r w:rsidRPr="00486765">
        <w:rPr>
          <w:sz w:val="22"/>
        </w:rPr>
        <w:t xml:space="preserve"> (</w:t>
      </w:r>
      <w:r w:rsidRPr="00486765">
        <w:rPr>
          <w:i/>
          <w:sz w:val="22"/>
        </w:rPr>
        <w:t>P</w:t>
      </w:r>
      <w:r w:rsidRPr="00486765">
        <w:rPr>
          <w:sz w:val="22"/>
        </w:rPr>
        <w:t xml:space="preserve">, </w:t>
      </w:r>
      <w:r w:rsidRPr="00486765">
        <w:rPr>
          <w:i/>
          <w:sz w:val="22"/>
        </w:rPr>
        <w:t>P</w:t>
      </w:r>
      <w:r w:rsidRPr="00486765">
        <w:rPr>
          <w:sz w:val="22"/>
          <w:vertAlign w:val="subscript"/>
        </w:rPr>
        <w:t>1</w:t>
      </w:r>
      <w:r w:rsidRPr="00486765">
        <w:rPr>
          <w:sz w:val="22"/>
        </w:rPr>
        <w:t>, …) as follows</w:t>
      </w:r>
      <w:r w:rsidR="00542B00" w:rsidRPr="00486765">
        <w:rPr>
          <w:sz w:val="22"/>
        </w:rPr>
        <w:t xml:space="preserve"> [</w:t>
      </w:r>
      <w:r w:rsidR="00542B00" w:rsidRPr="00486765">
        <w:rPr>
          <w:sz w:val="22"/>
        </w:rPr>
        <w:fldChar w:fldCharType="begin"/>
      </w:r>
      <w:r w:rsidR="00542B00" w:rsidRPr="00486765">
        <w:rPr>
          <w:sz w:val="22"/>
        </w:rPr>
        <w:instrText xml:space="preserve"> REF _Ref309133313 \r \h </w:instrText>
      </w:r>
      <w:r w:rsidR="001C5CAA">
        <w:rPr>
          <w:sz w:val="22"/>
        </w:rPr>
        <w:instrText xml:space="preserve"> \* MERGEFORMAT </w:instrText>
      </w:r>
      <w:r w:rsidR="00542B00" w:rsidRPr="00486765">
        <w:rPr>
          <w:sz w:val="22"/>
        </w:rPr>
      </w:r>
      <w:r w:rsidR="00542B00" w:rsidRPr="00486765">
        <w:rPr>
          <w:sz w:val="22"/>
        </w:rPr>
        <w:fldChar w:fldCharType="separate"/>
      </w:r>
      <w:r w:rsidR="00B60214">
        <w:rPr>
          <w:sz w:val="22"/>
        </w:rPr>
        <w:t>16</w:t>
      </w:r>
      <w:r w:rsidR="00542B00" w:rsidRPr="00486765">
        <w:rPr>
          <w:sz w:val="22"/>
        </w:rPr>
        <w:fldChar w:fldCharType="end"/>
      </w:r>
      <w:r w:rsidR="00542B00" w:rsidRPr="00486765">
        <w:rPr>
          <w:sz w:val="22"/>
        </w:rPr>
        <w:t>]</w:t>
      </w:r>
      <w:r w:rsidRPr="00486765">
        <w:rPr>
          <w:sz w:val="22"/>
        </w:rPr>
        <w:t>:</w:t>
      </w:r>
    </w:p>
    <w:p w14:paraId="0053F174" w14:textId="4ED35098" w:rsidR="009F4ABF" w:rsidRPr="00486765" w:rsidRDefault="009F4ABF">
      <w:pPr>
        <w:ind w:left="720"/>
        <w:rPr>
          <w:sz w:val="22"/>
        </w:rPr>
      </w:pPr>
      <w:proofErr w:type="gramStart"/>
      <w:r w:rsidRPr="00486765">
        <w:rPr>
          <w:i/>
          <w:sz w:val="22"/>
          <w:bdr w:val="none" w:sz="0" w:space="0" w:color="auto" w:frame="1"/>
        </w:rPr>
        <w:t>c</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C </w:t>
      </w:r>
      <w:r w:rsidRPr="00486765">
        <w:rPr>
          <w:b/>
          <w:bCs/>
          <w:sz w:val="22"/>
          <w:bdr w:val="none" w:sz="0" w:space="0" w:color="auto" w:frame="1"/>
        </w:rPr>
        <w:t>at </w:t>
      </w:r>
      <w:r w:rsidRPr="00486765">
        <w:rPr>
          <w:i/>
          <w:sz w:val="22"/>
          <w:bdr w:val="none" w:sz="0" w:space="0" w:color="auto" w:frame="1"/>
        </w:rPr>
        <w:t xml:space="preserve">t  </w:t>
      </w:r>
      <w:r w:rsidRPr="00486765">
        <w:rPr>
          <w:sz w:val="22"/>
          <w:bdr w:val="none" w:sz="0" w:space="0" w:color="auto" w:frame="1"/>
        </w:rPr>
        <w:t xml:space="preserve">means: that the particular </w:t>
      </w:r>
      <w:r w:rsidRPr="00486765">
        <w:rPr>
          <w:i/>
          <w:sz w:val="22"/>
          <w:bdr w:val="none" w:sz="0" w:space="0" w:color="auto" w:frame="1"/>
        </w:rPr>
        <w:t>continuant</w:t>
      </w:r>
      <w:r w:rsidRPr="00486765">
        <w:rPr>
          <w:sz w:val="22"/>
          <w:bdr w:val="none" w:sz="0" w:space="0" w:color="auto" w:frame="1"/>
        </w:rPr>
        <w:t xml:space="preserve"> entity </w:t>
      </w:r>
      <w:r w:rsidRPr="00486765">
        <w:rPr>
          <w:i/>
          <w:sz w:val="22"/>
          <w:bdr w:val="none" w:sz="0" w:space="0" w:color="auto" w:frame="1"/>
        </w:rPr>
        <w:t xml:space="preserve">c </w:t>
      </w:r>
      <w:r w:rsidRPr="00486765">
        <w:rPr>
          <w:b/>
          <w:sz w:val="22"/>
          <w:bdr w:val="none" w:sz="0" w:space="0" w:color="auto" w:frame="1"/>
        </w:rPr>
        <w:t>instantiates</w:t>
      </w:r>
      <w:r w:rsidRPr="00486765">
        <w:rPr>
          <w:sz w:val="22"/>
          <w:bdr w:val="none" w:sz="0" w:space="0" w:color="auto" w:frame="1"/>
        </w:rPr>
        <w:t xml:space="preserve"> the universal </w:t>
      </w:r>
      <w:r w:rsidRPr="00486765">
        <w:rPr>
          <w:i/>
          <w:sz w:val="22"/>
          <w:bdr w:val="none" w:sz="0" w:space="0" w:color="auto" w:frame="1"/>
        </w:rPr>
        <w:t>C</w:t>
      </w:r>
    </w:p>
    <w:p w14:paraId="2F62B281" w14:textId="77777777" w:rsidR="009F4ABF" w:rsidRPr="00486765" w:rsidRDefault="009F4ABF">
      <w:pPr>
        <w:ind w:left="720"/>
        <w:rPr>
          <w:i/>
          <w:sz w:val="22"/>
        </w:rPr>
      </w:pPr>
      <w:proofErr w:type="gramStart"/>
      <w:r w:rsidRPr="00486765">
        <w:rPr>
          <w:i/>
          <w:sz w:val="22"/>
          <w:bdr w:val="none" w:sz="0" w:space="0" w:color="auto" w:frame="1"/>
        </w:rPr>
        <w:t>p</w:t>
      </w:r>
      <w:proofErr w:type="gramEnd"/>
      <w:r w:rsidRPr="00486765">
        <w:rPr>
          <w:i/>
          <w:sz w:val="22"/>
          <w:bdr w:val="none" w:sz="0" w:space="0" w:color="auto" w:frame="1"/>
        </w:rPr>
        <w:t>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sz w:val="22"/>
          <w:bdr w:val="none" w:sz="0" w:space="0" w:color="auto" w:frame="1"/>
        </w:rPr>
        <w:t xml:space="preserve">P </w:t>
      </w:r>
      <w:r w:rsidRPr="00486765">
        <w:rPr>
          <w:sz w:val="22"/>
          <w:bdr w:val="none" w:sz="0" w:space="0" w:color="auto" w:frame="1"/>
        </w:rPr>
        <w:t xml:space="preserve">means: that the particular </w:t>
      </w:r>
      <w:proofErr w:type="spellStart"/>
      <w:r w:rsidRPr="00486765">
        <w:rPr>
          <w:i/>
          <w:sz w:val="22"/>
          <w:bdr w:val="none" w:sz="0" w:space="0" w:color="auto" w:frame="1"/>
        </w:rPr>
        <w:t>occurrent</w:t>
      </w:r>
      <w:proofErr w:type="spellEnd"/>
      <w:r w:rsidRPr="00486765">
        <w:rPr>
          <w:sz w:val="22"/>
          <w:bdr w:val="none" w:sz="0" w:space="0" w:color="auto" w:frame="1"/>
        </w:rPr>
        <w:t xml:space="preserve"> entity </w:t>
      </w:r>
      <w:r w:rsidRPr="00486765">
        <w:rPr>
          <w:i/>
          <w:sz w:val="22"/>
          <w:bdr w:val="none" w:sz="0" w:space="0" w:color="auto" w:frame="1"/>
        </w:rPr>
        <w:t xml:space="preserve">p </w:t>
      </w:r>
      <w:r w:rsidRPr="00486765">
        <w:rPr>
          <w:b/>
          <w:sz w:val="22"/>
          <w:bdr w:val="none" w:sz="0" w:space="0" w:color="auto" w:frame="1"/>
        </w:rPr>
        <w:t xml:space="preserve">instantiates </w:t>
      </w:r>
      <w:r w:rsidRPr="00486765">
        <w:rPr>
          <w:sz w:val="22"/>
          <w:bdr w:val="none" w:sz="0" w:space="0" w:color="auto" w:frame="1"/>
        </w:rPr>
        <w:t xml:space="preserve">the universal </w:t>
      </w:r>
      <w:r w:rsidRPr="00486765">
        <w:rPr>
          <w:i/>
          <w:sz w:val="22"/>
          <w:bdr w:val="none" w:sz="0" w:space="0" w:color="auto" w:frame="1"/>
        </w:rPr>
        <w:t>P.</w:t>
      </w:r>
    </w:p>
    <w:p w14:paraId="1886A023" w14:textId="3AEC435F" w:rsidR="009F4ABF" w:rsidRPr="00486765" w:rsidRDefault="009F4ABF" w:rsidP="00486765">
      <w:pPr>
        <w:pStyle w:val="NormalWeb"/>
        <w:spacing w:before="200" w:beforeAutospacing="0" w:after="200" w:afterAutospacing="0" w:line="360" w:lineRule="auto"/>
        <w:rPr>
          <w:i/>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John </w:t>
      </w:r>
      <w:proofErr w:type="spellStart"/>
      <w:r w:rsidRPr="00486765">
        <w:rPr>
          <w:b/>
          <w:sz w:val="22"/>
        </w:rPr>
        <w:t>instance_of</w:t>
      </w:r>
      <w:proofErr w:type="spellEnd"/>
      <w:r w:rsidRPr="00486765">
        <w:rPr>
          <w:b/>
          <w:sz w:val="22"/>
        </w:rPr>
        <w:t xml:space="preserve"> </w:t>
      </w:r>
      <w:r w:rsidRPr="00486765">
        <w:rPr>
          <w:i/>
          <w:sz w:val="22"/>
        </w:rPr>
        <w:t xml:space="preserve">adult </w:t>
      </w:r>
      <w:r w:rsidRPr="00486765">
        <w:rPr>
          <w:b/>
          <w:sz w:val="22"/>
        </w:rPr>
        <w:t xml:space="preserve">at </w:t>
      </w:r>
      <w:r w:rsidRPr="00486765">
        <w:rPr>
          <w:sz w:val="22"/>
        </w:rPr>
        <w:t xml:space="preserve">2012, this laptop </w:t>
      </w:r>
      <w:proofErr w:type="spellStart"/>
      <w:r w:rsidRPr="00486765">
        <w:rPr>
          <w:b/>
          <w:sz w:val="22"/>
        </w:rPr>
        <w:t>instance_of</w:t>
      </w:r>
      <w:proofErr w:type="spellEnd"/>
      <w:r w:rsidRPr="00486765">
        <w:rPr>
          <w:sz w:val="22"/>
        </w:rPr>
        <w:t xml:space="preserve"> </w:t>
      </w:r>
      <w:r w:rsidRPr="00486765">
        <w:rPr>
          <w:i/>
          <w:sz w:val="22"/>
        </w:rPr>
        <w:t xml:space="preserve">laptop </w:t>
      </w:r>
      <w:r w:rsidRPr="00486765">
        <w:rPr>
          <w:b/>
          <w:sz w:val="22"/>
        </w:rPr>
        <w:t>at</w:t>
      </w:r>
      <w:r w:rsidRPr="00486765">
        <w:rPr>
          <w:sz w:val="22"/>
        </w:rPr>
        <w:t xml:space="preserve"> 2012, 2012 </w:t>
      </w:r>
      <w:proofErr w:type="spellStart"/>
      <w:r w:rsidRPr="00486765">
        <w:rPr>
          <w:b/>
          <w:sz w:val="22"/>
        </w:rPr>
        <w:t>instance_of</w:t>
      </w:r>
      <w:proofErr w:type="spellEnd"/>
      <w:r w:rsidRPr="00486765">
        <w:rPr>
          <w:b/>
          <w:sz w:val="22"/>
        </w:rPr>
        <w:t xml:space="preserve"> </w:t>
      </w:r>
      <w:r w:rsidRPr="00486765">
        <w:rPr>
          <w:i/>
          <w:sz w:val="22"/>
        </w:rPr>
        <w:t>temporal region</w:t>
      </w:r>
      <w:r w:rsidRPr="00486765">
        <w:rPr>
          <w:sz w:val="22"/>
        </w:rPr>
        <w:t xml:space="preserve">, John’s birth </w:t>
      </w:r>
      <w:proofErr w:type="spellStart"/>
      <w:r w:rsidRPr="00486765">
        <w:rPr>
          <w:b/>
          <w:sz w:val="22"/>
        </w:rPr>
        <w:t>instance_of</w:t>
      </w:r>
      <w:proofErr w:type="spellEnd"/>
      <w:r w:rsidRPr="00486765">
        <w:rPr>
          <w:b/>
          <w:sz w:val="22"/>
        </w:rPr>
        <w:t xml:space="preserve"> </w:t>
      </w:r>
      <w:r w:rsidRPr="00486765">
        <w:rPr>
          <w:i/>
          <w:sz w:val="22"/>
        </w:rPr>
        <w:t>process.</w:t>
      </w:r>
    </w:p>
    <w:p w14:paraId="69C95F2F" w14:textId="77777777" w:rsidR="00716F9F" w:rsidRPr="00486765" w:rsidRDefault="00716F9F" w:rsidP="00486765">
      <w:pPr>
        <w:pStyle w:val="NormalWeb"/>
        <w:rPr>
          <w:sz w:val="22"/>
        </w:rPr>
      </w:pPr>
    </w:p>
    <w:p w14:paraId="7FBA2AEA" w14:textId="22ADB44F" w:rsidR="009F4ABF" w:rsidRPr="00486765" w:rsidRDefault="009F4ABF" w:rsidP="00486765">
      <w:pPr>
        <w:rPr>
          <w:b/>
          <w:sz w:val="22"/>
        </w:rPr>
      </w:pPr>
      <w:r w:rsidRPr="00486765">
        <w:rPr>
          <w:sz w:val="22"/>
        </w:rPr>
        <w:t xml:space="preserve">The </w:t>
      </w:r>
      <w:proofErr w:type="spellStart"/>
      <w:r w:rsidRPr="00486765">
        <w:rPr>
          <w:i/>
          <w:sz w:val="22"/>
        </w:rPr>
        <w:t>is_a</w:t>
      </w:r>
      <w:proofErr w:type="spellEnd"/>
      <w:r w:rsidRPr="00486765">
        <w:rPr>
          <w:i/>
          <w:sz w:val="22"/>
        </w:rPr>
        <w:t xml:space="preserve"> </w:t>
      </w:r>
      <w:r w:rsidRPr="00486765">
        <w:rPr>
          <w:sz w:val="22"/>
        </w:rPr>
        <w:t xml:space="preserve">relation is the subtype or </w:t>
      </w:r>
      <w:proofErr w:type="spellStart"/>
      <w:r w:rsidRPr="00486765">
        <w:rPr>
          <w:sz w:val="22"/>
        </w:rPr>
        <w:t>subuniversal</w:t>
      </w:r>
      <w:proofErr w:type="spellEnd"/>
      <w:r w:rsidRPr="00486765">
        <w:rPr>
          <w:sz w:val="22"/>
        </w:rPr>
        <w:t xml:space="preserve"> relation between universals or types. </w:t>
      </w:r>
    </w:p>
    <w:p w14:paraId="3DC84178" w14:textId="1BC7ACDD" w:rsidR="006D4A81" w:rsidRPr="00486765" w:rsidRDefault="006D4A81">
      <w:pPr>
        <w:ind w:left="720"/>
        <w:rPr>
          <w:sz w:val="22"/>
        </w:rPr>
      </w:pPr>
      <w:r w:rsidRPr="00486765">
        <w:rPr>
          <w:i/>
          <w:iCs/>
          <w:sz w:val="22"/>
          <w:bdr w:val="none" w:sz="0" w:space="0" w:color="auto" w:frame="1"/>
        </w:rPr>
        <w:t xml:space="preserve">C </w:t>
      </w:r>
      <w:proofErr w:type="spellStart"/>
      <w:r w:rsidRPr="00486765">
        <w:rPr>
          <w:i/>
          <w:iCs/>
          <w:sz w:val="22"/>
          <w:bdr w:val="none" w:sz="0" w:space="0" w:color="auto" w:frame="1"/>
        </w:rPr>
        <w:t>is_a</w:t>
      </w:r>
      <w:proofErr w:type="spellEnd"/>
      <w:r w:rsidRPr="00486765">
        <w:rPr>
          <w:i/>
          <w:iCs/>
          <w:sz w:val="22"/>
          <w:bdr w:val="none" w:sz="0" w:space="0" w:color="auto" w:frame="1"/>
        </w:rPr>
        <w:t xml:space="preserve"> C</w:t>
      </w:r>
      <w:r w:rsidRPr="00486765">
        <w:rPr>
          <w:sz w:val="22"/>
          <w:vertAlign w:val="subscript"/>
        </w:rPr>
        <w:t>1 </w:t>
      </w:r>
      <w:r w:rsidRPr="00486765">
        <w:rPr>
          <w:sz w:val="22"/>
        </w:rPr>
        <w:t>means: for all </w:t>
      </w:r>
      <w:r w:rsidRPr="00486765">
        <w:rPr>
          <w:i/>
          <w:iCs/>
          <w:sz w:val="22"/>
          <w:bdr w:val="none" w:sz="0" w:space="0" w:color="auto" w:frame="1"/>
        </w:rPr>
        <w:t>c</w:t>
      </w:r>
      <w:r w:rsidRPr="00486765">
        <w:rPr>
          <w:sz w:val="22"/>
        </w:rPr>
        <w:t>, </w:t>
      </w:r>
      <w:r w:rsidRPr="00486765">
        <w:rPr>
          <w:i/>
          <w:iCs/>
          <w:sz w:val="22"/>
          <w:bdr w:val="none" w:sz="0" w:space="0" w:color="auto" w:frame="1"/>
        </w:rPr>
        <w:t>t</w:t>
      </w:r>
      <w:r w:rsidRPr="00486765">
        <w:rPr>
          <w:sz w:val="22"/>
        </w:rPr>
        <w:t>, if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 </w:t>
      </w:r>
      <w:r w:rsidRPr="00486765">
        <w:rPr>
          <w:b/>
          <w:bCs/>
          <w:sz w:val="22"/>
          <w:bdr w:val="none" w:sz="0" w:space="0" w:color="auto" w:frame="1"/>
        </w:rPr>
        <w:t>at </w:t>
      </w:r>
      <w:r w:rsidRPr="00486765">
        <w:rPr>
          <w:i/>
          <w:iCs/>
          <w:sz w:val="22"/>
          <w:bdr w:val="none" w:sz="0" w:space="0" w:color="auto" w:frame="1"/>
        </w:rPr>
        <w:t>t </w:t>
      </w:r>
      <w:r w:rsidRPr="00486765">
        <w:rPr>
          <w:sz w:val="22"/>
        </w:rPr>
        <w:t>then </w:t>
      </w:r>
      <w:r w:rsidRPr="00486765">
        <w:rPr>
          <w:i/>
          <w:iCs/>
          <w:sz w:val="22"/>
          <w:bdr w:val="none" w:sz="0" w:space="0" w:color="auto" w:frame="1"/>
        </w:rPr>
        <w:t>c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C</w:t>
      </w:r>
      <w:r w:rsidRPr="00486765">
        <w:rPr>
          <w:sz w:val="22"/>
          <w:vertAlign w:val="subscript"/>
        </w:rPr>
        <w:t>1 </w:t>
      </w:r>
      <w:r w:rsidRPr="00486765">
        <w:rPr>
          <w:b/>
          <w:bCs/>
          <w:sz w:val="22"/>
          <w:bdr w:val="none" w:sz="0" w:space="0" w:color="auto" w:frame="1"/>
        </w:rPr>
        <w:t>at </w:t>
      </w:r>
      <w:r w:rsidRPr="00486765">
        <w:rPr>
          <w:i/>
          <w:iCs/>
          <w:sz w:val="22"/>
          <w:bdr w:val="none" w:sz="0" w:space="0" w:color="auto" w:frame="1"/>
        </w:rPr>
        <w:t>t</w:t>
      </w:r>
    </w:p>
    <w:p w14:paraId="46847F78" w14:textId="77777777" w:rsidR="006D4A81" w:rsidRPr="00486765" w:rsidRDefault="006D4A81">
      <w:pPr>
        <w:ind w:left="720"/>
        <w:rPr>
          <w:sz w:val="22"/>
        </w:rPr>
      </w:pPr>
      <w:r w:rsidRPr="00486765">
        <w:rPr>
          <w:i/>
          <w:iCs/>
          <w:sz w:val="22"/>
          <w:bdr w:val="none" w:sz="0" w:space="0" w:color="auto" w:frame="1"/>
        </w:rPr>
        <w:t xml:space="preserve">P </w:t>
      </w:r>
      <w:proofErr w:type="spellStart"/>
      <w:r w:rsidRPr="00486765">
        <w:rPr>
          <w:i/>
          <w:iCs/>
          <w:sz w:val="22"/>
          <w:bdr w:val="none" w:sz="0" w:space="0" w:color="auto" w:frame="1"/>
        </w:rPr>
        <w:t>is_a</w:t>
      </w:r>
      <w:proofErr w:type="spellEnd"/>
      <w:r w:rsidRPr="00486765">
        <w:rPr>
          <w:i/>
          <w:iCs/>
          <w:sz w:val="22"/>
          <w:bdr w:val="none" w:sz="0" w:space="0" w:color="auto" w:frame="1"/>
        </w:rPr>
        <w:t xml:space="preserve"> P</w:t>
      </w:r>
      <w:r w:rsidRPr="00486765">
        <w:rPr>
          <w:sz w:val="22"/>
          <w:vertAlign w:val="subscript"/>
        </w:rPr>
        <w:t>1 </w:t>
      </w:r>
      <w:r w:rsidRPr="00486765">
        <w:rPr>
          <w:sz w:val="22"/>
        </w:rPr>
        <w:t>means: for all </w:t>
      </w:r>
      <w:r w:rsidRPr="00486765">
        <w:rPr>
          <w:i/>
          <w:iCs/>
          <w:sz w:val="22"/>
          <w:bdr w:val="none" w:sz="0" w:space="0" w:color="auto" w:frame="1"/>
        </w:rPr>
        <w:t>p</w:t>
      </w:r>
      <w:r w:rsidRPr="00486765">
        <w:rPr>
          <w:sz w:val="22"/>
        </w:rPr>
        <w:t>, if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 </w:t>
      </w:r>
      <w:r w:rsidRPr="00486765">
        <w:rPr>
          <w:sz w:val="22"/>
        </w:rPr>
        <w:t>then </w:t>
      </w:r>
      <w:r w:rsidRPr="00486765">
        <w:rPr>
          <w:i/>
          <w:iCs/>
          <w:sz w:val="22"/>
          <w:bdr w:val="none" w:sz="0" w:space="0" w:color="auto" w:frame="1"/>
        </w:rPr>
        <w:t>p </w:t>
      </w:r>
      <w:proofErr w:type="spellStart"/>
      <w:r w:rsidRPr="00486765">
        <w:rPr>
          <w:b/>
          <w:bCs/>
          <w:sz w:val="22"/>
          <w:bdr w:val="none" w:sz="0" w:space="0" w:color="auto" w:frame="1"/>
        </w:rPr>
        <w:t>instance_of</w:t>
      </w:r>
      <w:proofErr w:type="spellEnd"/>
      <w:r w:rsidRPr="00486765">
        <w:rPr>
          <w:b/>
          <w:bCs/>
          <w:sz w:val="22"/>
          <w:bdr w:val="none" w:sz="0" w:space="0" w:color="auto" w:frame="1"/>
        </w:rPr>
        <w:t> </w:t>
      </w:r>
      <w:r w:rsidRPr="00486765">
        <w:rPr>
          <w:i/>
          <w:iCs/>
          <w:sz w:val="22"/>
          <w:bdr w:val="none" w:sz="0" w:space="0" w:color="auto" w:frame="1"/>
        </w:rPr>
        <w:t>P</w:t>
      </w:r>
      <w:r w:rsidRPr="00486765">
        <w:rPr>
          <w:sz w:val="22"/>
          <w:vertAlign w:val="subscript"/>
        </w:rPr>
        <w:t>1</w:t>
      </w:r>
    </w:p>
    <w:p w14:paraId="7BFB5200" w14:textId="43A6C5B0" w:rsidR="006D4A81" w:rsidRPr="00486765" w:rsidRDefault="006D4A81">
      <w:pPr>
        <w:rPr>
          <w:i/>
          <w:sz w:val="22"/>
        </w:rPr>
      </w:pPr>
      <w:proofErr w:type="gramStart"/>
      <w:r w:rsidRPr="00486765">
        <w:rPr>
          <w:sz w:val="22"/>
        </w:rPr>
        <w:t>where</w:t>
      </w:r>
      <w:proofErr w:type="gramEnd"/>
      <w:r w:rsidRPr="00486765">
        <w:rPr>
          <w:sz w:val="22"/>
        </w:rPr>
        <w:t xml:space="preserve"> ‘</w:t>
      </w:r>
      <w:r w:rsidRPr="00486765">
        <w:rPr>
          <w:i/>
          <w:sz w:val="22"/>
        </w:rPr>
        <w:t>C</w:t>
      </w:r>
      <w:r w:rsidRPr="00486765">
        <w:rPr>
          <w:sz w:val="22"/>
        </w:rPr>
        <w:t>’</w:t>
      </w:r>
      <w:r w:rsidRPr="00486765">
        <w:rPr>
          <w:i/>
          <w:sz w:val="22"/>
        </w:rPr>
        <w:t xml:space="preserve">, </w:t>
      </w:r>
      <w:r w:rsidRPr="00486765">
        <w:rPr>
          <w:sz w:val="22"/>
        </w:rPr>
        <w:t>‘</w:t>
      </w:r>
      <w:r w:rsidRPr="00486765">
        <w:rPr>
          <w:i/>
          <w:iCs/>
          <w:sz w:val="22"/>
          <w:bdr w:val="none" w:sz="0" w:space="0" w:color="auto" w:frame="1"/>
        </w:rPr>
        <w:t>C</w:t>
      </w:r>
      <w:r w:rsidRPr="00486765">
        <w:rPr>
          <w:sz w:val="22"/>
          <w:vertAlign w:val="subscript"/>
        </w:rPr>
        <w:t>1</w:t>
      </w:r>
      <w:r w:rsidRPr="00486765">
        <w:rPr>
          <w:sz w:val="22"/>
        </w:rPr>
        <w:t xml:space="preserve">’ stand for </w:t>
      </w:r>
      <w:r w:rsidRPr="00486765">
        <w:rPr>
          <w:i/>
          <w:sz w:val="22"/>
        </w:rPr>
        <w:t>continuant</w:t>
      </w:r>
      <w:r w:rsidRPr="00486765">
        <w:rPr>
          <w:sz w:val="22"/>
        </w:rPr>
        <w:t xml:space="preserve"> types and ‘</w:t>
      </w:r>
      <w:r w:rsidRPr="00486765">
        <w:rPr>
          <w:i/>
          <w:sz w:val="22"/>
        </w:rPr>
        <w:t>P</w:t>
      </w:r>
      <w:r w:rsidRPr="00486765">
        <w:rPr>
          <w:sz w:val="22"/>
        </w:rPr>
        <w:t>’, ‘</w:t>
      </w:r>
      <w:r w:rsidRPr="00486765">
        <w:rPr>
          <w:i/>
          <w:sz w:val="22"/>
        </w:rPr>
        <w:t>P</w:t>
      </w:r>
      <w:r w:rsidRPr="00486765">
        <w:rPr>
          <w:sz w:val="22"/>
          <w:vertAlign w:val="subscript"/>
        </w:rPr>
        <w:t>1</w:t>
      </w:r>
      <w:r w:rsidRPr="00486765">
        <w:rPr>
          <w:sz w:val="22"/>
        </w:rPr>
        <w:t xml:space="preserve">’ for </w:t>
      </w:r>
      <w:proofErr w:type="spellStart"/>
      <w:r w:rsidRPr="00486765">
        <w:rPr>
          <w:i/>
          <w:sz w:val="22"/>
        </w:rPr>
        <w:t>occurrent</w:t>
      </w:r>
      <w:proofErr w:type="spellEnd"/>
      <w:r w:rsidRPr="00486765">
        <w:rPr>
          <w:sz w:val="22"/>
        </w:rPr>
        <w:t xml:space="preserve"> types. </w:t>
      </w:r>
    </w:p>
    <w:p w14:paraId="7385B30C" w14:textId="2D40B4C5" w:rsidR="006D4A81" w:rsidRPr="00486765" w:rsidRDefault="006D4A81">
      <w:pPr>
        <w:rPr>
          <w:sz w:val="22"/>
        </w:rPr>
      </w:pPr>
      <w:r w:rsidRPr="00486765">
        <w:rPr>
          <w:sz w:val="22"/>
        </w:rPr>
        <w:t>Examples</w:t>
      </w:r>
      <w:r w:rsidR="00C448A6" w:rsidRPr="00486765">
        <w:rPr>
          <w:sz w:val="22"/>
        </w:rPr>
        <w:t xml:space="preserve"> are</w:t>
      </w:r>
      <w:r w:rsidRPr="00486765">
        <w:rPr>
          <w:smallCaps/>
          <w:sz w:val="22"/>
        </w:rPr>
        <w:t xml:space="preserve">: </w:t>
      </w:r>
      <w:r w:rsidRPr="00486765">
        <w:rPr>
          <w:sz w:val="22"/>
        </w:rPr>
        <w:t xml:space="preserve">house </w:t>
      </w:r>
      <w:proofErr w:type="spellStart"/>
      <w:r w:rsidRPr="00486765">
        <w:rPr>
          <w:sz w:val="22"/>
        </w:rPr>
        <w:t>is_a</w:t>
      </w:r>
      <w:proofErr w:type="spellEnd"/>
      <w:r w:rsidRPr="00486765">
        <w:rPr>
          <w:sz w:val="22"/>
        </w:rPr>
        <w:t xml:space="preserve"> building, symphony </w:t>
      </w:r>
      <w:proofErr w:type="spellStart"/>
      <w:r w:rsidRPr="00486765">
        <w:rPr>
          <w:sz w:val="22"/>
        </w:rPr>
        <w:t>is_a</w:t>
      </w:r>
      <w:proofErr w:type="spellEnd"/>
      <w:r w:rsidRPr="00486765">
        <w:rPr>
          <w:sz w:val="22"/>
        </w:rPr>
        <w:t xml:space="preserve"> musical work of art, </w:t>
      </w:r>
      <w:proofErr w:type="gramStart"/>
      <w:r w:rsidRPr="00486765">
        <w:rPr>
          <w:sz w:val="22"/>
        </w:rPr>
        <w:t>promenade</w:t>
      </w:r>
      <w:proofErr w:type="gramEnd"/>
      <w:r w:rsidRPr="00486765">
        <w:rPr>
          <w:sz w:val="22"/>
        </w:rPr>
        <w:t xml:space="preserve"> </w:t>
      </w:r>
      <w:proofErr w:type="spellStart"/>
      <w:r w:rsidRPr="00486765">
        <w:rPr>
          <w:sz w:val="22"/>
        </w:rPr>
        <w:t>is_a</w:t>
      </w:r>
      <w:proofErr w:type="spellEnd"/>
      <w:r w:rsidRPr="00486765">
        <w:rPr>
          <w:sz w:val="22"/>
        </w:rPr>
        <w:t xml:space="preserve"> dance step, promise </w:t>
      </w:r>
      <w:proofErr w:type="spellStart"/>
      <w:r w:rsidRPr="00486765">
        <w:rPr>
          <w:sz w:val="22"/>
        </w:rPr>
        <w:t>is_a</w:t>
      </w:r>
      <w:proofErr w:type="spellEnd"/>
      <w:r w:rsidRPr="00486765">
        <w:rPr>
          <w:sz w:val="22"/>
        </w:rPr>
        <w:t xml:space="preserve"> speech act</w:t>
      </w:r>
    </w:p>
    <w:p w14:paraId="6B32C6AC" w14:textId="4DA19F59" w:rsidR="006401B0" w:rsidRPr="00486765" w:rsidRDefault="00F07970">
      <w:pPr>
        <w:rPr>
          <w:sz w:val="22"/>
        </w:rPr>
      </w:pPr>
      <w:r w:rsidRPr="00486765">
        <w:rPr>
          <w:sz w:val="22"/>
        </w:rPr>
        <w:t xml:space="preserve">General terms corresponding to types are those general </w:t>
      </w:r>
      <w:proofErr w:type="gramStart"/>
      <w:r w:rsidRPr="00486765">
        <w:rPr>
          <w:sz w:val="22"/>
        </w:rPr>
        <w:t>terms which</w:t>
      </w:r>
      <w:proofErr w:type="gramEnd"/>
      <w:r w:rsidRPr="00486765">
        <w:rPr>
          <w:sz w:val="22"/>
        </w:rPr>
        <w:t xml:space="preserve"> are used to refer to particulars i</w:t>
      </w:r>
      <w:r w:rsidR="00497695" w:rsidRPr="00486765">
        <w:rPr>
          <w:sz w:val="22"/>
        </w:rPr>
        <w:t xml:space="preserve">n </w:t>
      </w:r>
      <w:r w:rsidRPr="00486765">
        <w:rPr>
          <w:sz w:val="22"/>
        </w:rPr>
        <w:t>a way that picks out what is intrinsic to (some would say essential to) the particular in question. Types in the d</w:t>
      </w:r>
      <w:r w:rsidR="00497695" w:rsidRPr="00486765">
        <w:rPr>
          <w:sz w:val="22"/>
        </w:rPr>
        <w:t>omains of natural science</w:t>
      </w:r>
      <w:r w:rsidRPr="00486765">
        <w:rPr>
          <w:sz w:val="22"/>
        </w:rPr>
        <w:t xml:space="preserve">s </w:t>
      </w:r>
      <w:r w:rsidR="00497695" w:rsidRPr="00486765">
        <w:rPr>
          <w:sz w:val="22"/>
        </w:rPr>
        <w:t xml:space="preserve">are marked further by the fact that the corresponding terms are used in </w:t>
      </w:r>
      <w:r w:rsidR="009F4ABF" w:rsidRPr="00486765">
        <w:rPr>
          <w:sz w:val="22"/>
        </w:rPr>
        <w:t>the formulation of general scientific laws.</w:t>
      </w:r>
      <w:r w:rsidR="006D4A81" w:rsidRPr="00486765">
        <w:rPr>
          <w:sz w:val="22"/>
        </w:rPr>
        <w:t xml:space="preserve"> </w:t>
      </w:r>
    </w:p>
    <w:p w14:paraId="7CBA19C9" w14:textId="06077199" w:rsidR="004D0A34" w:rsidRPr="00486765" w:rsidRDefault="004D0A34">
      <w:pPr>
        <w:rPr>
          <w:b/>
          <w:sz w:val="22"/>
        </w:rPr>
      </w:pPr>
      <w:r w:rsidRPr="00486765">
        <w:rPr>
          <w:b/>
          <w:sz w:val="22"/>
        </w:rPr>
        <w:t>Definitions</w:t>
      </w:r>
      <w:r w:rsidR="00905B7B" w:rsidRPr="00486765">
        <w:rPr>
          <w:b/>
          <w:sz w:val="22"/>
        </w:rPr>
        <w:t xml:space="preserve"> for terms and definitions for relational expressions</w:t>
      </w:r>
    </w:p>
    <w:p w14:paraId="1C92F3DA" w14:textId="2C7B876B" w:rsidR="004D0A34" w:rsidRPr="00486765" w:rsidRDefault="004D0A34">
      <w:pPr>
        <w:rPr>
          <w:sz w:val="22"/>
        </w:rPr>
      </w:pPr>
      <w:r w:rsidRPr="00486765">
        <w:rPr>
          <w:sz w:val="22"/>
        </w:rPr>
        <w:t xml:space="preserve">We distinguish between </w:t>
      </w:r>
      <w:r w:rsidRPr="00486765">
        <w:rPr>
          <w:i/>
          <w:sz w:val="22"/>
        </w:rPr>
        <w:t>terms</w:t>
      </w:r>
      <w:r w:rsidR="00C448A6" w:rsidRPr="00486765">
        <w:rPr>
          <w:i/>
          <w:sz w:val="22"/>
        </w:rPr>
        <w:t xml:space="preserve"> </w:t>
      </w:r>
      <w:r w:rsidRPr="00486765">
        <w:rPr>
          <w:sz w:val="22"/>
        </w:rPr>
        <w:t xml:space="preserve">and </w:t>
      </w:r>
      <w:r w:rsidRPr="00486765">
        <w:rPr>
          <w:i/>
          <w:sz w:val="22"/>
        </w:rPr>
        <w:t>relational expressions</w:t>
      </w:r>
      <w:r w:rsidR="00C448A6" w:rsidRPr="00486765">
        <w:rPr>
          <w:sz w:val="22"/>
        </w:rPr>
        <w:t xml:space="preserve">. </w:t>
      </w:r>
      <w:r w:rsidRPr="00486765">
        <w:rPr>
          <w:sz w:val="22"/>
        </w:rPr>
        <w:t xml:space="preserve">Definitions of terms are </w:t>
      </w:r>
      <w:r w:rsidR="00586E63" w:rsidRPr="00486765">
        <w:rPr>
          <w:sz w:val="22"/>
        </w:rPr>
        <w:t xml:space="preserve">required to be </w:t>
      </w:r>
      <w:r w:rsidRPr="00486765">
        <w:rPr>
          <w:sz w:val="22"/>
        </w:rPr>
        <w:t>always of the form</w:t>
      </w:r>
      <w:r w:rsidR="00586E63" w:rsidRPr="00486765">
        <w:rPr>
          <w:sz w:val="22"/>
        </w:rPr>
        <w:t>:</w:t>
      </w:r>
    </w:p>
    <w:p w14:paraId="72FE2AE4" w14:textId="138A36F1" w:rsidR="004D0A34" w:rsidRPr="00486765" w:rsidRDefault="004D0A34" w:rsidP="00486765">
      <w:pPr>
        <w:ind w:left="720"/>
        <w:rPr>
          <w:sz w:val="22"/>
        </w:rPr>
      </w:pPr>
      <w:proofErr w:type="gramStart"/>
      <w:r w:rsidRPr="00486765">
        <w:rPr>
          <w:sz w:val="22"/>
        </w:rPr>
        <w:t>an</w:t>
      </w:r>
      <w:proofErr w:type="gramEnd"/>
      <w:r w:rsidR="002504F3" w:rsidRPr="00486765">
        <w:rPr>
          <w:sz w:val="22"/>
        </w:rPr>
        <w:t xml:space="preserve"> </w:t>
      </w:r>
      <w:r w:rsidR="00C448A6" w:rsidRPr="00486765">
        <w:rPr>
          <w:i/>
          <w:sz w:val="22"/>
        </w:rPr>
        <w:t xml:space="preserve">A </w:t>
      </w:r>
      <w:r w:rsidRPr="00486765">
        <w:rPr>
          <w:sz w:val="22"/>
        </w:rPr>
        <w:t>=</w:t>
      </w:r>
      <w:r w:rsidR="002504F3" w:rsidRPr="00486765">
        <w:rPr>
          <w:sz w:val="22"/>
        </w:rPr>
        <w:t xml:space="preserve"> </w:t>
      </w:r>
      <w:r w:rsidRPr="00486765">
        <w:rPr>
          <w:sz w:val="22"/>
        </w:rPr>
        <w:t xml:space="preserve">Def. a </w:t>
      </w:r>
      <w:r w:rsidR="00C448A6" w:rsidRPr="00486765">
        <w:rPr>
          <w:i/>
          <w:sz w:val="22"/>
        </w:rPr>
        <w:t xml:space="preserve">B </w:t>
      </w:r>
      <w:r w:rsidRPr="00486765">
        <w:rPr>
          <w:sz w:val="22"/>
        </w:rPr>
        <w:t xml:space="preserve">which </w:t>
      </w:r>
      <w:r w:rsidR="00905B7B" w:rsidRPr="00486765">
        <w:rPr>
          <w:i/>
          <w:sz w:val="22"/>
        </w:rPr>
        <w:t>D</w:t>
      </w:r>
      <w:r w:rsidRPr="00486765">
        <w:rPr>
          <w:sz w:val="22"/>
        </w:rPr>
        <w:t>s</w:t>
      </w:r>
    </w:p>
    <w:p w14:paraId="3F49277B" w14:textId="0FF0435C" w:rsidR="004D0A34" w:rsidRPr="00486765" w:rsidRDefault="004D0A34">
      <w:pPr>
        <w:rPr>
          <w:sz w:val="22"/>
        </w:rPr>
      </w:pPr>
      <w:proofErr w:type="gramStart"/>
      <w:r w:rsidRPr="00486765">
        <w:rPr>
          <w:sz w:val="22"/>
        </w:rPr>
        <w:t>where</w:t>
      </w:r>
      <w:proofErr w:type="gramEnd"/>
      <w:r w:rsidRPr="00486765">
        <w:rPr>
          <w:sz w:val="22"/>
        </w:rPr>
        <w:t xml:space="preserve"> ‘</w:t>
      </w:r>
      <w:r w:rsidR="00C448A6" w:rsidRPr="00486765">
        <w:rPr>
          <w:i/>
          <w:sz w:val="22"/>
        </w:rPr>
        <w:t>A</w:t>
      </w:r>
      <w:r w:rsidRPr="00486765">
        <w:rPr>
          <w:sz w:val="22"/>
        </w:rPr>
        <w:t>’ is the term to be defined, ‘</w:t>
      </w:r>
      <w:r w:rsidR="00C448A6" w:rsidRPr="00486765">
        <w:rPr>
          <w:i/>
          <w:sz w:val="22"/>
        </w:rPr>
        <w:t>B</w:t>
      </w:r>
      <w:r w:rsidR="00C448A6" w:rsidRPr="00486765">
        <w:rPr>
          <w:sz w:val="22"/>
        </w:rPr>
        <w:t xml:space="preserve">’ </w:t>
      </w:r>
      <w:r w:rsidRPr="00486765">
        <w:rPr>
          <w:sz w:val="22"/>
        </w:rPr>
        <w:t xml:space="preserve">is </w:t>
      </w:r>
      <w:r w:rsidR="00C448A6" w:rsidRPr="00486765">
        <w:rPr>
          <w:sz w:val="22"/>
        </w:rPr>
        <w:t xml:space="preserve">its </w:t>
      </w:r>
      <w:r w:rsidRPr="00486765">
        <w:rPr>
          <w:sz w:val="22"/>
        </w:rPr>
        <w:t>immediate parent in the relevant BFO-conformant ontology</w:t>
      </w:r>
      <w:r w:rsidR="00C448A6" w:rsidRPr="00486765">
        <w:rPr>
          <w:sz w:val="22"/>
        </w:rPr>
        <w:t xml:space="preserve"> hierarchy, and ‘</w:t>
      </w:r>
      <w:r w:rsidR="00C448A6" w:rsidRPr="00486765">
        <w:rPr>
          <w:i/>
          <w:sz w:val="22"/>
        </w:rPr>
        <w:t>D</w:t>
      </w:r>
      <w:r w:rsidR="00C448A6" w:rsidRPr="00486765">
        <w:rPr>
          <w:sz w:val="22"/>
        </w:rPr>
        <w:t>’</w:t>
      </w:r>
      <w:r w:rsidR="00C448A6" w:rsidRPr="00486765">
        <w:rPr>
          <w:i/>
          <w:sz w:val="22"/>
        </w:rPr>
        <w:t xml:space="preserve"> </w:t>
      </w:r>
      <w:r w:rsidR="00C448A6" w:rsidRPr="00486765">
        <w:rPr>
          <w:sz w:val="22"/>
        </w:rPr>
        <w:t xml:space="preserve">is </w:t>
      </w:r>
      <w:r w:rsidR="00B72ADA" w:rsidRPr="00486765">
        <w:rPr>
          <w:sz w:val="22"/>
        </w:rPr>
        <w:t xml:space="preserve">the </w:t>
      </w:r>
      <w:r w:rsidR="00822123" w:rsidRPr="00486765">
        <w:rPr>
          <w:sz w:val="22"/>
        </w:rPr>
        <w:t xml:space="preserve">differentiating </w:t>
      </w:r>
      <w:r w:rsidR="00B72ADA" w:rsidRPr="00486765">
        <w:rPr>
          <w:sz w:val="22"/>
        </w:rPr>
        <w:t>criterion</w:t>
      </w:r>
      <w:r w:rsidR="00822123" w:rsidRPr="00486765">
        <w:rPr>
          <w:sz w:val="22"/>
        </w:rPr>
        <w:t xml:space="preserve"> </w:t>
      </w:r>
      <w:r w:rsidRPr="00486765">
        <w:rPr>
          <w:sz w:val="22"/>
        </w:rPr>
        <w:t>specif</w:t>
      </w:r>
      <w:r w:rsidR="00C448A6" w:rsidRPr="00486765">
        <w:rPr>
          <w:sz w:val="22"/>
        </w:rPr>
        <w:t>ying</w:t>
      </w:r>
      <w:r w:rsidRPr="00486765">
        <w:rPr>
          <w:sz w:val="22"/>
        </w:rPr>
        <w:t xml:space="preserve"> what it is about </w:t>
      </w:r>
      <w:r w:rsidR="00626425" w:rsidRPr="00486765">
        <w:rPr>
          <w:sz w:val="22"/>
        </w:rPr>
        <w:t>certain</w:t>
      </w:r>
      <w:r w:rsidRPr="00486765">
        <w:rPr>
          <w:sz w:val="22"/>
        </w:rPr>
        <w:t xml:space="preserve"> </w:t>
      </w:r>
      <w:proofErr w:type="spellStart"/>
      <w:r w:rsidR="00C448A6" w:rsidRPr="00486765">
        <w:rPr>
          <w:i/>
          <w:sz w:val="22"/>
        </w:rPr>
        <w:t>B</w:t>
      </w:r>
      <w:r w:rsidRPr="00486765">
        <w:rPr>
          <w:sz w:val="22"/>
        </w:rPr>
        <w:t>s</w:t>
      </w:r>
      <w:proofErr w:type="spellEnd"/>
      <w:r w:rsidRPr="00486765">
        <w:rPr>
          <w:sz w:val="22"/>
        </w:rPr>
        <w:t xml:space="preserve"> </w:t>
      </w:r>
      <w:r w:rsidR="00C448A6" w:rsidRPr="00486765">
        <w:rPr>
          <w:sz w:val="22"/>
        </w:rPr>
        <w:t xml:space="preserve">in virtue of which they are </w:t>
      </w:r>
      <w:r w:rsidR="00C448A6" w:rsidRPr="00486765">
        <w:rPr>
          <w:i/>
          <w:sz w:val="22"/>
        </w:rPr>
        <w:t>A</w:t>
      </w:r>
      <w:r w:rsidRPr="00486765">
        <w:rPr>
          <w:sz w:val="22"/>
        </w:rPr>
        <w:t>’</w:t>
      </w:r>
      <w:r w:rsidRPr="00486765">
        <w:rPr>
          <w:i/>
          <w:sz w:val="22"/>
        </w:rPr>
        <w:t>s</w:t>
      </w:r>
      <w:r w:rsidRPr="00486765">
        <w:rPr>
          <w:sz w:val="22"/>
        </w:rPr>
        <w:t>.</w:t>
      </w:r>
      <w:r w:rsidR="00C448A6" w:rsidRPr="00486765">
        <w:rPr>
          <w:sz w:val="22"/>
        </w:rPr>
        <w:t xml:space="preserve"> </w:t>
      </w:r>
    </w:p>
    <w:p w14:paraId="6C1FA3B6" w14:textId="1043A2A3" w:rsidR="00C448A6" w:rsidRPr="00486765" w:rsidRDefault="00B03C6A">
      <w:pPr>
        <w:rPr>
          <w:sz w:val="22"/>
        </w:rPr>
      </w:pPr>
      <w:r w:rsidRPr="00486765">
        <w:rPr>
          <w:sz w:val="22"/>
        </w:rPr>
        <w:t>E</w:t>
      </w:r>
      <w:r w:rsidR="00C448A6" w:rsidRPr="00486765">
        <w:rPr>
          <w:sz w:val="22"/>
        </w:rPr>
        <w:t>xample</w:t>
      </w:r>
      <w:r w:rsidRPr="00486765">
        <w:rPr>
          <w:sz w:val="22"/>
        </w:rPr>
        <w:t xml:space="preserve">s (taken from the Foundational Model of Anatomy </w:t>
      </w:r>
      <w:r w:rsidR="00F90EC7" w:rsidRPr="00486765">
        <w:rPr>
          <w:sz w:val="22"/>
        </w:rPr>
        <w:t xml:space="preserve">(FMA) </w:t>
      </w:r>
      <w:r w:rsidRPr="00486765">
        <w:rPr>
          <w:sz w:val="22"/>
        </w:rPr>
        <w:t>[</w:t>
      </w:r>
      <w:r w:rsidRPr="00486765">
        <w:rPr>
          <w:sz w:val="22"/>
        </w:rPr>
        <w:fldChar w:fldCharType="begin"/>
      </w:r>
      <w:r w:rsidRPr="00486765">
        <w:rPr>
          <w:sz w:val="22"/>
        </w:rPr>
        <w:instrText xml:space="preserve"> REF _Ref309153893 \r \h </w:instrText>
      </w:r>
      <w:r w:rsidR="001C5CAA">
        <w:rPr>
          <w:sz w:val="22"/>
        </w:rPr>
        <w:instrText xml:space="preserve"> \* MERGEFORMAT </w:instrText>
      </w:r>
      <w:r w:rsidRPr="00486765">
        <w:rPr>
          <w:sz w:val="22"/>
        </w:rPr>
      </w:r>
      <w:r w:rsidRPr="00486765">
        <w:rPr>
          <w:sz w:val="22"/>
        </w:rPr>
        <w:fldChar w:fldCharType="separate"/>
      </w:r>
      <w:r w:rsidR="00B60214">
        <w:rPr>
          <w:sz w:val="22"/>
        </w:rPr>
        <w:t>44</w:t>
      </w:r>
      <w:r w:rsidRPr="00486765">
        <w:rPr>
          <w:sz w:val="22"/>
        </w:rPr>
        <w:fldChar w:fldCharType="end"/>
      </w:r>
      <w:r w:rsidRPr="00486765">
        <w:rPr>
          <w:sz w:val="22"/>
        </w:rPr>
        <w:t>]) are as follows</w:t>
      </w:r>
      <w:r w:rsidR="00C448A6" w:rsidRPr="00486765">
        <w:rPr>
          <w:sz w:val="22"/>
        </w:rPr>
        <w:t>:</w:t>
      </w:r>
    </w:p>
    <w:p w14:paraId="35F9BD1B" w14:textId="78C6C05D" w:rsidR="00C448A6" w:rsidRPr="00486765" w:rsidRDefault="00C448A6" w:rsidP="00486765">
      <w:pPr>
        <w:ind w:left="720"/>
        <w:rPr>
          <w:sz w:val="22"/>
        </w:rPr>
      </w:pPr>
      <w:r w:rsidRPr="00486765">
        <w:rPr>
          <w:sz w:val="22"/>
        </w:rPr>
        <w:t xml:space="preserve">Cell </w:t>
      </w:r>
      <w:r w:rsidR="00B03C6A" w:rsidRPr="00486765">
        <w:rPr>
          <w:sz w:val="22"/>
        </w:rPr>
        <w:t xml:space="preserve">= def. </w:t>
      </w:r>
      <w:r w:rsidRPr="00486765">
        <w:rPr>
          <w:sz w:val="22"/>
        </w:rPr>
        <w:t>Anatomical structure which has as its boundary the external surface of a maximally connected plasma membrane.</w:t>
      </w:r>
    </w:p>
    <w:p w14:paraId="590C04E4" w14:textId="5406BC75" w:rsidR="00ED1FB3" w:rsidRPr="00486765" w:rsidRDefault="00B03C6A">
      <w:pPr>
        <w:ind w:left="720"/>
        <w:rPr>
          <w:sz w:val="22"/>
        </w:rPr>
      </w:pPr>
      <w:r w:rsidRPr="00486765">
        <w:rPr>
          <w:sz w:val="22"/>
        </w:rPr>
        <w:t>Nucleated cell = def. Cell which has as its direct part a maximally connected part of protoplasm.</w:t>
      </w:r>
    </w:p>
    <w:p w14:paraId="2DAE8434" w14:textId="44F7A2A9" w:rsidR="00B03C6A" w:rsidRPr="00486765" w:rsidRDefault="00B03C6A">
      <w:pPr>
        <w:ind w:left="720"/>
        <w:rPr>
          <w:sz w:val="22"/>
        </w:rPr>
      </w:pPr>
      <w:r w:rsidRPr="00486765">
        <w:rPr>
          <w:sz w:val="22"/>
        </w:rPr>
        <w:t>Anatomical boundary entity =def. Immaterial anatomical entity of one less dimension than the anatomical entity it bounds or demarcates from another anatomical entity.</w:t>
      </w:r>
    </w:p>
    <w:p w14:paraId="3820D910" w14:textId="7BFA7FD3" w:rsidR="00B03C6A" w:rsidRPr="00486765" w:rsidRDefault="00B03C6A">
      <w:pPr>
        <w:ind w:left="720"/>
        <w:rPr>
          <w:sz w:val="22"/>
        </w:rPr>
      </w:pPr>
      <w:r w:rsidRPr="00486765">
        <w:rPr>
          <w:sz w:val="22"/>
        </w:rPr>
        <w:lastRenderedPageBreak/>
        <w:t>Anatomical surface =def. Anatomical boundary entity which has two spatial dimensions.</w:t>
      </w:r>
    </w:p>
    <w:p w14:paraId="6754373C" w14:textId="58E144BC" w:rsidR="00626425" w:rsidRPr="00486765" w:rsidRDefault="00626425">
      <w:pPr>
        <w:rPr>
          <w:sz w:val="22"/>
        </w:rPr>
      </w:pPr>
      <w:r w:rsidRPr="00486765">
        <w:rPr>
          <w:sz w:val="22"/>
        </w:rPr>
        <w:t xml:space="preserve">Definitions for relational expressions are statements of necessary and sufficient conditions for the </w:t>
      </w:r>
      <w:r w:rsidR="00B03C6A" w:rsidRPr="00486765">
        <w:rPr>
          <w:sz w:val="22"/>
        </w:rPr>
        <w:t xml:space="preserve">corresponding </w:t>
      </w:r>
      <w:r w:rsidRPr="00486765">
        <w:rPr>
          <w:sz w:val="22"/>
        </w:rPr>
        <w:t xml:space="preserve">relation to hold. Examples </w:t>
      </w:r>
      <w:r w:rsidR="00822123" w:rsidRPr="00486765">
        <w:rPr>
          <w:sz w:val="22"/>
        </w:rPr>
        <w:t xml:space="preserve">are </w:t>
      </w:r>
      <w:r w:rsidRPr="00486765">
        <w:rPr>
          <w:sz w:val="22"/>
        </w:rPr>
        <w:t>provided</w:t>
      </w:r>
      <w:r w:rsidR="00822123" w:rsidRPr="00486765">
        <w:rPr>
          <w:sz w:val="22"/>
        </w:rPr>
        <w:t xml:space="preserve"> </w:t>
      </w:r>
      <w:r w:rsidR="00B03C6A" w:rsidRPr="00486765">
        <w:rPr>
          <w:sz w:val="22"/>
        </w:rPr>
        <w:t xml:space="preserve">below, and </w:t>
      </w:r>
      <w:r w:rsidR="00822123" w:rsidRPr="00486765">
        <w:rPr>
          <w:sz w:val="22"/>
        </w:rPr>
        <w:t>in [</w:t>
      </w:r>
      <w:r w:rsidR="00822123" w:rsidRPr="00486765">
        <w:rPr>
          <w:sz w:val="22"/>
        </w:rPr>
        <w:fldChar w:fldCharType="begin"/>
      </w:r>
      <w:r w:rsidR="00822123" w:rsidRPr="00486765">
        <w:rPr>
          <w:sz w:val="22"/>
        </w:rPr>
        <w:instrText xml:space="preserve"> REF _Ref309133313 \r \h  \* MERGEFORMAT </w:instrText>
      </w:r>
      <w:r w:rsidR="00822123" w:rsidRPr="00486765">
        <w:rPr>
          <w:sz w:val="22"/>
        </w:rPr>
      </w:r>
      <w:r w:rsidR="00822123" w:rsidRPr="00486765">
        <w:rPr>
          <w:sz w:val="22"/>
        </w:rPr>
        <w:fldChar w:fldCharType="separate"/>
      </w:r>
      <w:r w:rsidR="00B60214">
        <w:rPr>
          <w:sz w:val="22"/>
        </w:rPr>
        <w:t>16</w:t>
      </w:r>
      <w:r w:rsidR="00822123" w:rsidRPr="00486765">
        <w:rPr>
          <w:sz w:val="22"/>
        </w:rPr>
        <w:fldChar w:fldCharType="end"/>
      </w:r>
      <w:r w:rsidR="00822123" w:rsidRPr="00486765">
        <w:rPr>
          <w:sz w:val="22"/>
        </w:rPr>
        <w:t>]</w:t>
      </w:r>
      <w:r w:rsidRPr="00486765">
        <w:rPr>
          <w:sz w:val="22"/>
        </w:rPr>
        <w:t>.</w:t>
      </w:r>
    </w:p>
    <w:p w14:paraId="0A4A9FC4" w14:textId="56E4CAF4" w:rsidR="00130D7C" w:rsidRPr="00486765" w:rsidRDefault="00130D7C">
      <w:pPr>
        <w:rPr>
          <w:b/>
          <w:sz w:val="22"/>
        </w:rPr>
      </w:pPr>
      <w:r w:rsidRPr="00486765">
        <w:rPr>
          <w:b/>
          <w:sz w:val="22"/>
        </w:rPr>
        <w:t>The dichotomy of ‘continuant’ and ‘</w:t>
      </w:r>
      <w:proofErr w:type="spellStart"/>
      <w:r w:rsidRPr="00486765">
        <w:rPr>
          <w:b/>
          <w:sz w:val="22"/>
        </w:rPr>
        <w:t>occurrent</w:t>
      </w:r>
      <w:proofErr w:type="spellEnd"/>
      <w:r w:rsidRPr="00486765">
        <w:rPr>
          <w:b/>
          <w:sz w:val="22"/>
        </w:rPr>
        <w:t>’</w:t>
      </w:r>
    </w:p>
    <w:p w14:paraId="6BDFCF15" w14:textId="12E1E2C6" w:rsidR="00130D7C" w:rsidRPr="00486765" w:rsidRDefault="00E54C2C">
      <w:pPr>
        <w:rPr>
          <w:sz w:val="22"/>
        </w:rPr>
      </w:pPr>
      <w:r w:rsidRPr="00486765">
        <w:rPr>
          <w:sz w:val="22"/>
        </w:rPr>
        <w:t>T</w:t>
      </w:r>
      <w:r w:rsidR="00130D7C" w:rsidRPr="00486765">
        <w:rPr>
          <w:sz w:val="22"/>
        </w:rPr>
        <w:t xml:space="preserve">he dichotomy between continuant and </w:t>
      </w:r>
      <w:proofErr w:type="spellStart"/>
      <w:r w:rsidR="00130D7C" w:rsidRPr="00486765">
        <w:rPr>
          <w:sz w:val="22"/>
        </w:rPr>
        <w:t>occurrent</w:t>
      </w:r>
      <w:proofErr w:type="spellEnd"/>
      <w:r w:rsidR="00130D7C" w:rsidRPr="00486765">
        <w:rPr>
          <w:sz w:val="22"/>
        </w:rPr>
        <w:t xml:space="preserve"> ontologies forms the central organizing axis of the BFO ontology. We can describe this dichotomy as follows, following </w:t>
      </w:r>
      <w:proofErr w:type="spellStart"/>
      <w:r w:rsidR="00130D7C" w:rsidRPr="00486765">
        <w:rPr>
          <w:sz w:val="22"/>
        </w:rPr>
        <w:t>Zemach</w:t>
      </w:r>
      <w:proofErr w:type="spellEnd"/>
      <w:r w:rsidR="00130D7C" w:rsidRPr="00486765">
        <w:rPr>
          <w:sz w:val="22"/>
        </w:rPr>
        <w:t xml:space="preserve"> [</w:t>
      </w:r>
      <w:r w:rsidR="00130D7C" w:rsidRPr="00486765">
        <w:rPr>
          <w:sz w:val="22"/>
        </w:rPr>
        <w:fldChar w:fldCharType="begin"/>
      </w:r>
      <w:r w:rsidR="00130D7C" w:rsidRPr="00486765">
        <w:rPr>
          <w:sz w:val="22"/>
        </w:rPr>
        <w:instrText xml:space="preserve"> REF _Ref309729842 \r \h </w:instrText>
      </w:r>
      <w:r w:rsidR="001C5CAA">
        <w:rPr>
          <w:sz w:val="22"/>
        </w:rPr>
        <w:instrText xml:space="preserve"> \* MERGEFORMAT </w:instrText>
      </w:r>
      <w:r w:rsidR="00130D7C" w:rsidRPr="00486765">
        <w:rPr>
          <w:sz w:val="22"/>
        </w:rPr>
      </w:r>
      <w:r w:rsidR="00130D7C" w:rsidRPr="00486765">
        <w:rPr>
          <w:sz w:val="22"/>
        </w:rPr>
        <w:fldChar w:fldCharType="separate"/>
      </w:r>
      <w:r w:rsidR="00B60214">
        <w:rPr>
          <w:sz w:val="22"/>
        </w:rPr>
        <w:t>60</w:t>
      </w:r>
      <w:r w:rsidR="00130D7C" w:rsidRPr="00486765">
        <w:rPr>
          <w:sz w:val="22"/>
        </w:rPr>
        <w:fldChar w:fldCharType="end"/>
      </w:r>
      <w:r w:rsidR="00130D7C" w:rsidRPr="00486765">
        <w:rPr>
          <w:sz w:val="22"/>
        </w:rPr>
        <w:t>]</w:t>
      </w:r>
      <w:r w:rsidR="00B03C6A" w:rsidRPr="00486765">
        <w:rPr>
          <w:sz w:val="22"/>
        </w:rPr>
        <w:t>,</w:t>
      </w:r>
      <w:r w:rsidR="00130D7C" w:rsidRPr="00486765">
        <w:rPr>
          <w:sz w:val="22"/>
        </w:rPr>
        <w:t xml:space="preserve"> </w:t>
      </w:r>
      <w:r w:rsidR="00B03C6A" w:rsidRPr="00486765">
        <w:rPr>
          <w:sz w:val="22"/>
        </w:rPr>
        <w:t xml:space="preserve">who </w:t>
      </w:r>
      <w:r w:rsidR="00130D7C" w:rsidRPr="00486765">
        <w:rPr>
          <w:sz w:val="22"/>
        </w:rPr>
        <w:t xml:space="preserve">distinguishes between </w:t>
      </w:r>
    </w:p>
    <w:p w14:paraId="04185144" w14:textId="5137DD21" w:rsidR="00130D7C" w:rsidRPr="00486765" w:rsidRDefault="00130D7C" w:rsidP="006C702A">
      <w:pPr>
        <w:pStyle w:val="ListParagraph"/>
        <w:numPr>
          <w:ilvl w:val="0"/>
          <w:numId w:val="15"/>
        </w:numPr>
        <w:rPr>
          <w:sz w:val="22"/>
        </w:rPr>
      </w:pPr>
      <w:proofErr w:type="gramStart"/>
      <w:r w:rsidRPr="00486765">
        <w:rPr>
          <w:sz w:val="22"/>
        </w:rPr>
        <w:t>non</w:t>
      </w:r>
      <w:proofErr w:type="gramEnd"/>
      <w:r w:rsidRPr="00486765">
        <w:rPr>
          <w:sz w:val="22"/>
        </w:rPr>
        <w:t xml:space="preserve">-continuant entities (NCs), which </w:t>
      </w:r>
      <w:proofErr w:type="spellStart"/>
      <w:r w:rsidRPr="00486765">
        <w:rPr>
          <w:sz w:val="22"/>
        </w:rPr>
        <w:t>Zemach</w:t>
      </w:r>
      <w:proofErr w:type="spellEnd"/>
      <w:r w:rsidRPr="00486765">
        <w:rPr>
          <w:sz w:val="22"/>
        </w:rPr>
        <w:t xml:space="preserve"> calls ‘events’, and which are defined by the fact that they can be sliced along any spatial and temporal dimensions to yield parts (for example the first year of the life of your table; the </w:t>
      </w:r>
      <w:r w:rsidR="00B03C6A" w:rsidRPr="00486765">
        <w:rPr>
          <w:sz w:val="22"/>
        </w:rPr>
        <w:t xml:space="preserve">entire </w:t>
      </w:r>
      <w:r w:rsidRPr="00486765">
        <w:rPr>
          <w:sz w:val="22"/>
        </w:rPr>
        <w:t xml:space="preserve">life of your table top </w:t>
      </w:r>
      <w:r w:rsidR="00B03C6A" w:rsidRPr="00486765">
        <w:rPr>
          <w:sz w:val="22"/>
        </w:rPr>
        <w:t xml:space="preserve">– </w:t>
      </w:r>
      <w:r w:rsidRPr="00486765">
        <w:rPr>
          <w:sz w:val="22"/>
        </w:rPr>
        <w:t>as contrasted with the life of your table legs</w:t>
      </w:r>
      <w:r w:rsidR="00B03C6A" w:rsidRPr="00486765">
        <w:rPr>
          <w:sz w:val="22"/>
        </w:rPr>
        <w:t xml:space="preserve"> –</w:t>
      </w:r>
      <w:r w:rsidRPr="00486765">
        <w:rPr>
          <w:sz w:val="22"/>
        </w:rPr>
        <w:t xml:space="preserve"> and so forth</w:t>
      </w:r>
      <w:r w:rsidR="00B03C6A" w:rsidRPr="00486765">
        <w:rPr>
          <w:sz w:val="22"/>
        </w:rPr>
        <w:t>).</w:t>
      </w:r>
    </w:p>
    <w:p w14:paraId="10A7ACDD" w14:textId="672B20AA" w:rsidR="009D1AD3" w:rsidRPr="00486765" w:rsidRDefault="009D1AD3" w:rsidP="001C5CAA">
      <w:pPr>
        <w:rPr>
          <w:sz w:val="22"/>
        </w:rPr>
      </w:pPr>
      <w:r w:rsidRPr="00486765">
        <w:rPr>
          <w:sz w:val="22"/>
        </w:rPr>
        <w:t xml:space="preserve">An event is an entity that exists, in its entirety, in the area defined by its spatiotemporal boundaries, and each part of this area contains a </w:t>
      </w:r>
      <w:r w:rsidRPr="00486765">
        <w:rPr>
          <w:i/>
          <w:iCs/>
          <w:sz w:val="22"/>
        </w:rPr>
        <w:t xml:space="preserve">part </w:t>
      </w:r>
      <w:r w:rsidRPr="00486765">
        <w:rPr>
          <w:sz w:val="22"/>
        </w:rPr>
        <w:t>of the whole event. There are obviously indefinitely many ways to carve the world into events, some of which are useful and interesting (e.g., for the physicist) and some of which – the vast majority – seem to us to create hodge-podge collections of no interest whatsoever. [</w:t>
      </w:r>
      <w:r w:rsidRPr="00486765">
        <w:rPr>
          <w:sz w:val="22"/>
        </w:rPr>
        <w:fldChar w:fldCharType="begin"/>
      </w:r>
      <w:r w:rsidRPr="00486765">
        <w:rPr>
          <w:sz w:val="22"/>
        </w:rPr>
        <w:instrText xml:space="preserve"> REF _Ref309729842 \r \h </w:instrText>
      </w:r>
      <w:r w:rsidR="001C5CAA">
        <w:rPr>
          <w:sz w:val="22"/>
        </w:rPr>
        <w:instrText xml:space="preserve"> \* MERGEFORMAT </w:instrText>
      </w:r>
      <w:r w:rsidRPr="00486765">
        <w:rPr>
          <w:sz w:val="22"/>
        </w:rPr>
      </w:r>
      <w:r w:rsidRPr="00486765">
        <w:rPr>
          <w:sz w:val="22"/>
        </w:rPr>
        <w:fldChar w:fldCharType="separate"/>
      </w:r>
      <w:r w:rsidR="00B60214">
        <w:rPr>
          <w:sz w:val="22"/>
        </w:rPr>
        <w:t>60</w:t>
      </w:r>
      <w:r w:rsidRPr="00486765">
        <w:rPr>
          <w:sz w:val="22"/>
        </w:rPr>
        <w:fldChar w:fldCharType="end"/>
      </w:r>
      <w:r w:rsidRPr="00486765">
        <w:rPr>
          <w:sz w:val="22"/>
        </w:rPr>
        <w:t xml:space="preserve">, pp. 233 f.] </w:t>
      </w:r>
    </w:p>
    <w:p w14:paraId="3977C1E3" w14:textId="66FB1792" w:rsidR="00130D7C" w:rsidRPr="00486765" w:rsidRDefault="00130D7C">
      <w:pPr>
        <w:pStyle w:val="ListParagraph"/>
        <w:rPr>
          <w:sz w:val="22"/>
        </w:rPr>
      </w:pPr>
      <w:proofErr w:type="gramStart"/>
      <w:r w:rsidRPr="00486765">
        <w:rPr>
          <w:sz w:val="22"/>
        </w:rPr>
        <w:t>continuant</w:t>
      </w:r>
      <w:proofErr w:type="gramEnd"/>
      <w:r w:rsidR="00B03C6A" w:rsidRPr="00486765">
        <w:rPr>
          <w:sz w:val="22"/>
        </w:rPr>
        <w:t xml:space="preserve"> </w:t>
      </w:r>
      <w:r w:rsidRPr="00486765">
        <w:rPr>
          <w:sz w:val="22"/>
        </w:rPr>
        <w:t xml:space="preserve">entities which can be sliced to yield parts only along the spatial dimension, yielding for example the parts of your table which we call its legs, its top, its nails. </w:t>
      </w:r>
      <w:r w:rsidR="009D1AD3" w:rsidRPr="00486765">
        <w:rPr>
          <w:sz w:val="22"/>
        </w:rPr>
        <w:t>‘My desk stretches from the window to the door. It has spatial parts, and can be sliced (in space) in two. With respect to time, however, a thing is a continuant.’ [60, p. 240]</w:t>
      </w:r>
    </w:p>
    <w:p w14:paraId="5BB7E509" w14:textId="58D83851" w:rsidR="009D1AD3" w:rsidRPr="00486765" w:rsidRDefault="00B03C6A" w:rsidP="00486765">
      <w:pPr>
        <w:rPr>
          <w:sz w:val="22"/>
        </w:rPr>
      </w:pPr>
      <w:r w:rsidRPr="00486765">
        <w:rPr>
          <w:sz w:val="22"/>
        </w:rPr>
        <w:t>Thus you, for example, are a continuant, and your arms and legs are parts of you; your childhood, however, is not a part of you; rather, it is a part of your life. Continuants, as matter of definition, are entities which have no parts along the time axis</w:t>
      </w:r>
      <w:r w:rsidR="0076529D" w:rsidRPr="00486765">
        <w:rPr>
          <w:sz w:val="22"/>
        </w:rPr>
        <w:t>; in this sense continuants are extended only along the three spatial dimensions, not however along the temporal dimension.</w:t>
      </w:r>
    </w:p>
    <w:p w14:paraId="774074E2" w14:textId="22F01E57" w:rsidR="00130D7C" w:rsidRDefault="00130D7C">
      <w:pPr>
        <w:rPr>
          <w:sz w:val="22"/>
        </w:rPr>
      </w:pPr>
      <w:r w:rsidRPr="00486765">
        <w:rPr>
          <w:sz w:val="22"/>
        </w:rPr>
        <w:t xml:space="preserve">BFO generalizes from the above by allowing not only </w:t>
      </w:r>
      <w:r w:rsidRPr="00486765">
        <w:rPr>
          <w:i/>
          <w:sz w:val="22"/>
        </w:rPr>
        <w:t xml:space="preserve">things </w:t>
      </w:r>
      <w:r w:rsidRPr="00486765">
        <w:rPr>
          <w:sz w:val="22"/>
        </w:rPr>
        <w:t xml:space="preserve">(such as pencils and people) as continuants, but also entities </w:t>
      </w:r>
      <w:r w:rsidR="009D1AD3" w:rsidRPr="00486765">
        <w:rPr>
          <w:sz w:val="22"/>
        </w:rPr>
        <w:t xml:space="preserve">that are </w:t>
      </w:r>
      <w:r w:rsidRPr="00486765">
        <w:rPr>
          <w:sz w:val="22"/>
        </w:rPr>
        <w:t>dependent on things such as qualities and dispositions</w:t>
      </w:r>
      <w:r w:rsidR="00B03C6A" w:rsidRPr="00486765">
        <w:rPr>
          <w:sz w:val="22"/>
        </w:rPr>
        <w:t>.</w:t>
      </w:r>
    </w:p>
    <w:p w14:paraId="0E50662C" w14:textId="77777777" w:rsidR="00604D54" w:rsidRDefault="00604D54">
      <w:pPr>
        <w:rPr>
          <w:sz w:val="22"/>
        </w:rPr>
      </w:pPr>
    </w:p>
    <w:p w14:paraId="36A78080" w14:textId="2ED72588" w:rsidR="00130D7C" w:rsidRPr="00486765" w:rsidRDefault="00144077">
      <w:pPr>
        <w:pStyle w:val="Heading2"/>
        <w:rPr>
          <w:sz w:val="24"/>
        </w:rPr>
      </w:pPr>
      <w:bookmarkStart w:id="36" w:name="_Toc313270690"/>
      <w:bookmarkStart w:id="37" w:name="_Toc319326096"/>
      <w:r w:rsidRPr="00486765">
        <w:rPr>
          <w:sz w:val="24"/>
        </w:rPr>
        <w:lastRenderedPageBreak/>
        <w:t xml:space="preserve">Relations of </w:t>
      </w:r>
      <w:proofErr w:type="spellStart"/>
      <w:r w:rsidRPr="00486765">
        <w:rPr>
          <w:sz w:val="24"/>
        </w:rPr>
        <w:t>parthood</w:t>
      </w:r>
      <w:bookmarkEnd w:id="36"/>
      <w:bookmarkEnd w:id="37"/>
      <w:proofErr w:type="spellEnd"/>
    </w:p>
    <w:p w14:paraId="52F98079" w14:textId="1B4DE6DB" w:rsidR="00130D7C" w:rsidRPr="00486765" w:rsidRDefault="00130D7C" w:rsidP="001C5CAA">
      <w:pPr>
        <w:rPr>
          <w:sz w:val="22"/>
        </w:rPr>
      </w:pPr>
      <w:r w:rsidRPr="00486765">
        <w:rPr>
          <w:sz w:val="22"/>
        </w:rPr>
        <w:t xml:space="preserve">As our starting point in understanding the </w:t>
      </w:r>
      <w:proofErr w:type="spellStart"/>
      <w:r w:rsidRPr="00486765">
        <w:rPr>
          <w:sz w:val="22"/>
        </w:rPr>
        <w:t>parthood</w:t>
      </w:r>
      <w:proofErr w:type="spellEnd"/>
      <w:r w:rsidRPr="00486765">
        <w:rPr>
          <w:sz w:val="22"/>
        </w:rPr>
        <w:t xml:space="preserve"> relation, we take the axioms of Simple Extensional </w:t>
      </w:r>
      <w:proofErr w:type="spellStart"/>
      <w:r w:rsidRPr="00486765">
        <w:rPr>
          <w:sz w:val="22"/>
        </w:rPr>
        <w:t>Mereology</w:t>
      </w:r>
      <w:proofErr w:type="spellEnd"/>
      <w:r w:rsidRPr="00486765">
        <w:rPr>
          <w:sz w:val="22"/>
        </w:rPr>
        <w:t xml:space="preserve"> as defined in [</w:t>
      </w:r>
      <w:r w:rsidRPr="00486765">
        <w:rPr>
          <w:sz w:val="22"/>
        </w:rPr>
        <w:fldChar w:fldCharType="begin"/>
      </w:r>
      <w:r w:rsidRPr="00486765">
        <w:rPr>
          <w:sz w:val="22"/>
        </w:rPr>
        <w:instrText xml:space="preserve"> REF _Ref309404666 \r \h </w:instrText>
      </w:r>
      <w:r w:rsidR="001C5CAA">
        <w:rPr>
          <w:sz w:val="22"/>
        </w:rPr>
        <w:instrText xml:space="preserve"> \* MERGEFORMAT </w:instrText>
      </w:r>
      <w:r w:rsidRPr="00486765">
        <w:rPr>
          <w:sz w:val="22"/>
        </w:rPr>
      </w:r>
      <w:r w:rsidRPr="00486765">
        <w:rPr>
          <w:sz w:val="22"/>
        </w:rPr>
        <w:fldChar w:fldCharType="separate"/>
      </w:r>
      <w:r w:rsidR="00B60214">
        <w:rPr>
          <w:sz w:val="22"/>
        </w:rPr>
        <w:t>46</w:t>
      </w:r>
      <w:r w:rsidRPr="00486765">
        <w:rPr>
          <w:sz w:val="22"/>
        </w:rPr>
        <w:fldChar w:fldCharType="end"/>
      </w:r>
      <w:r w:rsidRPr="00486765">
        <w:rPr>
          <w:sz w:val="22"/>
        </w:rPr>
        <w:t xml:space="preserve">]. We then, following </w:t>
      </w:r>
      <w:proofErr w:type="spellStart"/>
      <w:r w:rsidRPr="00486765">
        <w:rPr>
          <w:sz w:val="22"/>
        </w:rPr>
        <w:t>Zemach</w:t>
      </w:r>
      <w:proofErr w:type="spellEnd"/>
      <w:r w:rsidRPr="00486765">
        <w:rPr>
          <w:sz w:val="22"/>
        </w:rPr>
        <w:t xml:space="preserve">, define two </w:t>
      </w:r>
      <w:proofErr w:type="spellStart"/>
      <w:r w:rsidRPr="00486765">
        <w:rPr>
          <w:sz w:val="22"/>
        </w:rPr>
        <w:t>subkinds</w:t>
      </w:r>
      <w:proofErr w:type="spellEnd"/>
      <w:r w:rsidRPr="00486765">
        <w:rPr>
          <w:sz w:val="22"/>
        </w:rPr>
        <w:t xml:space="preserve"> of </w:t>
      </w:r>
      <w:proofErr w:type="spellStart"/>
      <w:r w:rsidRPr="00486765">
        <w:rPr>
          <w:sz w:val="22"/>
        </w:rPr>
        <w:t>parthood</w:t>
      </w:r>
      <w:proofErr w:type="spellEnd"/>
      <w:r w:rsidRPr="00486765">
        <w:rPr>
          <w:sz w:val="22"/>
        </w:rPr>
        <w:t xml:space="preserve">, namely </w:t>
      </w:r>
      <w:proofErr w:type="spellStart"/>
      <w:r w:rsidRPr="00486765">
        <w:rPr>
          <w:sz w:val="22"/>
        </w:rPr>
        <w:t>parthood</w:t>
      </w:r>
      <w:proofErr w:type="spellEnd"/>
      <w:r w:rsidRPr="00486765">
        <w:rPr>
          <w:sz w:val="22"/>
        </w:rPr>
        <w:t xml:space="preserve"> as it obtains between continuants</w:t>
      </w:r>
      <w:r w:rsidR="009D1AD3" w:rsidRPr="00486765">
        <w:rPr>
          <w:sz w:val="22"/>
        </w:rPr>
        <w:t xml:space="preserve"> – called </w:t>
      </w:r>
      <w:proofErr w:type="spellStart"/>
      <w:r w:rsidR="009D1AD3" w:rsidRPr="00486765">
        <w:rPr>
          <w:b/>
          <w:sz w:val="22"/>
        </w:rPr>
        <w:t>continuant_part_of</w:t>
      </w:r>
      <w:proofErr w:type="spellEnd"/>
      <w:r w:rsidR="00B03C6A" w:rsidRPr="00486765">
        <w:rPr>
          <w:sz w:val="22"/>
        </w:rPr>
        <w:t xml:space="preserve"> –</w:t>
      </w:r>
      <w:r w:rsidRPr="00486765">
        <w:rPr>
          <w:sz w:val="22"/>
        </w:rPr>
        <w:t xml:space="preserve"> and </w:t>
      </w:r>
      <w:proofErr w:type="spellStart"/>
      <w:r w:rsidRPr="00486765">
        <w:rPr>
          <w:sz w:val="22"/>
        </w:rPr>
        <w:t>parthood</w:t>
      </w:r>
      <w:proofErr w:type="spellEnd"/>
      <w:r w:rsidRPr="00486765">
        <w:rPr>
          <w:sz w:val="22"/>
        </w:rPr>
        <w:t xml:space="preserve"> as it obtains between </w:t>
      </w:r>
      <w:proofErr w:type="spellStart"/>
      <w:r w:rsidRPr="00486765">
        <w:rPr>
          <w:sz w:val="22"/>
        </w:rPr>
        <w:t>occurrents</w:t>
      </w:r>
      <w:proofErr w:type="spellEnd"/>
      <w:r w:rsidR="009D1AD3" w:rsidRPr="00486765">
        <w:rPr>
          <w:sz w:val="22"/>
        </w:rPr>
        <w:t xml:space="preserve"> – called </w:t>
      </w:r>
      <w:proofErr w:type="spellStart"/>
      <w:r w:rsidR="009D1AD3" w:rsidRPr="00486765">
        <w:rPr>
          <w:b/>
          <w:sz w:val="22"/>
        </w:rPr>
        <w:t>occurrent_part_of</w:t>
      </w:r>
      <w:proofErr w:type="spellEnd"/>
      <w:r w:rsidR="00B03C6A" w:rsidRPr="00486765">
        <w:rPr>
          <w:sz w:val="22"/>
        </w:rPr>
        <w:t>,</w:t>
      </w:r>
      <w:r w:rsidRPr="00486765">
        <w:rPr>
          <w:sz w:val="22"/>
        </w:rPr>
        <w:t xml:space="preserve"> as follows</w:t>
      </w:r>
      <w:r w:rsidR="00B03C6A" w:rsidRPr="00486765">
        <w:rPr>
          <w:sz w:val="22"/>
        </w:rPr>
        <w:t>.</w:t>
      </w:r>
    </w:p>
    <w:p w14:paraId="48C270DB" w14:textId="282ABE88" w:rsidR="00B02AE7" w:rsidRPr="00486765" w:rsidRDefault="00B02AE7">
      <w:pPr>
        <w:rPr>
          <w:sz w:val="22"/>
        </w:rPr>
      </w:pPr>
    </w:p>
    <w:p w14:paraId="667065A9" w14:textId="736FB941" w:rsidR="00144077" w:rsidRPr="00486765" w:rsidRDefault="00485AA7" w:rsidP="00486765">
      <w:pPr>
        <w:pStyle w:val="Specification"/>
        <w:rPr>
          <w:sz w:val="22"/>
        </w:rPr>
      </w:pPr>
      <w:ins w:id="38" w:author="Jonathan Bona" w:date="2012-05-02T16:34:00Z">
        <w:r w:rsidRPr="00485AA7">
          <w:rPr>
            <w:rStyle w:val="Annotation"/>
            <w:rPrChange w:id="39" w:author="Jonathan Bona" w:date="2012-05-02T16:34:00Z">
              <w:rPr>
                <w:rStyle w:val="SpecificationType"/>
                <w:sz w:val="22"/>
              </w:rPr>
            </w:rPrChange>
          </w:rPr>
          <w:t>a(</w:t>
        </w:r>
        <w:proofErr w:type="spellStart"/>
        <w:r w:rsidRPr="00485AA7">
          <w:rPr>
            <w:rStyle w:val="Annotation"/>
            <w:rPrChange w:id="40" w:author="Jonathan Bona" w:date="2012-05-02T16:34:00Z">
              <w:rPr>
                <w:rStyle w:val="SpecificationType"/>
                <w:sz w:val="22"/>
              </w:rPr>
            </w:rPrChange>
          </w:rPr>
          <w:t>continuant_part_of</w:t>
        </w:r>
        <w:proofErr w:type="spellEnd"/>
        <w:r w:rsidRPr="00485AA7">
          <w:rPr>
            <w:rStyle w:val="Annotation"/>
            <w:rPrChange w:id="41" w:author="Jonathan Bona" w:date="2012-05-02T16:34:00Z">
              <w:rPr>
                <w:rStyle w:val="SpecificationType"/>
                <w:sz w:val="22"/>
              </w:rPr>
            </w:rPrChange>
          </w:rPr>
          <w:t>)[</w:t>
        </w:r>
      </w:ins>
      <w:r w:rsidR="009D1AD3" w:rsidRPr="00486765">
        <w:rPr>
          <w:rStyle w:val="SpecificationType"/>
          <w:sz w:val="22"/>
        </w:rPr>
        <w:t>Elucidation</w:t>
      </w:r>
      <w:r w:rsidR="00130D7C" w:rsidRPr="00486765">
        <w:rPr>
          <w:smallCaps/>
          <w:sz w:val="22"/>
        </w:rPr>
        <w:t xml:space="preserve">: </w:t>
      </w:r>
      <w:r w:rsidR="005B3D14" w:rsidRPr="00486765">
        <w:rPr>
          <w:i/>
          <w:sz w:val="22"/>
        </w:rPr>
        <w:t>a</w:t>
      </w:r>
      <w:r w:rsidR="002504F3" w:rsidRPr="00486765">
        <w:rPr>
          <w:i/>
          <w:sz w:val="22"/>
        </w:rPr>
        <w:t xml:space="preserve"> </w:t>
      </w:r>
      <w:proofErr w:type="spellStart"/>
      <w:r w:rsidR="009D1AD3" w:rsidRPr="00486765">
        <w:rPr>
          <w:b/>
          <w:sz w:val="22"/>
        </w:rPr>
        <w:t>continuant_part_of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2E5BE8" w:rsidRPr="00486765">
        <w:rPr>
          <w:b/>
          <w:sz w:val="22"/>
        </w:rPr>
        <w:t>at</w:t>
      </w:r>
      <w:r w:rsidR="002504F3" w:rsidRPr="00486765">
        <w:rPr>
          <w:b/>
          <w:sz w:val="22"/>
        </w:rPr>
        <w:t xml:space="preserve"> </w:t>
      </w:r>
      <w:r w:rsidR="002E5BE8" w:rsidRPr="00486765">
        <w:rPr>
          <w:i/>
          <w:sz w:val="22"/>
        </w:rPr>
        <w:t>t</w:t>
      </w:r>
      <w:r w:rsidR="00626425" w:rsidRPr="00486765">
        <w:rPr>
          <w:sz w:val="22"/>
        </w:rPr>
        <w:t xml:space="preserve"> </w:t>
      </w:r>
      <w:r w:rsidR="00130D7C" w:rsidRPr="00486765">
        <w:rPr>
          <w:sz w:val="22"/>
        </w:rPr>
        <w:t xml:space="preserve">=Def. </w:t>
      </w:r>
      <w:proofErr w:type="gramStart"/>
      <w:r w:rsidR="00130D7C" w:rsidRPr="00486765">
        <w:rPr>
          <w:i/>
          <w:sz w:val="22"/>
        </w:rPr>
        <w:t>a</w:t>
      </w:r>
      <w:r w:rsidR="00130D7C" w:rsidRPr="00486765">
        <w:rPr>
          <w:sz w:val="22"/>
        </w:rPr>
        <w:t xml:space="preserve"> is</w:t>
      </w:r>
      <w:proofErr w:type="gramEnd"/>
      <w:r w:rsidR="00130D7C" w:rsidRPr="00486765">
        <w:rPr>
          <w:sz w:val="22"/>
        </w:rPr>
        <w:t xml:space="preserve"> a part of </w:t>
      </w:r>
      <w:r w:rsidR="00130D7C" w:rsidRPr="00486765">
        <w:rPr>
          <w:i/>
          <w:sz w:val="22"/>
        </w:rPr>
        <w:t xml:space="preserve">b </w:t>
      </w:r>
      <w:r w:rsidR="00130D7C" w:rsidRPr="00486765">
        <w:rPr>
          <w:sz w:val="22"/>
        </w:rPr>
        <w:t xml:space="preserve">at </w:t>
      </w:r>
      <w:r w:rsidR="00130D7C" w:rsidRPr="00486765">
        <w:rPr>
          <w:i/>
          <w:sz w:val="22"/>
        </w:rPr>
        <w:t xml:space="preserve">t </w:t>
      </w:r>
      <w:r w:rsidR="00130D7C" w:rsidRPr="00486765">
        <w:rPr>
          <w:sz w:val="22"/>
        </w:rPr>
        <w:t xml:space="preserve">&amp; </w:t>
      </w:r>
      <w:r w:rsidR="00130D7C" w:rsidRPr="00486765">
        <w:rPr>
          <w:i/>
          <w:sz w:val="22"/>
        </w:rPr>
        <w:t xml:space="preserve">t </w:t>
      </w:r>
      <w:r w:rsidR="00130D7C" w:rsidRPr="00486765">
        <w:rPr>
          <w:sz w:val="22"/>
        </w:rPr>
        <w:t xml:space="preserve">is a time &amp;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[002-001]</w:t>
      </w:r>
      <w:ins w:id="42" w:author="Jonathan Bona" w:date="2012-05-02T16:34:00Z">
        <w:r w:rsidRPr="00485AA7">
          <w:rPr>
            <w:rStyle w:val="Annotation"/>
            <w:rPrChange w:id="43" w:author="Jonathan Bona" w:date="2012-05-02T16:34:00Z">
              <w:rPr>
                <w:sz w:val="22"/>
              </w:rPr>
            </w:rPrChange>
          </w:rPr>
          <w:t>]</w:t>
        </w:r>
      </w:ins>
    </w:p>
    <w:p w14:paraId="00F8F803" w14:textId="7B9132F3" w:rsidR="001C76CF" w:rsidRPr="00486765" w:rsidRDefault="00485AA7">
      <w:pPr>
        <w:pStyle w:val="Specification"/>
        <w:rPr>
          <w:sz w:val="22"/>
        </w:rPr>
      </w:pPr>
      <w:ins w:id="44" w:author="Jonathan Bona" w:date="2012-05-02T16:34:00Z">
        <w:r w:rsidRPr="00255E9F">
          <w:rPr>
            <w:rStyle w:val="Annotation"/>
          </w:rPr>
          <w:t>a(</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Domain</w:t>
      </w:r>
      <w:r w:rsidR="001C76CF" w:rsidRPr="00486765">
        <w:rPr>
          <w:sz w:val="22"/>
        </w:rPr>
        <w:t>: continuant</w:t>
      </w:r>
      <w:ins w:id="45" w:author="Jonathan Bona" w:date="2012-05-02T16:35:00Z">
        <w:r w:rsidRPr="00255E9F">
          <w:rPr>
            <w:rStyle w:val="Annotation"/>
          </w:rPr>
          <w:t>]</w:t>
        </w:r>
      </w:ins>
    </w:p>
    <w:p w14:paraId="6A4F48FA" w14:textId="0C5C9768" w:rsidR="001C76CF" w:rsidRPr="00486765" w:rsidRDefault="00485AA7">
      <w:pPr>
        <w:pStyle w:val="Specification"/>
        <w:rPr>
          <w:sz w:val="22"/>
        </w:rPr>
      </w:pPr>
      <w:ins w:id="46" w:author="Jonathan Bona" w:date="2012-05-02T16:34:00Z">
        <w:r w:rsidRPr="00255E9F">
          <w:rPr>
            <w:rStyle w:val="Annotation"/>
          </w:rPr>
          <w:t>a(</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Range</w:t>
      </w:r>
      <w:r w:rsidR="001C76CF" w:rsidRPr="00486765">
        <w:rPr>
          <w:sz w:val="22"/>
        </w:rPr>
        <w:t>: continuant</w:t>
      </w:r>
      <w:ins w:id="47" w:author="Jonathan Bona" w:date="2012-05-02T16:35:00Z">
        <w:r w:rsidRPr="00255E9F">
          <w:rPr>
            <w:rStyle w:val="Annotation"/>
          </w:rPr>
          <w:t>]</w:t>
        </w:r>
      </w:ins>
    </w:p>
    <w:p w14:paraId="7EAFA05E" w14:textId="5782B7A3" w:rsidR="001C76CF" w:rsidRPr="00486765" w:rsidRDefault="00485AA7">
      <w:pPr>
        <w:pStyle w:val="Specification"/>
        <w:rPr>
          <w:b/>
          <w:sz w:val="22"/>
        </w:rPr>
      </w:pPr>
      <w:ins w:id="48" w:author="Jonathan Bona" w:date="2012-05-02T16:34:00Z">
        <w:r w:rsidRPr="00255E9F">
          <w:rPr>
            <w:rStyle w:val="Annotation"/>
          </w:rPr>
          <w:t>a</w:t>
        </w:r>
      </w:ins>
      <w:ins w:id="49" w:author="Jonathan Bona" w:date="2012-05-02T16:38:00Z">
        <w:r>
          <w:rPr>
            <w:rStyle w:val="Annotation"/>
          </w:rPr>
          <w:t>s</w:t>
        </w:r>
      </w:ins>
      <w:ins w:id="50" w:author="Jonathan Bona" w:date="2012-05-02T16:34:00Z">
        <w:r w:rsidRPr="00255E9F">
          <w:rPr>
            <w:rStyle w:val="Annotation"/>
          </w:rPr>
          <w:t>(</w:t>
        </w:r>
        <w:proofErr w:type="spellStart"/>
        <w:r w:rsidRPr="00255E9F">
          <w:rPr>
            <w:rStyle w:val="Annotation"/>
          </w:rPr>
          <w:t>continuant_part_of</w:t>
        </w:r>
        <w:proofErr w:type="spellEnd"/>
        <w:r w:rsidRPr="00255E9F">
          <w:rPr>
            <w:rStyle w:val="Annotation"/>
          </w:rPr>
          <w:t>)[</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arm </w:t>
      </w:r>
      <w:proofErr w:type="spellStart"/>
      <w:r w:rsidR="009D1AD3" w:rsidRPr="00486765">
        <w:rPr>
          <w:b/>
          <w:sz w:val="22"/>
        </w:rPr>
        <w:t>continuant_part_of</w:t>
      </w:r>
      <w:proofErr w:type="spellEnd"/>
      <w:r w:rsidR="009D1AD3" w:rsidRPr="00486765">
        <w:rPr>
          <w:b/>
          <w:sz w:val="22"/>
        </w:rPr>
        <w:t xml:space="preserve"> </w:t>
      </w:r>
      <w:r w:rsidR="001C76CF" w:rsidRPr="00486765">
        <w:rPr>
          <w:sz w:val="22"/>
        </w:rPr>
        <w:t>Mary in the time prior to her operation</w:t>
      </w:r>
      <w:ins w:id="51" w:author="Jonathan Bona" w:date="2012-05-02T16:35:00Z">
        <w:r w:rsidRPr="00255E9F">
          <w:rPr>
            <w:rStyle w:val="Annotation"/>
          </w:rPr>
          <w:t>\</w:t>
        </w:r>
      </w:ins>
      <w:r w:rsidR="001C76CF" w:rsidRPr="00486765">
        <w:rPr>
          <w:sz w:val="22"/>
        </w:rPr>
        <w:t xml:space="preserve">; the Northern hemisphere is a part of the planet Earth at all times at which the </w:t>
      </w:r>
      <w:r w:rsidR="00B03C6A" w:rsidRPr="00486765">
        <w:rPr>
          <w:sz w:val="22"/>
        </w:rPr>
        <w:t xml:space="preserve">planet </w:t>
      </w:r>
      <w:r w:rsidR="001C76CF" w:rsidRPr="00486765">
        <w:rPr>
          <w:sz w:val="22"/>
        </w:rPr>
        <w:t>Earth exists</w:t>
      </w:r>
      <w:r w:rsidR="00B03C6A" w:rsidRPr="00486765">
        <w:rPr>
          <w:sz w:val="22"/>
        </w:rPr>
        <w:t>.</w:t>
      </w:r>
      <w:ins w:id="52" w:author="Jonathan Bona" w:date="2012-05-02T16:35:00Z">
        <w:r w:rsidRPr="00485AA7">
          <w:rPr>
            <w:rStyle w:val="Annotation"/>
          </w:rPr>
          <w:t xml:space="preserve"> </w:t>
        </w:r>
        <w:r w:rsidRPr="00255E9F">
          <w:rPr>
            <w:rStyle w:val="Annotation"/>
          </w:rPr>
          <w:t>]</w:t>
        </w:r>
      </w:ins>
    </w:p>
    <w:p w14:paraId="32A843FD" w14:textId="078054A1" w:rsidR="001C76CF" w:rsidRDefault="00485AA7" w:rsidP="00B6123E">
      <w:pPr>
        <w:pStyle w:val="Specification"/>
        <w:rPr>
          <w:sz w:val="22"/>
        </w:rPr>
      </w:pPr>
      <w:ins w:id="53" w:author="Jonathan Bona" w:date="2012-05-02T16:35:00Z">
        <w:r w:rsidRPr="00255E9F">
          <w:rPr>
            <w:rStyle w:val="Annotation"/>
          </w:rPr>
          <w:t>a(</w:t>
        </w:r>
        <w:proofErr w:type="spellStart"/>
        <w:r w:rsidRPr="00255E9F">
          <w:rPr>
            <w:rStyle w:val="Annotation"/>
          </w:rPr>
          <w:t>continuant_part_of</w:t>
        </w:r>
        <w:proofErr w:type="spellEnd"/>
        <w:r w:rsidRPr="00255E9F">
          <w:rPr>
            <w:rStyle w:val="Annotation"/>
          </w:rPr>
          <w:t>)[</w:t>
        </w:r>
      </w:ins>
      <w:r w:rsidR="0089128F" w:rsidRPr="00B6123E">
        <w:rPr>
          <w:smallCaps/>
        </w:rPr>
        <w:t xml:space="preserve">Axiom: </w:t>
      </w:r>
      <w:proofErr w:type="spellStart"/>
      <w:r w:rsidR="0089128F" w:rsidRPr="00486765">
        <w:rPr>
          <w:b/>
          <w:sz w:val="22"/>
        </w:rPr>
        <w:t>continuant_part_of</w:t>
      </w:r>
      <w:proofErr w:type="spellEnd"/>
      <w:r w:rsidR="0089128F">
        <w:rPr>
          <w:b/>
          <w:sz w:val="22"/>
        </w:rPr>
        <w:t xml:space="preserve"> </w:t>
      </w:r>
      <w:r w:rsidR="0089128F">
        <w:rPr>
          <w:sz w:val="22"/>
        </w:rPr>
        <w:t>is transitive</w:t>
      </w:r>
      <w:r w:rsidR="007025EE">
        <w:rPr>
          <w:sz w:val="22"/>
        </w:rPr>
        <w:t>. [110-001]</w:t>
      </w:r>
      <w:ins w:id="54" w:author="Jonathan Bona" w:date="2012-05-02T16:35:00Z">
        <w:r w:rsidRPr="00485AA7">
          <w:rPr>
            <w:rStyle w:val="Annotation"/>
          </w:rPr>
          <w:t xml:space="preserve"> </w:t>
        </w:r>
        <w:r w:rsidRPr="00255E9F">
          <w:rPr>
            <w:rStyle w:val="Annotation"/>
          </w:rPr>
          <w:t>]</w:t>
        </w:r>
      </w:ins>
    </w:p>
    <w:p w14:paraId="539249B0" w14:textId="3D4E4908" w:rsidR="0089128F" w:rsidRPr="00B6123E" w:rsidRDefault="00485AA7" w:rsidP="00B6123E">
      <w:pPr>
        <w:pStyle w:val="Specification"/>
        <w:rPr>
          <w:sz w:val="22"/>
        </w:rPr>
      </w:pPr>
      <w:ins w:id="55" w:author="Jonathan Bona" w:date="2012-05-02T16:35:00Z">
        <w:r w:rsidRPr="00255E9F">
          <w:rPr>
            <w:rStyle w:val="Annotation"/>
          </w:rPr>
          <w:t>a(</w:t>
        </w:r>
        <w:proofErr w:type="spellStart"/>
        <w:r w:rsidRPr="00255E9F">
          <w:rPr>
            <w:rStyle w:val="Annotation"/>
          </w:rPr>
          <w:t>continuant_part_of</w:t>
        </w:r>
        <w:proofErr w:type="spellEnd"/>
        <w:r w:rsidRPr="00255E9F">
          <w:rPr>
            <w:rStyle w:val="Annotation"/>
          </w:rPr>
          <w:t>)[</w:t>
        </w:r>
      </w:ins>
      <w:r w:rsidR="0089128F" w:rsidRPr="00B30FF0">
        <w:rPr>
          <w:smallCaps/>
        </w:rPr>
        <w:t xml:space="preserve">Axiom: </w:t>
      </w:r>
      <w:proofErr w:type="spellStart"/>
      <w:r w:rsidR="0089128F" w:rsidRPr="00486765">
        <w:rPr>
          <w:b/>
          <w:sz w:val="22"/>
        </w:rPr>
        <w:t>continuant_part_of</w:t>
      </w:r>
      <w:proofErr w:type="spellEnd"/>
      <w:r w:rsidR="0089128F">
        <w:rPr>
          <w:b/>
          <w:sz w:val="22"/>
        </w:rPr>
        <w:t xml:space="preserve"> </w:t>
      </w:r>
      <w:r w:rsidR="0089128F">
        <w:rPr>
          <w:sz w:val="22"/>
        </w:rPr>
        <w:t xml:space="preserve">is reflexive (every continuant entity is a </w:t>
      </w:r>
      <w:proofErr w:type="spellStart"/>
      <w:r w:rsidR="0089128F" w:rsidRPr="00B6123E">
        <w:rPr>
          <w:b/>
          <w:sz w:val="22"/>
        </w:rPr>
        <w:t>continuant_part_of</w:t>
      </w:r>
      <w:proofErr w:type="spellEnd"/>
      <w:r w:rsidR="0089128F">
        <w:rPr>
          <w:sz w:val="22"/>
        </w:rPr>
        <w:t xml:space="preserve"> itself)</w:t>
      </w:r>
      <w:r w:rsidR="007025EE">
        <w:rPr>
          <w:sz w:val="22"/>
        </w:rPr>
        <w:t>. [111-001]</w:t>
      </w:r>
      <w:ins w:id="56" w:author="Jonathan Bona" w:date="2012-05-02T16:36:00Z">
        <w:r w:rsidRPr="00485AA7">
          <w:rPr>
            <w:rStyle w:val="Annotation"/>
          </w:rPr>
          <w:t xml:space="preserve"> </w:t>
        </w:r>
        <w:r w:rsidRPr="00255E9F">
          <w:rPr>
            <w:rStyle w:val="Annotation"/>
          </w:rPr>
          <w:t>]</w:t>
        </w:r>
      </w:ins>
    </w:p>
    <w:p w14:paraId="7C4514E7" w14:textId="69A1C6FB" w:rsidR="00130D7C" w:rsidRPr="00486765" w:rsidRDefault="00485AA7" w:rsidP="00486765">
      <w:pPr>
        <w:pStyle w:val="Specification"/>
        <w:rPr>
          <w:sz w:val="22"/>
        </w:rPr>
      </w:pPr>
      <w:ins w:id="57" w:author="Jonathan Bona" w:date="2012-05-02T16:36:00Z">
        <w:r w:rsidRPr="00485AA7">
          <w:rPr>
            <w:rStyle w:val="Annotation"/>
            <w:rPrChange w:id="58" w:author="Jonathan Bona" w:date="2012-05-02T16:36:00Z">
              <w:rPr>
                <w:rStyle w:val="SpecificationType"/>
                <w:sz w:val="22"/>
              </w:rPr>
            </w:rPrChange>
          </w:rPr>
          <w:t>a(</w:t>
        </w:r>
        <w:proofErr w:type="spellStart"/>
        <w:r w:rsidRPr="00485AA7">
          <w:rPr>
            <w:rStyle w:val="Annotation"/>
            <w:rPrChange w:id="59" w:author="Jonathan Bona" w:date="2012-05-02T16:36:00Z">
              <w:rPr>
                <w:rStyle w:val="SpecificationType"/>
                <w:sz w:val="22"/>
              </w:rPr>
            </w:rPrChange>
          </w:rPr>
          <w:t>occurrent_part_of</w:t>
        </w:r>
        <w:proofErr w:type="spellEnd"/>
        <w:r w:rsidRPr="00485AA7">
          <w:rPr>
            <w:rStyle w:val="Annotation"/>
            <w:rPrChange w:id="60" w:author="Jonathan Bona" w:date="2012-05-02T16:36:00Z">
              <w:rPr>
                <w:rStyle w:val="SpecificationType"/>
                <w:sz w:val="22"/>
              </w:rPr>
            </w:rPrChange>
          </w:rPr>
          <w:t>)[</w:t>
        </w:r>
      </w:ins>
      <w:r w:rsidR="003D5797" w:rsidRPr="00486765">
        <w:rPr>
          <w:rStyle w:val="SpecificationType"/>
          <w:sz w:val="22"/>
        </w:rPr>
        <w:t>Elucidation</w:t>
      </w:r>
      <w:r w:rsidR="00130D7C" w:rsidRPr="00486765">
        <w:rPr>
          <w:smallCaps/>
          <w:sz w:val="22"/>
        </w:rPr>
        <w:t xml:space="preserve">: </w:t>
      </w:r>
      <w:proofErr w:type="gramStart"/>
      <w:r w:rsidR="00144077" w:rsidRPr="00486765">
        <w:rPr>
          <w:i/>
          <w:sz w:val="22"/>
        </w:rPr>
        <w:t>a</w:t>
      </w:r>
      <w:proofErr w:type="gramEnd"/>
      <w:r w:rsidR="002504F3" w:rsidRPr="00486765">
        <w:rPr>
          <w:i/>
          <w:sz w:val="22"/>
        </w:rPr>
        <w:t xml:space="preserve"> </w:t>
      </w:r>
      <w:proofErr w:type="spellStart"/>
      <w:r w:rsidR="009D1AD3" w:rsidRPr="00486765">
        <w:rPr>
          <w:b/>
          <w:sz w:val="22"/>
        </w:rPr>
        <w:t>occurrent_part_of</w:t>
      </w:r>
      <w:proofErr w:type="spellEnd"/>
      <w:r w:rsidR="009D1AD3" w:rsidRPr="00486765">
        <w:rPr>
          <w:b/>
          <w:sz w:val="22"/>
        </w:rPr>
        <w:t xml:space="preserve"> </w:t>
      </w:r>
      <w:r w:rsidR="00144077" w:rsidRPr="00486765">
        <w:rPr>
          <w:i/>
          <w:sz w:val="22"/>
        </w:rPr>
        <w:t>b</w:t>
      </w:r>
      <w:r w:rsidR="002504F3" w:rsidRPr="00486765">
        <w:rPr>
          <w:i/>
          <w:sz w:val="22"/>
        </w:rPr>
        <w:t xml:space="preserve"> </w:t>
      </w:r>
      <w:r w:rsidR="00130D7C" w:rsidRPr="00486765">
        <w:rPr>
          <w:sz w:val="22"/>
        </w:rPr>
        <w:t xml:space="preserve">=Def. </w:t>
      </w:r>
      <w:r w:rsidR="00130D7C" w:rsidRPr="00486765">
        <w:rPr>
          <w:i/>
          <w:sz w:val="22"/>
        </w:rPr>
        <w:t>a</w:t>
      </w:r>
      <w:r w:rsidR="00130D7C" w:rsidRPr="00486765">
        <w:rPr>
          <w:sz w:val="22"/>
        </w:rPr>
        <w:t xml:space="preserve"> is a part of </w:t>
      </w:r>
      <w:r w:rsidR="00130D7C" w:rsidRPr="00486765">
        <w:rPr>
          <w:i/>
          <w:sz w:val="22"/>
        </w:rPr>
        <w:t xml:space="preserve">b </w:t>
      </w:r>
      <w:r w:rsidR="00130D7C" w:rsidRPr="00486765">
        <w:rPr>
          <w:sz w:val="22"/>
        </w:rPr>
        <w:t xml:space="preserve">&amp; </w:t>
      </w:r>
      <w:r w:rsidR="00130D7C" w:rsidRPr="00486765">
        <w:rPr>
          <w:i/>
          <w:sz w:val="22"/>
        </w:rPr>
        <w:t xml:space="preserve">a </w:t>
      </w:r>
      <w:r w:rsidR="00130D7C" w:rsidRPr="00486765">
        <w:rPr>
          <w:sz w:val="22"/>
        </w:rPr>
        <w:t xml:space="preserve">and </w:t>
      </w:r>
      <w:r w:rsidR="00130D7C" w:rsidRPr="00486765">
        <w:rPr>
          <w:i/>
          <w:sz w:val="22"/>
        </w:rPr>
        <w:t xml:space="preserve">b </w:t>
      </w:r>
      <w:r w:rsidR="00130D7C" w:rsidRPr="00486765">
        <w:rPr>
          <w:sz w:val="22"/>
        </w:rPr>
        <w:t>are continuants</w:t>
      </w:r>
      <w:r w:rsidR="0047147E">
        <w:rPr>
          <w:sz w:val="22"/>
        </w:rPr>
        <w:t>. [003-001]</w:t>
      </w:r>
      <w:ins w:id="61" w:author="Jonathan Bona" w:date="2012-05-02T16:36:00Z">
        <w:r w:rsidRPr="00485AA7">
          <w:rPr>
            <w:rStyle w:val="Annotation"/>
            <w:rPrChange w:id="62" w:author="Jonathan Bona" w:date="2012-05-02T16:36:00Z">
              <w:rPr>
                <w:sz w:val="22"/>
              </w:rPr>
            </w:rPrChange>
          </w:rPr>
          <w:t>]</w:t>
        </w:r>
      </w:ins>
    </w:p>
    <w:p w14:paraId="013FD383" w14:textId="7699478C" w:rsidR="001C76CF" w:rsidRPr="00486765" w:rsidRDefault="00485AA7">
      <w:pPr>
        <w:pStyle w:val="Specification"/>
        <w:rPr>
          <w:sz w:val="22"/>
        </w:rPr>
      </w:pPr>
      <w:ins w:id="63" w:author="Jonathan Bona" w:date="2012-05-02T16:36:00Z">
        <w:r w:rsidRPr="00255E9F">
          <w:rPr>
            <w:rStyle w:val="Annotation"/>
          </w:rPr>
          <w:t>a(</w:t>
        </w:r>
        <w:proofErr w:type="spellStart"/>
        <w:r w:rsidRPr="00255E9F">
          <w:rPr>
            <w:rStyle w:val="Annotation"/>
          </w:rPr>
          <w:t>occurrent_part_of</w:t>
        </w:r>
        <w:proofErr w:type="spellEnd"/>
        <w:r w:rsidRPr="00255E9F">
          <w:rPr>
            <w:rStyle w:val="Annotation"/>
          </w:rPr>
          <w:t>)[</w:t>
        </w:r>
      </w:ins>
      <w:r w:rsidR="001C76CF" w:rsidRPr="00486765">
        <w:rPr>
          <w:rStyle w:val="SpecificationType"/>
          <w:sz w:val="22"/>
        </w:rPr>
        <w:t>Domain</w:t>
      </w:r>
      <w:r w:rsidR="001C76CF" w:rsidRPr="00486765">
        <w:rPr>
          <w:sz w:val="22"/>
        </w:rPr>
        <w:t xml:space="preserve">: </w:t>
      </w:r>
      <w:proofErr w:type="spellStart"/>
      <w:r w:rsidR="001C76CF" w:rsidRPr="00486765">
        <w:rPr>
          <w:sz w:val="22"/>
        </w:rPr>
        <w:t>occurrent</w:t>
      </w:r>
      <w:proofErr w:type="spellEnd"/>
      <w:ins w:id="64" w:author="Jonathan Bona" w:date="2012-05-02T16:37:00Z">
        <w:r w:rsidRPr="00255E9F">
          <w:rPr>
            <w:rStyle w:val="Annotation"/>
          </w:rPr>
          <w:t>]</w:t>
        </w:r>
      </w:ins>
    </w:p>
    <w:p w14:paraId="08A20A28" w14:textId="715AC28A" w:rsidR="001C76CF" w:rsidRPr="00486765" w:rsidRDefault="00485AA7">
      <w:pPr>
        <w:pStyle w:val="Specification"/>
        <w:rPr>
          <w:sz w:val="22"/>
        </w:rPr>
      </w:pPr>
      <w:ins w:id="65" w:author="Jonathan Bona" w:date="2012-05-02T16:36:00Z">
        <w:r w:rsidRPr="00255E9F">
          <w:rPr>
            <w:rStyle w:val="Annotation"/>
          </w:rPr>
          <w:t>a(occurrent_part_of)[</w:t>
        </w:r>
      </w:ins>
      <w:r w:rsidR="001C76CF" w:rsidRPr="00486765">
        <w:rPr>
          <w:rStyle w:val="SpecificationType"/>
          <w:sz w:val="22"/>
        </w:rPr>
        <w:t>Range</w:t>
      </w:r>
      <w:r w:rsidR="001C76CF" w:rsidRPr="00486765">
        <w:rPr>
          <w:sz w:val="22"/>
        </w:rPr>
        <w:t xml:space="preserve">: </w:t>
      </w:r>
      <w:proofErr w:type="spellStart"/>
      <w:r w:rsidR="001C76CF" w:rsidRPr="00486765">
        <w:rPr>
          <w:sz w:val="22"/>
        </w:rPr>
        <w:t>occurrent</w:t>
      </w:r>
      <w:proofErr w:type="spellEnd"/>
      <w:ins w:id="66" w:author="Jonathan Bona" w:date="2012-05-02T16:37:00Z">
        <w:r w:rsidRPr="00255E9F">
          <w:rPr>
            <w:rStyle w:val="Annotation"/>
          </w:rPr>
          <w:t>]</w:t>
        </w:r>
      </w:ins>
    </w:p>
    <w:p w14:paraId="4B6C5189" w14:textId="5B834F36" w:rsidR="002504F3" w:rsidRPr="00486765" w:rsidRDefault="00485AA7">
      <w:pPr>
        <w:pStyle w:val="Specification"/>
        <w:rPr>
          <w:sz w:val="22"/>
        </w:rPr>
      </w:pPr>
      <w:ins w:id="67" w:author="Jonathan Bona" w:date="2012-05-02T16:36:00Z">
        <w:r w:rsidRPr="00255E9F">
          <w:rPr>
            <w:rStyle w:val="Annotation"/>
          </w:rPr>
          <w:t>a</w:t>
        </w:r>
      </w:ins>
      <w:ins w:id="68" w:author="Jonathan Bona" w:date="2012-05-02T16:38:00Z">
        <w:r>
          <w:rPr>
            <w:rStyle w:val="Annotation"/>
          </w:rPr>
          <w:t>s</w:t>
        </w:r>
      </w:ins>
      <w:ins w:id="69" w:author="Jonathan Bona" w:date="2012-05-02T16:36:00Z">
        <w:r w:rsidRPr="00255E9F">
          <w:rPr>
            <w:rStyle w:val="Annotation"/>
          </w:rPr>
          <w:t>(occurrent_part_of)[</w:t>
        </w:r>
      </w:ins>
      <w:r w:rsidR="001C76CF" w:rsidRPr="00486765">
        <w:rPr>
          <w:rStyle w:val="SpecificationType"/>
          <w:sz w:val="22"/>
        </w:rPr>
        <w:t>Examples</w:t>
      </w:r>
      <w:r w:rsidR="001C76CF" w:rsidRPr="00486765">
        <w:rPr>
          <w:smallCaps/>
          <w:sz w:val="22"/>
        </w:rPr>
        <w:t xml:space="preserve">: </w:t>
      </w:r>
      <w:r w:rsidR="001C76CF" w:rsidRPr="00486765">
        <w:rPr>
          <w:sz w:val="22"/>
        </w:rPr>
        <w:t xml:space="preserve">Mary’s 5th birthday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Mary’s life</w:t>
      </w:r>
      <w:ins w:id="70" w:author="Jonathan Bona" w:date="2012-05-02T16:37:00Z">
        <w:r w:rsidRPr="00255E9F">
          <w:rPr>
            <w:rStyle w:val="Annotation"/>
          </w:rPr>
          <w:t>\</w:t>
        </w:r>
      </w:ins>
      <w:r w:rsidR="001C76CF" w:rsidRPr="00486765">
        <w:rPr>
          <w:sz w:val="22"/>
        </w:rPr>
        <w:t xml:space="preserve">; the first set of the tennis match </w:t>
      </w:r>
      <w:proofErr w:type="spellStart"/>
      <w:r w:rsidR="003D5797" w:rsidRPr="00486765">
        <w:rPr>
          <w:b/>
          <w:sz w:val="22"/>
        </w:rPr>
        <w:t>occurrent_part_of</w:t>
      </w:r>
      <w:proofErr w:type="spellEnd"/>
      <w:r w:rsidR="003D5797" w:rsidRPr="00486765">
        <w:rPr>
          <w:b/>
          <w:sz w:val="22"/>
        </w:rPr>
        <w:t xml:space="preserve"> </w:t>
      </w:r>
      <w:r w:rsidR="001C76CF" w:rsidRPr="00486765">
        <w:rPr>
          <w:sz w:val="22"/>
        </w:rPr>
        <w:t>the tennis match.</w:t>
      </w:r>
      <w:ins w:id="71" w:author="Jonathan Bona" w:date="2012-05-02T16:37:00Z">
        <w:r w:rsidRPr="00485AA7">
          <w:rPr>
            <w:rStyle w:val="Annotation"/>
          </w:rPr>
          <w:t xml:space="preserve"> </w:t>
        </w:r>
        <w:r w:rsidRPr="00255E9F">
          <w:rPr>
            <w:rStyle w:val="Annotation"/>
          </w:rPr>
          <w:t>]</w:t>
        </w:r>
      </w:ins>
    </w:p>
    <w:p w14:paraId="064F7F76" w14:textId="31DF514F" w:rsidR="0089128F" w:rsidRDefault="00485AA7" w:rsidP="0089128F">
      <w:pPr>
        <w:pStyle w:val="Specification"/>
        <w:rPr>
          <w:sz w:val="22"/>
        </w:rPr>
      </w:pPr>
      <w:ins w:id="72" w:author="Jonathan Bona" w:date="2012-05-02T16:36:00Z">
        <w:r w:rsidRPr="00255E9F">
          <w:rPr>
            <w:rStyle w:val="Annotation"/>
          </w:rPr>
          <w:t>a(</w:t>
        </w:r>
        <w:proofErr w:type="spellStart"/>
        <w:r w:rsidRPr="00255E9F">
          <w:rPr>
            <w:rStyle w:val="Annotation"/>
          </w:rPr>
          <w:t>occurrent_part_of</w:t>
        </w:r>
        <w:proofErr w:type="spellEnd"/>
        <w:r w:rsidRPr="00255E9F">
          <w:rPr>
            <w:rStyle w:val="Annotation"/>
          </w:rPr>
          <w:t>)[</w:t>
        </w:r>
      </w:ins>
      <w:r w:rsidR="0089128F" w:rsidRPr="00B30FF0">
        <w:rPr>
          <w:smallCaps/>
        </w:rPr>
        <w:t xml:space="preserve">Axiom: </w:t>
      </w:r>
      <w:proofErr w:type="spellStart"/>
      <w:r w:rsidR="0089128F">
        <w:rPr>
          <w:b/>
          <w:sz w:val="22"/>
        </w:rPr>
        <w:t>occurrent</w:t>
      </w:r>
      <w:r w:rsidR="0089128F" w:rsidRPr="00486765">
        <w:rPr>
          <w:b/>
          <w:sz w:val="22"/>
        </w:rPr>
        <w:t>_part_of</w:t>
      </w:r>
      <w:proofErr w:type="spellEnd"/>
      <w:r w:rsidR="0089128F">
        <w:rPr>
          <w:b/>
          <w:sz w:val="22"/>
        </w:rPr>
        <w:t xml:space="preserve"> </w:t>
      </w:r>
      <w:r w:rsidR="0089128F">
        <w:rPr>
          <w:sz w:val="22"/>
        </w:rPr>
        <w:t>is transitive</w:t>
      </w:r>
      <w:r w:rsidR="007025EE">
        <w:rPr>
          <w:sz w:val="22"/>
        </w:rPr>
        <w:t>. [112-001]</w:t>
      </w:r>
      <w:ins w:id="73" w:author="Jonathan Bona" w:date="2012-05-02T16:37:00Z">
        <w:r w:rsidRPr="00485AA7">
          <w:rPr>
            <w:rStyle w:val="Annotation"/>
          </w:rPr>
          <w:t xml:space="preserve"> </w:t>
        </w:r>
        <w:r w:rsidRPr="00255E9F">
          <w:rPr>
            <w:rStyle w:val="Annotation"/>
          </w:rPr>
          <w:t>]</w:t>
        </w:r>
      </w:ins>
    </w:p>
    <w:p w14:paraId="32D98891" w14:textId="2039C23B" w:rsidR="0089128F" w:rsidRPr="00B30FF0" w:rsidRDefault="00485AA7" w:rsidP="0089128F">
      <w:pPr>
        <w:pStyle w:val="Specification"/>
        <w:rPr>
          <w:sz w:val="22"/>
        </w:rPr>
      </w:pPr>
      <w:ins w:id="74" w:author="Jonathan Bona" w:date="2012-05-02T16:37:00Z">
        <w:r w:rsidRPr="00255E9F">
          <w:rPr>
            <w:rStyle w:val="Annotation"/>
          </w:rPr>
          <w:lastRenderedPageBreak/>
          <w:t>a(</w:t>
        </w:r>
        <w:proofErr w:type="spellStart"/>
        <w:r w:rsidRPr="00255E9F">
          <w:rPr>
            <w:rStyle w:val="Annotation"/>
          </w:rPr>
          <w:t>occurrent_part_of</w:t>
        </w:r>
        <w:proofErr w:type="spellEnd"/>
        <w:r w:rsidRPr="00255E9F">
          <w:rPr>
            <w:rStyle w:val="Annotation"/>
          </w:rPr>
          <w:t>)[</w:t>
        </w:r>
      </w:ins>
      <w:r w:rsidR="0089128F" w:rsidRPr="00B30FF0">
        <w:rPr>
          <w:smallCaps/>
        </w:rPr>
        <w:t xml:space="preserve">Axiom: </w:t>
      </w:r>
      <w:proofErr w:type="spellStart"/>
      <w:r w:rsidR="0089128F">
        <w:rPr>
          <w:b/>
          <w:sz w:val="22"/>
        </w:rPr>
        <w:t>occurrent</w:t>
      </w:r>
      <w:r w:rsidR="0089128F" w:rsidRPr="00486765">
        <w:rPr>
          <w:b/>
          <w:sz w:val="22"/>
        </w:rPr>
        <w:t>_part_of</w:t>
      </w:r>
      <w:proofErr w:type="spellEnd"/>
      <w:r w:rsidR="0089128F">
        <w:rPr>
          <w:b/>
          <w:sz w:val="22"/>
        </w:rPr>
        <w:t xml:space="preserve"> </w:t>
      </w:r>
      <w:r w:rsidR="0089128F">
        <w:rPr>
          <w:sz w:val="22"/>
        </w:rPr>
        <w:t xml:space="preserve">is reflexive (every </w:t>
      </w:r>
      <w:proofErr w:type="spellStart"/>
      <w:r w:rsidR="0089128F">
        <w:rPr>
          <w:sz w:val="22"/>
        </w:rPr>
        <w:t>occurrent</w:t>
      </w:r>
      <w:proofErr w:type="spellEnd"/>
      <w:r w:rsidR="0089128F">
        <w:rPr>
          <w:sz w:val="22"/>
        </w:rPr>
        <w:t xml:space="preserve"> entity is an</w:t>
      </w:r>
      <w:r w:rsidR="0089128F">
        <w:rPr>
          <w:b/>
          <w:sz w:val="22"/>
        </w:rPr>
        <w:t xml:space="preserve"> </w:t>
      </w:r>
      <w:proofErr w:type="spellStart"/>
      <w:r w:rsidR="0089128F">
        <w:rPr>
          <w:b/>
          <w:sz w:val="22"/>
        </w:rPr>
        <w:t>occurrent</w:t>
      </w:r>
      <w:r w:rsidR="0089128F" w:rsidRPr="00B30FF0">
        <w:rPr>
          <w:b/>
          <w:sz w:val="22"/>
        </w:rPr>
        <w:t>_part_of</w:t>
      </w:r>
      <w:proofErr w:type="spellEnd"/>
      <w:r w:rsidR="0089128F">
        <w:rPr>
          <w:sz w:val="22"/>
        </w:rPr>
        <w:t xml:space="preserve"> itself)</w:t>
      </w:r>
      <w:r w:rsidR="007025EE">
        <w:rPr>
          <w:sz w:val="22"/>
        </w:rPr>
        <w:t>.  [113-001]</w:t>
      </w:r>
      <w:ins w:id="75" w:author="Jonathan Bona" w:date="2012-05-02T16:37:00Z">
        <w:r w:rsidRPr="00485AA7">
          <w:rPr>
            <w:rStyle w:val="Annotation"/>
          </w:rPr>
          <w:t xml:space="preserve"> </w:t>
        </w:r>
        <w:r w:rsidRPr="00255E9F">
          <w:rPr>
            <w:rStyle w:val="Annotation"/>
          </w:rPr>
          <w:t>]</w:t>
        </w:r>
      </w:ins>
    </w:p>
    <w:p w14:paraId="1580D22C" w14:textId="77777777" w:rsidR="00130D7C" w:rsidRPr="00486765" w:rsidRDefault="00130D7C" w:rsidP="00486765">
      <w:pPr>
        <w:rPr>
          <w:sz w:val="22"/>
        </w:rPr>
      </w:pPr>
    </w:p>
    <w:p w14:paraId="78F60719" w14:textId="69B2C3E8" w:rsidR="00244A39" w:rsidRPr="00486765" w:rsidRDefault="00B02AE7">
      <w:pPr>
        <w:rPr>
          <w:sz w:val="22"/>
        </w:rPr>
      </w:pPr>
      <w:r w:rsidRPr="00486765">
        <w:rPr>
          <w:sz w:val="22"/>
        </w:rPr>
        <w:t>Note that ‘</w:t>
      </w:r>
      <w:proofErr w:type="spellStart"/>
      <w:r w:rsidRPr="00486765">
        <w:rPr>
          <w:sz w:val="22"/>
        </w:rPr>
        <w:t>part_of</w:t>
      </w:r>
      <w:proofErr w:type="spellEnd"/>
      <w:r w:rsidRPr="00486765">
        <w:rPr>
          <w:sz w:val="22"/>
        </w:rPr>
        <w:t>’ in BFO signifies always: ‘proper or improper part’. Thus every entity is, trivially, a part of itself.</w:t>
      </w:r>
      <w:r w:rsidR="00244A39" w:rsidRPr="00486765">
        <w:rPr>
          <w:sz w:val="22"/>
        </w:rPr>
        <w:t xml:space="preserve"> We appreciate that this is counterintuitive for some users, since it implies for example that President Obama is a part of himself – however it brings benefits in simplifying the logical formalism, and it captures an important feature of identity, namely that it is the limit case of </w:t>
      </w:r>
      <w:proofErr w:type="spellStart"/>
      <w:r w:rsidR="00244A39" w:rsidRPr="00486765">
        <w:rPr>
          <w:sz w:val="22"/>
        </w:rPr>
        <w:t>mereological</w:t>
      </w:r>
      <w:proofErr w:type="spellEnd"/>
      <w:r w:rsidR="00244A39" w:rsidRPr="00486765">
        <w:rPr>
          <w:sz w:val="22"/>
        </w:rPr>
        <w:t xml:space="preserve"> inclusion. Proper </w:t>
      </w:r>
      <w:proofErr w:type="spellStart"/>
      <w:r w:rsidR="00244A39" w:rsidRPr="00486765">
        <w:rPr>
          <w:sz w:val="22"/>
        </w:rPr>
        <w:t>parthood</w:t>
      </w:r>
      <w:proofErr w:type="spellEnd"/>
      <w:r w:rsidR="00244A39" w:rsidRPr="00486765">
        <w:rPr>
          <w:sz w:val="22"/>
        </w:rPr>
        <w:t xml:space="preserve"> can be easily defined, as follows:</w:t>
      </w:r>
    </w:p>
    <w:p w14:paraId="4708D479" w14:textId="38CC074A" w:rsidR="00D924FF" w:rsidRPr="00486765" w:rsidRDefault="00244A39">
      <w:pPr>
        <w:rPr>
          <w:sz w:val="22"/>
        </w:rPr>
      </w:pPr>
      <w:r w:rsidRPr="00486765">
        <w:rPr>
          <w:sz w:val="22"/>
        </w:rPr>
        <w:t>For continuants:</w:t>
      </w:r>
    </w:p>
    <w:p w14:paraId="3F9BDE56" w14:textId="47FB4458" w:rsidR="00244A39" w:rsidRPr="00486765" w:rsidRDefault="00D57C85" w:rsidP="00486765">
      <w:pPr>
        <w:pStyle w:val="Specification"/>
        <w:rPr>
          <w:sz w:val="22"/>
        </w:rPr>
      </w:pPr>
      <w:ins w:id="76" w:author="Jonathan Bona" w:date="2012-05-02T16:42:00Z">
        <w:r w:rsidRPr="00D57C85">
          <w:rPr>
            <w:rStyle w:val="Annotation"/>
            <w:rPrChange w:id="77" w:author="Jonathan Bona" w:date="2012-05-02T16:42:00Z">
              <w:rPr>
                <w:rStyle w:val="SpecificationType"/>
                <w:sz w:val="22"/>
              </w:rPr>
            </w:rPrChange>
          </w:rPr>
          <w:t>a(</w:t>
        </w:r>
        <w:proofErr w:type="spellStart"/>
        <w:r w:rsidRPr="00D57C85">
          <w:rPr>
            <w:rStyle w:val="Annotation"/>
            <w:rPrChange w:id="78" w:author="Jonathan Bona" w:date="2012-05-02T16:42:00Z">
              <w:rPr>
                <w:b/>
                <w:sz w:val="22"/>
              </w:rPr>
            </w:rPrChange>
          </w:rPr>
          <w:t>proper_continuant_part_of</w:t>
        </w:r>
        <w:proofErr w:type="spellEnd"/>
        <w:r w:rsidRPr="00D57C85">
          <w:rPr>
            <w:rStyle w:val="Annotation"/>
            <w:rPrChange w:id="79" w:author="Jonathan Bona" w:date="2012-05-02T16:42:00Z">
              <w:rPr>
                <w:b/>
                <w:sz w:val="22"/>
              </w:rPr>
            </w:rPrChange>
          </w:rPr>
          <w:t>)[</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=Def. </w:t>
      </w:r>
      <w:r w:rsidR="00244A39" w:rsidRPr="00486765">
        <w:rPr>
          <w:i/>
          <w:sz w:val="22"/>
        </w:rPr>
        <w:t xml:space="preserve">a </w:t>
      </w:r>
      <w:proofErr w:type="spellStart"/>
      <w:r w:rsidR="009D1AD3" w:rsidRPr="00486765">
        <w:rPr>
          <w:b/>
          <w:sz w:val="22"/>
        </w:rPr>
        <w:t>continuant_part_of</w:t>
      </w:r>
      <w:proofErr w:type="spellEnd"/>
      <w:r w:rsidR="009D1AD3" w:rsidRPr="00486765">
        <w:rPr>
          <w:b/>
          <w:sz w:val="22"/>
        </w:rPr>
        <w:t xml:space="preserve"> </w:t>
      </w:r>
      <w:r w:rsidR="00244A39" w:rsidRPr="00486765">
        <w:rPr>
          <w:i/>
          <w:sz w:val="22"/>
        </w:rPr>
        <w:t xml:space="preserve">b </w:t>
      </w:r>
      <w:r w:rsidR="00244A39" w:rsidRPr="00486765">
        <w:rPr>
          <w:b/>
          <w:sz w:val="22"/>
        </w:rPr>
        <w:t xml:space="preserve">at </w:t>
      </w:r>
      <w:r w:rsidR="00244A39" w:rsidRPr="00486765">
        <w:rPr>
          <w:i/>
          <w:sz w:val="22"/>
        </w:rPr>
        <w:t>t</w:t>
      </w:r>
      <w:r w:rsidR="00244A39" w:rsidRPr="00486765">
        <w:rPr>
          <w:sz w:val="22"/>
        </w:rPr>
        <w:t xml:space="preserve">  &amp; </w:t>
      </w:r>
      <w:proofErr w:type="gramStart"/>
      <w:r w:rsidR="00244A39" w:rsidRPr="00486765">
        <w:rPr>
          <w:i/>
          <w:sz w:val="22"/>
        </w:rPr>
        <w:t xml:space="preserve">a </w:t>
      </w:r>
      <w:r w:rsidR="00244A39" w:rsidRPr="00486765">
        <w:rPr>
          <w:sz w:val="22"/>
        </w:rPr>
        <w:t>and</w:t>
      </w:r>
      <w:proofErr w:type="gramEnd"/>
      <w:r w:rsidR="00244A39" w:rsidRPr="00486765">
        <w:rPr>
          <w:sz w:val="22"/>
        </w:rPr>
        <w:t xml:space="preserve"> </w:t>
      </w:r>
      <w:r w:rsidR="00244A39" w:rsidRPr="00486765">
        <w:rPr>
          <w:i/>
          <w:sz w:val="22"/>
        </w:rPr>
        <w:t xml:space="preserve">b </w:t>
      </w:r>
      <w:r w:rsidR="00244A39" w:rsidRPr="00486765">
        <w:rPr>
          <w:sz w:val="22"/>
        </w:rPr>
        <w:t>are not identical</w:t>
      </w:r>
      <w:r w:rsidR="0047147E">
        <w:rPr>
          <w:sz w:val="22"/>
        </w:rPr>
        <w:t>. [004-001]</w:t>
      </w:r>
      <w:ins w:id="80" w:author="Jonathan Bona" w:date="2012-05-02T16:42:00Z">
        <w:r w:rsidRPr="00255E9F">
          <w:rPr>
            <w:rStyle w:val="Annotation"/>
          </w:rPr>
          <w:t>]</w:t>
        </w:r>
      </w:ins>
    </w:p>
    <w:p w14:paraId="59AD60E8" w14:textId="77777777" w:rsidR="00244A39" w:rsidRPr="00486765" w:rsidRDefault="00244A39" w:rsidP="00486765">
      <w:pPr>
        <w:rPr>
          <w:sz w:val="22"/>
        </w:rPr>
      </w:pPr>
    </w:p>
    <w:p w14:paraId="6B6B920D" w14:textId="77777777" w:rsidR="00244A39" w:rsidRPr="00486765" w:rsidRDefault="00244A39">
      <w:pPr>
        <w:rPr>
          <w:sz w:val="22"/>
        </w:rPr>
      </w:pPr>
      <w:r w:rsidRPr="00486765">
        <w:rPr>
          <w:sz w:val="22"/>
        </w:rPr>
        <w:t xml:space="preserve">For </w:t>
      </w:r>
      <w:proofErr w:type="spellStart"/>
      <w:r w:rsidRPr="00486765">
        <w:rPr>
          <w:sz w:val="22"/>
        </w:rPr>
        <w:t>occurrents</w:t>
      </w:r>
      <w:proofErr w:type="spellEnd"/>
      <w:r w:rsidRPr="00486765">
        <w:rPr>
          <w:sz w:val="22"/>
        </w:rPr>
        <w:t>:</w:t>
      </w:r>
    </w:p>
    <w:p w14:paraId="18CEDA89" w14:textId="61B1619C" w:rsidR="00244A39" w:rsidRPr="00486765" w:rsidRDefault="000B2E17" w:rsidP="00486765">
      <w:pPr>
        <w:pStyle w:val="Specification"/>
        <w:rPr>
          <w:sz w:val="22"/>
        </w:rPr>
      </w:pPr>
      <w:ins w:id="81" w:author="Jonathan Bona" w:date="2012-05-02T16:42:00Z">
        <w:r w:rsidRPr="000B2E17">
          <w:rPr>
            <w:rStyle w:val="Annotation"/>
            <w:rPrChange w:id="82" w:author="Jonathan Bona" w:date="2012-05-02T16:42:00Z">
              <w:rPr>
                <w:rStyle w:val="SpecificationType"/>
                <w:sz w:val="22"/>
              </w:rPr>
            </w:rPrChange>
          </w:rPr>
          <w:t>a(proper_occurrent_part_of)[</w:t>
        </w:r>
      </w:ins>
      <w:r w:rsidR="00492DAF" w:rsidRPr="00486765">
        <w:rPr>
          <w:rStyle w:val="SpecificationType"/>
          <w:sz w:val="22"/>
        </w:rPr>
        <w:t>Definition</w:t>
      </w:r>
      <w:r w:rsidR="00492DAF" w:rsidRPr="00486765">
        <w:rPr>
          <w:smallCaps/>
          <w:sz w:val="22"/>
        </w:rPr>
        <w:t xml:space="preserve">: </w:t>
      </w:r>
      <w:r w:rsidR="00244A39" w:rsidRPr="00486765">
        <w:rPr>
          <w:i/>
          <w:sz w:val="22"/>
        </w:rPr>
        <w:t xml:space="preserve">a </w:t>
      </w:r>
      <w:proofErr w:type="spellStart"/>
      <w:r w:rsidR="00244A39" w:rsidRPr="00486765">
        <w:rPr>
          <w:b/>
          <w:sz w:val="22"/>
        </w:rPr>
        <w:t>proper_</w:t>
      </w:r>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=Def. </w:t>
      </w:r>
      <w:proofErr w:type="gramStart"/>
      <w:r w:rsidR="00244A39" w:rsidRPr="00486765">
        <w:rPr>
          <w:i/>
          <w:sz w:val="22"/>
        </w:rPr>
        <w:t>a</w:t>
      </w:r>
      <w:proofErr w:type="gramEnd"/>
      <w:r w:rsidR="00244A39" w:rsidRPr="00486765">
        <w:rPr>
          <w:i/>
          <w:sz w:val="22"/>
        </w:rPr>
        <w:t xml:space="preserve"> </w:t>
      </w:r>
      <w:proofErr w:type="spellStart"/>
      <w:r w:rsidR="003D5797" w:rsidRPr="00486765">
        <w:rPr>
          <w:b/>
          <w:sz w:val="22"/>
        </w:rPr>
        <w:t>occurrent_part_of</w:t>
      </w:r>
      <w:proofErr w:type="spellEnd"/>
      <w:r w:rsidR="003D5797" w:rsidRPr="00486765">
        <w:rPr>
          <w:b/>
          <w:sz w:val="22"/>
        </w:rPr>
        <w:t xml:space="preserve"> </w:t>
      </w:r>
      <w:r w:rsidR="00244A39" w:rsidRPr="00486765">
        <w:rPr>
          <w:i/>
          <w:sz w:val="22"/>
        </w:rPr>
        <w:t xml:space="preserve">b </w:t>
      </w:r>
      <w:r w:rsidR="00244A39" w:rsidRPr="00486765">
        <w:rPr>
          <w:sz w:val="22"/>
        </w:rPr>
        <w:t xml:space="preserve">&amp; </w:t>
      </w:r>
      <w:r w:rsidR="00244A39" w:rsidRPr="00486765">
        <w:rPr>
          <w:i/>
          <w:sz w:val="22"/>
        </w:rPr>
        <w:t xml:space="preserve">a </w:t>
      </w:r>
      <w:r w:rsidR="00244A39" w:rsidRPr="00486765">
        <w:rPr>
          <w:sz w:val="22"/>
        </w:rPr>
        <w:t xml:space="preserve">and </w:t>
      </w:r>
      <w:r w:rsidR="00244A39" w:rsidRPr="00486765">
        <w:rPr>
          <w:i/>
          <w:sz w:val="22"/>
        </w:rPr>
        <w:t xml:space="preserve">b </w:t>
      </w:r>
      <w:r w:rsidR="00244A39" w:rsidRPr="00486765">
        <w:rPr>
          <w:sz w:val="22"/>
        </w:rPr>
        <w:t>are not identical</w:t>
      </w:r>
      <w:r w:rsidR="0047147E">
        <w:rPr>
          <w:sz w:val="22"/>
        </w:rPr>
        <w:t>. [005-001]</w:t>
      </w:r>
      <w:ins w:id="83" w:author="Jonathan Bona" w:date="2012-05-02T16:42:00Z">
        <w:r w:rsidRPr="000B2E17">
          <w:rPr>
            <w:rStyle w:val="Annotation"/>
            <w:rPrChange w:id="84" w:author="Jonathan Bona" w:date="2012-05-02T16:42:00Z">
              <w:rPr>
                <w:sz w:val="22"/>
              </w:rPr>
            </w:rPrChange>
          </w:rPr>
          <w:t>]</w:t>
        </w:r>
      </w:ins>
    </w:p>
    <w:p w14:paraId="52A27D21" w14:textId="77777777" w:rsidR="00244A39" w:rsidRPr="00486765" w:rsidRDefault="00244A39" w:rsidP="00486765">
      <w:pPr>
        <w:rPr>
          <w:sz w:val="22"/>
        </w:rPr>
      </w:pPr>
    </w:p>
    <w:p w14:paraId="3EA74024" w14:textId="0A128B74" w:rsidR="00144077" w:rsidRPr="00486765" w:rsidRDefault="00626425">
      <w:pPr>
        <w:rPr>
          <w:b/>
          <w:sz w:val="22"/>
        </w:rPr>
      </w:pPr>
      <w:r w:rsidRPr="00486765">
        <w:rPr>
          <w:b/>
          <w:sz w:val="22"/>
        </w:rPr>
        <w:t>BFO r</w:t>
      </w:r>
      <w:r w:rsidR="00FB129B" w:rsidRPr="00486765">
        <w:rPr>
          <w:b/>
          <w:sz w:val="22"/>
        </w:rPr>
        <w:t xml:space="preserve">elations defined in terms of </w:t>
      </w:r>
      <w:proofErr w:type="spellStart"/>
      <w:r w:rsidR="00FB129B" w:rsidRPr="00486765">
        <w:rPr>
          <w:b/>
          <w:sz w:val="22"/>
        </w:rPr>
        <w:t>part</w:t>
      </w:r>
      <w:r w:rsidR="0076529D" w:rsidRPr="00486765">
        <w:rPr>
          <w:b/>
          <w:sz w:val="22"/>
        </w:rPr>
        <w:t>hood</w:t>
      </w:r>
      <w:proofErr w:type="spellEnd"/>
    </w:p>
    <w:p w14:paraId="31548729" w14:textId="047C9166" w:rsidR="00492DAF" w:rsidRPr="00486765" w:rsidRDefault="0076529D">
      <w:pPr>
        <w:rPr>
          <w:sz w:val="22"/>
        </w:rPr>
      </w:pPr>
      <w:r w:rsidRPr="00486765">
        <w:rPr>
          <w:sz w:val="22"/>
        </w:rPr>
        <w:t>F</w:t>
      </w:r>
      <w:r w:rsidR="0035255E" w:rsidRPr="00486765">
        <w:rPr>
          <w:sz w:val="22"/>
        </w:rPr>
        <w:t xml:space="preserve">or continuants: </w:t>
      </w:r>
    </w:p>
    <w:p w14:paraId="12D200D2" w14:textId="60A8B780" w:rsidR="00047E4F" w:rsidRPr="00486765" w:rsidRDefault="000B2E17" w:rsidP="00486765">
      <w:pPr>
        <w:pStyle w:val="Specification"/>
        <w:rPr>
          <w:sz w:val="22"/>
        </w:rPr>
      </w:pPr>
      <w:ins w:id="85" w:author="Jonathan Bona" w:date="2012-05-02T16:43:00Z">
        <w:r w:rsidRPr="000B2E17">
          <w:rPr>
            <w:rStyle w:val="Annotation"/>
            <w:rPrChange w:id="86" w:author="Jonathan Bona" w:date="2012-05-02T16:43:00Z">
              <w:rPr>
                <w:rStyle w:val="SpecificationType"/>
                <w:sz w:val="22"/>
              </w:rPr>
            </w:rPrChange>
          </w:rPr>
          <w:t>a(</w:t>
        </w:r>
        <w:proofErr w:type="spellStart"/>
        <w:r w:rsidRPr="000B2E17">
          <w:rPr>
            <w:rStyle w:val="Annotation"/>
            <w:rPrChange w:id="87" w:author="Jonathan Bona" w:date="2012-05-02T16:43:00Z">
              <w:rPr>
                <w:b/>
                <w:sz w:val="22"/>
              </w:rPr>
            </w:rPrChange>
          </w:rPr>
          <w:t>has_continuant_part</w:t>
        </w:r>
        <w:proofErr w:type="spellEnd"/>
        <w:r w:rsidRPr="000B2E17">
          <w:rPr>
            <w:rStyle w:val="Annotation"/>
            <w:rPrChange w:id="88" w:author="Jonathan Bona" w:date="2012-05-02T16:43:00Z">
              <w:rPr>
                <w:sz w:val="22"/>
              </w:rPr>
            </w:rPrChange>
          </w:rPr>
          <w:t>)[</w:t>
        </w:r>
      </w:ins>
      <w:r w:rsidR="00492DAF" w:rsidRPr="00486765">
        <w:rPr>
          <w:rStyle w:val="SpecificationType"/>
          <w:sz w:val="22"/>
        </w:rPr>
        <w:t>Definition</w:t>
      </w:r>
      <w:r w:rsidR="00492DAF" w:rsidRPr="00486765">
        <w:rPr>
          <w:smallCaps/>
          <w:sz w:val="22"/>
        </w:rPr>
        <w:t xml:space="preserve">: </w:t>
      </w:r>
      <w:r w:rsidR="00144077" w:rsidRPr="00486765">
        <w:rPr>
          <w:i/>
          <w:sz w:val="22"/>
        </w:rPr>
        <w:t>a</w:t>
      </w:r>
      <w:r w:rsidR="002504F3" w:rsidRPr="00486765">
        <w:rPr>
          <w:i/>
          <w:sz w:val="22"/>
        </w:rPr>
        <w:t xml:space="preserve"> </w:t>
      </w:r>
      <w:proofErr w:type="spellStart"/>
      <w:r w:rsidR="00144077" w:rsidRPr="00B23775">
        <w:rPr>
          <w:b/>
          <w:sz w:val="22"/>
        </w:rPr>
        <w:t>has_</w:t>
      </w:r>
      <w:r w:rsidR="006C1A24" w:rsidRPr="00B23775">
        <w:rPr>
          <w:b/>
          <w:sz w:val="22"/>
        </w:rPr>
        <w:t>continuant_</w:t>
      </w:r>
      <w:r w:rsidR="00144077" w:rsidRPr="00B23775">
        <w:rPr>
          <w:b/>
          <w:sz w:val="22"/>
        </w:rPr>
        <w:t>part</w:t>
      </w:r>
      <w:proofErr w:type="spellEnd"/>
      <w:r w:rsidR="002504F3" w:rsidRPr="00486765">
        <w:rPr>
          <w:sz w:val="22"/>
        </w:rPr>
        <w:t xml:space="preserve"> </w:t>
      </w:r>
      <w:r w:rsidR="00144077" w:rsidRPr="00486765">
        <w:rPr>
          <w:i/>
          <w:sz w:val="22"/>
        </w:rPr>
        <w:t>b</w:t>
      </w:r>
      <w:r w:rsidR="002504F3" w:rsidRPr="00486765">
        <w:rPr>
          <w:i/>
          <w:sz w:val="22"/>
        </w:rPr>
        <w:t xml:space="preserve"> </w:t>
      </w:r>
      <w:r w:rsidR="00144077" w:rsidRPr="00486765">
        <w:rPr>
          <w:sz w:val="22"/>
        </w:rPr>
        <w:t>at</w:t>
      </w:r>
      <w:r w:rsidR="002504F3" w:rsidRPr="00486765">
        <w:rPr>
          <w:sz w:val="22"/>
        </w:rPr>
        <w:t xml:space="preserve"> </w:t>
      </w:r>
      <w:r w:rsidR="00144077" w:rsidRPr="00486765">
        <w:rPr>
          <w:i/>
          <w:sz w:val="22"/>
        </w:rPr>
        <w:t>t</w:t>
      </w:r>
      <w:r w:rsidR="002504F3" w:rsidRPr="00486765">
        <w:rPr>
          <w:i/>
          <w:sz w:val="22"/>
        </w:rPr>
        <w:t xml:space="preserve"> </w:t>
      </w:r>
      <w:r w:rsidR="00541102" w:rsidRPr="00486765">
        <w:rPr>
          <w:sz w:val="22"/>
        </w:rPr>
        <w:t>=</w:t>
      </w:r>
      <w:r w:rsidR="002504F3" w:rsidRPr="00486765">
        <w:rPr>
          <w:sz w:val="22"/>
        </w:rPr>
        <w:t xml:space="preserve"> </w:t>
      </w:r>
      <w:r w:rsidR="00541102" w:rsidRPr="00486765">
        <w:rPr>
          <w:sz w:val="22"/>
        </w:rPr>
        <w:t xml:space="preserve">Def. </w:t>
      </w:r>
      <w:r w:rsidR="00541102" w:rsidRPr="00486765">
        <w:rPr>
          <w:i/>
          <w:sz w:val="22"/>
        </w:rPr>
        <w:t xml:space="preserve">b </w:t>
      </w:r>
      <w:proofErr w:type="spellStart"/>
      <w:r w:rsidR="009D1AD3" w:rsidRPr="00486765">
        <w:rPr>
          <w:sz w:val="22"/>
        </w:rPr>
        <w:t>continuant_part_of</w:t>
      </w:r>
      <w:proofErr w:type="spellEnd"/>
      <w:r w:rsidR="0047147E">
        <w:rPr>
          <w:sz w:val="22"/>
        </w:rPr>
        <w:t xml:space="preserve"> </w:t>
      </w:r>
      <w:r w:rsidR="00541102" w:rsidRPr="00486765">
        <w:rPr>
          <w:i/>
          <w:sz w:val="22"/>
        </w:rPr>
        <w:t>a</w:t>
      </w:r>
      <w:r w:rsidR="002504F3" w:rsidRPr="00486765">
        <w:rPr>
          <w:i/>
          <w:sz w:val="22"/>
        </w:rPr>
        <w:t xml:space="preserve"> </w:t>
      </w:r>
      <w:r w:rsidR="00541102" w:rsidRPr="00486765">
        <w:rPr>
          <w:sz w:val="22"/>
        </w:rPr>
        <w:t>at</w:t>
      </w:r>
      <w:r w:rsidR="002504F3" w:rsidRPr="00486765">
        <w:rPr>
          <w:sz w:val="22"/>
        </w:rPr>
        <w:t xml:space="preserve"> </w:t>
      </w:r>
      <w:r w:rsidR="00541102" w:rsidRPr="00486765">
        <w:rPr>
          <w:i/>
          <w:sz w:val="22"/>
        </w:rPr>
        <w:t>t</w:t>
      </w:r>
      <w:r w:rsidR="0047147E">
        <w:rPr>
          <w:i/>
          <w:sz w:val="22"/>
        </w:rPr>
        <w:t>.</w:t>
      </w:r>
      <w:r w:rsidR="0047147E">
        <w:rPr>
          <w:sz w:val="22"/>
        </w:rPr>
        <w:t xml:space="preserve"> [006-001]</w:t>
      </w:r>
      <w:ins w:id="89" w:author="Jonathan Bona" w:date="2012-05-02T16:43:00Z">
        <w:r w:rsidRPr="000B2E17">
          <w:rPr>
            <w:rStyle w:val="Annotation"/>
            <w:rPrChange w:id="90" w:author="Jonathan Bona" w:date="2012-05-02T16:43:00Z">
              <w:rPr>
                <w:sz w:val="22"/>
              </w:rPr>
            </w:rPrChange>
          </w:rPr>
          <w:t>]</w:t>
        </w:r>
      </w:ins>
    </w:p>
    <w:p w14:paraId="064079DA" w14:textId="4BD210C0" w:rsidR="00D924FF" w:rsidRPr="00B56876" w:rsidRDefault="006C1A24" w:rsidP="00B23775">
      <w:pPr>
        <w:tabs>
          <w:tab w:val="left" w:pos="2650"/>
        </w:tabs>
      </w:pPr>
      <w:r>
        <w:tab/>
      </w:r>
    </w:p>
    <w:p w14:paraId="1D76325C" w14:textId="39E2A8A2" w:rsidR="00492DAF" w:rsidRPr="00B56876" w:rsidRDefault="0076529D" w:rsidP="00486765">
      <w:pPr>
        <w:rPr>
          <w:smallCaps/>
          <w:szCs w:val="23"/>
        </w:rPr>
      </w:pPr>
      <w:r w:rsidRPr="00486765">
        <w:rPr>
          <w:sz w:val="22"/>
        </w:rPr>
        <w:t>F</w:t>
      </w:r>
      <w:r w:rsidR="0035255E" w:rsidRPr="00486765">
        <w:rPr>
          <w:sz w:val="22"/>
        </w:rPr>
        <w:t xml:space="preserve">or </w:t>
      </w:r>
      <w:proofErr w:type="spellStart"/>
      <w:r w:rsidR="0035255E" w:rsidRPr="00486765">
        <w:rPr>
          <w:sz w:val="22"/>
        </w:rPr>
        <w:t>occurren</w:t>
      </w:r>
      <w:r w:rsidR="00492DAF" w:rsidRPr="00486765">
        <w:rPr>
          <w:sz w:val="22"/>
        </w:rPr>
        <w:t>ts</w:t>
      </w:r>
      <w:proofErr w:type="spellEnd"/>
      <w:r w:rsidR="00492DAF" w:rsidRPr="00486765">
        <w:rPr>
          <w:sz w:val="22"/>
        </w:rPr>
        <w:t>:</w:t>
      </w:r>
    </w:p>
    <w:p w14:paraId="5A76C47E" w14:textId="186D5C26" w:rsidR="00626425" w:rsidRPr="00B56876" w:rsidRDefault="000B2E17" w:rsidP="00486765">
      <w:pPr>
        <w:pStyle w:val="Specification"/>
        <w:rPr>
          <w:b/>
        </w:rPr>
      </w:pPr>
      <w:ins w:id="91" w:author="Jonathan Bona" w:date="2012-05-02T16:43:00Z">
        <w:r w:rsidRPr="000B2E17">
          <w:rPr>
            <w:rStyle w:val="Annotation"/>
            <w:rPrChange w:id="92" w:author="Jonathan Bona" w:date="2012-05-02T16:43:00Z">
              <w:rPr>
                <w:rStyle w:val="SpecificationType"/>
                <w:sz w:val="22"/>
              </w:rPr>
            </w:rPrChange>
          </w:rPr>
          <w:lastRenderedPageBreak/>
          <w:t>a(has_occurrent_part )[</w:t>
        </w:r>
      </w:ins>
      <w:r w:rsidR="00492DAF" w:rsidRPr="00486765">
        <w:rPr>
          <w:rStyle w:val="SpecificationType"/>
          <w:sz w:val="22"/>
        </w:rPr>
        <w:t>Definition</w:t>
      </w:r>
      <w:r w:rsidR="00492DAF" w:rsidRPr="00486765">
        <w:rPr>
          <w:smallCaps/>
          <w:sz w:val="22"/>
        </w:rPr>
        <w:t xml:space="preserve">: </w:t>
      </w:r>
      <w:r w:rsidR="00626425" w:rsidRPr="00486765">
        <w:rPr>
          <w:i/>
          <w:sz w:val="22"/>
        </w:rPr>
        <w:t xml:space="preserve">a </w:t>
      </w:r>
      <w:proofErr w:type="spellStart"/>
      <w:r w:rsidR="00626425" w:rsidRPr="00486765">
        <w:rPr>
          <w:b/>
          <w:sz w:val="22"/>
        </w:rPr>
        <w:t>has_</w:t>
      </w:r>
      <w:r w:rsidR="006C1A24">
        <w:rPr>
          <w:b/>
          <w:sz w:val="22"/>
        </w:rPr>
        <w:t>occurrent_</w:t>
      </w:r>
      <w:r w:rsidR="00626425" w:rsidRPr="00486765">
        <w:rPr>
          <w:b/>
          <w:sz w:val="22"/>
        </w:rPr>
        <w:t>part</w:t>
      </w:r>
      <w:proofErr w:type="spellEnd"/>
      <w:r w:rsidR="00626425" w:rsidRPr="00486765">
        <w:rPr>
          <w:b/>
          <w:sz w:val="22"/>
        </w:rPr>
        <w:t xml:space="preserve"> </w:t>
      </w:r>
      <w:r w:rsidR="00626425" w:rsidRPr="00486765">
        <w:rPr>
          <w:i/>
          <w:sz w:val="22"/>
        </w:rPr>
        <w:t xml:space="preserve">b </w:t>
      </w:r>
      <w:r w:rsidR="00626425" w:rsidRPr="00486765">
        <w:rPr>
          <w:sz w:val="22"/>
        </w:rPr>
        <w:t xml:space="preserve">= Def. </w:t>
      </w:r>
      <w:r w:rsidR="00626425" w:rsidRPr="00486765">
        <w:rPr>
          <w:i/>
          <w:sz w:val="22"/>
        </w:rPr>
        <w:t xml:space="preserve">b </w:t>
      </w:r>
      <w:proofErr w:type="spellStart"/>
      <w:r w:rsidR="003D5797" w:rsidRPr="00486765">
        <w:rPr>
          <w:b/>
          <w:sz w:val="22"/>
        </w:rPr>
        <w:t>occurrent_part_of</w:t>
      </w:r>
      <w:proofErr w:type="spellEnd"/>
      <w:r w:rsidR="003D5797" w:rsidRPr="00486765">
        <w:rPr>
          <w:b/>
          <w:sz w:val="22"/>
        </w:rPr>
        <w:t xml:space="preserve"> </w:t>
      </w:r>
      <w:r w:rsidR="00626425" w:rsidRPr="00486765">
        <w:rPr>
          <w:i/>
          <w:sz w:val="22"/>
        </w:rPr>
        <w:t xml:space="preserve">a </w:t>
      </w:r>
      <w:r w:rsidR="00626425" w:rsidRPr="00486765">
        <w:rPr>
          <w:i/>
          <w:sz w:val="22"/>
        </w:rPr>
        <w:softHyphen/>
      </w:r>
      <w:r w:rsidR="00626425" w:rsidRPr="00486765">
        <w:rPr>
          <w:i/>
          <w:sz w:val="22"/>
        </w:rPr>
        <w:softHyphen/>
      </w:r>
      <w:r w:rsidR="00626425" w:rsidRPr="00486765">
        <w:rPr>
          <w:i/>
          <w:sz w:val="22"/>
        </w:rPr>
        <w:softHyphen/>
      </w:r>
      <w:r w:rsidR="00626425" w:rsidRPr="00486765">
        <w:rPr>
          <w:i/>
          <w:sz w:val="22"/>
        </w:rPr>
        <w:softHyphen/>
        <w:t xml:space="preserve">– </w:t>
      </w:r>
      <w:r w:rsidR="00626425" w:rsidRPr="00486765">
        <w:rPr>
          <w:sz w:val="22"/>
        </w:rPr>
        <w:t xml:space="preserve">for </w:t>
      </w:r>
      <w:proofErr w:type="spellStart"/>
      <w:r w:rsidR="00626425" w:rsidRPr="00486765">
        <w:rPr>
          <w:sz w:val="22"/>
        </w:rPr>
        <w:t>occurrents</w:t>
      </w:r>
      <w:proofErr w:type="spellEnd"/>
      <w:r w:rsidR="0047147E">
        <w:rPr>
          <w:sz w:val="22"/>
        </w:rPr>
        <w:t>. [007-001]</w:t>
      </w:r>
      <w:ins w:id="93" w:author="Jonathan Bona" w:date="2012-05-02T16:43:00Z">
        <w:r w:rsidRPr="000B2E17">
          <w:rPr>
            <w:rStyle w:val="Annotation"/>
            <w:rPrChange w:id="94" w:author="Jonathan Bona" w:date="2012-05-02T16:44:00Z">
              <w:rPr>
                <w:sz w:val="22"/>
              </w:rPr>
            </w:rPrChange>
          </w:rPr>
          <w:t>]</w:t>
        </w:r>
      </w:ins>
    </w:p>
    <w:p w14:paraId="2074C846" w14:textId="7A0C564C" w:rsidR="002504F3" w:rsidRPr="00486765" w:rsidRDefault="002267C9">
      <w:pPr>
        <w:rPr>
          <w:sz w:val="22"/>
        </w:rPr>
      </w:pPr>
      <w:r w:rsidRPr="00486765">
        <w:rPr>
          <w:sz w:val="22"/>
        </w:rPr>
        <w:t>The above are instance-level relations; we will supply the associated type-level relations in a later version of this document, along the lines set forth in [</w:t>
      </w:r>
      <w:r w:rsidR="001E591D" w:rsidRPr="00486765">
        <w:rPr>
          <w:sz w:val="22"/>
        </w:rPr>
        <w:fldChar w:fldCharType="begin"/>
      </w:r>
      <w:r w:rsidRPr="00486765">
        <w:rPr>
          <w:sz w:val="22"/>
        </w:rPr>
        <w:instrText xml:space="preserve"> REF _Ref309133313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16</w:t>
      </w:r>
      <w:r w:rsidR="001E591D" w:rsidRPr="00486765">
        <w:rPr>
          <w:sz w:val="22"/>
        </w:rPr>
        <w:fldChar w:fldCharType="end"/>
      </w:r>
      <w:r w:rsidRPr="00486765">
        <w:rPr>
          <w:sz w:val="22"/>
        </w:rPr>
        <w:t>].</w:t>
      </w:r>
      <w:r w:rsidR="00244A39" w:rsidRPr="00486765">
        <w:rPr>
          <w:sz w:val="22"/>
        </w:rPr>
        <w:t xml:space="preserve"> </w:t>
      </w:r>
    </w:p>
    <w:p w14:paraId="3B33EE30" w14:textId="77777777" w:rsidR="00140DC7" w:rsidRPr="00B56876" w:rsidRDefault="00365F37" w:rsidP="00486765">
      <w:pPr>
        <w:pStyle w:val="Heading1"/>
      </w:pPr>
      <w:bookmarkStart w:id="95" w:name="_Toc313270691"/>
      <w:bookmarkStart w:id="96" w:name="_Toc319326097"/>
      <w:r w:rsidRPr="00486765">
        <w:rPr>
          <w:sz w:val="24"/>
        </w:rPr>
        <w:t xml:space="preserve">2. </w:t>
      </w:r>
      <w:r w:rsidR="00140DC7" w:rsidRPr="00486765">
        <w:rPr>
          <w:sz w:val="24"/>
        </w:rPr>
        <w:t>Continuant</w:t>
      </w:r>
      <w:bookmarkEnd w:id="95"/>
      <w:bookmarkEnd w:id="96"/>
    </w:p>
    <w:p w14:paraId="4BE29BFA" w14:textId="1AE5E549" w:rsidR="0052500C" w:rsidRPr="00486765" w:rsidRDefault="003045F2">
      <w:pPr>
        <w:rPr>
          <w:sz w:val="22"/>
        </w:rPr>
      </w:pPr>
      <w:r w:rsidRPr="00486765">
        <w:rPr>
          <w:sz w:val="22"/>
        </w:rPr>
        <w:t xml:space="preserve">The </w:t>
      </w:r>
      <w:r w:rsidR="0052500C" w:rsidRPr="00486765">
        <w:rPr>
          <w:sz w:val="22"/>
        </w:rPr>
        <w:t>continuant</w:t>
      </w:r>
      <w:r w:rsidRPr="00486765">
        <w:rPr>
          <w:sz w:val="22"/>
        </w:rPr>
        <w:t xml:space="preserve"> </w:t>
      </w:r>
      <w:r w:rsidR="0076529D" w:rsidRPr="00486765">
        <w:rPr>
          <w:sz w:val="22"/>
        </w:rPr>
        <w:t xml:space="preserve">branch of BFO 2.0 </w:t>
      </w:r>
      <w:r w:rsidRPr="00486765">
        <w:rPr>
          <w:sz w:val="22"/>
        </w:rPr>
        <w:t>incorporates</w:t>
      </w:r>
      <w:r w:rsidR="0052500C" w:rsidRPr="00486765">
        <w:rPr>
          <w:sz w:val="22"/>
        </w:rPr>
        <w:t xml:space="preserve"> both material and immaterial continuants extended and potentially moving in space, and the spatial regions at which they are located and through which they move. </w:t>
      </w:r>
      <w:r w:rsidR="0076529D" w:rsidRPr="00486765">
        <w:rPr>
          <w:sz w:val="22"/>
        </w:rPr>
        <w:t>(</w:t>
      </w:r>
      <w:r w:rsidRPr="00486765">
        <w:rPr>
          <w:sz w:val="22"/>
        </w:rPr>
        <w:t>The</w:t>
      </w:r>
      <w:r w:rsidR="0035255E" w:rsidRPr="00486765">
        <w:rPr>
          <w:sz w:val="22"/>
        </w:rPr>
        <w:t xml:space="preserve"> approach is similar to the two-</w:t>
      </w:r>
      <w:r w:rsidRPr="00486765">
        <w:rPr>
          <w:sz w:val="22"/>
        </w:rPr>
        <w:t>level</w:t>
      </w:r>
      <w:r w:rsidR="00E40415" w:rsidRPr="00486765">
        <w:rPr>
          <w:sz w:val="22"/>
        </w:rPr>
        <w:t xml:space="preserve">ed </w:t>
      </w:r>
      <w:r w:rsidRPr="00486765">
        <w:rPr>
          <w:sz w:val="22"/>
        </w:rPr>
        <w:t xml:space="preserve">approaches developed in </w:t>
      </w:r>
      <w:r w:rsidR="0052500C" w:rsidRPr="00486765">
        <w:rPr>
          <w:sz w:val="22"/>
        </w:rPr>
        <w:t>[</w:t>
      </w:r>
      <w:r w:rsidR="0052500C" w:rsidRPr="00486765">
        <w:rPr>
          <w:sz w:val="22"/>
        </w:rPr>
        <w:fldChar w:fldCharType="begin"/>
      </w:r>
      <w:r w:rsidR="0052500C" w:rsidRPr="00486765">
        <w:rPr>
          <w:sz w:val="22"/>
        </w:rPr>
        <w:instrText xml:space="preserve"> REF _Ref309994941 \r \h </w:instrText>
      </w:r>
      <w:r w:rsidR="001C5CAA">
        <w:rPr>
          <w:sz w:val="22"/>
        </w:rPr>
        <w:instrText xml:space="preserve"> \* MERGEFORMAT </w:instrText>
      </w:r>
      <w:r w:rsidR="0052500C" w:rsidRPr="00486765">
        <w:rPr>
          <w:sz w:val="22"/>
        </w:rPr>
      </w:r>
      <w:r w:rsidR="0052500C" w:rsidRPr="00486765">
        <w:rPr>
          <w:sz w:val="22"/>
        </w:rPr>
        <w:fldChar w:fldCharType="separate"/>
      </w:r>
      <w:r w:rsidR="00B60214">
        <w:rPr>
          <w:sz w:val="22"/>
        </w:rPr>
        <w:t>69</w:t>
      </w:r>
      <w:r w:rsidR="0052500C"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_Ref309995704 \r \h </w:instrText>
      </w:r>
      <w:r w:rsidR="001C5CAA">
        <w:rPr>
          <w:sz w:val="22"/>
        </w:rPr>
        <w:instrText xml:space="preserve"> \* MERGEFORMAT </w:instrText>
      </w:r>
      <w:r w:rsidRPr="00486765">
        <w:rPr>
          <w:sz w:val="22"/>
        </w:rPr>
      </w:r>
      <w:r w:rsidRPr="00486765">
        <w:rPr>
          <w:sz w:val="22"/>
        </w:rPr>
        <w:fldChar w:fldCharType="separate"/>
      </w:r>
      <w:r w:rsidR="00B60214">
        <w:rPr>
          <w:sz w:val="22"/>
        </w:rPr>
        <w:t>70</w:t>
      </w:r>
      <w:r w:rsidRPr="00486765">
        <w:rPr>
          <w:sz w:val="22"/>
        </w:rPr>
        <w:fldChar w:fldCharType="end"/>
      </w:r>
      <w:r w:rsidRPr="00486765">
        <w:rPr>
          <w:sz w:val="22"/>
        </w:rPr>
        <w:t>]</w:t>
      </w:r>
      <w:r w:rsidR="00E40415" w:rsidRPr="00486765">
        <w:rPr>
          <w:sz w:val="22"/>
        </w:rPr>
        <w:t>, though it avoids the reference to ‘quantities of matter’ or ‘bare matter’ which form their starting point.</w:t>
      </w:r>
      <w:r w:rsidR="0076529D" w:rsidRPr="00486765">
        <w:rPr>
          <w:sz w:val="22"/>
        </w:rPr>
        <w:t>)</w:t>
      </w:r>
    </w:p>
    <w:p w14:paraId="3CF5CD45" w14:textId="77777777" w:rsidR="0076529D" w:rsidRPr="00486765" w:rsidRDefault="0076529D">
      <w:pPr>
        <w:pStyle w:val="Specification"/>
        <w:rPr>
          <w:rStyle w:val="SpecificationType"/>
          <w:sz w:val="22"/>
        </w:rPr>
      </w:pPr>
    </w:p>
    <w:p w14:paraId="7D5CA8E5" w14:textId="7E7530AF" w:rsidR="009D555C" w:rsidRPr="00486765" w:rsidRDefault="00DC0857">
      <w:pPr>
        <w:pStyle w:val="Specification"/>
        <w:rPr>
          <w:sz w:val="22"/>
        </w:rPr>
      </w:pPr>
      <w:ins w:id="97" w:author="Jonathan Bona" w:date="2012-05-02T16:44:00Z">
        <w:r w:rsidRPr="00DC0857">
          <w:rPr>
            <w:rStyle w:val="Annotation"/>
            <w:rPrChange w:id="98" w:author="Jonathan Bona" w:date="2012-05-02T16:44:00Z">
              <w:rPr>
                <w:rStyle w:val="SpecificationType"/>
                <w:sz w:val="22"/>
              </w:rPr>
            </w:rPrChange>
          </w:rPr>
          <w:t>a(continuant)[</w:t>
        </w:r>
      </w:ins>
      <w:r w:rsidR="00236D40" w:rsidRPr="00486765">
        <w:rPr>
          <w:rStyle w:val="SpecificationType"/>
          <w:sz w:val="22"/>
        </w:rPr>
        <w:t>Elucidation</w:t>
      </w:r>
      <w:r w:rsidR="00236D40" w:rsidRPr="00486765">
        <w:rPr>
          <w:smallCaps/>
          <w:sz w:val="22"/>
        </w:rPr>
        <w:t>:</w:t>
      </w:r>
      <w:r w:rsidR="009D555C" w:rsidRPr="00486765">
        <w:rPr>
          <w:sz w:val="22"/>
        </w:rPr>
        <w:t xml:space="preserve"> A</w:t>
      </w:r>
      <w:r w:rsidR="009D555C" w:rsidRPr="00486765">
        <w:rPr>
          <w:i/>
          <w:sz w:val="22"/>
        </w:rPr>
        <w:t xml:space="preserve"> continuant </w:t>
      </w:r>
      <w:r w:rsidR="006A4838" w:rsidRPr="00486765">
        <w:rPr>
          <w:sz w:val="22"/>
        </w:rPr>
        <w:t>is a</w:t>
      </w:r>
      <w:r w:rsidR="0035255E" w:rsidRPr="00486765">
        <w:rPr>
          <w:sz w:val="22"/>
        </w:rPr>
        <w:t>n</w:t>
      </w:r>
      <w:r w:rsidR="00465C17" w:rsidRPr="00486765">
        <w:rPr>
          <w:sz w:val="22"/>
        </w:rPr>
        <w:t xml:space="preserve"> entity</w:t>
      </w:r>
      <w:r w:rsidR="009D555C" w:rsidRPr="00486765">
        <w:rPr>
          <w:sz w:val="22"/>
        </w:rPr>
        <w:t xml:space="preserve"> </w:t>
      </w:r>
      <w:r w:rsidR="00151755" w:rsidRPr="00486765">
        <w:rPr>
          <w:sz w:val="22"/>
        </w:rPr>
        <w:t>that persists</w:t>
      </w:r>
      <w:r w:rsidR="009D555C" w:rsidRPr="00486765">
        <w:rPr>
          <w:sz w:val="22"/>
        </w:rPr>
        <w:t xml:space="preserve">, endures, or continues to exist through time while maintaining its </w:t>
      </w:r>
      <w:r w:rsidR="00E40415" w:rsidRPr="00486765">
        <w:rPr>
          <w:sz w:val="22"/>
        </w:rPr>
        <w:t>identity</w:t>
      </w:r>
      <w:r w:rsidR="00604D54">
        <w:rPr>
          <w:sz w:val="22"/>
        </w:rPr>
        <w:t>.</w:t>
      </w:r>
      <w:r w:rsidR="0047147E">
        <w:rPr>
          <w:sz w:val="22"/>
        </w:rPr>
        <w:t xml:space="preserve"> [008-001]</w:t>
      </w:r>
      <w:ins w:id="99" w:author="Jonathan Bona" w:date="2012-05-02T16:44:00Z">
        <w:r w:rsidRPr="00DC0857">
          <w:rPr>
            <w:rStyle w:val="Annotation"/>
            <w:rPrChange w:id="100" w:author="Jonathan Bona" w:date="2012-05-02T16:44:00Z">
              <w:rPr>
                <w:sz w:val="22"/>
              </w:rPr>
            </w:rPrChange>
          </w:rPr>
          <w:t>]</w:t>
        </w:r>
      </w:ins>
    </w:p>
    <w:p w14:paraId="66C85D37" w14:textId="77777777" w:rsidR="00AC1A45" w:rsidRPr="00486765" w:rsidRDefault="00AC1A45" w:rsidP="00486765">
      <w:pPr>
        <w:rPr>
          <w:sz w:val="22"/>
        </w:rPr>
      </w:pPr>
    </w:p>
    <w:p w14:paraId="2FACE2EB" w14:textId="44EB5C77" w:rsidR="00AC1A45" w:rsidRPr="00486765" w:rsidRDefault="00E40415">
      <w:pPr>
        <w:rPr>
          <w:sz w:val="22"/>
        </w:rPr>
      </w:pPr>
      <w:r w:rsidRPr="00486765">
        <w:rPr>
          <w:sz w:val="22"/>
        </w:rPr>
        <w:t xml:space="preserve">Continuants </w:t>
      </w:r>
      <w:r w:rsidR="00604D54">
        <w:rPr>
          <w:sz w:val="22"/>
        </w:rPr>
        <w:t xml:space="preserve">include also spatial regions. Material continuants </w:t>
      </w:r>
      <w:r w:rsidRPr="00486765">
        <w:rPr>
          <w:sz w:val="22"/>
        </w:rPr>
        <w:t xml:space="preserve">can preserve their identity even while gaining and losing </w:t>
      </w:r>
      <w:r w:rsidR="002C7B57" w:rsidRPr="00486765">
        <w:rPr>
          <w:sz w:val="22"/>
        </w:rPr>
        <w:t xml:space="preserve">material </w:t>
      </w:r>
      <w:r w:rsidRPr="00486765">
        <w:rPr>
          <w:sz w:val="22"/>
        </w:rPr>
        <w:t>parts.</w:t>
      </w:r>
      <w:r w:rsidR="00CC1EC8" w:rsidRPr="00486765">
        <w:rPr>
          <w:sz w:val="22"/>
        </w:rPr>
        <w:t xml:space="preserve"> Continuants are contrasted with </w:t>
      </w:r>
      <w:proofErr w:type="spellStart"/>
      <w:r w:rsidR="00CC1EC8" w:rsidRPr="00486765">
        <w:rPr>
          <w:sz w:val="22"/>
        </w:rPr>
        <w:t>occurrents</w:t>
      </w:r>
      <w:proofErr w:type="spellEnd"/>
      <w:r w:rsidR="00CC1EC8" w:rsidRPr="00486765">
        <w:rPr>
          <w:sz w:val="22"/>
        </w:rPr>
        <w:t xml:space="preserve">, which unfold themselves in successive </w:t>
      </w:r>
      <w:r w:rsidR="00CC1EC8" w:rsidRPr="00486765">
        <w:rPr>
          <w:b/>
          <w:sz w:val="22"/>
        </w:rPr>
        <w:t xml:space="preserve">temporal </w:t>
      </w:r>
      <w:r w:rsidR="0076529D" w:rsidRPr="00486765">
        <w:rPr>
          <w:b/>
          <w:sz w:val="22"/>
        </w:rPr>
        <w:t>parts</w:t>
      </w:r>
      <w:r w:rsidR="00604D54">
        <w:rPr>
          <w:b/>
          <w:sz w:val="22"/>
        </w:rPr>
        <w:t xml:space="preserve"> </w:t>
      </w:r>
      <w:r w:rsidR="00604D54" w:rsidRPr="00B23775">
        <w:rPr>
          <w:sz w:val="22"/>
        </w:rPr>
        <w:t>or</w:t>
      </w:r>
      <w:r w:rsidR="0076529D" w:rsidRPr="00486765">
        <w:rPr>
          <w:sz w:val="22"/>
        </w:rPr>
        <w:t xml:space="preserve"> </w:t>
      </w:r>
      <w:r w:rsidR="00CC1EC8" w:rsidRPr="00486765">
        <w:rPr>
          <w:sz w:val="22"/>
        </w:rPr>
        <w:t>phases [</w:t>
      </w:r>
      <w:r w:rsidR="00CC1EC8" w:rsidRPr="00486765">
        <w:rPr>
          <w:sz w:val="22"/>
        </w:rPr>
        <w:fldChar w:fldCharType="begin"/>
      </w:r>
      <w:r w:rsidR="00CC1EC8" w:rsidRPr="00486765">
        <w:rPr>
          <w:sz w:val="22"/>
        </w:rPr>
        <w:instrText xml:space="preserve"> REF _Ref309729842 \r \h </w:instrText>
      </w:r>
      <w:r w:rsidR="001C5CAA">
        <w:rPr>
          <w:sz w:val="22"/>
        </w:rPr>
        <w:instrText xml:space="preserve"> \* MERGEFORMAT </w:instrText>
      </w:r>
      <w:r w:rsidR="00CC1EC8" w:rsidRPr="00486765">
        <w:rPr>
          <w:sz w:val="22"/>
        </w:rPr>
      </w:r>
      <w:r w:rsidR="00CC1EC8" w:rsidRPr="00486765">
        <w:rPr>
          <w:sz w:val="22"/>
        </w:rPr>
        <w:fldChar w:fldCharType="separate"/>
      </w:r>
      <w:r w:rsidR="00B60214">
        <w:rPr>
          <w:sz w:val="22"/>
        </w:rPr>
        <w:t>60</w:t>
      </w:r>
      <w:r w:rsidR="00CC1EC8" w:rsidRPr="00486765">
        <w:rPr>
          <w:sz w:val="22"/>
        </w:rPr>
        <w:fldChar w:fldCharType="end"/>
      </w:r>
      <w:r w:rsidR="00CC1EC8" w:rsidRPr="00486765">
        <w:rPr>
          <w:sz w:val="22"/>
        </w:rPr>
        <w:t>].</w:t>
      </w:r>
    </w:p>
    <w:p w14:paraId="168A2658" w14:textId="77777777" w:rsidR="005D2CB1" w:rsidRPr="00486765" w:rsidRDefault="005D2CB1">
      <w:pPr>
        <w:rPr>
          <w:sz w:val="22"/>
        </w:rPr>
      </w:pPr>
    </w:p>
    <w:p w14:paraId="4CEDB0B2" w14:textId="6B5871C2" w:rsidR="00FB129B" w:rsidRPr="0047147E" w:rsidRDefault="00DC0857" w:rsidP="00486765">
      <w:pPr>
        <w:pStyle w:val="Specification"/>
        <w:rPr>
          <w:sz w:val="22"/>
        </w:rPr>
      </w:pPr>
      <w:ins w:id="101" w:author="Jonathan Bona" w:date="2012-05-02T16:44:00Z">
        <w:r w:rsidRPr="00DC0857">
          <w:rPr>
            <w:rStyle w:val="Annotation"/>
            <w:rPrChange w:id="102" w:author="Jonathan Bona" w:date="2012-05-02T16:44: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9D555C" w:rsidRPr="00486765">
        <w:rPr>
          <w:sz w:val="22"/>
        </w:rPr>
        <w:t xml:space="preserve"> if </w:t>
      </w:r>
      <w:proofErr w:type="gramStart"/>
      <w:r w:rsidR="009D555C" w:rsidRPr="00486765">
        <w:rPr>
          <w:i/>
          <w:sz w:val="22"/>
        </w:rPr>
        <w:t xml:space="preserve">a </w:t>
      </w:r>
      <w:r w:rsidR="009D555C" w:rsidRPr="00486765">
        <w:rPr>
          <w:sz w:val="22"/>
        </w:rPr>
        <w:t>is</w:t>
      </w:r>
      <w:proofErr w:type="gramEnd"/>
      <w:r w:rsidR="009D555C" w:rsidRPr="00486765">
        <w:rPr>
          <w:sz w:val="22"/>
        </w:rPr>
        <w:t xml:space="preserve"> a </w:t>
      </w:r>
      <w:r w:rsidR="00FB129B" w:rsidRPr="00486765">
        <w:rPr>
          <w:i/>
          <w:sz w:val="22"/>
        </w:rPr>
        <w:t>continuant</w:t>
      </w:r>
      <w:r w:rsidR="009D555C" w:rsidRPr="00486765">
        <w:rPr>
          <w:sz w:val="22"/>
        </w:rPr>
        <w:t xml:space="preserve"> and </w:t>
      </w:r>
      <w:r w:rsidR="009D555C" w:rsidRPr="00486765">
        <w:rPr>
          <w:i/>
          <w:sz w:val="22"/>
        </w:rPr>
        <w:t xml:space="preserve">b </w:t>
      </w:r>
      <w:r w:rsidR="009D555C" w:rsidRPr="00486765">
        <w:rPr>
          <w:sz w:val="22"/>
        </w:rPr>
        <w:t xml:space="preserve">is </w:t>
      </w:r>
      <w:r w:rsidR="00E40415" w:rsidRPr="00486765">
        <w:rPr>
          <w:sz w:val="22"/>
        </w:rPr>
        <w:t>part of</w:t>
      </w:r>
      <w:r w:rsidR="00E40415" w:rsidRPr="00486765">
        <w:rPr>
          <w:b/>
          <w:sz w:val="22"/>
        </w:rPr>
        <w:t xml:space="preserve"> </w:t>
      </w:r>
      <w:r w:rsidR="009D555C" w:rsidRPr="00486765">
        <w:rPr>
          <w:i/>
          <w:sz w:val="22"/>
        </w:rPr>
        <w:t xml:space="preserve">a </w:t>
      </w:r>
      <w:r w:rsidR="009D555C" w:rsidRPr="00486765">
        <w:rPr>
          <w:sz w:val="22"/>
        </w:rPr>
        <w:t xml:space="preserve">then </w:t>
      </w:r>
      <w:r w:rsidR="009D555C" w:rsidRPr="00486765">
        <w:rPr>
          <w:i/>
          <w:sz w:val="22"/>
        </w:rPr>
        <w:t xml:space="preserve">b </w:t>
      </w:r>
      <w:r w:rsidR="009D555C" w:rsidRPr="00486765">
        <w:rPr>
          <w:sz w:val="22"/>
        </w:rPr>
        <w:t xml:space="preserve">is a </w:t>
      </w:r>
      <w:r w:rsidR="00FB129B" w:rsidRPr="00486765">
        <w:rPr>
          <w:i/>
          <w:sz w:val="22"/>
        </w:rPr>
        <w:t>continuant</w:t>
      </w:r>
      <w:r w:rsidR="0076529D" w:rsidRPr="00486765">
        <w:rPr>
          <w:i/>
          <w:sz w:val="22"/>
        </w:rPr>
        <w:t>.</w:t>
      </w:r>
      <w:r w:rsidR="0047147E">
        <w:rPr>
          <w:sz w:val="22"/>
        </w:rPr>
        <w:t xml:space="preserve"> [009-001]</w:t>
      </w:r>
      <w:ins w:id="103" w:author="Jonathan Bona" w:date="2012-05-02T16:44:00Z">
        <w:r w:rsidRPr="00DC0857">
          <w:rPr>
            <w:rStyle w:val="Annotation"/>
            <w:rPrChange w:id="104" w:author="Jonathan Bona" w:date="2012-05-02T16:44:00Z">
              <w:rPr>
                <w:sz w:val="22"/>
              </w:rPr>
            </w:rPrChange>
          </w:rPr>
          <w:t>]</w:t>
        </w:r>
      </w:ins>
    </w:p>
    <w:p w14:paraId="55A07561" w14:textId="77777777" w:rsidR="00AC1A45" w:rsidRPr="00486765" w:rsidRDefault="00AC1A45" w:rsidP="00486765">
      <w:pPr>
        <w:rPr>
          <w:sz w:val="22"/>
        </w:rPr>
      </w:pPr>
    </w:p>
    <w:p w14:paraId="41A109F5" w14:textId="77777777" w:rsidR="0076529D" w:rsidRPr="00486765" w:rsidRDefault="00AC1A45">
      <w:pPr>
        <w:rPr>
          <w:sz w:val="22"/>
        </w:rPr>
      </w:pPr>
      <w:r w:rsidRPr="00486765">
        <w:rPr>
          <w:sz w:val="22"/>
        </w:rPr>
        <w:t xml:space="preserve">If an </w:t>
      </w:r>
      <w:proofErr w:type="spellStart"/>
      <w:r w:rsidRPr="00486765">
        <w:rPr>
          <w:sz w:val="22"/>
        </w:rPr>
        <w:t>occurrent</w:t>
      </w:r>
      <w:proofErr w:type="spellEnd"/>
      <w:r w:rsidRPr="00486765">
        <w:rPr>
          <w:sz w:val="22"/>
        </w:rPr>
        <w:t xml:space="preserve"> occupies a 2-minute temporal region, then the </w:t>
      </w:r>
      <w:proofErr w:type="spellStart"/>
      <w:r w:rsidRPr="00486765">
        <w:rPr>
          <w:sz w:val="22"/>
        </w:rPr>
        <w:t>occurrent</w:t>
      </w:r>
      <w:proofErr w:type="spellEnd"/>
      <w:r w:rsidRPr="00486765">
        <w:rPr>
          <w:sz w:val="22"/>
        </w:rPr>
        <w:t xml:space="preserve"> is the sum of two non-overlapping </w:t>
      </w:r>
      <w:r w:rsidRPr="00486765">
        <w:rPr>
          <w:b/>
          <w:sz w:val="22"/>
        </w:rPr>
        <w:t>temporal parts</w:t>
      </w:r>
      <w:r w:rsidR="002C7B57" w:rsidRPr="00486765">
        <w:rPr>
          <w:b/>
          <w:sz w:val="22"/>
        </w:rPr>
        <w:t xml:space="preserve"> </w:t>
      </w:r>
      <w:r w:rsidR="002C7B57" w:rsidRPr="00486765">
        <w:rPr>
          <w:sz w:val="22"/>
        </w:rPr>
        <w:t>(see below)</w:t>
      </w:r>
      <w:r w:rsidRPr="00486765">
        <w:rPr>
          <w:sz w:val="22"/>
        </w:rPr>
        <w:t>, each of 1-minute duration.</w:t>
      </w:r>
      <w:r w:rsidRPr="00486765">
        <w:rPr>
          <w:i/>
          <w:sz w:val="22"/>
        </w:rPr>
        <w:t xml:space="preserve"> Continuants</w:t>
      </w:r>
      <w:r w:rsidRPr="00486765">
        <w:rPr>
          <w:sz w:val="22"/>
        </w:rPr>
        <w:t xml:space="preserve"> have no </w:t>
      </w:r>
      <w:r w:rsidRPr="00486765">
        <w:rPr>
          <w:b/>
          <w:sz w:val="22"/>
        </w:rPr>
        <w:t>temporal parts</w:t>
      </w:r>
      <w:r w:rsidRPr="00486765">
        <w:rPr>
          <w:sz w:val="22"/>
        </w:rPr>
        <w:t xml:space="preserve"> in this sense. Rather, continuants have spatial parts. </w:t>
      </w:r>
    </w:p>
    <w:p w14:paraId="65BEA114" w14:textId="356F99A5" w:rsidR="003F7988" w:rsidRPr="00486765" w:rsidRDefault="003F7988">
      <w:pPr>
        <w:rPr>
          <w:sz w:val="22"/>
        </w:rPr>
      </w:pPr>
      <w:r w:rsidRPr="00486765">
        <w:rPr>
          <w:sz w:val="22"/>
        </w:rPr>
        <w:lastRenderedPageBreak/>
        <w:t xml:space="preserve">BFO’s treatment of continuants and </w:t>
      </w:r>
      <w:proofErr w:type="spellStart"/>
      <w:r w:rsidRPr="00486765">
        <w:rPr>
          <w:sz w:val="22"/>
        </w:rPr>
        <w:t>occurrents</w:t>
      </w:r>
      <w:proofErr w:type="spellEnd"/>
      <w:r w:rsidRPr="00486765">
        <w:rPr>
          <w:sz w:val="22"/>
        </w:rPr>
        <w:t xml:space="preserve"> – as also its treatment of regions, below – thus rests on a dichotomy between space and time,</w:t>
      </w:r>
      <w:r w:rsidR="008B6CDC" w:rsidRPr="00486765">
        <w:rPr>
          <w:sz w:val="22"/>
        </w:rPr>
        <w:t xml:space="preserve"> and on the view that there are two perspectives on reality </w:t>
      </w:r>
      <w:r w:rsidR="00BD2F36" w:rsidRPr="00486765">
        <w:rPr>
          <w:sz w:val="22"/>
        </w:rPr>
        <w:t>– earlier called the ‘SNAP’ and ‘SPAN’ perspectives, both of which are essential to the non-reductionist representation of reality as we understand it from the best available science</w:t>
      </w:r>
      <w:r w:rsidR="00551245" w:rsidRPr="00486765">
        <w:rPr>
          <w:sz w:val="22"/>
        </w:rPr>
        <w:t xml:space="preserve"> [</w:t>
      </w:r>
      <w:r w:rsidR="00551245" w:rsidRPr="00486765">
        <w:rPr>
          <w:sz w:val="22"/>
        </w:rPr>
        <w:fldChar w:fldCharType="begin"/>
      </w:r>
      <w:r w:rsidR="00551245" w:rsidRPr="00486765">
        <w:rPr>
          <w:sz w:val="22"/>
        </w:rPr>
        <w:instrText xml:space="preserve"> REF _Ref309506188 \r \h </w:instrText>
      </w:r>
      <w:r w:rsidR="001C5CAA">
        <w:rPr>
          <w:sz w:val="22"/>
        </w:rPr>
        <w:instrText xml:space="preserve"> \* MERGEFORMAT </w:instrText>
      </w:r>
      <w:r w:rsidR="00551245" w:rsidRPr="00486765">
        <w:rPr>
          <w:sz w:val="22"/>
        </w:rPr>
      </w:r>
      <w:r w:rsidR="00551245" w:rsidRPr="00486765">
        <w:rPr>
          <w:sz w:val="22"/>
        </w:rPr>
        <w:fldChar w:fldCharType="separate"/>
      </w:r>
      <w:r w:rsidR="00B60214">
        <w:rPr>
          <w:sz w:val="22"/>
        </w:rPr>
        <w:t>30</w:t>
      </w:r>
      <w:r w:rsidR="00551245" w:rsidRPr="00486765">
        <w:rPr>
          <w:sz w:val="22"/>
        </w:rPr>
        <w:fldChar w:fldCharType="end"/>
      </w:r>
      <w:r w:rsidR="00551245" w:rsidRPr="00486765">
        <w:rPr>
          <w:sz w:val="22"/>
        </w:rPr>
        <w:t>]</w:t>
      </w:r>
      <w:r w:rsidR="00BD2F36" w:rsidRPr="00486765">
        <w:rPr>
          <w:sz w:val="22"/>
        </w:rPr>
        <w:t>. At the same time, however, this</w:t>
      </w:r>
      <w:r w:rsidRPr="00486765">
        <w:rPr>
          <w:sz w:val="22"/>
        </w:rPr>
        <w:t xml:space="preserve"> dichotomy </w:t>
      </w:r>
      <w:r w:rsidR="00BD2F36" w:rsidRPr="00486765">
        <w:rPr>
          <w:sz w:val="22"/>
        </w:rPr>
        <w:t xml:space="preserve">itself </w:t>
      </w:r>
      <w:r w:rsidRPr="00486765">
        <w:rPr>
          <w:sz w:val="22"/>
        </w:rPr>
        <w:t xml:space="preserve">needs to be understood in such a way as to be </w:t>
      </w:r>
      <w:r w:rsidR="00115280" w:rsidRPr="00486765">
        <w:rPr>
          <w:sz w:val="22"/>
        </w:rPr>
        <w:t xml:space="preserve">consistent </w:t>
      </w:r>
      <w:r w:rsidRPr="00486765">
        <w:rPr>
          <w:sz w:val="22"/>
        </w:rPr>
        <w:t xml:space="preserve">with </w:t>
      </w:r>
      <w:r w:rsidR="00BD2F36" w:rsidRPr="00486765">
        <w:rPr>
          <w:sz w:val="22"/>
        </w:rPr>
        <w:t xml:space="preserve">those elements of our scientific understanding </w:t>
      </w:r>
      <w:r w:rsidR="0076529D" w:rsidRPr="00486765">
        <w:rPr>
          <w:sz w:val="22"/>
        </w:rPr>
        <w:t xml:space="preserve">– including the physics of relativity – </w:t>
      </w:r>
      <w:r w:rsidR="00BD2F36" w:rsidRPr="00486765">
        <w:rPr>
          <w:sz w:val="22"/>
        </w:rPr>
        <w:t xml:space="preserve">with which it might seem to stand in conflict. It must be consistent, above all, with </w:t>
      </w:r>
      <w:r w:rsidR="00E816FE" w:rsidRPr="00486765">
        <w:rPr>
          <w:sz w:val="22"/>
        </w:rPr>
        <w:t xml:space="preserve">what we know from physics about the entanglements of space and time </w:t>
      </w:r>
      <w:r w:rsidR="0076529D" w:rsidRPr="00486765">
        <w:rPr>
          <w:sz w:val="22"/>
        </w:rPr>
        <w:t xml:space="preserve">both </w:t>
      </w:r>
      <w:r w:rsidR="00E816FE" w:rsidRPr="00486765">
        <w:rPr>
          <w:sz w:val="22"/>
        </w:rPr>
        <w:t xml:space="preserve">with each other, and with matter and causality. </w:t>
      </w:r>
      <w:r w:rsidR="00115280" w:rsidRPr="00486765">
        <w:rPr>
          <w:sz w:val="22"/>
        </w:rPr>
        <w:t>The starting point for our approach</w:t>
      </w:r>
      <w:r w:rsidR="00BD2F36" w:rsidRPr="00486765">
        <w:rPr>
          <w:sz w:val="22"/>
        </w:rPr>
        <w:t xml:space="preserve"> in this connection</w:t>
      </w:r>
      <w:r w:rsidR="00115280" w:rsidRPr="00486765">
        <w:rPr>
          <w:sz w:val="22"/>
        </w:rPr>
        <w:t xml:space="preserve"> is well-captured by Simons:</w:t>
      </w:r>
    </w:p>
    <w:p w14:paraId="5D36567B" w14:textId="5CE1C6C1" w:rsidR="00115280" w:rsidRPr="00486765" w:rsidRDefault="00115280" w:rsidP="00687850">
      <w:pPr>
        <w:ind w:left="720"/>
        <w:rPr>
          <w:sz w:val="20"/>
        </w:rPr>
      </w:pPr>
      <w:proofErr w:type="gramStart"/>
      <w:r w:rsidRPr="00486765">
        <w:rPr>
          <w:sz w:val="20"/>
        </w:rPr>
        <w:t>the</w:t>
      </w:r>
      <w:proofErr w:type="gramEnd"/>
      <w:r w:rsidRPr="00486765">
        <w:rPr>
          <w:sz w:val="20"/>
        </w:rPr>
        <w:t xml:space="preserve"> evidence that relativity theory forces us to abandon the ontology of continuants and events is slight and circumstantial. It is true that </w:t>
      </w:r>
      <w:proofErr w:type="spellStart"/>
      <w:r w:rsidRPr="00486765">
        <w:rPr>
          <w:sz w:val="20"/>
        </w:rPr>
        <w:t>Minkowski</w:t>
      </w:r>
      <w:proofErr w:type="spellEnd"/>
      <w:r w:rsidRPr="00486765">
        <w:rPr>
          <w:sz w:val="20"/>
        </w:rPr>
        <w:t xml:space="preserve"> diagrams represent time as simply another dimension along with the spatial ones, but we cannot argue from a diagram, which is only a convenient form of representation. A closer examination of the concepts and principles of relativity shows that they rest squarely on the ontology of things and events. A </w:t>
      </w:r>
      <w:proofErr w:type="gramStart"/>
      <w:r w:rsidRPr="00486765">
        <w:rPr>
          <w:i/>
          <w:sz w:val="20"/>
        </w:rPr>
        <w:t>world-line</w:t>
      </w:r>
      <w:proofErr w:type="gramEnd"/>
      <w:r w:rsidRPr="00486765">
        <w:rPr>
          <w:i/>
          <w:sz w:val="20"/>
        </w:rPr>
        <w:t xml:space="preserve"> </w:t>
      </w:r>
      <w:r w:rsidRPr="00486765">
        <w:rPr>
          <w:sz w:val="20"/>
        </w:rPr>
        <w:t xml:space="preserve">is a sum of events, all of which involve a single </w:t>
      </w:r>
      <w:r w:rsidRPr="00486765">
        <w:rPr>
          <w:i/>
          <w:sz w:val="20"/>
        </w:rPr>
        <w:t>material body</w:t>
      </w:r>
      <w:r w:rsidRPr="00486765">
        <w:rPr>
          <w:sz w:val="20"/>
        </w:rPr>
        <w:t xml:space="preserve">; any two events on the same world-line are </w:t>
      </w:r>
      <w:proofErr w:type="spellStart"/>
      <w:r w:rsidRPr="00486765">
        <w:rPr>
          <w:i/>
          <w:sz w:val="20"/>
        </w:rPr>
        <w:t>genidentical</w:t>
      </w:r>
      <w:proofErr w:type="spellEnd"/>
      <w:r w:rsidRPr="00486765">
        <w:rPr>
          <w:i/>
          <w:sz w:val="20"/>
        </w:rPr>
        <w:t xml:space="preserve">. </w:t>
      </w:r>
      <w:proofErr w:type="gramStart"/>
      <w:r w:rsidRPr="00486765">
        <w:rPr>
          <w:sz w:val="20"/>
        </w:rPr>
        <w:t>That which cannot be accelerated up to or beyond the speed of light is something with a non-zero mass.</w:t>
      </w:r>
      <w:proofErr w:type="gramEnd"/>
      <w:r w:rsidRPr="00486765">
        <w:rPr>
          <w:sz w:val="20"/>
        </w:rPr>
        <w:t xml:space="preserve"> But only a continuant can have a mass. In like fashion, the measuring rods and clocks of special relativity, which travel round from place to place, are as assuredly continuants as the emission and absorption of light signals are events. Nor does relativity entail that large continuants have temporal as well as spatial parts. It simply means that the questions as t</w:t>
      </w:r>
      <w:r w:rsidR="00D17B61" w:rsidRPr="00486765">
        <w:rPr>
          <w:sz w:val="20"/>
        </w:rPr>
        <w:t>o</w:t>
      </w:r>
      <w:r w:rsidRPr="00486765">
        <w:rPr>
          <w:sz w:val="20"/>
        </w:rPr>
        <w:t xml:space="preserve"> which parts large continuants have at a given time have no absolute answer, but depend on fixing which events (such as gains and losses of parts) occur simultaneously. </w:t>
      </w:r>
      <w:r w:rsidR="001A6FFD" w:rsidRPr="00486765">
        <w:rPr>
          <w:sz w:val="20"/>
        </w:rPr>
        <w:t>Whether body of gas A detaches itself from a large star before, after, or simultaneously with the falling of body of gas B into the star, may depend on the inertial frame chosen. ([</w:t>
      </w:r>
      <w:r w:rsidR="001A6FFD" w:rsidRPr="00486765">
        <w:rPr>
          <w:sz w:val="20"/>
        </w:rPr>
        <w:fldChar w:fldCharType="begin"/>
      </w:r>
      <w:r w:rsidR="001A6FFD" w:rsidRPr="00486765">
        <w:rPr>
          <w:sz w:val="20"/>
        </w:rPr>
        <w:instrText xml:space="preserve"> REF _Ref309404666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46</w:t>
      </w:r>
      <w:r w:rsidR="001A6FFD" w:rsidRPr="00486765">
        <w:rPr>
          <w:sz w:val="20"/>
        </w:rPr>
        <w:fldChar w:fldCharType="end"/>
      </w:r>
      <w:r w:rsidR="001A6FFD" w:rsidRPr="00486765">
        <w:rPr>
          <w:sz w:val="20"/>
        </w:rPr>
        <w:t>], pp. 126 f.; compare also [</w:t>
      </w:r>
      <w:r w:rsidR="001A6FFD" w:rsidRPr="00486765">
        <w:rPr>
          <w:sz w:val="20"/>
        </w:rPr>
        <w:fldChar w:fldCharType="begin"/>
      </w:r>
      <w:r w:rsidR="001A6FFD" w:rsidRPr="00486765">
        <w:rPr>
          <w:sz w:val="20"/>
        </w:rPr>
        <w:instrText xml:space="preserve"> REF _Ref309506845 \r \h </w:instrText>
      </w:r>
      <w:r w:rsidR="00D924FF" w:rsidRPr="00486765">
        <w:rPr>
          <w:sz w:val="20"/>
        </w:rPr>
        <w:instrText xml:space="preserve"> \* MERGEFORMAT </w:instrText>
      </w:r>
      <w:r w:rsidR="001A6FFD" w:rsidRPr="00486765">
        <w:rPr>
          <w:sz w:val="20"/>
        </w:rPr>
      </w:r>
      <w:r w:rsidR="001A6FFD" w:rsidRPr="00486765">
        <w:rPr>
          <w:sz w:val="20"/>
        </w:rPr>
        <w:fldChar w:fldCharType="separate"/>
      </w:r>
      <w:r w:rsidR="00B60214">
        <w:rPr>
          <w:sz w:val="20"/>
        </w:rPr>
        <w:t>55</w:t>
      </w:r>
      <w:r w:rsidR="001A6FFD" w:rsidRPr="00486765">
        <w:rPr>
          <w:sz w:val="20"/>
        </w:rPr>
        <w:fldChar w:fldCharType="end"/>
      </w:r>
      <w:r w:rsidR="001A6FFD" w:rsidRPr="00486765">
        <w:rPr>
          <w:sz w:val="20"/>
        </w:rPr>
        <w:t>, pp. 128-32])</w:t>
      </w:r>
    </w:p>
    <w:p w14:paraId="43BCBFA5" w14:textId="71D16B88" w:rsidR="001C2672" w:rsidRPr="00486765" w:rsidRDefault="001C2672" w:rsidP="00687850">
      <w:pPr>
        <w:rPr>
          <w:b/>
          <w:sz w:val="22"/>
        </w:rPr>
      </w:pPr>
      <w:r w:rsidRPr="00486765">
        <w:rPr>
          <w:b/>
          <w:sz w:val="22"/>
        </w:rPr>
        <w:t>Excursus on frames</w:t>
      </w:r>
    </w:p>
    <w:p w14:paraId="08A0864D" w14:textId="57B1B367" w:rsidR="003F7988" w:rsidRPr="00486765" w:rsidRDefault="001A6FFD">
      <w:pPr>
        <w:rPr>
          <w:sz w:val="22"/>
        </w:rPr>
      </w:pPr>
      <w:r w:rsidRPr="00486765">
        <w:rPr>
          <w:sz w:val="22"/>
        </w:rPr>
        <w:t xml:space="preserve">The four dimensions of the </w:t>
      </w:r>
      <w:proofErr w:type="spellStart"/>
      <w:r w:rsidRPr="00486765">
        <w:rPr>
          <w:sz w:val="22"/>
        </w:rPr>
        <w:t>spacetime</w:t>
      </w:r>
      <w:proofErr w:type="spellEnd"/>
      <w:r w:rsidRPr="00486765">
        <w:rPr>
          <w:sz w:val="22"/>
        </w:rPr>
        <w:t xml:space="preserve"> continuum are not homogeneous – rather there is one time-like and three space-like dimensions</w:t>
      </w:r>
      <w:r w:rsidR="001C2672" w:rsidRPr="00486765">
        <w:rPr>
          <w:sz w:val="22"/>
        </w:rPr>
        <w:t>. T</w:t>
      </w:r>
      <w:r w:rsidRPr="00486765">
        <w:rPr>
          <w:sz w:val="22"/>
        </w:rPr>
        <w:t xml:space="preserve">his </w:t>
      </w:r>
      <w:r w:rsidR="001C2672" w:rsidRPr="00486765">
        <w:rPr>
          <w:sz w:val="22"/>
        </w:rPr>
        <w:t xml:space="preserve">heterogeneity is </w:t>
      </w:r>
      <w:r w:rsidRPr="00486765">
        <w:rPr>
          <w:sz w:val="22"/>
        </w:rPr>
        <w:t>suffic</w:t>
      </w:r>
      <w:r w:rsidR="001C2672" w:rsidRPr="00486765">
        <w:rPr>
          <w:sz w:val="22"/>
        </w:rPr>
        <w:t>ient,</w:t>
      </w:r>
      <w:r w:rsidRPr="00486765">
        <w:rPr>
          <w:sz w:val="22"/>
        </w:rPr>
        <w:t xml:space="preserve"> for the purposes of BFO</w:t>
      </w:r>
      <w:r w:rsidR="001C2672" w:rsidRPr="00486765">
        <w:rPr>
          <w:sz w:val="22"/>
        </w:rPr>
        <w:t>,</w:t>
      </w:r>
      <w:r w:rsidRPr="00486765">
        <w:rPr>
          <w:sz w:val="22"/>
        </w:rPr>
        <w:t xml:space="preserve"> </w:t>
      </w:r>
      <w:r w:rsidR="001C2672" w:rsidRPr="00486765">
        <w:rPr>
          <w:sz w:val="22"/>
        </w:rPr>
        <w:t xml:space="preserve">to justify our </w:t>
      </w:r>
      <w:r w:rsidRPr="00486765">
        <w:rPr>
          <w:sz w:val="22"/>
        </w:rPr>
        <w:t>divi</w:t>
      </w:r>
      <w:r w:rsidR="001C2672" w:rsidRPr="00486765">
        <w:rPr>
          <w:sz w:val="22"/>
        </w:rPr>
        <w:t>sion of</w:t>
      </w:r>
      <w:r w:rsidRPr="00486765">
        <w:rPr>
          <w:sz w:val="22"/>
        </w:rPr>
        <w:t xml:space="preserve"> reality in a way that distinguishes spatial and temporal regions. </w:t>
      </w:r>
      <w:r w:rsidR="001C2672" w:rsidRPr="00486765">
        <w:rPr>
          <w:sz w:val="22"/>
        </w:rPr>
        <w:t xml:space="preserve">In a future version, however, we will </w:t>
      </w:r>
      <w:r w:rsidRPr="00486765">
        <w:rPr>
          <w:sz w:val="22"/>
        </w:rPr>
        <w:t xml:space="preserve">need to do justice to the fact that there are multiple ways of dividing up the </w:t>
      </w:r>
      <w:proofErr w:type="spellStart"/>
      <w:r w:rsidRPr="00486765">
        <w:rPr>
          <w:sz w:val="22"/>
        </w:rPr>
        <w:t>spacetime</w:t>
      </w:r>
      <w:proofErr w:type="spellEnd"/>
      <w:r w:rsidRPr="00486765">
        <w:rPr>
          <w:sz w:val="22"/>
        </w:rPr>
        <w:t xml:space="preserve"> continuum into spatial and temporal regions, corresponding to multiple frames that might be used by different observers. </w:t>
      </w:r>
      <w:r w:rsidR="001C2672" w:rsidRPr="00486765">
        <w:rPr>
          <w:sz w:val="22"/>
        </w:rPr>
        <w:t>We believe that all c</w:t>
      </w:r>
      <w:r w:rsidR="0076529D" w:rsidRPr="00486765">
        <w:rPr>
          <w:sz w:val="22"/>
        </w:rPr>
        <w:t>urrent users of BFO are not dealing with the sorts of physical data for which frame dependence is an issue</w:t>
      </w:r>
      <w:r w:rsidR="001C2672" w:rsidRPr="00486765">
        <w:rPr>
          <w:sz w:val="22"/>
        </w:rPr>
        <w:t xml:space="preserve">, and the frames that they are using can be calibrated, where </w:t>
      </w:r>
      <w:r w:rsidR="001C2672" w:rsidRPr="00486765">
        <w:rPr>
          <w:sz w:val="22"/>
        </w:rPr>
        <w:lastRenderedPageBreak/>
        <w:t xml:space="preserve">necessary, by using the simple mappings we use when for example translating between Eastern Standard Time and Greenwich Mean Time). We note, in anticipation of steps to be taken in the future, that spatiotemporal regions are frame-independent, and also that very many of the assertions formulated using BFO terms are themselves frame-independent; thus for example relations of </w:t>
      </w:r>
      <w:proofErr w:type="spellStart"/>
      <w:r w:rsidR="001C2672" w:rsidRPr="00486765">
        <w:rPr>
          <w:sz w:val="22"/>
        </w:rPr>
        <w:t>parthood</w:t>
      </w:r>
      <w:proofErr w:type="spellEnd"/>
      <w:r w:rsidR="001C2672" w:rsidRPr="00486765">
        <w:rPr>
          <w:sz w:val="22"/>
        </w:rPr>
        <w:t xml:space="preserve"> between material entities are </w:t>
      </w:r>
      <w:r w:rsidR="001C2672" w:rsidRPr="00486765">
        <w:rPr>
          <w:i/>
          <w:sz w:val="22"/>
        </w:rPr>
        <w:t>intrinsic</w:t>
      </w:r>
      <w:r w:rsidR="001C2672" w:rsidRPr="00486765">
        <w:rPr>
          <w:sz w:val="22"/>
        </w:rPr>
        <w:t xml:space="preserve">, in the sense that if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one frame, then </w:t>
      </w:r>
      <w:r w:rsidR="001C2672" w:rsidRPr="00486765">
        <w:rPr>
          <w:i/>
          <w:sz w:val="22"/>
        </w:rPr>
        <w:t xml:space="preserve">a </w:t>
      </w:r>
      <w:r w:rsidR="001C2672" w:rsidRPr="00486765">
        <w:rPr>
          <w:sz w:val="22"/>
        </w:rPr>
        <w:t xml:space="preserve">is part of </w:t>
      </w:r>
      <w:r w:rsidR="001C2672" w:rsidRPr="00486765">
        <w:rPr>
          <w:i/>
          <w:sz w:val="22"/>
        </w:rPr>
        <w:t xml:space="preserve">b </w:t>
      </w:r>
      <w:r w:rsidR="001C2672" w:rsidRPr="00486765">
        <w:rPr>
          <w:sz w:val="22"/>
        </w:rPr>
        <w:t xml:space="preserve">at some time in all frames. </w:t>
      </w:r>
    </w:p>
    <w:p w14:paraId="114CF4BE" w14:textId="77777777" w:rsidR="00FB129B" w:rsidRPr="00486765" w:rsidRDefault="00FB129B">
      <w:pPr>
        <w:rPr>
          <w:sz w:val="22"/>
        </w:rPr>
      </w:pPr>
    </w:p>
    <w:p w14:paraId="08F59B9D" w14:textId="5D39B62B" w:rsidR="00B02AE7" w:rsidRPr="00486765" w:rsidRDefault="00DC0857" w:rsidP="00486765">
      <w:pPr>
        <w:pStyle w:val="Specification"/>
        <w:rPr>
          <w:sz w:val="22"/>
        </w:rPr>
      </w:pPr>
      <w:ins w:id="105" w:author="Jonathan Bona" w:date="2012-05-02T16:45:00Z">
        <w:r w:rsidRPr="00DC0857">
          <w:rPr>
            <w:rStyle w:val="Annotation"/>
            <w:rPrChange w:id="106" w:author="Jonathan Bona" w:date="2012-05-02T16:45:00Z">
              <w:rPr>
                <w:rStyle w:val="SpecificationType"/>
                <w:sz w:val="22"/>
              </w:rPr>
            </w:rPrChange>
          </w:rPr>
          <w:t>a(continuant)[</w:t>
        </w:r>
      </w:ins>
      <w:r w:rsidR="00776FEC" w:rsidRPr="00486765">
        <w:rPr>
          <w:rStyle w:val="SpecificationType"/>
          <w:sz w:val="22"/>
        </w:rPr>
        <w:t>Theorem</w:t>
      </w:r>
      <w:r w:rsidR="00776FEC" w:rsidRPr="00486765">
        <w:rPr>
          <w:smallCaps/>
          <w:sz w:val="22"/>
        </w:rPr>
        <w:t>:</w:t>
      </w:r>
      <w:r w:rsidR="00B02AE7" w:rsidRPr="00486765">
        <w:rPr>
          <w:sz w:val="22"/>
        </w:rPr>
        <w:t xml:space="preserve"> if </w:t>
      </w:r>
      <w:proofErr w:type="gramStart"/>
      <w:r w:rsidR="00B02AE7" w:rsidRPr="00486765">
        <w:rPr>
          <w:i/>
          <w:sz w:val="22"/>
        </w:rPr>
        <w:t xml:space="preserve">a </w:t>
      </w:r>
      <w:r w:rsidR="00B02AE7" w:rsidRPr="00486765">
        <w:rPr>
          <w:sz w:val="22"/>
        </w:rPr>
        <w:t>is</w:t>
      </w:r>
      <w:proofErr w:type="gramEnd"/>
      <w:r w:rsidR="00B02AE7" w:rsidRPr="00486765">
        <w:rPr>
          <w:sz w:val="22"/>
        </w:rPr>
        <w:t xml:space="preserve"> a </w:t>
      </w:r>
      <w:r w:rsidR="00B02AE7" w:rsidRPr="00486765">
        <w:rPr>
          <w:i/>
          <w:sz w:val="22"/>
        </w:rPr>
        <w:t>continuant</w:t>
      </w:r>
      <w:r w:rsidR="00B02AE7" w:rsidRPr="00486765">
        <w:rPr>
          <w:sz w:val="22"/>
        </w:rPr>
        <w:t xml:space="preserve"> and </w:t>
      </w:r>
      <w:r w:rsidR="00B02AE7" w:rsidRPr="00486765">
        <w:rPr>
          <w:i/>
          <w:sz w:val="22"/>
        </w:rPr>
        <w:t xml:space="preserve">a </w:t>
      </w:r>
      <w:r w:rsidR="00B02AE7" w:rsidRPr="00486765">
        <w:rPr>
          <w:sz w:val="22"/>
        </w:rPr>
        <w:t xml:space="preserve">is </w:t>
      </w:r>
      <w:r w:rsidR="00E40415" w:rsidRPr="00486765">
        <w:rPr>
          <w:sz w:val="22"/>
        </w:rPr>
        <w:t>part of</w:t>
      </w:r>
      <w:r w:rsidR="00E40415" w:rsidRPr="00486765">
        <w:rPr>
          <w:b/>
          <w:sz w:val="22"/>
        </w:rPr>
        <w:t xml:space="preserve"> </w:t>
      </w:r>
      <w:r w:rsidR="00B02AE7" w:rsidRPr="00486765">
        <w:rPr>
          <w:i/>
          <w:sz w:val="22"/>
        </w:rPr>
        <w:t xml:space="preserve">b </w:t>
      </w:r>
      <w:r w:rsidR="00B02AE7" w:rsidRPr="00486765">
        <w:rPr>
          <w:sz w:val="22"/>
        </w:rPr>
        <w:t xml:space="preserve">then </w:t>
      </w:r>
      <w:r w:rsidR="00B02AE7" w:rsidRPr="00486765">
        <w:rPr>
          <w:i/>
          <w:sz w:val="22"/>
        </w:rPr>
        <w:t xml:space="preserve">b </w:t>
      </w:r>
      <w:r w:rsidR="00B02AE7" w:rsidRPr="00486765">
        <w:rPr>
          <w:sz w:val="22"/>
        </w:rPr>
        <w:t xml:space="preserve">is a </w:t>
      </w:r>
      <w:r w:rsidR="00B02AE7" w:rsidRPr="00486765">
        <w:rPr>
          <w:i/>
          <w:sz w:val="22"/>
        </w:rPr>
        <w:t>continuant</w:t>
      </w:r>
      <w:r w:rsidR="00B02AE7" w:rsidRPr="00486765">
        <w:rPr>
          <w:sz w:val="22"/>
        </w:rPr>
        <w:t>.</w:t>
      </w:r>
      <w:r w:rsidR="0047147E">
        <w:rPr>
          <w:sz w:val="22"/>
        </w:rPr>
        <w:t xml:space="preserve"> [010-001]</w:t>
      </w:r>
      <w:ins w:id="107" w:author="Jonathan Bona" w:date="2012-05-02T16:45:00Z">
        <w:r w:rsidRPr="00DC0857">
          <w:rPr>
            <w:rStyle w:val="Annotation"/>
            <w:rPrChange w:id="108" w:author="Jonathan Bona" w:date="2012-05-02T16:45:00Z">
              <w:rPr>
                <w:sz w:val="22"/>
              </w:rPr>
            </w:rPrChange>
          </w:rPr>
          <w:t>]</w:t>
        </w:r>
      </w:ins>
    </w:p>
    <w:p w14:paraId="515F85FD" w14:textId="356C72FB" w:rsidR="00AC1A45" w:rsidRPr="00B56876" w:rsidRDefault="00DC0857" w:rsidP="00486765">
      <w:pPr>
        <w:pStyle w:val="Specification"/>
      </w:pPr>
      <w:ins w:id="109" w:author="Jonathan Bona" w:date="2012-05-02T16:45:00Z">
        <w:r w:rsidRPr="00DC0857">
          <w:rPr>
            <w:rStyle w:val="Annotation"/>
            <w:rPrChange w:id="110" w:author="Jonathan Bona" w:date="2012-05-02T16:46:00Z">
              <w:rPr>
                <w:rStyle w:val="SpecificationType"/>
                <w:sz w:val="22"/>
              </w:rPr>
            </w:rPrChange>
          </w:rPr>
          <w:t>a(continuant)[</w:t>
        </w:r>
      </w:ins>
      <w:r w:rsidR="00236D40" w:rsidRPr="00486765">
        <w:rPr>
          <w:rStyle w:val="SpecificationType"/>
          <w:sz w:val="22"/>
        </w:rPr>
        <w:t>Axiom</w:t>
      </w:r>
      <w:r w:rsidR="00236D40" w:rsidRPr="00486765">
        <w:rPr>
          <w:smallCaps/>
          <w:sz w:val="22"/>
        </w:rPr>
        <w:t>:</w:t>
      </w:r>
      <w:r w:rsidR="00FB129B" w:rsidRPr="00486765">
        <w:rPr>
          <w:sz w:val="22"/>
        </w:rPr>
        <w:t xml:space="preserve"> if </w:t>
      </w:r>
      <w:proofErr w:type="gramStart"/>
      <w:r w:rsidR="00FB129B" w:rsidRPr="00486765">
        <w:rPr>
          <w:i/>
          <w:sz w:val="22"/>
        </w:rPr>
        <w:t xml:space="preserve">a </w:t>
      </w:r>
      <w:r w:rsidR="00FB129B" w:rsidRPr="00486765">
        <w:rPr>
          <w:sz w:val="22"/>
        </w:rPr>
        <w:t>is</w:t>
      </w:r>
      <w:proofErr w:type="gramEnd"/>
      <w:r w:rsidR="00FB129B" w:rsidRPr="00486765">
        <w:rPr>
          <w:sz w:val="22"/>
        </w:rPr>
        <w:t xml:space="preserve"> a </w:t>
      </w:r>
      <w:r w:rsidR="00FB129B" w:rsidRPr="00486765">
        <w:rPr>
          <w:i/>
          <w:sz w:val="22"/>
        </w:rPr>
        <w:t>continuant</w:t>
      </w:r>
      <w:r w:rsidR="00FB129B" w:rsidRPr="00486765">
        <w:rPr>
          <w:sz w:val="22"/>
        </w:rPr>
        <w:t xml:space="preserve">, then there is some </w:t>
      </w:r>
      <w:r w:rsidR="0048015B" w:rsidRPr="00486765">
        <w:rPr>
          <w:rFonts w:ascii="Times New Roman" w:hAnsi="Times New Roman"/>
          <w:sz w:val="22"/>
          <w:szCs w:val="23"/>
        </w:rPr>
        <w:t xml:space="preserve">temporal interval (referred to below as a </w:t>
      </w:r>
      <w:r w:rsidR="00B02AE7" w:rsidRPr="00486765">
        <w:rPr>
          <w:i/>
          <w:sz w:val="22"/>
        </w:rPr>
        <w:t xml:space="preserve">one-dimensional </w:t>
      </w:r>
      <w:r w:rsidR="00151755" w:rsidRPr="00486765">
        <w:rPr>
          <w:i/>
          <w:sz w:val="22"/>
        </w:rPr>
        <w:t>temporal</w:t>
      </w:r>
      <w:r w:rsidR="00B02AE7" w:rsidRPr="00486765">
        <w:rPr>
          <w:i/>
          <w:sz w:val="22"/>
        </w:rPr>
        <w:t xml:space="preserve"> region</w:t>
      </w:r>
      <w:r w:rsidR="00B02AE7" w:rsidRPr="00486765">
        <w:rPr>
          <w:sz w:val="22"/>
        </w:rPr>
        <w:t>)</w:t>
      </w:r>
      <w:r w:rsidR="00536BF5" w:rsidRPr="00486765">
        <w:rPr>
          <w:sz w:val="22"/>
        </w:rPr>
        <w:t xml:space="preserve"> </w:t>
      </w:r>
      <w:r w:rsidR="00FB129B" w:rsidRPr="00486765">
        <w:rPr>
          <w:sz w:val="22"/>
        </w:rPr>
        <w:t xml:space="preserve">during which </w:t>
      </w:r>
      <w:r w:rsidR="00FB129B" w:rsidRPr="00486765">
        <w:rPr>
          <w:i/>
          <w:sz w:val="22"/>
        </w:rPr>
        <w:t xml:space="preserve">a </w:t>
      </w:r>
      <w:r w:rsidR="00FB129B" w:rsidRPr="00486765">
        <w:rPr>
          <w:sz w:val="22"/>
        </w:rPr>
        <w:t>exists.</w:t>
      </w:r>
      <w:r w:rsidR="00626425" w:rsidRPr="00486765">
        <w:rPr>
          <w:sz w:val="22"/>
        </w:rPr>
        <w:t xml:space="preserve"> </w:t>
      </w:r>
      <w:r w:rsidR="0047147E">
        <w:rPr>
          <w:sz w:val="22"/>
        </w:rPr>
        <w:t>[011-001]</w:t>
      </w:r>
      <w:ins w:id="111" w:author="Jonathan Bona" w:date="2012-05-02T16:45:00Z">
        <w:r w:rsidRPr="00DC0857">
          <w:rPr>
            <w:rStyle w:val="Annotation"/>
            <w:rPrChange w:id="112" w:author="Jonathan Bona" w:date="2012-05-02T16:46:00Z">
              <w:rPr>
                <w:sz w:val="22"/>
              </w:rPr>
            </w:rPrChange>
          </w:rPr>
          <w:t>]</w:t>
        </w:r>
      </w:ins>
    </w:p>
    <w:p w14:paraId="32ABB783" w14:textId="77777777" w:rsidR="00D924FF" w:rsidRPr="004C5178" w:rsidRDefault="00D924FF" w:rsidP="00486765">
      <w:pPr>
        <w:pStyle w:val="Specification"/>
      </w:pPr>
    </w:p>
    <w:p w14:paraId="2B2CCADF" w14:textId="40CC7581" w:rsidR="00B02AE7" w:rsidRPr="00B56876" w:rsidRDefault="00B02AE7" w:rsidP="00486765">
      <w:r w:rsidRPr="00486765">
        <w:rPr>
          <w:sz w:val="22"/>
        </w:rPr>
        <w:t xml:space="preserve">Note: </w:t>
      </w:r>
      <w:r w:rsidRPr="00486765">
        <w:rPr>
          <w:i/>
          <w:sz w:val="22"/>
        </w:rPr>
        <w:t>Continuants</w:t>
      </w:r>
      <w:r w:rsidRPr="00486765">
        <w:rPr>
          <w:sz w:val="22"/>
        </w:rPr>
        <w:t xml:space="preserve"> may persist for very short periods of time (as for example in the case of a highly unstable isotope).</w:t>
      </w:r>
    </w:p>
    <w:p w14:paraId="01FFBD4F" w14:textId="5CFD3059" w:rsidR="00365F37" w:rsidRPr="00486765" w:rsidRDefault="00921592">
      <w:pPr>
        <w:pStyle w:val="Heading2"/>
        <w:rPr>
          <w:sz w:val="24"/>
        </w:rPr>
      </w:pPr>
      <w:bookmarkStart w:id="113" w:name="_Toc313270692"/>
      <w:bookmarkStart w:id="114" w:name="_Toc319326098"/>
      <w:r w:rsidRPr="00486765">
        <w:rPr>
          <w:sz w:val="24"/>
        </w:rPr>
        <w:t>Relation of specific dependence</w:t>
      </w:r>
      <w:bookmarkEnd w:id="113"/>
      <w:bookmarkEnd w:id="114"/>
    </w:p>
    <w:p w14:paraId="7A219EC7" w14:textId="155EF041" w:rsidR="001A6FFD" w:rsidRPr="00486765" w:rsidRDefault="001A6FFD">
      <w:pPr>
        <w:rPr>
          <w:sz w:val="22"/>
        </w:rPr>
      </w:pPr>
      <w:r w:rsidRPr="00486765">
        <w:rPr>
          <w:sz w:val="22"/>
        </w:rPr>
        <w:t xml:space="preserve">Specific dependence </w:t>
      </w:r>
      <w:r w:rsidR="00B4578B" w:rsidRPr="00486765">
        <w:rPr>
          <w:sz w:val="22"/>
        </w:rPr>
        <w:t xml:space="preserve">(henceforth: </w:t>
      </w:r>
      <w:r w:rsidR="00B4578B" w:rsidRPr="00486765">
        <w:rPr>
          <w:b/>
          <w:sz w:val="22"/>
        </w:rPr>
        <w:t>s-dependence</w:t>
      </w:r>
      <w:r w:rsidR="00B4578B" w:rsidRPr="00486765">
        <w:rPr>
          <w:sz w:val="22"/>
        </w:rPr>
        <w:t xml:space="preserve">) </w:t>
      </w:r>
      <w:r w:rsidRPr="00486765">
        <w:rPr>
          <w:sz w:val="22"/>
        </w:rPr>
        <w:t xml:space="preserve">is a relation </w:t>
      </w:r>
      <w:r w:rsidR="00B4578B" w:rsidRPr="00486765">
        <w:rPr>
          <w:sz w:val="22"/>
        </w:rPr>
        <w:t xml:space="preserve">that obtains </w:t>
      </w:r>
      <w:r w:rsidRPr="00486765">
        <w:rPr>
          <w:sz w:val="22"/>
        </w:rPr>
        <w:t xml:space="preserve">between </w:t>
      </w:r>
      <w:r w:rsidR="00B4578B" w:rsidRPr="00486765">
        <w:rPr>
          <w:sz w:val="22"/>
        </w:rPr>
        <w:t xml:space="preserve">one entity and another when the first entity cannot exist unless the second entity exists also. </w:t>
      </w:r>
      <w:r w:rsidR="00B9472F" w:rsidRPr="00486765">
        <w:rPr>
          <w:sz w:val="22"/>
        </w:rPr>
        <w:t xml:space="preserve"> Given entities may stand in multiple s-dependence relations to other entities.</w:t>
      </w:r>
    </w:p>
    <w:p w14:paraId="0504CDF3" w14:textId="73652DE2" w:rsidR="002001F8" w:rsidRPr="00486765" w:rsidRDefault="002624AC">
      <w:pPr>
        <w:rPr>
          <w:sz w:val="22"/>
        </w:rPr>
      </w:pPr>
      <w:r w:rsidRPr="00486765">
        <w:rPr>
          <w:sz w:val="22"/>
        </w:rPr>
        <w:t xml:space="preserve">As a purely terminological matter, </w:t>
      </w:r>
      <w:r w:rsidR="001C2672" w:rsidRPr="00486765">
        <w:rPr>
          <w:sz w:val="22"/>
        </w:rPr>
        <w:t xml:space="preserve">only </w:t>
      </w:r>
      <w:r w:rsidR="003D5797" w:rsidRPr="00486765">
        <w:rPr>
          <w:sz w:val="22"/>
        </w:rPr>
        <w:t xml:space="preserve">dependence relations involving at least one specifically dependent entity </w:t>
      </w:r>
      <w:r w:rsidR="001C2672" w:rsidRPr="00486765">
        <w:rPr>
          <w:sz w:val="22"/>
        </w:rPr>
        <w:t xml:space="preserve">are </w:t>
      </w:r>
      <w:r w:rsidR="003D5797" w:rsidRPr="00486765">
        <w:rPr>
          <w:sz w:val="22"/>
        </w:rPr>
        <w:t>case</w:t>
      </w:r>
      <w:r w:rsidR="001C2672" w:rsidRPr="00486765">
        <w:rPr>
          <w:sz w:val="22"/>
        </w:rPr>
        <w:t>s</w:t>
      </w:r>
      <w:r w:rsidR="003D5797" w:rsidRPr="00486765">
        <w:rPr>
          <w:sz w:val="22"/>
        </w:rPr>
        <w:t xml:space="preserve"> of s-dependence. Thus the relation between a boundary and that which it bounds, or between a site and its host, are not examples of s-dependence. </w:t>
      </w:r>
    </w:p>
    <w:p w14:paraId="7E6A8A0F" w14:textId="77777777" w:rsidR="001C2672" w:rsidRPr="00486765" w:rsidRDefault="001C2672">
      <w:pPr>
        <w:pStyle w:val="Specification"/>
        <w:rPr>
          <w:rStyle w:val="SpecificationType"/>
          <w:sz w:val="22"/>
        </w:rPr>
      </w:pPr>
    </w:p>
    <w:p w14:paraId="5A71FDFD" w14:textId="71778415" w:rsidR="00D924FF" w:rsidRPr="00486765" w:rsidRDefault="007E43E6">
      <w:pPr>
        <w:pStyle w:val="Specification"/>
        <w:rPr>
          <w:b/>
          <w:sz w:val="22"/>
        </w:rPr>
      </w:pPr>
      <w:ins w:id="115" w:author="Jonathan Bona" w:date="2012-05-02T16:55:00Z">
        <w:r w:rsidRPr="007E43E6">
          <w:rPr>
            <w:rStyle w:val="Annotation"/>
            <w:rPrChange w:id="116" w:author="Jonathan Bona" w:date="2012-05-02T16:55:00Z">
              <w:rPr>
                <w:rStyle w:val="SpecificationType"/>
                <w:sz w:val="22"/>
              </w:rPr>
            </w:rPrChange>
          </w:rPr>
          <w:t>a(s-dependence)[</w:t>
        </w:r>
      </w:ins>
      <w:r w:rsidR="00236D40" w:rsidRPr="00486765">
        <w:rPr>
          <w:rStyle w:val="SpecificationType"/>
          <w:sz w:val="22"/>
        </w:rPr>
        <w:t>Elucidation</w:t>
      </w:r>
      <w:r w:rsidR="00236D40" w:rsidRPr="00486765">
        <w:rPr>
          <w:smallCaps/>
          <w:sz w:val="22"/>
        </w:rPr>
        <w:t>:</w:t>
      </w:r>
      <w:r w:rsidR="00170E26" w:rsidRPr="00486765">
        <w:rPr>
          <w:sz w:val="22"/>
        </w:rPr>
        <w:t xml:space="preserve"> To say that </w:t>
      </w:r>
      <w:r w:rsidR="00144077" w:rsidRPr="00486765">
        <w:rPr>
          <w:i/>
          <w:sz w:val="22"/>
        </w:rPr>
        <w:t>a</w:t>
      </w:r>
      <w:r w:rsidR="00536BF5" w:rsidRPr="00486765">
        <w:rPr>
          <w:i/>
          <w:sz w:val="22"/>
        </w:rPr>
        <w:t xml:space="preserve"> </w:t>
      </w:r>
      <w:r w:rsidR="00144077" w:rsidRPr="00486765">
        <w:rPr>
          <w:b/>
          <w:sz w:val="22"/>
        </w:rPr>
        <w:t>s</w:t>
      </w:r>
      <w:r w:rsidR="00144077" w:rsidRPr="00486765">
        <w:rPr>
          <w:sz w:val="22"/>
        </w:rPr>
        <w:t>-</w:t>
      </w:r>
      <w:r w:rsidR="00626425" w:rsidRPr="00486765">
        <w:rPr>
          <w:b/>
          <w:sz w:val="22"/>
        </w:rPr>
        <w:t xml:space="preserve">depends </w:t>
      </w:r>
      <w:r w:rsidR="00144077" w:rsidRPr="00486765">
        <w:rPr>
          <w:b/>
          <w:sz w:val="22"/>
        </w:rPr>
        <w:t>on</w:t>
      </w:r>
      <w:r w:rsidR="00536BF5" w:rsidRPr="00486765">
        <w:rPr>
          <w:b/>
          <w:sz w:val="22"/>
        </w:rPr>
        <w:t xml:space="preserve"> </w:t>
      </w:r>
      <w:r w:rsidR="00144077" w:rsidRPr="00486765">
        <w:rPr>
          <w:i/>
          <w:sz w:val="22"/>
        </w:rPr>
        <w:t xml:space="preserve">b </w:t>
      </w:r>
      <w:r w:rsidR="00170E26" w:rsidRPr="00486765">
        <w:rPr>
          <w:sz w:val="22"/>
        </w:rPr>
        <w:t>is to say that</w:t>
      </w:r>
      <w:r w:rsidR="00CF7DCA" w:rsidRPr="00486765">
        <w:rPr>
          <w:b/>
          <w:sz w:val="22"/>
        </w:rPr>
        <w:t xml:space="preserve"> </w:t>
      </w:r>
      <w:r w:rsidR="00D924FF" w:rsidRPr="00486765">
        <w:rPr>
          <w:b/>
          <w:sz w:val="22"/>
        </w:rPr>
        <w:tab/>
      </w:r>
    </w:p>
    <w:p w14:paraId="0261B3CF" w14:textId="77777777" w:rsidR="00397247" w:rsidRPr="00486765" w:rsidRDefault="00CF7DCA" w:rsidP="00486765">
      <w:pPr>
        <w:pStyle w:val="Specification"/>
        <w:ind w:left="1440"/>
        <w:rPr>
          <w:sz w:val="22"/>
        </w:rPr>
      </w:pPr>
      <w:proofErr w:type="gramStart"/>
      <w:r w:rsidRPr="00486765">
        <w:rPr>
          <w:i/>
          <w:sz w:val="22"/>
        </w:rPr>
        <w:t>a</w:t>
      </w:r>
      <w:proofErr w:type="gramEnd"/>
      <w:r w:rsidRPr="00486765">
        <w:rPr>
          <w:b/>
          <w:i/>
          <w:sz w:val="22"/>
        </w:rPr>
        <w:t xml:space="preserve"> </w:t>
      </w:r>
      <w:r w:rsidRPr="00486765">
        <w:rPr>
          <w:sz w:val="22"/>
        </w:rPr>
        <w:t xml:space="preserve">and </w:t>
      </w:r>
      <w:r w:rsidRPr="00486765">
        <w:rPr>
          <w:i/>
          <w:sz w:val="22"/>
        </w:rPr>
        <w:t xml:space="preserve">b </w:t>
      </w:r>
      <w:r w:rsidRPr="00486765">
        <w:rPr>
          <w:sz w:val="22"/>
        </w:rPr>
        <w:t xml:space="preserve">do not share common parts </w:t>
      </w:r>
    </w:p>
    <w:p w14:paraId="422B6525" w14:textId="77777777" w:rsidR="003D5797" w:rsidRPr="00486765" w:rsidRDefault="00397247">
      <w:pPr>
        <w:pStyle w:val="Specification"/>
        <w:ind w:left="1440"/>
        <w:rPr>
          <w:sz w:val="22"/>
        </w:rPr>
      </w:pPr>
      <w:r w:rsidRPr="00486765">
        <w:rPr>
          <w:i/>
          <w:sz w:val="22"/>
        </w:rPr>
        <w:lastRenderedPageBreak/>
        <w:t>&amp;</w:t>
      </w:r>
      <w:r w:rsidRPr="00486765">
        <w:rPr>
          <w:sz w:val="22"/>
        </w:rPr>
        <w:t xml:space="preserve"> </w:t>
      </w:r>
      <w:proofErr w:type="gramStart"/>
      <w:r w:rsidR="007E2B9F" w:rsidRPr="00486765">
        <w:rPr>
          <w:i/>
          <w:sz w:val="22"/>
        </w:rPr>
        <w:t>a</w:t>
      </w:r>
      <w:proofErr w:type="gramEnd"/>
      <w:r w:rsidR="007E2B9F" w:rsidRPr="00486765">
        <w:rPr>
          <w:i/>
          <w:sz w:val="22"/>
        </w:rPr>
        <w:t xml:space="preserve"> </w:t>
      </w:r>
      <w:r w:rsidR="00170E26" w:rsidRPr="00486765">
        <w:rPr>
          <w:sz w:val="22"/>
        </w:rPr>
        <w:t xml:space="preserve">is </w:t>
      </w:r>
      <w:r w:rsidR="00601C8D" w:rsidRPr="00486765">
        <w:rPr>
          <w:sz w:val="22"/>
        </w:rPr>
        <w:t>of its nature</w:t>
      </w:r>
      <w:r w:rsidR="00170E26" w:rsidRPr="00486765">
        <w:rPr>
          <w:sz w:val="22"/>
        </w:rPr>
        <w:t xml:space="preserve"> such that</w:t>
      </w:r>
      <w:r w:rsidR="00CF7DCA" w:rsidRPr="00486765">
        <w:rPr>
          <w:sz w:val="22"/>
        </w:rPr>
        <w:t xml:space="preserve"> it cannot </w:t>
      </w:r>
      <w:r w:rsidR="00144077" w:rsidRPr="00486765">
        <w:rPr>
          <w:sz w:val="22"/>
        </w:rPr>
        <w:t>exist</w:t>
      </w:r>
      <w:r w:rsidR="00CF7DCA" w:rsidRPr="00486765">
        <w:rPr>
          <w:sz w:val="22"/>
        </w:rPr>
        <w:t xml:space="preserve"> unless </w:t>
      </w:r>
      <w:r w:rsidR="00144077" w:rsidRPr="00486765">
        <w:rPr>
          <w:i/>
          <w:sz w:val="22"/>
        </w:rPr>
        <w:t xml:space="preserve">b </w:t>
      </w:r>
      <w:r w:rsidR="00144077" w:rsidRPr="00486765">
        <w:rPr>
          <w:sz w:val="22"/>
        </w:rPr>
        <w:t>exists</w:t>
      </w:r>
      <w:r w:rsidR="00416AC8" w:rsidRPr="00486765">
        <w:rPr>
          <w:sz w:val="22"/>
        </w:rPr>
        <w:t xml:space="preserve"> </w:t>
      </w:r>
    </w:p>
    <w:p w14:paraId="793BC178" w14:textId="1E76F954" w:rsidR="00F71FE0" w:rsidRPr="00486765" w:rsidRDefault="003D5797">
      <w:pPr>
        <w:pStyle w:val="Specification"/>
        <w:ind w:left="1440"/>
        <w:rPr>
          <w:sz w:val="22"/>
        </w:rPr>
      </w:pPr>
      <w:r w:rsidRPr="00486765">
        <w:rPr>
          <w:i/>
          <w:sz w:val="22"/>
        </w:rPr>
        <w:t xml:space="preserve">&amp; </w:t>
      </w:r>
      <w:proofErr w:type="gramStart"/>
      <w:r w:rsidRPr="00486765">
        <w:rPr>
          <w:i/>
          <w:sz w:val="22"/>
        </w:rPr>
        <w:t>a</w:t>
      </w:r>
      <w:proofErr w:type="gramEnd"/>
      <w:r w:rsidRPr="00486765">
        <w:rPr>
          <w:i/>
          <w:sz w:val="22"/>
        </w:rPr>
        <w:t xml:space="preserve"> </w:t>
      </w:r>
      <w:r w:rsidRPr="00486765">
        <w:rPr>
          <w:sz w:val="22"/>
        </w:rPr>
        <w:t xml:space="preserve">is not a boundary of </w:t>
      </w:r>
      <w:r w:rsidRPr="00486765">
        <w:rPr>
          <w:i/>
          <w:sz w:val="22"/>
        </w:rPr>
        <w:t xml:space="preserve">b </w:t>
      </w:r>
      <w:r w:rsidRPr="00486765">
        <w:rPr>
          <w:sz w:val="22"/>
        </w:rPr>
        <w:t xml:space="preserve">and </w:t>
      </w:r>
      <w:r w:rsidRPr="00486765">
        <w:rPr>
          <w:i/>
          <w:sz w:val="22"/>
        </w:rPr>
        <w:t xml:space="preserve">a </w:t>
      </w:r>
      <w:r w:rsidRPr="00486765">
        <w:rPr>
          <w:sz w:val="22"/>
        </w:rPr>
        <w:t xml:space="preserve">is not a site of which </w:t>
      </w:r>
      <w:r w:rsidRPr="00486765">
        <w:rPr>
          <w:i/>
          <w:sz w:val="22"/>
        </w:rPr>
        <w:t xml:space="preserve">b </w:t>
      </w:r>
      <w:r w:rsidRPr="00486765">
        <w:rPr>
          <w:sz w:val="22"/>
        </w:rPr>
        <w:t xml:space="preserve">is the host </w:t>
      </w:r>
      <w:r w:rsidR="00416AC8" w:rsidRPr="00486765">
        <w:rPr>
          <w:sz w:val="22"/>
        </w:rPr>
        <w:t>[</w:t>
      </w:r>
      <w:r w:rsidR="00416AC8" w:rsidRPr="00486765">
        <w:rPr>
          <w:sz w:val="22"/>
        </w:rPr>
        <w:fldChar w:fldCharType="begin"/>
      </w:r>
      <w:r w:rsidR="00416AC8" w:rsidRPr="00486765">
        <w:rPr>
          <w:sz w:val="22"/>
        </w:rPr>
        <w:instrText xml:space="preserve"> REF _Ref309832797 \r \h </w:instrText>
      </w:r>
      <w:r w:rsidR="001C5CAA">
        <w:rPr>
          <w:sz w:val="22"/>
        </w:rPr>
        <w:instrText xml:space="preserve"> \* MERGEFORMAT </w:instrText>
      </w:r>
      <w:r w:rsidR="00416AC8" w:rsidRPr="00486765">
        <w:rPr>
          <w:sz w:val="22"/>
        </w:rPr>
      </w:r>
      <w:r w:rsidR="00416AC8" w:rsidRPr="00486765">
        <w:rPr>
          <w:sz w:val="22"/>
        </w:rPr>
        <w:fldChar w:fldCharType="separate"/>
      </w:r>
      <w:r w:rsidR="00B60214">
        <w:rPr>
          <w:sz w:val="22"/>
        </w:rPr>
        <w:t>64</w:t>
      </w:r>
      <w:r w:rsidR="00416AC8" w:rsidRPr="00486765">
        <w:rPr>
          <w:sz w:val="22"/>
        </w:rPr>
        <w:fldChar w:fldCharType="end"/>
      </w:r>
      <w:r w:rsidR="00416AC8" w:rsidRPr="00486765">
        <w:rPr>
          <w:sz w:val="22"/>
        </w:rPr>
        <w:t>]</w:t>
      </w:r>
      <w:r w:rsidR="00CF7DCA" w:rsidRPr="00486765">
        <w:rPr>
          <w:sz w:val="22"/>
        </w:rPr>
        <w:t xml:space="preserve">. </w:t>
      </w:r>
      <w:r w:rsidR="0047147E">
        <w:rPr>
          <w:sz w:val="22"/>
        </w:rPr>
        <w:t>[012-001]</w:t>
      </w:r>
      <w:ins w:id="117" w:author="Jonathan Bona" w:date="2012-05-02T16:55:00Z">
        <w:r w:rsidR="007E43E6" w:rsidRPr="007E43E6">
          <w:rPr>
            <w:rStyle w:val="Annotation"/>
            <w:rPrChange w:id="118" w:author="Jonathan Bona" w:date="2012-05-02T16:55:00Z">
              <w:rPr>
                <w:sz w:val="22"/>
              </w:rPr>
            </w:rPrChange>
          </w:rPr>
          <w:t>]</w:t>
        </w:r>
      </w:ins>
    </w:p>
    <w:p w14:paraId="047A1E6C" w14:textId="79D61CE7" w:rsidR="001C76CF" w:rsidRPr="00486765" w:rsidRDefault="007E43E6" w:rsidP="00486765">
      <w:pPr>
        <w:pStyle w:val="Specification"/>
        <w:rPr>
          <w:sz w:val="22"/>
        </w:rPr>
      </w:pPr>
      <w:ins w:id="119" w:author="Jonathan Bona" w:date="2012-05-02T16:56:00Z">
        <w:r w:rsidRPr="007E43E6">
          <w:rPr>
            <w:rStyle w:val="Annotation"/>
            <w:rPrChange w:id="120" w:author="Jonathan Bona" w:date="2012-05-02T16:56:00Z">
              <w:rPr>
                <w:rStyle w:val="SpecificationType"/>
                <w:sz w:val="22"/>
              </w:rPr>
            </w:rPrChange>
          </w:rPr>
          <w:t>as(s-dependence)[</w:t>
        </w:r>
      </w:ins>
      <w:r w:rsidR="001C76CF" w:rsidRPr="00486765">
        <w:rPr>
          <w:rStyle w:val="SpecificationType"/>
          <w:sz w:val="22"/>
        </w:rPr>
        <w:t>Domain</w:t>
      </w:r>
      <w:r w:rsidR="001C76CF" w:rsidRPr="00486765">
        <w:rPr>
          <w:sz w:val="22"/>
        </w:rPr>
        <w:t>: dependent continuant</w:t>
      </w:r>
      <w:ins w:id="121" w:author="Jonathan Bona" w:date="2012-05-02T16:56:00Z">
        <w:r w:rsidRPr="007E43E6">
          <w:rPr>
            <w:rStyle w:val="Annotation"/>
            <w:rPrChange w:id="122" w:author="Jonathan Bona" w:date="2012-05-02T16:56:00Z">
              <w:rPr>
                <w:sz w:val="22"/>
              </w:rPr>
            </w:rPrChange>
          </w:rPr>
          <w:t>\</w:t>
        </w:r>
      </w:ins>
      <w:r w:rsidR="001C76CF" w:rsidRPr="00486765">
        <w:rPr>
          <w:sz w:val="22"/>
        </w:rPr>
        <w:t>; process</w:t>
      </w:r>
      <w:ins w:id="123" w:author="Jonathan Bona" w:date="2012-05-02T16:56:00Z">
        <w:r w:rsidRPr="007E43E6">
          <w:rPr>
            <w:rStyle w:val="Annotation"/>
            <w:rPrChange w:id="124" w:author="Jonathan Bona" w:date="2012-05-02T16:56:00Z">
              <w:rPr>
                <w:sz w:val="22"/>
              </w:rPr>
            </w:rPrChange>
          </w:rPr>
          <w:t>]</w:t>
        </w:r>
      </w:ins>
    </w:p>
    <w:p w14:paraId="5BEDC929" w14:textId="77777777" w:rsidR="001C76CF" w:rsidRPr="00486765" w:rsidRDefault="001C76CF">
      <w:pPr>
        <w:pStyle w:val="Specification"/>
        <w:rPr>
          <w:sz w:val="22"/>
        </w:rPr>
      </w:pPr>
      <w:r w:rsidRPr="00486765">
        <w:rPr>
          <w:rStyle w:val="SpecificationType"/>
          <w:sz w:val="22"/>
        </w:rPr>
        <w:t>Range</w:t>
      </w:r>
      <w:r w:rsidRPr="00486765">
        <w:rPr>
          <w:sz w:val="22"/>
        </w:rPr>
        <w:t xml:space="preserve">: </w:t>
      </w:r>
    </w:p>
    <w:p w14:paraId="4C4AFF03" w14:textId="04AA38E0" w:rsidR="001C76CF" w:rsidRPr="00486765" w:rsidRDefault="006B4E2E">
      <w:pPr>
        <w:pStyle w:val="Specification"/>
        <w:rPr>
          <w:sz w:val="22"/>
        </w:rPr>
      </w:pPr>
      <w:ins w:id="125"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one-sided s-dependence: </w:t>
      </w:r>
      <w:r w:rsidR="001C76CF" w:rsidRPr="00B6123E">
        <w:rPr>
          <w:i/>
          <w:sz w:val="22"/>
        </w:rPr>
        <w:t>independent continuant</w:t>
      </w:r>
      <w:r w:rsidR="001C76CF" w:rsidRPr="00486765">
        <w:rPr>
          <w:sz w:val="22"/>
        </w:rPr>
        <w:t>;</w:t>
      </w:r>
      <w:ins w:id="126" w:author="Jonathan Bona" w:date="2012-05-02T17:09:00Z">
        <w:r w:rsidRPr="006B4E2E">
          <w:rPr>
            <w:rStyle w:val="Annotation"/>
            <w:rPrChange w:id="127" w:author="Jonathan Bona" w:date="2012-05-02T17:09:00Z">
              <w:rPr>
                <w:sz w:val="22"/>
              </w:rPr>
            </w:rPrChange>
          </w:rPr>
          <w:t>]</w:t>
        </w:r>
      </w:ins>
      <w:r w:rsidR="001C76CF" w:rsidRPr="00486765">
        <w:rPr>
          <w:sz w:val="22"/>
        </w:rPr>
        <w:t xml:space="preserve"> </w:t>
      </w:r>
    </w:p>
    <w:p w14:paraId="706C385E" w14:textId="4AB67848" w:rsidR="00F71FE0" w:rsidRPr="00486765" w:rsidRDefault="006B4E2E">
      <w:pPr>
        <w:pStyle w:val="Specification"/>
        <w:rPr>
          <w:sz w:val="22"/>
        </w:rPr>
      </w:pPr>
      <w:ins w:id="128" w:author="Jonathan Bona" w:date="2012-05-02T17:09:00Z">
        <w:r>
          <w:rPr>
            <w:rStyle w:val="Annotation"/>
          </w:rPr>
          <w:t>range</w:t>
        </w:r>
        <w:r w:rsidRPr="00255E9F">
          <w:rPr>
            <w:rStyle w:val="Annotation"/>
          </w:rPr>
          <w:t>(s-dependence)[</w:t>
        </w:r>
      </w:ins>
      <w:proofErr w:type="gramStart"/>
      <w:r w:rsidR="001C76CF" w:rsidRPr="00486765">
        <w:rPr>
          <w:sz w:val="22"/>
        </w:rPr>
        <w:t>for</w:t>
      </w:r>
      <w:proofErr w:type="gramEnd"/>
      <w:r w:rsidR="001C76CF" w:rsidRPr="00486765">
        <w:rPr>
          <w:sz w:val="22"/>
        </w:rPr>
        <w:t xml:space="preserve"> reciprocal s-dependence: </w:t>
      </w:r>
      <w:r w:rsidR="001C76CF" w:rsidRPr="00B6123E">
        <w:rPr>
          <w:i/>
          <w:sz w:val="22"/>
        </w:rPr>
        <w:t>dependent continuant</w:t>
      </w:r>
      <w:ins w:id="129" w:author="Jonathan Bona" w:date="2012-05-02T17:09:00Z">
        <w:r w:rsidRPr="006B4E2E">
          <w:rPr>
            <w:rStyle w:val="Annotation"/>
            <w:rPrChange w:id="130" w:author="Jonathan Bona" w:date="2012-05-02T17:09:00Z">
              <w:rPr>
                <w:i/>
                <w:sz w:val="22"/>
              </w:rPr>
            </w:rPrChange>
          </w:rPr>
          <w:t>\</w:t>
        </w:r>
      </w:ins>
      <w:r w:rsidR="001C76CF" w:rsidRPr="00486765">
        <w:rPr>
          <w:sz w:val="22"/>
        </w:rPr>
        <w:t xml:space="preserve">; </w:t>
      </w:r>
      <w:r w:rsidR="001C76CF" w:rsidRPr="00B6123E">
        <w:rPr>
          <w:i/>
          <w:sz w:val="22"/>
        </w:rPr>
        <w:t>process</w:t>
      </w:r>
      <w:ins w:id="131" w:author="Jonathan Bona" w:date="2012-05-02T17:09:00Z">
        <w:r w:rsidRPr="006B4E2E">
          <w:rPr>
            <w:rStyle w:val="Annotation"/>
            <w:rPrChange w:id="132" w:author="Jonathan Bona" w:date="2012-05-02T17:09:00Z">
              <w:rPr>
                <w:i/>
                <w:sz w:val="22"/>
              </w:rPr>
            </w:rPrChange>
          </w:rPr>
          <w:t>]</w:t>
        </w:r>
      </w:ins>
    </w:p>
    <w:p w14:paraId="02BB71A7" w14:textId="450E2E7B" w:rsidR="00B4578B" w:rsidRPr="00486765" w:rsidRDefault="000123EA">
      <w:pPr>
        <w:pStyle w:val="Specification"/>
        <w:rPr>
          <w:sz w:val="22"/>
        </w:rPr>
      </w:pPr>
      <w:ins w:id="133" w:author="Jonathan Bona" w:date="2012-05-02T16:56:00Z">
        <w:r w:rsidRPr="000123EA">
          <w:rPr>
            <w:rStyle w:val="Annotation"/>
            <w:rPrChange w:id="134" w:author="Jonathan Bona" w:date="2012-05-02T16:57:00Z">
              <w:rPr>
                <w:rStyle w:val="SpecificationType"/>
                <w:sz w:val="22"/>
              </w:rPr>
            </w:rPrChange>
          </w:rPr>
          <w:t>as(s-dependence)[</w:t>
        </w:r>
      </w:ins>
      <w:r w:rsidR="00B4578B" w:rsidRPr="00486765">
        <w:rPr>
          <w:rStyle w:val="SpecificationType"/>
          <w:sz w:val="22"/>
        </w:rPr>
        <w:t>Examples</w:t>
      </w:r>
      <w:r w:rsidR="00B4578B" w:rsidRPr="00486765">
        <w:rPr>
          <w:smallCaps/>
          <w:sz w:val="22"/>
        </w:rPr>
        <w:t>: T</w:t>
      </w:r>
      <w:r w:rsidR="00B4578B" w:rsidRPr="00486765">
        <w:rPr>
          <w:sz w:val="22"/>
        </w:rPr>
        <w:t xml:space="preserve">he </w:t>
      </w:r>
      <w:r w:rsidR="00037764" w:rsidRPr="00B6123E">
        <w:rPr>
          <w:b/>
          <w:sz w:val="22"/>
        </w:rPr>
        <w:t>s-</w:t>
      </w:r>
      <w:r w:rsidR="00B4578B" w:rsidRPr="00B6123E">
        <w:rPr>
          <w:b/>
          <w:sz w:val="22"/>
        </w:rPr>
        <w:t>dependence</w:t>
      </w:r>
      <w:r w:rsidR="00B4578B" w:rsidRPr="00486765">
        <w:rPr>
          <w:sz w:val="22"/>
        </w:rPr>
        <w:t xml:space="preserve"> of </w:t>
      </w:r>
      <w:r w:rsidR="00763242" w:rsidRPr="00486765">
        <w:rPr>
          <w:sz w:val="22"/>
        </w:rPr>
        <w:t xml:space="preserve">a pain </w:t>
      </w:r>
      <w:r w:rsidR="00B4578B" w:rsidRPr="00486765">
        <w:rPr>
          <w:sz w:val="22"/>
        </w:rPr>
        <w:t xml:space="preserve">on </w:t>
      </w:r>
      <w:r w:rsidR="00763242" w:rsidRPr="00486765">
        <w:rPr>
          <w:sz w:val="22"/>
        </w:rPr>
        <w:t>the organism that is experiencing the pain</w:t>
      </w:r>
      <w:ins w:id="135" w:author="Jonathan Bona" w:date="2012-05-02T16:57:00Z">
        <w:r w:rsidRPr="00255E9F">
          <w:rPr>
            <w:rStyle w:val="Annotation"/>
          </w:rPr>
          <w:t>\</w:t>
        </w:r>
      </w:ins>
      <w:r w:rsidR="00763242" w:rsidRPr="00486765">
        <w:rPr>
          <w:sz w:val="22"/>
        </w:rPr>
        <w:t xml:space="preserve">, the dependence of a </w:t>
      </w:r>
      <w:r w:rsidR="00CD5918" w:rsidRPr="00486765">
        <w:rPr>
          <w:sz w:val="22"/>
        </w:rPr>
        <w:t>shape on the shaped object</w:t>
      </w:r>
      <w:ins w:id="136" w:author="Jonathan Bona" w:date="2012-05-02T16:57:00Z">
        <w:r w:rsidRPr="00255E9F">
          <w:rPr>
            <w:rStyle w:val="Annotation"/>
          </w:rPr>
          <w:t>\</w:t>
        </w:r>
      </w:ins>
      <w:r w:rsidR="00CD5918" w:rsidRPr="00486765">
        <w:rPr>
          <w:sz w:val="22"/>
        </w:rPr>
        <w:t>, the dependence of a gait on the walking object.</w:t>
      </w:r>
      <w:ins w:id="137" w:author="Jonathan Bona" w:date="2012-05-02T16:56:00Z">
        <w:r w:rsidRPr="000123EA">
          <w:rPr>
            <w:rStyle w:val="Annotation"/>
            <w:rPrChange w:id="138" w:author="Jonathan Bona" w:date="2012-05-02T16:56:00Z">
              <w:rPr>
                <w:sz w:val="22"/>
              </w:rPr>
            </w:rPrChange>
          </w:rPr>
          <w:t>]</w:t>
        </w:r>
      </w:ins>
    </w:p>
    <w:p w14:paraId="12C2F325" w14:textId="77777777" w:rsidR="001C2672" w:rsidRPr="00486765" w:rsidRDefault="001C2672">
      <w:pPr>
        <w:rPr>
          <w:sz w:val="22"/>
        </w:rPr>
      </w:pPr>
    </w:p>
    <w:p w14:paraId="66B9B699" w14:textId="6839D321" w:rsidR="00F71FE0" w:rsidRPr="00486765" w:rsidRDefault="00F71FE0">
      <w:pPr>
        <w:rPr>
          <w:i/>
          <w:sz w:val="22"/>
        </w:rPr>
      </w:pPr>
      <w:r w:rsidRPr="00486765">
        <w:rPr>
          <w:sz w:val="22"/>
        </w:rPr>
        <w:t xml:space="preserve">If </w:t>
      </w:r>
      <w:proofErr w:type="gramStart"/>
      <w:r w:rsidRPr="00486765">
        <w:rPr>
          <w:i/>
          <w:sz w:val="22"/>
        </w:rPr>
        <w:t>a</w:t>
      </w:r>
      <w:proofErr w:type="gramEnd"/>
      <w:r w:rsidRPr="00486765">
        <w:rPr>
          <w:i/>
          <w:sz w:val="22"/>
        </w:rPr>
        <w:t xml:space="preserve"> </w:t>
      </w:r>
      <w:r w:rsidRPr="00486765">
        <w:rPr>
          <w:b/>
          <w:sz w:val="22"/>
        </w:rPr>
        <w:t xml:space="preserve">s-depends on </w:t>
      </w:r>
      <w:r w:rsidRPr="00486765">
        <w:rPr>
          <w:i/>
          <w:sz w:val="22"/>
        </w:rPr>
        <w:t>b</w:t>
      </w:r>
      <w:r w:rsidRPr="00486765">
        <w:rPr>
          <w:b/>
          <w:i/>
          <w:sz w:val="22"/>
        </w:rPr>
        <w:t xml:space="preserve"> </w:t>
      </w:r>
      <w:r w:rsidRPr="00486765">
        <w:rPr>
          <w:sz w:val="22"/>
        </w:rPr>
        <w:t>w</w:t>
      </w:r>
      <w:r w:rsidR="00CF7DCA" w:rsidRPr="00486765">
        <w:rPr>
          <w:sz w:val="22"/>
        </w:rPr>
        <w:t xml:space="preserve">e can also say that </w:t>
      </w:r>
      <w:r w:rsidR="00CF7DCA" w:rsidRPr="00486765">
        <w:rPr>
          <w:i/>
          <w:sz w:val="22"/>
        </w:rPr>
        <w:t>a</w:t>
      </w:r>
      <w:r w:rsidR="009F610B" w:rsidRPr="00486765">
        <w:rPr>
          <w:sz w:val="22"/>
        </w:rPr>
        <w:t>’s</w:t>
      </w:r>
      <w:r w:rsidR="009F610B" w:rsidRPr="00486765">
        <w:rPr>
          <w:i/>
          <w:sz w:val="22"/>
        </w:rPr>
        <w:t xml:space="preserve"> </w:t>
      </w:r>
      <w:r w:rsidR="009F610B" w:rsidRPr="00486765">
        <w:rPr>
          <w:sz w:val="22"/>
        </w:rPr>
        <w:t>existence</w:t>
      </w:r>
      <w:r w:rsidR="00CF7DCA" w:rsidRPr="00486765">
        <w:rPr>
          <w:i/>
          <w:sz w:val="22"/>
        </w:rPr>
        <w:t xml:space="preserve"> </w:t>
      </w:r>
      <w:r w:rsidR="00CF7DCA" w:rsidRPr="00486765">
        <w:rPr>
          <w:sz w:val="22"/>
        </w:rPr>
        <w:t xml:space="preserve">necessitates the existence of </w:t>
      </w:r>
      <w:r w:rsidR="00CF7DCA" w:rsidRPr="00486765">
        <w:rPr>
          <w:i/>
          <w:sz w:val="22"/>
        </w:rPr>
        <w:t>b</w:t>
      </w:r>
      <w:r w:rsidR="009F610B" w:rsidRPr="00486765">
        <w:rPr>
          <w:i/>
          <w:sz w:val="22"/>
        </w:rPr>
        <w:t xml:space="preserve"> </w:t>
      </w:r>
      <w:r w:rsidR="009F610B" w:rsidRPr="00486765">
        <w:rPr>
          <w:sz w:val="22"/>
        </w:rPr>
        <w:t>[</w:t>
      </w:r>
      <w:r w:rsidR="009F610B" w:rsidRPr="00486765">
        <w:rPr>
          <w:sz w:val="22"/>
        </w:rPr>
        <w:fldChar w:fldCharType="begin"/>
      </w:r>
      <w:r w:rsidR="009F610B" w:rsidRPr="00486765">
        <w:rPr>
          <w:sz w:val="22"/>
        </w:rPr>
        <w:instrText xml:space="preserve"> REF _Ref309821480 \r \h </w:instrText>
      </w:r>
      <w:r w:rsidR="001C5CAA">
        <w:rPr>
          <w:sz w:val="22"/>
        </w:rPr>
        <w:instrText xml:space="preserve"> \* MERGEFORMAT </w:instrText>
      </w:r>
      <w:r w:rsidR="009F610B" w:rsidRPr="00486765">
        <w:rPr>
          <w:sz w:val="22"/>
        </w:rPr>
      </w:r>
      <w:r w:rsidR="009F610B" w:rsidRPr="00486765">
        <w:rPr>
          <w:sz w:val="22"/>
        </w:rPr>
        <w:fldChar w:fldCharType="separate"/>
      </w:r>
      <w:r w:rsidR="00B60214">
        <w:rPr>
          <w:sz w:val="22"/>
        </w:rPr>
        <w:t>66</w:t>
      </w:r>
      <w:r w:rsidR="009F610B" w:rsidRPr="00486765">
        <w:rPr>
          <w:sz w:val="22"/>
        </w:rPr>
        <w:fldChar w:fldCharType="end"/>
      </w:r>
      <w:r w:rsidR="009F610B" w:rsidRPr="00486765">
        <w:rPr>
          <w:sz w:val="22"/>
        </w:rPr>
        <w:t>]</w:t>
      </w:r>
      <w:r w:rsidR="002D25A6" w:rsidRPr="00486765">
        <w:rPr>
          <w:sz w:val="22"/>
        </w:rPr>
        <w:t xml:space="preserve">, or that </w:t>
      </w:r>
      <w:r w:rsidR="002D25A6" w:rsidRPr="00486765">
        <w:rPr>
          <w:i/>
          <w:sz w:val="22"/>
        </w:rPr>
        <w:t xml:space="preserve">a </w:t>
      </w:r>
      <w:r w:rsidR="002D25A6" w:rsidRPr="00486765">
        <w:rPr>
          <w:sz w:val="22"/>
        </w:rPr>
        <w:t xml:space="preserve">is </w:t>
      </w:r>
      <w:r w:rsidR="00E40415" w:rsidRPr="00486765">
        <w:rPr>
          <w:sz w:val="22"/>
        </w:rPr>
        <w:t xml:space="preserve">of necessity associated with some </w:t>
      </w:r>
      <w:r w:rsidR="00E40415" w:rsidRPr="00486765">
        <w:rPr>
          <w:i/>
          <w:sz w:val="22"/>
        </w:rPr>
        <w:t>b</w:t>
      </w:r>
      <w:r w:rsidR="00E40415" w:rsidRPr="00486765">
        <w:rPr>
          <w:sz w:val="22"/>
        </w:rPr>
        <w:t xml:space="preserve"> </w:t>
      </w:r>
      <w:r w:rsidR="00E40415" w:rsidRPr="00486765">
        <w:rPr>
          <w:i/>
          <w:sz w:val="22"/>
        </w:rPr>
        <w:t>because</w:t>
      </w:r>
      <w:r w:rsidR="00E40415" w:rsidRPr="00486765">
        <w:rPr>
          <w:sz w:val="22"/>
        </w:rPr>
        <w:t xml:space="preserve"> </w:t>
      </w:r>
      <w:r w:rsidR="00D175D1" w:rsidRPr="00486765">
        <w:rPr>
          <w:i/>
          <w:sz w:val="22"/>
        </w:rPr>
        <w:t xml:space="preserve">a </w:t>
      </w:r>
      <w:r w:rsidR="00E40415" w:rsidRPr="00486765">
        <w:rPr>
          <w:sz w:val="22"/>
        </w:rPr>
        <w:t xml:space="preserve">is </w:t>
      </w:r>
      <w:r w:rsidR="002D25A6" w:rsidRPr="00486765">
        <w:rPr>
          <w:sz w:val="22"/>
        </w:rPr>
        <w:t xml:space="preserve">an instance of a </w:t>
      </w:r>
      <w:r w:rsidR="00D175D1" w:rsidRPr="00486765">
        <w:rPr>
          <w:sz w:val="22"/>
        </w:rPr>
        <w:t xml:space="preserve">certain </w:t>
      </w:r>
      <w:r w:rsidR="002D25A6" w:rsidRPr="00486765">
        <w:rPr>
          <w:sz w:val="22"/>
        </w:rPr>
        <w:t>universal</w:t>
      </w:r>
      <w:r w:rsidR="00CF7DCA" w:rsidRPr="00486765">
        <w:rPr>
          <w:i/>
          <w:sz w:val="22"/>
        </w:rPr>
        <w:t xml:space="preserve">. </w:t>
      </w:r>
    </w:p>
    <w:p w14:paraId="576648C8" w14:textId="2D4D645C" w:rsidR="000B5984" w:rsidRPr="00486765" w:rsidRDefault="001C2672">
      <w:pPr>
        <w:rPr>
          <w:sz w:val="22"/>
        </w:rPr>
      </w:pPr>
      <w:r w:rsidRPr="00486765">
        <w:rPr>
          <w:sz w:val="22"/>
        </w:rPr>
        <w:t>For continuants, i</w:t>
      </w:r>
      <w:r w:rsidR="00CF7DCA" w:rsidRPr="00486765">
        <w:rPr>
          <w:sz w:val="22"/>
        </w:rPr>
        <w:t xml:space="preserve">f b is such that </w:t>
      </w:r>
      <w:proofErr w:type="gramStart"/>
      <w:r w:rsidR="002D25A6" w:rsidRPr="00486765">
        <w:rPr>
          <w:sz w:val="22"/>
        </w:rPr>
        <w:t>a</w:t>
      </w:r>
      <w:proofErr w:type="gramEnd"/>
      <w:r w:rsidR="002D25A6" w:rsidRPr="00486765">
        <w:rPr>
          <w:sz w:val="22"/>
        </w:rPr>
        <w:t xml:space="preserve"> </w:t>
      </w:r>
      <w:r w:rsidR="00CF7DCA" w:rsidRPr="00486765">
        <w:rPr>
          <w:b/>
          <w:sz w:val="22"/>
        </w:rPr>
        <w:t xml:space="preserve">s-depends on </w:t>
      </w:r>
      <w:r w:rsidR="00CF7DCA" w:rsidRPr="00486765">
        <w:rPr>
          <w:sz w:val="22"/>
        </w:rPr>
        <w:t xml:space="preserve">b, then if b ceases to exist, so also does </w:t>
      </w:r>
      <w:r w:rsidR="002D25A6" w:rsidRPr="00486765">
        <w:rPr>
          <w:sz w:val="22"/>
        </w:rPr>
        <w:t>a</w:t>
      </w:r>
      <w:r w:rsidR="00F71FE0" w:rsidRPr="00486765">
        <w:rPr>
          <w:sz w:val="22"/>
        </w:rPr>
        <w:t xml:space="preserve">. The ceasing to exist </w:t>
      </w:r>
      <w:r w:rsidRPr="00486765">
        <w:rPr>
          <w:sz w:val="22"/>
        </w:rPr>
        <w:t xml:space="preserve">of </w:t>
      </w:r>
      <w:proofErr w:type="gramStart"/>
      <w:r w:rsidRPr="00486765">
        <w:rPr>
          <w:sz w:val="22"/>
        </w:rPr>
        <w:t>a occurs</w:t>
      </w:r>
      <w:proofErr w:type="gramEnd"/>
      <w:r w:rsidRPr="00486765">
        <w:rPr>
          <w:sz w:val="22"/>
        </w:rPr>
        <w:t xml:space="preserve"> as </w:t>
      </w:r>
      <w:r w:rsidR="00F71FE0" w:rsidRPr="00486765">
        <w:rPr>
          <w:sz w:val="22"/>
        </w:rPr>
        <w:t>a matter of necessity (it is in a sense immediate an</w:t>
      </w:r>
      <w:r w:rsidR="00033955" w:rsidRPr="00486765">
        <w:rPr>
          <w:sz w:val="22"/>
        </w:rPr>
        <w:t>d</w:t>
      </w:r>
      <w:r w:rsidR="00F71FE0" w:rsidRPr="00486765">
        <w:rPr>
          <w:sz w:val="22"/>
        </w:rPr>
        <w:t xml:space="preserve"> automatic). Thus </w:t>
      </w:r>
      <w:r w:rsidR="00F71FE0" w:rsidRPr="00486765">
        <w:rPr>
          <w:b/>
          <w:sz w:val="22"/>
        </w:rPr>
        <w:t xml:space="preserve">s-dependence </w:t>
      </w:r>
      <w:r w:rsidR="00F71FE0" w:rsidRPr="00486765">
        <w:rPr>
          <w:sz w:val="22"/>
        </w:rPr>
        <w:t xml:space="preserve">is different from the sort of </w:t>
      </w:r>
      <w:proofErr w:type="gramStart"/>
      <w:r w:rsidR="00F71FE0" w:rsidRPr="00486765">
        <w:rPr>
          <w:sz w:val="22"/>
        </w:rPr>
        <w:t>dependence which</w:t>
      </w:r>
      <w:proofErr w:type="gramEnd"/>
      <w:r w:rsidR="00F71FE0" w:rsidRPr="00486765">
        <w:rPr>
          <w:sz w:val="22"/>
        </w:rPr>
        <w:t xml:space="preserve"> is involved, for instance, when we assert that an organism is dependent on food</w:t>
      </w:r>
      <w:r w:rsidR="00593E16" w:rsidRPr="00486765">
        <w:rPr>
          <w:sz w:val="22"/>
        </w:rPr>
        <w:t xml:space="preserve"> or </w:t>
      </w:r>
      <w:r w:rsidR="00F71FE0" w:rsidRPr="00486765">
        <w:rPr>
          <w:sz w:val="22"/>
        </w:rPr>
        <w:t>shelter; or that a child is dependent on its mother.</w:t>
      </w:r>
      <w:r w:rsidR="008449D9" w:rsidRPr="00486765">
        <w:rPr>
          <w:sz w:val="22"/>
        </w:rPr>
        <w:t xml:space="preserve"> Your body is dependent on molecules of oxygen for its life, not however for its existence.</w:t>
      </w:r>
      <w:r w:rsidR="00F71FE0" w:rsidRPr="00486765">
        <w:rPr>
          <w:sz w:val="22"/>
        </w:rPr>
        <w:t xml:space="preserve"> </w:t>
      </w:r>
      <w:r w:rsidR="000B5984" w:rsidRPr="00486765">
        <w:rPr>
          <w:sz w:val="22"/>
        </w:rPr>
        <w:t xml:space="preserve">Similar </w:t>
      </w:r>
      <w:r w:rsidR="000B5984" w:rsidRPr="00486765">
        <w:rPr>
          <w:b/>
          <w:sz w:val="22"/>
        </w:rPr>
        <w:t xml:space="preserve">s-dependence </w:t>
      </w:r>
      <w:r w:rsidR="000B5984" w:rsidRPr="00486765">
        <w:rPr>
          <w:sz w:val="22"/>
        </w:rPr>
        <w:t xml:space="preserve">is different from the sort of dependence that is involved when we assert that every object requires, at any given time t, some spatial region at which it is </w:t>
      </w:r>
      <w:r w:rsidR="000B5984" w:rsidRPr="00486765">
        <w:rPr>
          <w:b/>
          <w:sz w:val="22"/>
        </w:rPr>
        <w:t xml:space="preserve">located </w:t>
      </w:r>
      <w:r w:rsidR="000B5984" w:rsidRPr="00486765">
        <w:rPr>
          <w:sz w:val="22"/>
        </w:rPr>
        <w:t>at that time. (We use ‘</w:t>
      </w:r>
      <w:proofErr w:type="spellStart"/>
      <w:r w:rsidR="000B5984" w:rsidRPr="00486765">
        <w:rPr>
          <w:b/>
          <w:sz w:val="22"/>
        </w:rPr>
        <w:t>located_at</w:t>
      </w:r>
      <w:proofErr w:type="spellEnd"/>
      <w:r w:rsidR="000B5984" w:rsidRPr="00486765">
        <w:rPr>
          <w:sz w:val="22"/>
        </w:rPr>
        <w:t xml:space="preserve">’ for dependence of this sort.) </w:t>
      </w:r>
    </w:p>
    <w:p w14:paraId="7D667C1C" w14:textId="520D1838" w:rsidR="00593E16" w:rsidRPr="00486765" w:rsidRDefault="00593E16">
      <w:pPr>
        <w:rPr>
          <w:sz w:val="22"/>
        </w:rPr>
      </w:pPr>
      <w:r w:rsidRPr="00486765">
        <w:rPr>
          <w:sz w:val="22"/>
        </w:rPr>
        <w:t xml:space="preserve">For </w:t>
      </w:r>
      <w:proofErr w:type="spellStart"/>
      <w:r w:rsidRPr="00486765">
        <w:rPr>
          <w:sz w:val="22"/>
        </w:rPr>
        <w:t>occurrents</w:t>
      </w:r>
      <w:proofErr w:type="spellEnd"/>
      <w:r w:rsidRPr="00486765">
        <w:rPr>
          <w:sz w:val="22"/>
        </w:rPr>
        <w:t xml:space="preserve">, </w:t>
      </w:r>
      <w:r w:rsidRPr="00486765">
        <w:rPr>
          <w:b/>
          <w:sz w:val="22"/>
        </w:rPr>
        <w:t>s-dependence</w:t>
      </w:r>
      <w:r w:rsidRPr="00486765">
        <w:rPr>
          <w:sz w:val="22"/>
        </w:rPr>
        <w:t xml:space="preserve"> obtains between every process and its participants in the sense that, as a matter of necessity, this process could not have existed unless these or those participants existed also. A </w:t>
      </w:r>
      <w:r w:rsidRPr="00486765">
        <w:rPr>
          <w:i/>
          <w:sz w:val="22"/>
        </w:rPr>
        <w:t>process</w:t>
      </w:r>
      <w:r w:rsidRPr="00486765">
        <w:rPr>
          <w:sz w:val="22"/>
        </w:rPr>
        <w:t xml:space="preserve"> may have a succession of participants at different phases of its unfolding (thus there may be different players on the field at different times during the course of a football game); but the </w:t>
      </w:r>
      <w:r w:rsidRPr="00486765">
        <w:rPr>
          <w:i/>
          <w:sz w:val="22"/>
        </w:rPr>
        <w:t>process</w:t>
      </w:r>
      <w:r w:rsidRPr="00486765">
        <w:rPr>
          <w:sz w:val="22"/>
        </w:rPr>
        <w:t xml:space="preserve"> </w:t>
      </w:r>
      <w:r w:rsidRPr="00486765">
        <w:rPr>
          <w:b/>
          <w:sz w:val="22"/>
        </w:rPr>
        <w:t>s-depends</w:t>
      </w:r>
      <w:r w:rsidRPr="00486765">
        <w:rPr>
          <w:sz w:val="22"/>
        </w:rPr>
        <w:t xml:space="preserve"> on all of these players nonetheless.</w:t>
      </w:r>
    </w:p>
    <w:p w14:paraId="0A02F3E8" w14:textId="0D0FF192" w:rsidR="00C60307" w:rsidRPr="00486765" w:rsidRDefault="008449D9">
      <w:pPr>
        <w:rPr>
          <w:sz w:val="22"/>
        </w:rPr>
      </w:pPr>
      <w:r w:rsidRPr="00486765">
        <w:rPr>
          <w:b/>
          <w:sz w:val="22"/>
        </w:rPr>
        <w:lastRenderedPageBreak/>
        <w:t>S</w:t>
      </w:r>
      <w:r w:rsidR="00F71FE0" w:rsidRPr="00486765">
        <w:rPr>
          <w:b/>
          <w:sz w:val="22"/>
        </w:rPr>
        <w:t xml:space="preserve">-dependence </w:t>
      </w:r>
      <w:r w:rsidR="00F71FE0" w:rsidRPr="00486765">
        <w:rPr>
          <w:sz w:val="22"/>
        </w:rPr>
        <w:t xml:space="preserve">is </w:t>
      </w:r>
      <w:r w:rsidRPr="00486765">
        <w:rPr>
          <w:sz w:val="22"/>
        </w:rPr>
        <w:t xml:space="preserve">thus just </w:t>
      </w:r>
      <w:r w:rsidR="00F71FE0" w:rsidRPr="00486765">
        <w:rPr>
          <w:sz w:val="22"/>
        </w:rPr>
        <w:t xml:space="preserve">one type of dependence </w:t>
      </w:r>
      <w:r w:rsidR="001A6FFD" w:rsidRPr="00486765">
        <w:rPr>
          <w:sz w:val="22"/>
        </w:rPr>
        <w:t>among many</w:t>
      </w:r>
      <w:r w:rsidR="00F71FE0" w:rsidRPr="00486765">
        <w:rPr>
          <w:sz w:val="22"/>
        </w:rPr>
        <w:t>; it is what, in the literature, is referred to as ‘</w:t>
      </w:r>
      <w:r w:rsidRPr="00486765">
        <w:rPr>
          <w:sz w:val="22"/>
        </w:rPr>
        <w:t>existential dependence</w:t>
      </w:r>
      <w:r w:rsidR="00F71FE0" w:rsidRPr="00486765">
        <w:rPr>
          <w:sz w:val="22"/>
        </w:rPr>
        <w:t>’ [</w:t>
      </w:r>
      <w:r w:rsidRPr="00486765">
        <w:rPr>
          <w:sz w:val="22"/>
        </w:rPr>
        <w:fldChar w:fldCharType="begin"/>
      </w:r>
      <w:r w:rsidRPr="00486765">
        <w:rPr>
          <w:sz w:val="22"/>
        </w:rPr>
        <w:instrText xml:space="preserve"> REF _Ref309819325 \r \h </w:instrText>
      </w:r>
      <w:r w:rsidR="001C5CAA">
        <w:rPr>
          <w:sz w:val="22"/>
        </w:rPr>
        <w:instrText xml:space="preserve"> \* MERGEFORMAT </w:instrText>
      </w:r>
      <w:r w:rsidRPr="00486765">
        <w:rPr>
          <w:sz w:val="22"/>
        </w:rPr>
      </w:r>
      <w:r w:rsidRPr="00486765">
        <w:rPr>
          <w:sz w:val="22"/>
        </w:rPr>
        <w:fldChar w:fldCharType="separate"/>
      </w:r>
      <w:r w:rsidR="00B60214">
        <w:rPr>
          <w:sz w:val="22"/>
        </w:rPr>
        <w:t>65</w:t>
      </w:r>
      <w:r w:rsidRPr="00486765">
        <w:rPr>
          <w:sz w:val="22"/>
        </w:rPr>
        <w:fldChar w:fldCharType="end"/>
      </w:r>
      <w:r w:rsidR="00774A84" w:rsidRPr="00486765">
        <w:rPr>
          <w:sz w:val="22"/>
        </w:rPr>
        <w:t>]</w:t>
      </w:r>
      <w:r w:rsidRPr="00486765">
        <w:rPr>
          <w:sz w:val="22"/>
        </w:rPr>
        <w:t>,</w:t>
      </w:r>
      <w:r w:rsidR="00F71FE0" w:rsidRPr="00486765">
        <w:rPr>
          <w:sz w:val="22"/>
        </w:rPr>
        <w:t xml:space="preserve"> since it has to do with the parasitism among entities </w:t>
      </w:r>
      <w:r w:rsidR="00F71FE0" w:rsidRPr="00486765">
        <w:rPr>
          <w:i/>
          <w:sz w:val="22"/>
        </w:rPr>
        <w:t>for their existence</w:t>
      </w:r>
      <w:r w:rsidR="00F71FE0" w:rsidRPr="00486765">
        <w:rPr>
          <w:sz w:val="22"/>
        </w:rPr>
        <w:t xml:space="preserve">; there are other types of dependence, </w:t>
      </w:r>
      <w:r w:rsidR="00C60307" w:rsidRPr="00486765">
        <w:rPr>
          <w:sz w:val="22"/>
        </w:rPr>
        <w:t xml:space="preserve">including </w:t>
      </w:r>
      <w:r w:rsidR="00C60307" w:rsidRPr="00486765">
        <w:rPr>
          <w:b/>
          <w:sz w:val="22"/>
        </w:rPr>
        <w:t>generic dependence</w:t>
      </w:r>
      <w:r w:rsidR="00C60307" w:rsidRPr="00486765">
        <w:rPr>
          <w:sz w:val="22"/>
        </w:rPr>
        <w:t xml:space="preserve"> which is dealt </w:t>
      </w:r>
      <w:r w:rsidR="00F71FE0" w:rsidRPr="00486765">
        <w:rPr>
          <w:sz w:val="22"/>
        </w:rPr>
        <w:t xml:space="preserve">with </w:t>
      </w:r>
      <w:r w:rsidRPr="00486765">
        <w:rPr>
          <w:sz w:val="22"/>
        </w:rPr>
        <w:t xml:space="preserve">below. </w:t>
      </w:r>
      <w:r w:rsidR="00F71FE0" w:rsidRPr="00486765">
        <w:rPr>
          <w:sz w:val="22"/>
        </w:rPr>
        <w:t xml:space="preserve">Other types of dependence </w:t>
      </w:r>
      <w:r w:rsidR="00C60307" w:rsidRPr="00486765">
        <w:rPr>
          <w:sz w:val="22"/>
        </w:rPr>
        <w:t xml:space="preserve">not addressed in BFO </w:t>
      </w:r>
      <w:r w:rsidR="00593E16" w:rsidRPr="00486765">
        <w:rPr>
          <w:sz w:val="22"/>
        </w:rPr>
        <w:t xml:space="preserve">2.0 </w:t>
      </w:r>
      <w:r w:rsidR="00F71FE0" w:rsidRPr="00486765">
        <w:rPr>
          <w:sz w:val="22"/>
        </w:rPr>
        <w:t>include</w:t>
      </w:r>
      <w:r w:rsidR="00F34C15" w:rsidRPr="00486765">
        <w:rPr>
          <w:sz w:val="22"/>
        </w:rPr>
        <w:t>:</w:t>
      </w:r>
      <w:r w:rsidR="00F71FE0" w:rsidRPr="00486765">
        <w:rPr>
          <w:sz w:val="22"/>
        </w:rPr>
        <w:t xml:space="preserve"> </w:t>
      </w:r>
    </w:p>
    <w:p w14:paraId="2E53B731" w14:textId="063A9881" w:rsidR="00C60307" w:rsidRPr="00486765" w:rsidRDefault="00F71FE0" w:rsidP="006C702A">
      <w:pPr>
        <w:pStyle w:val="ListParagraph"/>
        <w:numPr>
          <w:ilvl w:val="0"/>
          <w:numId w:val="14"/>
        </w:numPr>
        <w:rPr>
          <w:sz w:val="22"/>
        </w:rPr>
      </w:pPr>
      <w:proofErr w:type="gramStart"/>
      <w:r w:rsidRPr="00486765">
        <w:rPr>
          <w:sz w:val="22"/>
        </w:rPr>
        <w:t>frame</w:t>
      </w:r>
      <w:proofErr w:type="gramEnd"/>
      <w:r w:rsidRPr="00486765">
        <w:rPr>
          <w:sz w:val="22"/>
        </w:rPr>
        <w:t xml:space="preserve"> dependence (of spatial and temporal reg</w:t>
      </w:r>
      <w:r w:rsidR="00F34C15" w:rsidRPr="00486765">
        <w:rPr>
          <w:sz w:val="22"/>
        </w:rPr>
        <w:t xml:space="preserve">ions on spatiotemporal regions) </w:t>
      </w:r>
    </w:p>
    <w:p w14:paraId="5CA79735" w14:textId="10F9315B" w:rsidR="00D61998" w:rsidRPr="00486765" w:rsidRDefault="00F34C15" w:rsidP="006C702A">
      <w:pPr>
        <w:pStyle w:val="ListParagraph"/>
        <w:numPr>
          <w:ilvl w:val="0"/>
          <w:numId w:val="14"/>
        </w:numPr>
        <w:rPr>
          <w:sz w:val="22"/>
        </w:rPr>
      </w:pPr>
      <w:proofErr w:type="gramStart"/>
      <w:r w:rsidRPr="00486765">
        <w:rPr>
          <w:sz w:val="22"/>
        </w:rPr>
        <w:t>dependence</w:t>
      </w:r>
      <w:proofErr w:type="gramEnd"/>
      <w:r w:rsidRPr="00486765">
        <w:rPr>
          <w:sz w:val="22"/>
        </w:rPr>
        <w:t xml:space="preserve"> for origin (e.g. an artifact such as a spark plug depends on human designers and engineers for the </w:t>
      </w:r>
      <w:r w:rsidRPr="00486765">
        <w:rPr>
          <w:i/>
          <w:sz w:val="22"/>
        </w:rPr>
        <w:t>origin</w:t>
      </w:r>
      <w:r w:rsidRPr="00486765">
        <w:rPr>
          <w:sz w:val="22"/>
        </w:rPr>
        <w:t xml:space="preserve"> of its existence, not however for its </w:t>
      </w:r>
      <w:r w:rsidRPr="00486765">
        <w:rPr>
          <w:i/>
          <w:sz w:val="22"/>
        </w:rPr>
        <w:t>continued existence</w:t>
      </w:r>
      <w:r w:rsidRPr="00486765">
        <w:rPr>
          <w:sz w:val="22"/>
        </w:rPr>
        <w:t xml:space="preserve">; you depend similarly on your parents for your origin, not however for your </w:t>
      </w:r>
      <w:r w:rsidR="00C60307" w:rsidRPr="00486765">
        <w:rPr>
          <w:sz w:val="22"/>
        </w:rPr>
        <w:t xml:space="preserve">continued existence; the boundary of Iraq depended on certain decisions </w:t>
      </w:r>
      <w:r w:rsidR="009D2F5A" w:rsidRPr="00486765">
        <w:rPr>
          <w:sz w:val="22"/>
        </w:rPr>
        <w:t xml:space="preserve">made </w:t>
      </w:r>
      <w:r w:rsidR="00C60307" w:rsidRPr="00486765">
        <w:rPr>
          <w:sz w:val="22"/>
        </w:rPr>
        <w:t>by the British and French diplomats </w:t>
      </w:r>
      <w:hyperlink r:id="rId18" w:tooltip="Mark Sykes" w:history="1">
        <w:r w:rsidR="00C60307" w:rsidRPr="00486765">
          <w:rPr>
            <w:sz w:val="22"/>
          </w:rPr>
          <w:t>Sir Mark Sykes</w:t>
        </w:r>
      </w:hyperlink>
      <w:r w:rsidR="00C60307" w:rsidRPr="00486765">
        <w:rPr>
          <w:sz w:val="22"/>
        </w:rPr>
        <w:t xml:space="preserve"> and </w:t>
      </w:r>
      <w:hyperlink r:id="rId19" w:tooltip="François Georges-Picot" w:history="1">
        <w:r w:rsidR="00C60307" w:rsidRPr="00486765">
          <w:rPr>
            <w:sz w:val="22"/>
          </w:rPr>
          <w:t>François Georges-Picot</w:t>
        </w:r>
      </w:hyperlink>
      <w:r w:rsidR="009D2F5A" w:rsidRPr="00486765">
        <w:rPr>
          <w:sz w:val="22"/>
        </w:rPr>
        <w:t xml:space="preserve"> in 1916</w:t>
      </w:r>
      <w:r w:rsidR="00C60307" w:rsidRPr="00486765">
        <w:rPr>
          <w:sz w:val="22"/>
        </w:rPr>
        <w:t>; it does not, however, depend on Sykes and Picot for its continued existence.</w:t>
      </w:r>
    </w:p>
    <w:p w14:paraId="2460C63D" w14:textId="77777777" w:rsidR="00B02AE7" w:rsidRPr="00486765" w:rsidRDefault="00B02AE7" w:rsidP="00486765">
      <w:pPr>
        <w:rPr>
          <w:sz w:val="22"/>
        </w:rPr>
      </w:pPr>
    </w:p>
    <w:p w14:paraId="2FA1E0E9" w14:textId="1212EEDD" w:rsidR="007E2B9F" w:rsidRPr="00486765" w:rsidRDefault="00F53485" w:rsidP="00486765">
      <w:pPr>
        <w:pStyle w:val="Specification"/>
        <w:rPr>
          <w:sz w:val="22"/>
        </w:rPr>
      </w:pPr>
      <w:ins w:id="139" w:author="Jonathan Bona" w:date="2012-05-02T17:10:00Z">
        <w:r>
          <w:rPr>
            <w:rStyle w:val="Annotation"/>
          </w:rPr>
          <w:t>a</w:t>
        </w:r>
        <w:r w:rsidRPr="00255E9F">
          <w:rPr>
            <w:rStyle w:val="Annotation"/>
          </w:rPr>
          <w:t>(s-dependence)[</w:t>
        </w:r>
      </w:ins>
      <w:r w:rsidR="00776FEC" w:rsidRPr="00486765">
        <w:rPr>
          <w:rStyle w:val="SpecificationType"/>
          <w:sz w:val="22"/>
        </w:rPr>
        <w:t>Theorem</w:t>
      </w:r>
      <w:r w:rsidR="00776FEC" w:rsidRPr="00486765">
        <w:rPr>
          <w:smallCaps/>
          <w:sz w:val="22"/>
        </w:rPr>
        <w:t>:</w:t>
      </w:r>
      <w:r w:rsidR="00B02AE7" w:rsidRPr="00486765">
        <w:rPr>
          <w:sz w:val="22"/>
        </w:rPr>
        <w:t xml:space="preserve"> </w:t>
      </w:r>
      <w:r w:rsidR="00D61998" w:rsidRPr="00486765">
        <w:rPr>
          <w:sz w:val="22"/>
        </w:rPr>
        <w:t>a</w:t>
      </w:r>
      <w:r w:rsidR="007E2B9F" w:rsidRPr="00486765">
        <w:rPr>
          <w:sz w:val="22"/>
        </w:rPr>
        <w:t>n</w:t>
      </w:r>
      <w:r w:rsidR="00536BF5" w:rsidRPr="00486765">
        <w:rPr>
          <w:sz w:val="22"/>
        </w:rPr>
        <w:t xml:space="preserve"> </w:t>
      </w:r>
      <w:r w:rsidR="00465C17" w:rsidRPr="00486765">
        <w:rPr>
          <w:i/>
          <w:sz w:val="22"/>
        </w:rPr>
        <w:t>entity</w:t>
      </w:r>
      <w:r w:rsidR="007E2B9F" w:rsidRPr="00486765">
        <w:rPr>
          <w:sz w:val="22"/>
        </w:rPr>
        <w:t xml:space="preserve"> does not </w:t>
      </w:r>
      <w:r w:rsidR="007E2B9F" w:rsidRPr="00486765">
        <w:rPr>
          <w:b/>
          <w:sz w:val="22"/>
        </w:rPr>
        <w:t>s-depend</w:t>
      </w:r>
      <w:r w:rsidR="007E2B9F" w:rsidRPr="00486765">
        <w:rPr>
          <w:sz w:val="22"/>
        </w:rPr>
        <w:t xml:space="preserve"> on any of its parts</w:t>
      </w:r>
      <w:r w:rsidR="007236C7" w:rsidRPr="00486765">
        <w:rPr>
          <w:b/>
          <w:sz w:val="22"/>
        </w:rPr>
        <w:t xml:space="preserve"> </w:t>
      </w:r>
      <w:r w:rsidR="007236C7" w:rsidRPr="00486765">
        <w:rPr>
          <w:sz w:val="22"/>
        </w:rPr>
        <w:t>or on anything it is part</w:t>
      </w:r>
      <w:r w:rsidR="007236C7" w:rsidRPr="00486765">
        <w:rPr>
          <w:b/>
          <w:sz w:val="22"/>
        </w:rPr>
        <w:t xml:space="preserve"> </w:t>
      </w:r>
      <w:r w:rsidR="007236C7" w:rsidRPr="00486765">
        <w:rPr>
          <w:sz w:val="22"/>
        </w:rPr>
        <w:t>of</w:t>
      </w:r>
      <w:r w:rsidR="007E2B9F" w:rsidRPr="00486765">
        <w:rPr>
          <w:sz w:val="22"/>
        </w:rPr>
        <w:t>.</w:t>
      </w:r>
      <w:r w:rsidR="0047147E">
        <w:rPr>
          <w:sz w:val="22"/>
        </w:rPr>
        <w:t xml:space="preserve"> [013-001]</w:t>
      </w:r>
      <w:ins w:id="140" w:author="Jonathan Bona" w:date="2012-05-02T17:10:00Z">
        <w:r w:rsidRPr="00F53485">
          <w:rPr>
            <w:rStyle w:val="Annotation"/>
            <w:rPrChange w:id="141" w:author="Jonathan Bona" w:date="2012-05-02T17:10:00Z">
              <w:rPr>
                <w:sz w:val="22"/>
              </w:rPr>
            </w:rPrChange>
          </w:rPr>
          <w:t>]</w:t>
        </w:r>
      </w:ins>
    </w:p>
    <w:p w14:paraId="703E20CF" w14:textId="77777777" w:rsidR="00B02AE7" w:rsidRPr="00486765" w:rsidRDefault="00B02AE7" w:rsidP="00486765">
      <w:pPr>
        <w:rPr>
          <w:sz w:val="22"/>
        </w:rPr>
      </w:pPr>
    </w:p>
    <w:p w14:paraId="1A7DA10F" w14:textId="619A2455" w:rsidR="00B02AE7" w:rsidRPr="00486765" w:rsidRDefault="00CF7DCA">
      <w:pPr>
        <w:rPr>
          <w:sz w:val="22"/>
        </w:rPr>
      </w:pPr>
      <w:r w:rsidRPr="00486765">
        <w:rPr>
          <w:sz w:val="22"/>
        </w:rPr>
        <w:t xml:space="preserve">As we shall see when we consider the parts of </w:t>
      </w:r>
      <w:r w:rsidRPr="00486765">
        <w:rPr>
          <w:i/>
          <w:sz w:val="22"/>
        </w:rPr>
        <w:t>q</w:t>
      </w:r>
      <w:r w:rsidR="009F610B" w:rsidRPr="00486765">
        <w:rPr>
          <w:i/>
          <w:sz w:val="22"/>
        </w:rPr>
        <w:t>ualities</w:t>
      </w:r>
      <w:r w:rsidR="009F610B" w:rsidRPr="00486765">
        <w:rPr>
          <w:sz w:val="22"/>
        </w:rPr>
        <w:t xml:space="preserve"> such as color and tone</w:t>
      </w:r>
      <w:r w:rsidRPr="00486765">
        <w:rPr>
          <w:sz w:val="22"/>
        </w:rPr>
        <w:t xml:space="preserve"> below</w:t>
      </w:r>
      <w:r w:rsidR="00B02AE7" w:rsidRPr="00486765">
        <w:rPr>
          <w:sz w:val="22"/>
        </w:rPr>
        <w:t>, the parts</w:t>
      </w:r>
      <w:r w:rsidRPr="00486765">
        <w:rPr>
          <w:sz w:val="22"/>
        </w:rPr>
        <w:t xml:space="preserve"> of a dependent</w:t>
      </w:r>
      <w:r w:rsidR="00B02AE7" w:rsidRPr="00486765">
        <w:rPr>
          <w:sz w:val="22"/>
        </w:rPr>
        <w:t xml:space="preserve"> entity may </w:t>
      </w:r>
      <w:r w:rsidR="00593E16" w:rsidRPr="00486765">
        <w:rPr>
          <w:sz w:val="22"/>
        </w:rPr>
        <w:t xml:space="preserve">reciprocally </w:t>
      </w:r>
      <w:r w:rsidR="00B02AE7" w:rsidRPr="00486765">
        <w:rPr>
          <w:b/>
          <w:sz w:val="22"/>
        </w:rPr>
        <w:t xml:space="preserve">s-depend </w:t>
      </w:r>
      <w:r w:rsidR="00B02AE7" w:rsidRPr="00486765">
        <w:rPr>
          <w:sz w:val="22"/>
        </w:rPr>
        <w:t>on each other.</w:t>
      </w:r>
      <w:r w:rsidRPr="00486765">
        <w:rPr>
          <w:sz w:val="22"/>
        </w:rPr>
        <w:t xml:space="preserve"> </w:t>
      </w:r>
      <w:r w:rsidR="001A6FFD" w:rsidRPr="00486765">
        <w:rPr>
          <w:sz w:val="22"/>
        </w:rPr>
        <w:t>This idea has not hithert</w:t>
      </w:r>
      <w:r w:rsidR="007236C7" w:rsidRPr="00486765">
        <w:rPr>
          <w:sz w:val="22"/>
        </w:rPr>
        <w:t>o been explicitly recognized in BFO, but it is documented at length in the literature on specific dependence [</w:t>
      </w:r>
      <w:r w:rsidR="007236C7" w:rsidRPr="00486765">
        <w:rPr>
          <w:sz w:val="22"/>
        </w:rPr>
        <w:fldChar w:fldCharType="begin"/>
      </w:r>
      <w:r w:rsidR="007236C7" w:rsidRPr="00486765">
        <w:rPr>
          <w:sz w:val="22"/>
        </w:rPr>
        <w:instrText xml:space="preserve"> REF _Ref309193297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1</w:t>
      </w:r>
      <w:r w:rsidR="007236C7" w:rsidRPr="00486765">
        <w:rPr>
          <w:sz w:val="22"/>
        </w:rPr>
        <w:fldChar w:fldCharType="end"/>
      </w:r>
      <w:r w:rsidR="007236C7" w:rsidRPr="00486765">
        <w:rPr>
          <w:sz w:val="22"/>
        </w:rPr>
        <w:t xml:space="preserve">, </w:t>
      </w:r>
      <w:r w:rsidR="00C449B1" w:rsidRPr="00486765">
        <w:rPr>
          <w:sz w:val="22"/>
        </w:rPr>
        <w:fldChar w:fldCharType="begin"/>
      </w:r>
      <w:r w:rsidR="00C449B1" w:rsidRPr="00486765">
        <w:rPr>
          <w:sz w:val="22"/>
        </w:rPr>
        <w:instrText xml:space="preserve"> REF _Ref309821811 \r \h </w:instrText>
      </w:r>
      <w:r w:rsidR="001C5CAA">
        <w:rPr>
          <w:sz w:val="22"/>
        </w:rPr>
        <w:instrText xml:space="preserve"> \* MERGEFORMAT </w:instrText>
      </w:r>
      <w:r w:rsidR="00C449B1" w:rsidRPr="00486765">
        <w:rPr>
          <w:sz w:val="22"/>
        </w:rPr>
      </w:r>
      <w:r w:rsidR="00C449B1" w:rsidRPr="00486765">
        <w:rPr>
          <w:sz w:val="22"/>
        </w:rPr>
        <w:fldChar w:fldCharType="separate"/>
      </w:r>
      <w:r w:rsidR="00B60214">
        <w:rPr>
          <w:sz w:val="22"/>
        </w:rPr>
        <w:t>2</w:t>
      </w:r>
      <w:r w:rsidR="00C449B1" w:rsidRPr="00486765">
        <w:rPr>
          <w:sz w:val="22"/>
        </w:rPr>
        <w:fldChar w:fldCharType="end"/>
      </w:r>
      <w:r w:rsidR="00C449B1" w:rsidRPr="00486765">
        <w:rPr>
          <w:sz w:val="22"/>
        </w:rPr>
        <w:t xml:space="preserve">, </w:t>
      </w:r>
      <w:r w:rsidR="007236C7" w:rsidRPr="00486765">
        <w:rPr>
          <w:sz w:val="22"/>
        </w:rPr>
        <w:fldChar w:fldCharType="begin"/>
      </w:r>
      <w:r w:rsidR="007236C7" w:rsidRPr="00486765">
        <w:rPr>
          <w:sz w:val="22"/>
        </w:rPr>
        <w:instrText xml:space="preserve"> REF _Ref309543155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3</w:t>
      </w:r>
      <w:r w:rsidR="007236C7" w:rsidRPr="00486765">
        <w:rPr>
          <w:sz w:val="22"/>
        </w:rPr>
        <w:fldChar w:fldCharType="end"/>
      </w:r>
      <w:r w:rsidR="007236C7" w:rsidRPr="00486765">
        <w:rPr>
          <w:sz w:val="22"/>
        </w:rPr>
        <w:t xml:space="preserve">, </w:t>
      </w:r>
      <w:r w:rsidR="00C449B1" w:rsidRPr="00486765">
        <w:rPr>
          <w:sz w:val="22"/>
        </w:rPr>
        <w:t xml:space="preserve">6,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w:t>
      </w:r>
    </w:p>
    <w:p w14:paraId="609879AA" w14:textId="77777777" w:rsidR="00A91A6F" w:rsidRPr="00B56876" w:rsidRDefault="00A91A6F" w:rsidP="00486765">
      <w:pPr>
        <w:pStyle w:val="Heading2"/>
      </w:pPr>
      <w:bookmarkStart w:id="142" w:name="_Toc313270693"/>
      <w:bookmarkStart w:id="143" w:name="_Toc319326099"/>
      <w:r w:rsidRPr="00486765">
        <w:rPr>
          <w:sz w:val="24"/>
        </w:rPr>
        <w:t>Relation of specific dependence indexed by time</w:t>
      </w:r>
      <w:bookmarkEnd w:id="142"/>
      <w:bookmarkEnd w:id="143"/>
    </w:p>
    <w:p w14:paraId="548057F5" w14:textId="77777777" w:rsidR="00A91A6F" w:rsidRPr="00486765" w:rsidRDefault="00A91A6F" w:rsidP="00486765">
      <w:pPr>
        <w:rPr>
          <w:sz w:val="22"/>
        </w:rPr>
      </w:pPr>
    </w:p>
    <w:p w14:paraId="5ABB2CBE" w14:textId="53D2770A" w:rsidR="00A91A6F" w:rsidRPr="00486765" w:rsidRDefault="00A91A6F" w:rsidP="00486765">
      <w:pPr>
        <w:pStyle w:val="Specification"/>
        <w:rPr>
          <w:sz w:val="22"/>
        </w:rPr>
      </w:pPr>
      <w:r w:rsidRPr="00486765">
        <w:rPr>
          <w:rStyle w:val="SpecificationType"/>
          <w:sz w:val="22"/>
        </w:rPr>
        <w:t>Definition</w:t>
      </w:r>
      <w:r w:rsidRPr="00486765">
        <w:rPr>
          <w:smallCaps/>
          <w:sz w:val="22"/>
        </w:rPr>
        <w:t xml:space="preserve">: </w:t>
      </w:r>
      <w:r w:rsidRPr="00486765">
        <w:rPr>
          <w:i/>
          <w:sz w:val="22"/>
        </w:rPr>
        <w:t xml:space="preserve">a </w:t>
      </w:r>
      <w:r w:rsidRPr="00486765">
        <w:rPr>
          <w:b/>
          <w:sz w:val="22"/>
        </w:rPr>
        <w:t xml:space="preserve">s-depends on </w:t>
      </w:r>
      <w:r w:rsidRPr="00486765">
        <w:rPr>
          <w:i/>
          <w:sz w:val="22"/>
        </w:rPr>
        <w:t xml:space="preserve">b </w:t>
      </w:r>
      <w:r w:rsidRPr="00486765">
        <w:rPr>
          <w:b/>
          <w:sz w:val="22"/>
        </w:rPr>
        <w:t xml:space="preserve">at </w:t>
      </w:r>
      <w:r w:rsidRPr="00486765">
        <w:rPr>
          <w:i/>
          <w:sz w:val="22"/>
        </w:rPr>
        <w:t xml:space="preserve">t = </w:t>
      </w:r>
      <w:r w:rsidRPr="00486765">
        <w:rPr>
          <w:sz w:val="22"/>
        </w:rPr>
        <w:t xml:space="preserve">Def. </w:t>
      </w:r>
      <w:r w:rsidRPr="00486765">
        <w:rPr>
          <w:i/>
          <w:sz w:val="22"/>
        </w:rPr>
        <w:t xml:space="preserve">a </w:t>
      </w:r>
      <w:r w:rsidRPr="00486765">
        <w:rPr>
          <w:sz w:val="22"/>
        </w:rPr>
        <w:t xml:space="preserve">exists </w:t>
      </w:r>
      <w:r w:rsidRPr="00486765">
        <w:rPr>
          <w:b/>
          <w:sz w:val="22"/>
        </w:rPr>
        <w:t xml:space="preserve">at </w:t>
      </w:r>
      <w:r w:rsidRPr="00486765">
        <w:rPr>
          <w:i/>
          <w:sz w:val="22"/>
        </w:rPr>
        <w:t xml:space="preserve">t </w:t>
      </w:r>
      <w:r w:rsidRPr="00486765">
        <w:rPr>
          <w:sz w:val="22"/>
        </w:rPr>
        <w:t xml:space="preserve">&amp; </w:t>
      </w:r>
      <w:r w:rsidRPr="00486765">
        <w:rPr>
          <w:i/>
          <w:sz w:val="22"/>
        </w:rPr>
        <w:t xml:space="preserve">a </w:t>
      </w:r>
      <w:r w:rsidRPr="00486765">
        <w:rPr>
          <w:b/>
          <w:sz w:val="22"/>
        </w:rPr>
        <w:t xml:space="preserve">s-depends on </w:t>
      </w:r>
      <w:r w:rsidRPr="00486765">
        <w:rPr>
          <w:i/>
          <w:sz w:val="22"/>
        </w:rPr>
        <w:t>b</w:t>
      </w:r>
      <w:r w:rsidR="0047147E">
        <w:rPr>
          <w:i/>
          <w:sz w:val="22"/>
        </w:rPr>
        <w:t>.</w:t>
      </w:r>
      <w:r w:rsidR="0047147E">
        <w:rPr>
          <w:sz w:val="22"/>
        </w:rPr>
        <w:t xml:space="preserve"> [014-001]</w:t>
      </w:r>
    </w:p>
    <w:p w14:paraId="59B04D96" w14:textId="77777777" w:rsidR="00B02AE7" w:rsidRPr="00486765" w:rsidRDefault="00B02AE7" w:rsidP="00486765">
      <w:pPr>
        <w:rPr>
          <w:sz w:val="22"/>
        </w:rPr>
      </w:pPr>
    </w:p>
    <w:p w14:paraId="40B19941" w14:textId="1A0F1D06" w:rsidR="00CD5918" w:rsidRPr="00486765" w:rsidRDefault="00CD5918">
      <w:pPr>
        <w:pStyle w:val="Specification"/>
        <w:rPr>
          <w:sz w:val="22"/>
        </w:rPr>
      </w:pPr>
      <w:r w:rsidRPr="00486765">
        <w:rPr>
          <w:rStyle w:val="SpecificationType"/>
          <w:sz w:val="22"/>
        </w:rPr>
        <w:t>Axiom</w:t>
      </w:r>
      <w:r w:rsidRPr="00486765">
        <w:rPr>
          <w:smallCaps/>
          <w:sz w:val="22"/>
        </w:rPr>
        <w:t>:</w:t>
      </w:r>
      <w:r w:rsidRPr="00486765">
        <w:rPr>
          <w:sz w:val="22"/>
        </w:rPr>
        <w:t xml:space="preserve"> </w:t>
      </w:r>
      <w:r w:rsidR="00170E26" w:rsidRPr="00486765">
        <w:rPr>
          <w:sz w:val="22"/>
        </w:rPr>
        <w:t xml:space="preserve">If </w:t>
      </w:r>
      <w:proofErr w:type="spellStart"/>
      <w:r w:rsidR="002A33CB">
        <w:rPr>
          <w:i/>
          <w:sz w:val="22"/>
        </w:rPr>
        <w:t>occurrent</w:t>
      </w:r>
      <w:proofErr w:type="spellEnd"/>
      <w:r w:rsidR="002A33CB">
        <w:rPr>
          <w:i/>
          <w:sz w:val="22"/>
        </w:rPr>
        <w:t xml:space="preserve"> </w:t>
      </w:r>
      <w:proofErr w:type="gramStart"/>
      <w:r w:rsidR="00170E26" w:rsidRPr="00486765">
        <w:rPr>
          <w:i/>
          <w:sz w:val="22"/>
        </w:rPr>
        <w:t>a</w:t>
      </w:r>
      <w:proofErr w:type="gramEnd"/>
      <w:r w:rsidR="00536BF5" w:rsidRPr="00486765">
        <w:rPr>
          <w:i/>
          <w:sz w:val="22"/>
        </w:rPr>
        <w:t xml:space="preserve"> </w:t>
      </w:r>
      <w:r w:rsidR="00170E26" w:rsidRPr="00486765">
        <w:rPr>
          <w:b/>
          <w:sz w:val="22"/>
        </w:rPr>
        <w:t>s-depends</w:t>
      </w:r>
      <w:r w:rsidR="00A91A6F" w:rsidRPr="00486765">
        <w:rPr>
          <w:b/>
          <w:sz w:val="22"/>
        </w:rPr>
        <w:t xml:space="preserve"> </w:t>
      </w:r>
      <w:r w:rsidR="00A91A6F" w:rsidRPr="00486765">
        <w:rPr>
          <w:sz w:val="22"/>
        </w:rPr>
        <w:t xml:space="preserve">on </w:t>
      </w:r>
      <w:r w:rsidR="002A33CB" w:rsidRPr="00486765">
        <w:rPr>
          <w:sz w:val="22"/>
        </w:rPr>
        <w:t>some</w:t>
      </w:r>
      <w:r w:rsidR="002A33CB">
        <w:rPr>
          <w:sz w:val="22"/>
        </w:rPr>
        <w:t xml:space="preserve"> </w:t>
      </w:r>
      <w:r w:rsidR="002A33CB">
        <w:rPr>
          <w:i/>
          <w:sz w:val="22"/>
        </w:rPr>
        <w:t>in</w:t>
      </w:r>
      <w:r w:rsidR="002A33CB" w:rsidRPr="00B6123E">
        <w:rPr>
          <w:i/>
          <w:sz w:val="22"/>
        </w:rPr>
        <w:t>dependent continuant</w:t>
      </w:r>
      <w:r w:rsidR="002A33CB">
        <w:rPr>
          <w:sz w:val="22"/>
        </w:rPr>
        <w:t xml:space="preserve"> </w:t>
      </w:r>
      <w:r w:rsidR="002A33CB">
        <w:rPr>
          <w:i/>
          <w:sz w:val="22"/>
        </w:rPr>
        <w:t xml:space="preserve">b </w:t>
      </w:r>
      <w:r w:rsidR="00A91A6F" w:rsidRPr="00486765">
        <w:rPr>
          <w:b/>
          <w:sz w:val="22"/>
        </w:rPr>
        <w:t xml:space="preserve">at </w:t>
      </w:r>
      <w:r w:rsidR="00A91A6F" w:rsidRPr="00486765">
        <w:rPr>
          <w:i/>
          <w:sz w:val="22"/>
        </w:rPr>
        <w:t>t</w:t>
      </w:r>
      <w:r w:rsidR="00170E26" w:rsidRPr="00486765">
        <w:rPr>
          <w:sz w:val="22"/>
        </w:rPr>
        <w:t xml:space="preserve">, then </w:t>
      </w:r>
      <w:r w:rsidR="00A91A6F" w:rsidRPr="00486765">
        <w:rPr>
          <w:i/>
          <w:sz w:val="22"/>
        </w:rPr>
        <w:t>a</w:t>
      </w:r>
      <w:r w:rsidR="00170E26" w:rsidRPr="00486765">
        <w:rPr>
          <w:sz w:val="22"/>
        </w:rPr>
        <w:t xml:space="preserve"> </w:t>
      </w:r>
      <w:r w:rsidR="00170E26" w:rsidRPr="00486765">
        <w:rPr>
          <w:b/>
          <w:sz w:val="22"/>
        </w:rPr>
        <w:t xml:space="preserve">s-depends </w:t>
      </w:r>
      <w:r w:rsidR="002A33CB">
        <w:rPr>
          <w:b/>
          <w:sz w:val="22"/>
        </w:rPr>
        <w:t xml:space="preserve">on some </w:t>
      </w:r>
      <w:r w:rsidR="002A33CB" w:rsidRPr="00B6123E">
        <w:rPr>
          <w:i/>
          <w:sz w:val="22"/>
        </w:rPr>
        <w:t>independent continuant</w:t>
      </w:r>
      <w:r w:rsidR="002A33CB">
        <w:rPr>
          <w:b/>
          <w:i/>
          <w:sz w:val="22"/>
        </w:rPr>
        <w:t xml:space="preserve"> </w:t>
      </w:r>
      <w:r w:rsidR="00170E26" w:rsidRPr="00486765">
        <w:rPr>
          <w:sz w:val="22"/>
        </w:rPr>
        <w:t xml:space="preserve">at every time at which it exists. </w:t>
      </w:r>
      <w:r w:rsidR="0047147E">
        <w:rPr>
          <w:sz w:val="22"/>
        </w:rPr>
        <w:t>[015-001]</w:t>
      </w:r>
    </w:p>
    <w:p w14:paraId="56640A4A" w14:textId="77777777" w:rsidR="0032409B" w:rsidRPr="00486765" w:rsidRDefault="0032409B">
      <w:pPr>
        <w:pStyle w:val="Specification"/>
        <w:rPr>
          <w:rStyle w:val="SpecificationType"/>
          <w:sz w:val="22"/>
        </w:rPr>
      </w:pPr>
    </w:p>
    <w:p w14:paraId="430949E1" w14:textId="1AEFA6B3" w:rsidR="0032409B" w:rsidRPr="00486765" w:rsidRDefault="0032409B">
      <w:pPr>
        <w:pStyle w:val="Specification"/>
        <w:rPr>
          <w:sz w:val="22"/>
        </w:rPr>
      </w:pPr>
      <w:r w:rsidRPr="00486765">
        <w:rPr>
          <w:rStyle w:val="SpecificationType"/>
          <w:sz w:val="22"/>
        </w:rPr>
        <w:t>Axiom</w:t>
      </w:r>
      <w:r w:rsidRPr="00486765">
        <w:rPr>
          <w:smallCaps/>
          <w:sz w:val="22"/>
        </w:rPr>
        <w:t>:</w:t>
      </w:r>
      <w:r w:rsidRPr="00486765">
        <w:rPr>
          <w:sz w:val="22"/>
        </w:rPr>
        <w:t xml:space="preserve"> If </w:t>
      </w:r>
      <w:proofErr w:type="gramStart"/>
      <w:r w:rsidRPr="00486765">
        <w:rPr>
          <w:i/>
          <w:sz w:val="22"/>
        </w:rPr>
        <w:t>a</w:t>
      </w:r>
      <w:proofErr w:type="gramEnd"/>
      <w:r w:rsidRPr="00486765">
        <w:rPr>
          <w:i/>
          <w:sz w:val="22"/>
        </w:rPr>
        <w:t xml:space="preserve"> </w:t>
      </w:r>
      <w:r w:rsidRPr="00486765">
        <w:rPr>
          <w:b/>
          <w:sz w:val="22"/>
        </w:rPr>
        <w:t xml:space="preserve">s-depends </w:t>
      </w:r>
      <w:r w:rsidRPr="00486765">
        <w:rPr>
          <w:sz w:val="22"/>
        </w:rPr>
        <w:t xml:space="preserve">on </w:t>
      </w:r>
      <w:r w:rsidRPr="00486765">
        <w:rPr>
          <w:i/>
          <w:sz w:val="22"/>
        </w:rPr>
        <w:t xml:space="preserve">b </w:t>
      </w:r>
      <w:r w:rsidRPr="00486765">
        <w:rPr>
          <w:b/>
          <w:sz w:val="22"/>
        </w:rPr>
        <w:t xml:space="preserve">at </w:t>
      </w:r>
      <w:r w:rsidRPr="00486765">
        <w:rPr>
          <w:i/>
          <w:sz w:val="22"/>
        </w:rPr>
        <w:t xml:space="preserve">t </w:t>
      </w:r>
      <w:r w:rsidRPr="00486765">
        <w:rPr>
          <w:sz w:val="22"/>
        </w:rPr>
        <w:t xml:space="preserve">and </w:t>
      </w:r>
      <w:r w:rsidRPr="00486765">
        <w:rPr>
          <w:i/>
          <w:sz w:val="22"/>
        </w:rPr>
        <w:t xml:space="preserve">a </w:t>
      </w:r>
      <w:r w:rsidRPr="00486765">
        <w:rPr>
          <w:sz w:val="22"/>
        </w:rPr>
        <w:t xml:space="preserve">is a </w:t>
      </w:r>
      <w:r w:rsidRPr="00B6123E">
        <w:rPr>
          <w:i/>
          <w:sz w:val="22"/>
        </w:rPr>
        <w:t>continuant</w:t>
      </w:r>
      <w:r w:rsidRPr="00486765">
        <w:rPr>
          <w:sz w:val="22"/>
        </w:rPr>
        <w:t xml:space="preserve">, then </w:t>
      </w:r>
      <w:r w:rsidRPr="00486765">
        <w:rPr>
          <w:i/>
          <w:sz w:val="22"/>
        </w:rPr>
        <w:t>a</w:t>
      </w:r>
      <w:r w:rsidRPr="00486765">
        <w:rPr>
          <w:sz w:val="22"/>
        </w:rPr>
        <w:t xml:space="preserve"> </w:t>
      </w:r>
      <w:r w:rsidRPr="00486765">
        <w:rPr>
          <w:b/>
          <w:sz w:val="22"/>
        </w:rPr>
        <w:t xml:space="preserve">s-depends </w:t>
      </w:r>
      <w:r w:rsidRPr="00486765">
        <w:rPr>
          <w:sz w:val="22"/>
        </w:rPr>
        <w:t>on</w:t>
      </w:r>
      <w:r w:rsidRPr="00486765">
        <w:rPr>
          <w:b/>
          <w:sz w:val="22"/>
        </w:rPr>
        <w:t xml:space="preserve"> </w:t>
      </w:r>
      <w:r w:rsidRPr="00486765">
        <w:rPr>
          <w:i/>
          <w:sz w:val="22"/>
        </w:rPr>
        <w:t xml:space="preserve">b </w:t>
      </w:r>
      <w:r w:rsidRPr="00486765">
        <w:rPr>
          <w:sz w:val="22"/>
        </w:rPr>
        <w:t xml:space="preserve">at every time at which it exists. </w:t>
      </w:r>
      <w:r w:rsidR="0047147E">
        <w:rPr>
          <w:sz w:val="22"/>
        </w:rPr>
        <w:t>[016-001]</w:t>
      </w:r>
    </w:p>
    <w:p w14:paraId="78511A77" w14:textId="77777777" w:rsidR="001D3291" w:rsidRPr="00486765" w:rsidRDefault="001D3291" w:rsidP="00486765">
      <w:pPr>
        <w:rPr>
          <w:sz w:val="22"/>
        </w:rPr>
      </w:pPr>
    </w:p>
    <w:p w14:paraId="47EAD258" w14:textId="552757BF" w:rsidR="00CD5918" w:rsidRPr="00486765" w:rsidRDefault="0032409B">
      <w:pPr>
        <w:rPr>
          <w:sz w:val="22"/>
        </w:rPr>
      </w:pPr>
      <w:r w:rsidRPr="00486765">
        <w:rPr>
          <w:sz w:val="22"/>
        </w:rPr>
        <w:t xml:space="preserve">An </w:t>
      </w:r>
      <w:r w:rsidR="00CD5918" w:rsidRPr="00486765">
        <w:rPr>
          <w:i/>
          <w:sz w:val="22"/>
        </w:rPr>
        <w:t>s-dependent continuant entity</w:t>
      </w:r>
      <w:r w:rsidR="00CD5918" w:rsidRPr="00486765">
        <w:rPr>
          <w:sz w:val="22"/>
        </w:rPr>
        <w:t xml:space="preserve"> cannot migrate from one independent continuant bearer to another. </w:t>
      </w:r>
    </w:p>
    <w:p w14:paraId="169448F2" w14:textId="77777777" w:rsidR="00CF7DCA" w:rsidRPr="00486765" w:rsidRDefault="00921592">
      <w:pPr>
        <w:rPr>
          <w:i/>
          <w:sz w:val="22"/>
        </w:rPr>
      </w:pPr>
      <w:r w:rsidRPr="00486765">
        <w:rPr>
          <w:sz w:val="22"/>
        </w:rPr>
        <w:t xml:space="preserve">The </w:t>
      </w:r>
      <w:proofErr w:type="gramStart"/>
      <w:r w:rsidRPr="00486765">
        <w:rPr>
          <w:sz w:val="22"/>
        </w:rPr>
        <w:t>entities which</w:t>
      </w:r>
      <w:proofErr w:type="gramEnd"/>
      <w:r w:rsidRPr="00486765">
        <w:rPr>
          <w:sz w:val="22"/>
        </w:rPr>
        <w:t xml:space="preserve"> </w:t>
      </w:r>
      <w:r w:rsidRPr="00486765">
        <w:rPr>
          <w:b/>
          <w:sz w:val="22"/>
        </w:rPr>
        <w:t xml:space="preserve">s-depend </w:t>
      </w:r>
      <w:r w:rsidRPr="00486765">
        <w:rPr>
          <w:sz w:val="22"/>
        </w:rPr>
        <w:t>include</w:t>
      </w:r>
      <w:r w:rsidRPr="00486765">
        <w:rPr>
          <w:i/>
          <w:sz w:val="22"/>
        </w:rPr>
        <w:t xml:space="preserve"> </w:t>
      </w:r>
    </w:p>
    <w:p w14:paraId="51BF309F" w14:textId="77777777" w:rsidR="00CF7DCA" w:rsidRPr="00486765" w:rsidRDefault="00921592" w:rsidP="006C702A">
      <w:pPr>
        <w:pStyle w:val="ListParagraph"/>
        <w:numPr>
          <w:ilvl w:val="0"/>
          <w:numId w:val="11"/>
        </w:numPr>
        <w:rPr>
          <w:sz w:val="22"/>
        </w:rPr>
      </w:pPr>
      <w:proofErr w:type="gramStart"/>
      <w:r w:rsidRPr="00486765">
        <w:rPr>
          <w:i/>
          <w:sz w:val="22"/>
        </w:rPr>
        <w:t>dependent</w:t>
      </w:r>
      <w:proofErr w:type="gramEnd"/>
      <w:r w:rsidRPr="00486765">
        <w:rPr>
          <w:i/>
          <w:sz w:val="22"/>
        </w:rPr>
        <w:t xml:space="preserve"> continuants</w:t>
      </w:r>
      <w:r w:rsidRPr="00486765">
        <w:rPr>
          <w:sz w:val="22"/>
        </w:rPr>
        <w:t>, which</w:t>
      </w:r>
      <w:r w:rsidR="00CF7DCA" w:rsidRPr="00486765">
        <w:rPr>
          <w:sz w:val="22"/>
        </w:rPr>
        <w:t xml:space="preserve"> </w:t>
      </w:r>
      <w:r w:rsidRPr="00486765">
        <w:rPr>
          <w:b/>
          <w:sz w:val="22"/>
        </w:rPr>
        <w:t>s-depend</w:t>
      </w:r>
      <w:r w:rsidRPr="00486765">
        <w:rPr>
          <w:sz w:val="22"/>
        </w:rPr>
        <w:t xml:space="preserve"> </w:t>
      </w:r>
      <w:r w:rsidR="00CF7DCA" w:rsidRPr="00486765">
        <w:rPr>
          <w:sz w:val="22"/>
        </w:rPr>
        <w:t xml:space="preserve">in every case </w:t>
      </w:r>
      <w:r w:rsidR="00860FD4" w:rsidRPr="00486765">
        <w:rPr>
          <w:sz w:val="22"/>
        </w:rPr>
        <w:t xml:space="preserve">on </w:t>
      </w:r>
      <w:r w:rsidR="00CF7DCA" w:rsidRPr="00486765">
        <w:rPr>
          <w:sz w:val="22"/>
        </w:rPr>
        <w:t xml:space="preserve">one or more </w:t>
      </w:r>
      <w:r w:rsidR="00860FD4" w:rsidRPr="00486765">
        <w:rPr>
          <w:i/>
          <w:sz w:val="22"/>
        </w:rPr>
        <w:t>independent continuants</w:t>
      </w:r>
      <w:r w:rsidR="00860FD4" w:rsidRPr="00486765">
        <w:rPr>
          <w:sz w:val="22"/>
        </w:rPr>
        <w:t xml:space="preserve"> which are </w:t>
      </w:r>
      <w:r w:rsidR="00CF7DCA" w:rsidRPr="00486765">
        <w:rPr>
          <w:sz w:val="22"/>
        </w:rPr>
        <w:t xml:space="preserve">their bearers, and which may in addition stand in </w:t>
      </w:r>
      <w:r w:rsidR="00CF7DCA" w:rsidRPr="00486765">
        <w:rPr>
          <w:b/>
          <w:sz w:val="22"/>
        </w:rPr>
        <w:t xml:space="preserve">s-dependence </w:t>
      </w:r>
      <w:r w:rsidR="00CF7DCA" w:rsidRPr="00486765">
        <w:rPr>
          <w:sz w:val="22"/>
        </w:rPr>
        <w:t>relations among themselves;</w:t>
      </w:r>
    </w:p>
    <w:p w14:paraId="2EB93342" w14:textId="3F7642B3" w:rsidR="00C449B1" w:rsidRPr="00486765" w:rsidRDefault="00921592" w:rsidP="006C702A">
      <w:pPr>
        <w:pStyle w:val="ListParagraph"/>
        <w:numPr>
          <w:ilvl w:val="0"/>
          <w:numId w:val="11"/>
        </w:numPr>
        <w:rPr>
          <w:sz w:val="22"/>
        </w:rPr>
      </w:pPr>
      <w:proofErr w:type="spellStart"/>
      <w:proofErr w:type="gramStart"/>
      <w:r w:rsidRPr="00486765">
        <w:rPr>
          <w:i/>
          <w:sz w:val="22"/>
        </w:rPr>
        <w:t>occurrents</w:t>
      </w:r>
      <w:proofErr w:type="spellEnd"/>
      <w:proofErr w:type="gramEnd"/>
      <w:r w:rsidRPr="00486765">
        <w:rPr>
          <w:sz w:val="22"/>
        </w:rPr>
        <w:t xml:space="preserve">, which </w:t>
      </w:r>
      <w:r w:rsidRPr="00486765">
        <w:rPr>
          <w:b/>
          <w:sz w:val="22"/>
        </w:rPr>
        <w:t xml:space="preserve">s-depend </w:t>
      </w:r>
      <w:r w:rsidR="00CF7DCA" w:rsidRPr="00486765">
        <w:rPr>
          <w:sz w:val="22"/>
        </w:rPr>
        <w:t>in every case</w:t>
      </w:r>
      <w:r w:rsidR="00CF7DCA" w:rsidRPr="00486765">
        <w:rPr>
          <w:b/>
          <w:sz w:val="22"/>
        </w:rPr>
        <w:t xml:space="preserve"> </w:t>
      </w:r>
      <w:r w:rsidR="00151755" w:rsidRPr="00486765">
        <w:rPr>
          <w:sz w:val="22"/>
        </w:rPr>
        <w:t>on</w:t>
      </w:r>
      <w:r w:rsidRPr="00486765">
        <w:rPr>
          <w:sz w:val="22"/>
        </w:rPr>
        <w:t xml:space="preserve"> </w:t>
      </w:r>
      <w:r w:rsidR="00CF7DCA" w:rsidRPr="00486765">
        <w:rPr>
          <w:sz w:val="22"/>
        </w:rPr>
        <w:t xml:space="preserve">one or more </w:t>
      </w:r>
      <w:r w:rsidRPr="00486765">
        <w:rPr>
          <w:i/>
          <w:sz w:val="22"/>
        </w:rPr>
        <w:t xml:space="preserve">independent </w:t>
      </w:r>
      <w:r w:rsidR="00151755" w:rsidRPr="00486765">
        <w:rPr>
          <w:i/>
          <w:sz w:val="22"/>
        </w:rPr>
        <w:t>continuants</w:t>
      </w:r>
      <w:r w:rsidR="00151755" w:rsidRPr="00486765">
        <w:rPr>
          <w:sz w:val="22"/>
        </w:rPr>
        <w:t xml:space="preserve"> which</w:t>
      </w:r>
      <w:r w:rsidRPr="00486765">
        <w:rPr>
          <w:sz w:val="22"/>
        </w:rPr>
        <w:t xml:space="preserve"> </w:t>
      </w:r>
      <w:r w:rsidRPr="00486765">
        <w:rPr>
          <w:b/>
          <w:sz w:val="22"/>
        </w:rPr>
        <w:t>participate</w:t>
      </w:r>
      <w:r w:rsidRPr="00486765">
        <w:rPr>
          <w:sz w:val="22"/>
        </w:rPr>
        <w:t xml:space="preserve"> in them</w:t>
      </w:r>
      <w:r w:rsidR="00CF7DCA" w:rsidRPr="00486765">
        <w:rPr>
          <w:sz w:val="22"/>
        </w:rPr>
        <w:t xml:space="preserve">, and which may in addition stand in </w:t>
      </w:r>
      <w:r w:rsidR="00CF7DCA" w:rsidRPr="00486765">
        <w:rPr>
          <w:b/>
          <w:sz w:val="22"/>
        </w:rPr>
        <w:t xml:space="preserve">s-dependence </w:t>
      </w:r>
      <w:r w:rsidR="00CF7DCA" w:rsidRPr="00486765">
        <w:rPr>
          <w:sz w:val="22"/>
        </w:rPr>
        <w:t>relations</w:t>
      </w:r>
      <w:r w:rsidR="00CF7DCA" w:rsidRPr="00486765">
        <w:rPr>
          <w:b/>
          <w:sz w:val="22"/>
        </w:rPr>
        <w:t xml:space="preserve"> </w:t>
      </w:r>
      <w:r w:rsidR="007236C7" w:rsidRPr="00486765">
        <w:rPr>
          <w:sz w:val="22"/>
        </w:rPr>
        <w:t xml:space="preserve">to other dependent entities, including </w:t>
      </w:r>
      <w:r w:rsidR="007236C7" w:rsidRPr="00486765">
        <w:rPr>
          <w:i/>
          <w:sz w:val="22"/>
        </w:rPr>
        <w:t>qualities</w:t>
      </w:r>
      <w:r w:rsidR="007236C7" w:rsidRPr="00486765">
        <w:rPr>
          <w:sz w:val="22"/>
        </w:rPr>
        <w:t xml:space="preserve">, </w:t>
      </w:r>
      <w:r w:rsidR="007236C7" w:rsidRPr="00486765">
        <w:rPr>
          <w:i/>
          <w:sz w:val="22"/>
        </w:rPr>
        <w:t>dispositions</w:t>
      </w:r>
      <w:r w:rsidR="007236C7" w:rsidRPr="00486765">
        <w:rPr>
          <w:sz w:val="22"/>
        </w:rPr>
        <w:t xml:space="preserve">, and </w:t>
      </w:r>
      <w:proofErr w:type="spellStart"/>
      <w:r w:rsidR="007236C7" w:rsidRPr="00486765">
        <w:rPr>
          <w:i/>
          <w:sz w:val="22"/>
        </w:rPr>
        <w:t>occurrents</w:t>
      </w:r>
      <w:proofErr w:type="spellEnd"/>
      <w:r w:rsidR="007236C7" w:rsidRPr="00486765">
        <w:rPr>
          <w:sz w:val="22"/>
        </w:rPr>
        <w:t xml:space="preserve"> (see [</w:t>
      </w:r>
      <w:r w:rsidR="007236C7" w:rsidRPr="00486765">
        <w:rPr>
          <w:sz w:val="22"/>
        </w:rPr>
        <w:fldChar w:fldCharType="begin"/>
      </w:r>
      <w:r w:rsidR="007236C7" w:rsidRPr="00486765">
        <w:rPr>
          <w:sz w:val="22"/>
        </w:rPr>
        <w:instrText xml:space="preserve"> REF _Ref309404666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46</w:t>
      </w:r>
      <w:r w:rsidR="007236C7" w:rsidRPr="00486765">
        <w:rPr>
          <w:sz w:val="22"/>
        </w:rPr>
        <w:fldChar w:fldCharType="end"/>
      </w:r>
      <w:r w:rsidR="007236C7" w:rsidRPr="00486765">
        <w:rPr>
          <w:sz w:val="22"/>
        </w:rPr>
        <w:t xml:space="preserve">, chapter 8; </w:t>
      </w:r>
      <w:r w:rsidR="007236C7" w:rsidRPr="00486765">
        <w:rPr>
          <w:sz w:val="22"/>
        </w:rPr>
        <w:fldChar w:fldCharType="begin"/>
      </w:r>
      <w:r w:rsidR="007236C7" w:rsidRPr="00486765">
        <w:rPr>
          <w:sz w:val="22"/>
        </w:rPr>
        <w:instrText xml:space="preserve"> REF _Ref309193309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20</w:t>
      </w:r>
      <w:r w:rsidR="007236C7" w:rsidRPr="00486765">
        <w:rPr>
          <w:sz w:val="22"/>
        </w:rPr>
        <w:fldChar w:fldCharType="end"/>
      </w:r>
      <w:r w:rsidR="007236C7" w:rsidRPr="00486765">
        <w:rPr>
          <w:sz w:val="22"/>
        </w:rPr>
        <w:t xml:space="preserve">, </w:t>
      </w:r>
      <w:r w:rsidR="007236C7" w:rsidRPr="00486765">
        <w:rPr>
          <w:sz w:val="22"/>
        </w:rPr>
        <w:fldChar w:fldCharType="begin"/>
      </w:r>
      <w:r w:rsidR="007236C7" w:rsidRPr="00486765">
        <w:rPr>
          <w:sz w:val="22"/>
        </w:rPr>
        <w:instrText xml:space="preserve"> REF _Ref309155480 \r \h </w:instrText>
      </w:r>
      <w:r w:rsidR="001C5CAA">
        <w:rPr>
          <w:sz w:val="22"/>
        </w:rPr>
        <w:instrText xml:space="preserve"> \* MERGEFORMAT </w:instrText>
      </w:r>
      <w:r w:rsidR="007236C7" w:rsidRPr="00486765">
        <w:rPr>
          <w:sz w:val="22"/>
        </w:rPr>
      </w:r>
      <w:r w:rsidR="007236C7" w:rsidRPr="00486765">
        <w:rPr>
          <w:sz w:val="22"/>
        </w:rPr>
        <w:fldChar w:fldCharType="separate"/>
      </w:r>
      <w:r w:rsidR="00B60214">
        <w:rPr>
          <w:sz w:val="22"/>
        </w:rPr>
        <w:t>22</w:t>
      </w:r>
      <w:r w:rsidR="007236C7" w:rsidRPr="00486765">
        <w:rPr>
          <w:sz w:val="22"/>
        </w:rPr>
        <w:fldChar w:fldCharType="end"/>
      </w:r>
      <w:r w:rsidR="007236C7" w:rsidRPr="00486765">
        <w:rPr>
          <w:sz w:val="22"/>
        </w:rPr>
        <w:t xml:space="preserve">] and the discussion of </w:t>
      </w:r>
      <w:r w:rsidR="007236C7" w:rsidRPr="00486765">
        <w:rPr>
          <w:i/>
          <w:sz w:val="22"/>
        </w:rPr>
        <w:t>process profiles</w:t>
      </w:r>
      <w:r w:rsidR="007236C7" w:rsidRPr="00486765">
        <w:rPr>
          <w:sz w:val="22"/>
        </w:rPr>
        <w:t>, below)</w:t>
      </w:r>
      <w:r w:rsidR="00CF7DCA" w:rsidRPr="00486765">
        <w:rPr>
          <w:sz w:val="22"/>
        </w:rPr>
        <w:t>.</w:t>
      </w:r>
    </w:p>
    <w:p w14:paraId="456B0731" w14:textId="7AE573AA" w:rsidR="0018556D" w:rsidRPr="00486765" w:rsidRDefault="0018556D">
      <w:pPr>
        <w:rPr>
          <w:b/>
          <w:sz w:val="22"/>
        </w:rPr>
      </w:pPr>
      <w:r w:rsidRPr="00486765">
        <w:rPr>
          <w:b/>
          <w:sz w:val="22"/>
        </w:rPr>
        <w:t>Types of s-dependence</w:t>
      </w:r>
    </w:p>
    <w:p w14:paraId="2C319111" w14:textId="4F934BE6" w:rsidR="00D95DB0" w:rsidRPr="00486765" w:rsidRDefault="00860FD4">
      <w:pPr>
        <w:rPr>
          <w:sz w:val="22"/>
        </w:rPr>
      </w:pPr>
      <w:r w:rsidRPr="00486765">
        <w:rPr>
          <w:sz w:val="22"/>
        </w:rPr>
        <w:t>Examples</w:t>
      </w:r>
      <w:r w:rsidR="00536BF5" w:rsidRPr="00486765">
        <w:rPr>
          <w:sz w:val="22"/>
        </w:rPr>
        <w:t xml:space="preserve"> </w:t>
      </w:r>
      <w:r w:rsidRPr="00486765">
        <w:rPr>
          <w:sz w:val="22"/>
        </w:rPr>
        <w:t>of</w:t>
      </w:r>
      <w:r w:rsidR="00536BF5" w:rsidRPr="00486765">
        <w:rPr>
          <w:sz w:val="22"/>
        </w:rPr>
        <w:t xml:space="preserve"> </w:t>
      </w:r>
      <w:r w:rsidR="00D95DB0" w:rsidRPr="00486765">
        <w:rPr>
          <w:b/>
          <w:sz w:val="22"/>
        </w:rPr>
        <w:t xml:space="preserve">one-sided s-dependence </w:t>
      </w:r>
      <w:r w:rsidR="00D95DB0" w:rsidRPr="00486765">
        <w:rPr>
          <w:sz w:val="22"/>
        </w:rPr>
        <w:t xml:space="preserve">of a </w:t>
      </w:r>
      <w:r w:rsidR="00D95DB0" w:rsidRPr="00486765">
        <w:rPr>
          <w:i/>
          <w:sz w:val="22"/>
        </w:rPr>
        <w:t xml:space="preserve">dependent continuant </w:t>
      </w:r>
      <w:r w:rsidR="00D95DB0" w:rsidRPr="00486765">
        <w:rPr>
          <w:sz w:val="22"/>
        </w:rPr>
        <w:t xml:space="preserve">on an independent continuant: </w:t>
      </w:r>
    </w:p>
    <w:p w14:paraId="0496FC8A" w14:textId="77777777" w:rsidR="00D95DB0" w:rsidRPr="00486765" w:rsidRDefault="00D95DB0" w:rsidP="006C702A">
      <w:pPr>
        <w:pStyle w:val="ListParagraph"/>
        <w:numPr>
          <w:ilvl w:val="0"/>
          <w:numId w:val="6"/>
        </w:numPr>
        <w:rPr>
          <w:sz w:val="22"/>
        </w:rPr>
      </w:pPr>
      <w:proofErr w:type="gramStart"/>
      <w:r w:rsidRPr="00486765">
        <w:rPr>
          <w:sz w:val="22"/>
        </w:rPr>
        <w:t>a</w:t>
      </w:r>
      <w:r w:rsidR="00C449B1" w:rsidRPr="00486765">
        <w:rPr>
          <w:sz w:val="22"/>
        </w:rPr>
        <w:t>n</w:t>
      </w:r>
      <w:proofErr w:type="gramEnd"/>
      <w:r w:rsidRPr="00486765">
        <w:rPr>
          <w:sz w:val="22"/>
        </w:rPr>
        <w:t xml:space="preserve"> </w:t>
      </w:r>
      <w:r w:rsidR="00C449B1" w:rsidRPr="00486765">
        <w:rPr>
          <w:b/>
          <w:sz w:val="22"/>
        </w:rPr>
        <w:t>instance</w:t>
      </w:r>
      <w:r w:rsidR="00C449B1" w:rsidRPr="00486765">
        <w:rPr>
          <w:sz w:val="22"/>
        </w:rPr>
        <w:t xml:space="preserve"> of </w:t>
      </w:r>
      <w:r w:rsidRPr="00486765">
        <w:rPr>
          <w:i/>
          <w:sz w:val="22"/>
        </w:rPr>
        <w:t>headache</w:t>
      </w:r>
      <w:r w:rsidRPr="00486765">
        <w:rPr>
          <w:sz w:val="22"/>
        </w:rPr>
        <w:t xml:space="preserve"> </w:t>
      </w:r>
      <w:r w:rsidR="00C449B1" w:rsidRPr="00486765">
        <w:rPr>
          <w:b/>
          <w:sz w:val="22"/>
        </w:rPr>
        <w:t>s-depends</w:t>
      </w:r>
      <w:r w:rsidR="00C449B1" w:rsidRPr="00486765">
        <w:rPr>
          <w:sz w:val="22"/>
        </w:rPr>
        <w:t xml:space="preserve"> </w:t>
      </w:r>
      <w:r w:rsidRPr="00486765">
        <w:rPr>
          <w:sz w:val="22"/>
        </w:rPr>
        <w:t>on a</w:t>
      </w:r>
      <w:r w:rsidR="00C449B1" w:rsidRPr="00486765">
        <w:rPr>
          <w:sz w:val="22"/>
        </w:rPr>
        <w:t xml:space="preserve">n </w:t>
      </w:r>
      <w:r w:rsidR="00C449B1" w:rsidRPr="00486765">
        <w:rPr>
          <w:b/>
          <w:sz w:val="22"/>
        </w:rPr>
        <w:t>instance</w:t>
      </w:r>
      <w:r w:rsidR="00C449B1" w:rsidRPr="00486765">
        <w:rPr>
          <w:sz w:val="22"/>
        </w:rPr>
        <w:t xml:space="preserve"> of</w:t>
      </w:r>
      <w:r w:rsidRPr="00486765">
        <w:rPr>
          <w:sz w:val="22"/>
        </w:rPr>
        <w:t xml:space="preserve"> </w:t>
      </w:r>
      <w:r w:rsidRPr="00486765">
        <w:rPr>
          <w:i/>
          <w:sz w:val="22"/>
        </w:rPr>
        <w:t>head</w:t>
      </w:r>
    </w:p>
    <w:p w14:paraId="2F62F8ED" w14:textId="3E5151B3" w:rsidR="00D95DB0" w:rsidRPr="00486765" w:rsidRDefault="00D95DB0" w:rsidP="006C702A">
      <w:pPr>
        <w:pStyle w:val="ListParagraph"/>
        <w:numPr>
          <w:ilvl w:val="0"/>
          <w:numId w:val="6"/>
        </w:numPr>
        <w:rPr>
          <w:sz w:val="22"/>
        </w:rPr>
      </w:pPr>
      <w:proofErr w:type="gramStart"/>
      <w:r w:rsidRPr="00486765">
        <w:rPr>
          <w:sz w:val="22"/>
        </w:rPr>
        <w:t>an</w:t>
      </w:r>
      <w:proofErr w:type="gramEnd"/>
      <w:r w:rsidRPr="00486765">
        <w:rPr>
          <w:sz w:val="22"/>
        </w:rPr>
        <w:t xml:space="preserve"> </w:t>
      </w:r>
      <w:r w:rsidRPr="00486765">
        <w:rPr>
          <w:b/>
          <w:sz w:val="22"/>
        </w:rPr>
        <w:t>instance</w:t>
      </w:r>
      <w:r w:rsidRPr="00486765">
        <w:rPr>
          <w:sz w:val="22"/>
        </w:rPr>
        <w:t xml:space="preserve"> of </w:t>
      </w:r>
      <w:r w:rsidRPr="00486765">
        <w:rPr>
          <w:i/>
          <w:sz w:val="22"/>
        </w:rPr>
        <w:t>temperature</w:t>
      </w:r>
      <w:r w:rsidRPr="00486765">
        <w:rPr>
          <w:sz w:val="22"/>
        </w:rPr>
        <w:t xml:space="preserve"> </w:t>
      </w:r>
      <w:r w:rsidR="0032409B" w:rsidRPr="00486765">
        <w:rPr>
          <w:b/>
          <w:sz w:val="22"/>
        </w:rPr>
        <w:t xml:space="preserve">s-depends </w:t>
      </w:r>
      <w:r w:rsidRPr="00486765">
        <w:rPr>
          <w:sz w:val="22"/>
        </w:rPr>
        <w:t>on some organism</w:t>
      </w:r>
    </w:p>
    <w:p w14:paraId="02F457D2" w14:textId="695C7303" w:rsidR="00D95DB0" w:rsidRPr="00486765" w:rsidRDefault="00E8433C" w:rsidP="006C702A">
      <w:pPr>
        <w:pStyle w:val="ListParagraph"/>
        <w:numPr>
          <w:ilvl w:val="0"/>
          <w:numId w:val="6"/>
        </w:numPr>
        <w:rPr>
          <w:sz w:val="22"/>
        </w:rPr>
      </w:pPr>
      <w:proofErr w:type="gramStart"/>
      <w:r w:rsidRPr="00486765">
        <w:rPr>
          <w:sz w:val="22"/>
        </w:rPr>
        <w:t>an</w:t>
      </w:r>
      <w:proofErr w:type="gramEnd"/>
      <w:r w:rsidRPr="00486765">
        <w:rPr>
          <w:sz w:val="22"/>
        </w:rPr>
        <w:t xml:space="preserve"> </w:t>
      </w:r>
      <w:r w:rsidRPr="00486765">
        <w:rPr>
          <w:b/>
          <w:sz w:val="22"/>
        </w:rPr>
        <w:t xml:space="preserve">instance </w:t>
      </w:r>
      <w:r w:rsidRPr="00486765">
        <w:rPr>
          <w:sz w:val="22"/>
        </w:rPr>
        <w:t xml:space="preserve">of </w:t>
      </w:r>
      <w:r w:rsidRPr="00486765">
        <w:rPr>
          <w:i/>
          <w:sz w:val="22"/>
        </w:rPr>
        <w:t xml:space="preserve">seeing </w:t>
      </w:r>
      <w:r w:rsidRPr="00486765">
        <w:rPr>
          <w:sz w:val="22"/>
        </w:rPr>
        <w:t xml:space="preserve">(a relational process) </w:t>
      </w:r>
      <w:r w:rsidR="0032409B" w:rsidRPr="00486765">
        <w:rPr>
          <w:b/>
          <w:sz w:val="22"/>
        </w:rPr>
        <w:t xml:space="preserve">s-depends </w:t>
      </w:r>
      <w:r w:rsidRPr="00486765">
        <w:rPr>
          <w:sz w:val="22"/>
        </w:rPr>
        <w:t xml:space="preserve">on some organism and on some seen entity, which may be an </w:t>
      </w:r>
      <w:proofErr w:type="spellStart"/>
      <w:r w:rsidRPr="00486765">
        <w:rPr>
          <w:sz w:val="22"/>
        </w:rPr>
        <w:t>occurrent</w:t>
      </w:r>
      <w:proofErr w:type="spellEnd"/>
      <w:r w:rsidRPr="00486765">
        <w:rPr>
          <w:sz w:val="22"/>
        </w:rPr>
        <w:t xml:space="preserve"> or a continuant</w:t>
      </w:r>
    </w:p>
    <w:p w14:paraId="72D9BDD8" w14:textId="77777777" w:rsidR="00D95DB0" w:rsidRPr="00486765" w:rsidRDefault="00D95DB0" w:rsidP="006C702A">
      <w:pPr>
        <w:pStyle w:val="ListParagraph"/>
        <w:numPr>
          <w:ilvl w:val="0"/>
          <w:numId w:val="6"/>
        </w:numPr>
        <w:rPr>
          <w:sz w:val="22"/>
        </w:rPr>
      </w:pPr>
      <w:proofErr w:type="gramStart"/>
      <w:r w:rsidRPr="00486765">
        <w:rPr>
          <w:sz w:val="22"/>
        </w:rPr>
        <w:t>a</w:t>
      </w:r>
      <w:proofErr w:type="gramEnd"/>
      <w:r w:rsidRPr="00486765">
        <w:rPr>
          <w:sz w:val="22"/>
        </w:rPr>
        <w:t xml:space="preserve"> process of cell death </w:t>
      </w:r>
      <w:r w:rsidR="00C449B1" w:rsidRPr="00486765">
        <w:rPr>
          <w:b/>
          <w:sz w:val="22"/>
        </w:rPr>
        <w:t>s-depends</w:t>
      </w:r>
      <w:r w:rsidR="00C449B1" w:rsidRPr="00486765">
        <w:rPr>
          <w:sz w:val="22"/>
        </w:rPr>
        <w:t xml:space="preserve"> on</w:t>
      </w:r>
      <w:r w:rsidRPr="00486765">
        <w:rPr>
          <w:sz w:val="22"/>
        </w:rPr>
        <w:t xml:space="preserve"> a cell </w:t>
      </w:r>
    </w:p>
    <w:p w14:paraId="28112EC8" w14:textId="6CA2D81E" w:rsidR="00D95DB0" w:rsidRPr="00486765" w:rsidRDefault="00D95DB0">
      <w:pPr>
        <w:rPr>
          <w:sz w:val="22"/>
        </w:rPr>
      </w:pPr>
      <w:r w:rsidRPr="00486765">
        <w:rPr>
          <w:sz w:val="22"/>
        </w:rPr>
        <w:t xml:space="preserve">Examples of </w:t>
      </w:r>
      <w:r w:rsidR="00860FD4" w:rsidRPr="00486765">
        <w:rPr>
          <w:b/>
          <w:sz w:val="22"/>
        </w:rPr>
        <w:t>reciprocal s-</w:t>
      </w:r>
      <w:r w:rsidR="00151755" w:rsidRPr="00486765">
        <w:rPr>
          <w:b/>
          <w:sz w:val="22"/>
        </w:rPr>
        <w:t>dependence</w:t>
      </w:r>
      <w:r w:rsidR="00151755" w:rsidRPr="00486765">
        <w:rPr>
          <w:sz w:val="22"/>
        </w:rPr>
        <w:t xml:space="preserve"> between</w:t>
      </w:r>
      <w:r w:rsidR="00135288" w:rsidRPr="00486765">
        <w:rPr>
          <w:sz w:val="22"/>
        </w:rPr>
        <w:t xml:space="preserve"> </w:t>
      </w:r>
      <w:r w:rsidRPr="00486765">
        <w:rPr>
          <w:i/>
          <w:sz w:val="22"/>
        </w:rPr>
        <w:t xml:space="preserve">dependent </w:t>
      </w:r>
      <w:r w:rsidR="00860FD4" w:rsidRPr="00486765">
        <w:rPr>
          <w:i/>
          <w:sz w:val="22"/>
        </w:rPr>
        <w:t>continuants</w:t>
      </w:r>
      <w:r w:rsidR="00860FD4" w:rsidRPr="00486765">
        <w:rPr>
          <w:sz w:val="22"/>
        </w:rPr>
        <w:t>:</w:t>
      </w:r>
    </w:p>
    <w:p w14:paraId="363C6D99" w14:textId="50B8076F" w:rsidR="00860FD4" w:rsidRPr="00486765" w:rsidRDefault="00C449B1" w:rsidP="006C702A">
      <w:pPr>
        <w:pStyle w:val="ListParagraph"/>
        <w:numPr>
          <w:ilvl w:val="0"/>
          <w:numId w:val="4"/>
        </w:numPr>
        <w:rPr>
          <w:sz w:val="22"/>
        </w:rPr>
      </w:pPr>
      <w:proofErr w:type="gramStart"/>
      <w:r w:rsidRPr="00486765">
        <w:rPr>
          <w:sz w:val="22"/>
        </w:rPr>
        <w:t>the</w:t>
      </w:r>
      <w:proofErr w:type="gramEnd"/>
      <w:r w:rsidRPr="00486765">
        <w:rPr>
          <w:sz w:val="22"/>
        </w:rPr>
        <w:t xml:space="preserve"> two-sided reciprocal </w:t>
      </w:r>
      <w:r w:rsidRPr="00486765">
        <w:rPr>
          <w:b/>
          <w:sz w:val="22"/>
        </w:rPr>
        <w:t>s-dependence</w:t>
      </w:r>
      <w:r w:rsidRPr="00486765">
        <w:rPr>
          <w:sz w:val="22"/>
        </w:rPr>
        <w:t xml:space="preserve"> of the </w:t>
      </w:r>
      <w:r w:rsidR="00860FD4" w:rsidRPr="00486765">
        <w:rPr>
          <w:i/>
          <w:sz w:val="22"/>
        </w:rPr>
        <w:t>roles</w:t>
      </w:r>
      <w:r w:rsidR="00860FD4" w:rsidRPr="00486765">
        <w:rPr>
          <w:sz w:val="22"/>
        </w:rPr>
        <w:t xml:space="preserve"> of husband and wife</w:t>
      </w:r>
      <w:r w:rsidR="00D95DB0" w:rsidRPr="00486765">
        <w:rPr>
          <w:sz w:val="22"/>
        </w:rPr>
        <w:t xml:space="preserve"> [</w:t>
      </w:r>
      <w:r w:rsidR="001E591D" w:rsidRPr="00486765">
        <w:rPr>
          <w:sz w:val="22"/>
        </w:rPr>
        <w:fldChar w:fldCharType="begin"/>
      </w:r>
      <w:r w:rsidR="00D95DB0" w:rsidRPr="00486765">
        <w:rPr>
          <w:sz w:val="22"/>
        </w:rPr>
        <w:instrText xml:space="preserve"> REF _Ref309193309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20</w:t>
      </w:r>
      <w:r w:rsidR="001E591D" w:rsidRPr="00486765">
        <w:rPr>
          <w:sz w:val="22"/>
        </w:rPr>
        <w:fldChar w:fldCharType="end"/>
      </w:r>
      <w:r w:rsidR="00D95DB0" w:rsidRPr="00486765">
        <w:rPr>
          <w:sz w:val="22"/>
        </w:rPr>
        <w:t>]</w:t>
      </w:r>
    </w:p>
    <w:p w14:paraId="4745503D" w14:textId="3F020B23" w:rsidR="00860FD4" w:rsidRPr="00486765" w:rsidRDefault="0032409B" w:rsidP="006C702A">
      <w:pPr>
        <w:pStyle w:val="ListParagraph"/>
        <w:numPr>
          <w:ilvl w:val="0"/>
          <w:numId w:val="4"/>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hue, saturation and brightness of </w:t>
      </w:r>
      <w:r w:rsidR="00D95DB0" w:rsidRPr="00486765">
        <w:rPr>
          <w:sz w:val="22"/>
        </w:rPr>
        <w:t>a color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4923FCD7" w14:textId="4C720113" w:rsidR="00135288" w:rsidRPr="00486765" w:rsidRDefault="0032409B" w:rsidP="006C702A">
      <w:pPr>
        <w:pStyle w:val="ListParagraph"/>
        <w:numPr>
          <w:ilvl w:val="0"/>
          <w:numId w:val="4"/>
        </w:numPr>
        <w:rPr>
          <w:sz w:val="22"/>
        </w:rPr>
      </w:pPr>
      <w:proofErr w:type="gramStart"/>
      <w:r w:rsidRPr="00486765">
        <w:rPr>
          <w:sz w:val="22"/>
        </w:rPr>
        <w:t>the</w:t>
      </w:r>
      <w:proofErr w:type="gramEnd"/>
      <w:r w:rsidRPr="00486765">
        <w:rPr>
          <w:sz w:val="22"/>
        </w:rPr>
        <w:t xml:space="preserve"> </w:t>
      </w:r>
      <w:r w:rsidR="00D95DB0" w:rsidRPr="00486765">
        <w:rPr>
          <w:sz w:val="22"/>
        </w:rPr>
        <w:t xml:space="preserve">three-sided reciprocal </w:t>
      </w:r>
      <w:r w:rsidR="00C449B1" w:rsidRPr="00486765">
        <w:rPr>
          <w:b/>
          <w:sz w:val="22"/>
        </w:rPr>
        <w:t>s-</w:t>
      </w:r>
      <w:r w:rsidR="00D95DB0" w:rsidRPr="00486765">
        <w:rPr>
          <w:b/>
          <w:sz w:val="22"/>
        </w:rPr>
        <w:t>dependence</w:t>
      </w:r>
      <w:r w:rsidR="00D95DB0" w:rsidRPr="00486765">
        <w:rPr>
          <w:sz w:val="22"/>
        </w:rPr>
        <w:t xml:space="preserve"> of the </w:t>
      </w:r>
      <w:r w:rsidR="00860FD4" w:rsidRPr="00486765">
        <w:rPr>
          <w:sz w:val="22"/>
        </w:rPr>
        <w:t xml:space="preserve">pitch, timbre and </w:t>
      </w:r>
      <w:r w:rsidR="00C449B1" w:rsidRPr="00486765">
        <w:rPr>
          <w:sz w:val="22"/>
        </w:rPr>
        <w:t>volume</w:t>
      </w:r>
      <w:r w:rsidR="00860FD4" w:rsidRPr="00486765">
        <w:rPr>
          <w:sz w:val="22"/>
        </w:rPr>
        <w:t xml:space="preserve"> of </w:t>
      </w:r>
      <w:r w:rsidR="00D95DB0" w:rsidRPr="00486765">
        <w:rPr>
          <w:sz w:val="22"/>
        </w:rPr>
        <w:t>a tone [</w:t>
      </w:r>
      <w:r w:rsidR="001E591D" w:rsidRPr="00486765">
        <w:rPr>
          <w:sz w:val="22"/>
        </w:rPr>
        <w:fldChar w:fldCharType="begin"/>
      </w:r>
      <w:r w:rsidR="00D95DB0" w:rsidRPr="00486765">
        <w:rPr>
          <w:sz w:val="22"/>
        </w:rPr>
        <w:instrText xml:space="preserve"> REF _Ref309157074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45</w:t>
      </w:r>
      <w:r w:rsidR="001E591D" w:rsidRPr="00486765">
        <w:rPr>
          <w:sz w:val="22"/>
        </w:rPr>
        <w:fldChar w:fldCharType="end"/>
      </w:r>
      <w:r w:rsidR="00D95DB0" w:rsidRPr="00486765">
        <w:rPr>
          <w:sz w:val="22"/>
        </w:rPr>
        <w:t>]</w:t>
      </w:r>
    </w:p>
    <w:p w14:paraId="04A7A54B" w14:textId="7E8F86C6" w:rsidR="001028CA" w:rsidRPr="00486765" w:rsidRDefault="001028CA" w:rsidP="00486765">
      <w:pPr>
        <w:rPr>
          <w:sz w:val="22"/>
        </w:rPr>
      </w:pPr>
      <w:r w:rsidRPr="00486765">
        <w:rPr>
          <w:sz w:val="22"/>
        </w:rPr>
        <w:lastRenderedPageBreak/>
        <w:t xml:space="preserve">Note that reciprocally dependent entities are in </w:t>
      </w:r>
      <w:r w:rsidR="00CD5918" w:rsidRPr="00486765">
        <w:rPr>
          <w:sz w:val="22"/>
        </w:rPr>
        <w:t>e</w:t>
      </w:r>
      <w:r w:rsidRPr="00486765">
        <w:rPr>
          <w:sz w:val="22"/>
        </w:rPr>
        <w:t xml:space="preserve">very case also one-sidedly dependent on some relevant bearers. This is why you can’t change </w:t>
      </w:r>
      <w:r w:rsidR="0032409B" w:rsidRPr="00486765">
        <w:rPr>
          <w:sz w:val="22"/>
        </w:rPr>
        <w:t>a smile</w:t>
      </w:r>
      <w:r w:rsidRPr="00486765">
        <w:rPr>
          <w:sz w:val="22"/>
        </w:rPr>
        <w:t xml:space="preserve">, for example, without changing the </w:t>
      </w:r>
      <w:r w:rsidR="0032409B" w:rsidRPr="00486765">
        <w:rPr>
          <w:sz w:val="22"/>
        </w:rPr>
        <w:t xml:space="preserve">face </w:t>
      </w:r>
      <w:r w:rsidR="00C635B8" w:rsidRPr="00486765">
        <w:rPr>
          <w:sz w:val="22"/>
        </w:rPr>
        <w:t>upon</w:t>
      </w:r>
      <w:r w:rsidRPr="00486765">
        <w:rPr>
          <w:sz w:val="22"/>
        </w:rPr>
        <w:t xml:space="preserve"> </w:t>
      </w:r>
      <w:r w:rsidR="00C635B8" w:rsidRPr="00486765">
        <w:rPr>
          <w:sz w:val="22"/>
        </w:rPr>
        <w:t xml:space="preserve">which </w:t>
      </w:r>
      <w:r w:rsidRPr="00486765">
        <w:rPr>
          <w:sz w:val="22"/>
        </w:rPr>
        <w:t xml:space="preserve">the </w:t>
      </w:r>
      <w:r w:rsidR="0032409B" w:rsidRPr="00486765">
        <w:rPr>
          <w:sz w:val="22"/>
        </w:rPr>
        <w:t xml:space="preserve">smile </w:t>
      </w:r>
      <w:r w:rsidR="00C635B8" w:rsidRPr="00486765">
        <w:rPr>
          <w:sz w:val="22"/>
        </w:rPr>
        <w:t>depends</w:t>
      </w:r>
      <w:r w:rsidRPr="00486765">
        <w:rPr>
          <w:sz w:val="22"/>
        </w:rPr>
        <w:t>.</w:t>
      </w:r>
    </w:p>
    <w:p w14:paraId="4F39BEF8" w14:textId="6D4CF981" w:rsidR="004F3C45" w:rsidRPr="00486765" w:rsidRDefault="004F3C45">
      <w:pPr>
        <w:rPr>
          <w:i/>
          <w:sz w:val="22"/>
        </w:rPr>
      </w:pPr>
      <w:r w:rsidRPr="00486765">
        <w:rPr>
          <w:sz w:val="22"/>
        </w:rPr>
        <w:t xml:space="preserve">Examples of </w:t>
      </w:r>
      <w:r w:rsidRPr="00486765">
        <w:rPr>
          <w:b/>
          <w:sz w:val="22"/>
        </w:rPr>
        <w:t xml:space="preserve">one-sided s-dependence </w:t>
      </w:r>
      <w:r w:rsidRPr="00486765">
        <w:rPr>
          <w:sz w:val="22"/>
        </w:rPr>
        <w:t xml:space="preserve">of an </w:t>
      </w:r>
      <w:proofErr w:type="spellStart"/>
      <w:r w:rsidRPr="00486765">
        <w:rPr>
          <w:i/>
          <w:sz w:val="22"/>
        </w:rPr>
        <w:t>occurrent</w:t>
      </w:r>
      <w:proofErr w:type="spellEnd"/>
      <w:r w:rsidRPr="00486765">
        <w:rPr>
          <w:sz w:val="22"/>
        </w:rPr>
        <w:t xml:space="preserve"> on an </w:t>
      </w:r>
      <w:r w:rsidRPr="00486765">
        <w:rPr>
          <w:i/>
          <w:sz w:val="22"/>
        </w:rPr>
        <w:t>independent continuant</w:t>
      </w:r>
      <w:r w:rsidR="00B41EE8" w:rsidRPr="00486765">
        <w:rPr>
          <w:sz w:val="22"/>
        </w:rPr>
        <w:t>:</w:t>
      </w:r>
    </w:p>
    <w:p w14:paraId="75600822" w14:textId="77777777" w:rsidR="004F3C45" w:rsidRPr="00486765" w:rsidRDefault="004F3C45" w:rsidP="006C702A">
      <w:pPr>
        <w:pStyle w:val="ListParagraph"/>
        <w:numPr>
          <w:ilvl w:val="0"/>
          <w:numId w:val="19"/>
        </w:numPr>
        <w:rPr>
          <w:sz w:val="22"/>
        </w:rPr>
      </w:pPr>
      <w:proofErr w:type="gramStart"/>
      <w:r w:rsidRPr="00486765">
        <w:rPr>
          <w:sz w:val="22"/>
        </w:rPr>
        <w:t>the</w:t>
      </w:r>
      <w:proofErr w:type="gramEnd"/>
      <w:r w:rsidRPr="00486765">
        <w:rPr>
          <w:sz w:val="22"/>
        </w:rPr>
        <w:t xml:space="preserve"> one-sided dependence of a </w:t>
      </w:r>
      <w:proofErr w:type="spellStart"/>
      <w:r w:rsidRPr="00486765">
        <w:rPr>
          <w:sz w:val="22"/>
        </w:rPr>
        <w:t>handwave</w:t>
      </w:r>
      <w:proofErr w:type="spellEnd"/>
      <w:r w:rsidRPr="00486765">
        <w:rPr>
          <w:sz w:val="22"/>
        </w:rPr>
        <w:t xml:space="preserve"> on a hand</w:t>
      </w:r>
    </w:p>
    <w:p w14:paraId="0024EA9B" w14:textId="77777777" w:rsidR="004F3C45" w:rsidRPr="00486765" w:rsidRDefault="004F3C45" w:rsidP="006C702A">
      <w:pPr>
        <w:pStyle w:val="ListParagraph"/>
        <w:numPr>
          <w:ilvl w:val="0"/>
          <w:numId w:val="19"/>
        </w:numPr>
        <w:rPr>
          <w:sz w:val="22"/>
        </w:rPr>
      </w:pPr>
      <w:proofErr w:type="gramStart"/>
      <w:r w:rsidRPr="00486765">
        <w:rPr>
          <w:sz w:val="22"/>
        </w:rPr>
        <w:t>the</w:t>
      </w:r>
      <w:proofErr w:type="gramEnd"/>
      <w:r w:rsidRPr="00486765">
        <w:rPr>
          <w:sz w:val="22"/>
        </w:rPr>
        <w:t xml:space="preserve"> one-sided dependence of a football match on the players, the ground, the ball</w:t>
      </w:r>
    </w:p>
    <w:p w14:paraId="1B0890B5" w14:textId="21CFF59B" w:rsidR="0032409B" w:rsidRPr="00486765" w:rsidRDefault="0032409B" w:rsidP="00687850">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multiple </w:t>
      </w:r>
      <w:r w:rsidRPr="00486765">
        <w:rPr>
          <w:i/>
          <w:sz w:val="22"/>
        </w:rPr>
        <w:t>independent continuants</w:t>
      </w:r>
      <w:r w:rsidRPr="00486765">
        <w:rPr>
          <w:sz w:val="22"/>
        </w:rPr>
        <w:t>:</w:t>
      </w:r>
    </w:p>
    <w:p w14:paraId="2741C930" w14:textId="30DFC498" w:rsidR="0032409B" w:rsidRPr="00486765" w:rsidRDefault="0032409B" w:rsidP="006C702A">
      <w:pPr>
        <w:pStyle w:val="ListParagraph"/>
        <w:numPr>
          <w:ilvl w:val="0"/>
          <w:numId w:val="21"/>
        </w:numPr>
        <w:rPr>
          <w:sz w:val="22"/>
        </w:rPr>
      </w:pPr>
      <w:proofErr w:type="gramStart"/>
      <w:r w:rsidRPr="00486765">
        <w:rPr>
          <w:sz w:val="22"/>
        </w:rPr>
        <w:t>a</w:t>
      </w:r>
      <w:proofErr w:type="gramEnd"/>
      <w:r w:rsidRPr="00486765">
        <w:rPr>
          <w:sz w:val="22"/>
        </w:rPr>
        <w:t xml:space="preserve"> relational </w:t>
      </w:r>
      <w:r w:rsidRPr="00486765">
        <w:rPr>
          <w:i/>
          <w:sz w:val="22"/>
        </w:rPr>
        <w:t>process</w:t>
      </w:r>
      <w:r w:rsidRPr="00486765">
        <w:rPr>
          <w:sz w:val="22"/>
        </w:rPr>
        <w:t xml:space="preserve"> of hitting a ball with a cricket bat</w:t>
      </w:r>
    </w:p>
    <w:p w14:paraId="3844578E" w14:textId="633BCFB9" w:rsidR="0032409B" w:rsidRPr="00486765" w:rsidRDefault="0032409B" w:rsidP="006C702A">
      <w:pPr>
        <w:pStyle w:val="ListParagraph"/>
        <w:numPr>
          <w:ilvl w:val="0"/>
          <w:numId w:val="21"/>
        </w:numPr>
        <w:rPr>
          <w:sz w:val="22"/>
        </w:rPr>
      </w:pPr>
      <w:proofErr w:type="gramStart"/>
      <w:r w:rsidRPr="00486765">
        <w:rPr>
          <w:sz w:val="22"/>
        </w:rPr>
        <w:t>a</w:t>
      </w:r>
      <w:proofErr w:type="gramEnd"/>
      <w:r w:rsidRPr="00486765">
        <w:rPr>
          <w:sz w:val="22"/>
        </w:rPr>
        <w:t xml:space="preserve"> relational </w:t>
      </w:r>
      <w:r w:rsidRPr="00486765">
        <w:rPr>
          <w:i/>
          <w:sz w:val="22"/>
        </w:rPr>
        <w:t xml:space="preserve">process </w:t>
      </w:r>
      <w:r w:rsidRPr="00486765">
        <w:rPr>
          <w:sz w:val="22"/>
        </w:rPr>
        <w:t>of paying cash to a merchant in exchange for a bag of figs</w:t>
      </w:r>
    </w:p>
    <w:p w14:paraId="2E7CD1EA" w14:textId="77777777" w:rsidR="00135288" w:rsidRPr="00486765" w:rsidRDefault="00135288" w:rsidP="00486765">
      <w:pPr>
        <w:rPr>
          <w:sz w:val="22"/>
        </w:rPr>
      </w:pPr>
      <w:r w:rsidRPr="00486765">
        <w:rPr>
          <w:sz w:val="22"/>
        </w:rPr>
        <w:t xml:space="preserve">Examples of </w:t>
      </w:r>
      <w:r w:rsidRPr="00486765">
        <w:rPr>
          <w:b/>
          <w:sz w:val="22"/>
        </w:rPr>
        <w:t>one-sided s-dependence</w:t>
      </w:r>
      <w:r w:rsidRPr="00486765">
        <w:rPr>
          <w:sz w:val="22"/>
        </w:rPr>
        <w:t xml:space="preserve"> of one </w:t>
      </w:r>
      <w:proofErr w:type="spellStart"/>
      <w:r w:rsidRPr="00486765">
        <w:rPr>
          <w:i/>
          <w:sz w:val="22"/>
        </w:rPr>
        <w:t>occurrent</w:t>
      </w:r>
      <w:proofErr w:type="spellEnd"/>
      <w:r w:rsidRPr="00486765">
        <w:rPr>
          <w:sz w:val="22"/>
        </w:rPr>
        <w:t xml:space="preserve"> on another</w:t>
      </w:r>
    </w:p>
    <w:p w14:paraId="058DC32C" w14:textId="77777777" w:rsidR="00135288" w:rsidRPr="00486765" w:rsidRDefault="00135288" w:rsidP="006C702A">
      <w:pPr>
        <w:pStyle w:val="ListParagraph"/>
        <w:numPr>
          <w:ilvl w:val="0"/>
          <w:numId w:val="5"/>
        </w:numPr>
        <w:rPr>
          <w:b/>
          <w:sz w:val="22"/>
        </w:rPr>
      </w:pPr>
      <w:proofErr w:type="gramStart"/>
      <w:r w:rsidRPr="00486765">
        <w:rPr>
          <w:sz w:val="22"/>
        </w:rPr>
        <w:t>a</w:t>
      </w:r>
      <w:proofErr w:type="gramEnd"/>
      <w:r w:rsidRPr="00486765">
        <w:rPr>
          <w:sz w:val="22"/>
        </w:rPr>
        <w:t xml:space="preserve"> </w:t>
      </w:r>
      <w:r w:rsidRPr="00486765">
        <w:rPr>
          <w:i/>
          <w:sz w:val="22"/>
        </w:rPr>
        <w:t>process</w:t>
      </w:r>
      <w:r w:rsidRPr="00486765">
        <w:rPr>
          <w:sz w:val="22"/>
        </w:rPr>
        <w:t xml:space="preserve"> of answering a question is dependent on a prior </w:t>
      </w:r>
      <w:r w:rsidRPr="00486765">
        <w:rPr>
          <w:i/>
          <w:sz w:val="22"/>
        </w:rPr>
        <w:t>process</w:t>
      </w:r>
      <w:r w:rsidRPr="00486765">
        <w:rPr>
          <w:sz w:val="22"/>
        </w:rPr>
        <w:t xml:space="preserve"> of asking a question</w:t>
      </w:r>
    </w:p>
    <w:p w14:paraId="2A851533" w14:textId="77777777" w:rsidR="00CF7DCA" w:rsidRPr="00486765" w:rsidRDefault="00135288" w:rsidP="006C702A">
      <w:pPr>
        <w:pStyle w:val="ListParagraph"/>
        <w:numPr>
          <w:ilvl w:val="0"/>
          <w:numId w:val="5"/>
        </w:numPr>
        <w:rPr>
          <w:sz w:val="22"/>
        </w:rPr>
      </w:pPr>
      <w:proofErr w:type="gramStart"/>
      <w:r w:rsidRPr="00486765">
        <w:rPr>
          <w:sz w:val="22"/>
        </w:rPr>
        <w:t>a</w:t>
      </w:r>
      <w:proofErr w:type="gramEnd"/>
      <w:r w:rsidRPr="00486765">
        <w:rPr>
          <w:sz w:val="22"/>
        </w:rPr>
        <w:t xml:space="preserve"> </w:t>
      </w:r>
      <w:r w:rsidRPr="00486765">
        <w:rPr>
          <w:i/>
          <w:sz w:val="22"/>
        </w:rPr>
        <w:t>process</w:t>
      </w:r>
      <w:r w:rsidRPr="00486765">
        <w:rPr>
          <w:sz w:val="22"/>
        </w:rPr>
        <w:t xml:space="preserve"> of obeying a command is dependent on a prior </w:t>
      </w:r>
      <w:r w:rsidRPr="00486765">
        <w:rPr>
          <w:i/>
          <w:sz w:val="22"/>
        </w:rPr>
        <w:t xml:space="preserve">process </w:t>
      </w:r>
      <w:r w:rsidRPr="00486765">
        <w:rPr>
          <w:sz w:val="22"/>
        </w:rPr>
        <w:t>of issuing a command</w:t>
      </w:r>
    </w:p>
    <w:p w14:paraId="4E8B116E" w14:textId="77777777" w:rsidR="00CF7DCA" w:rsidRPr="00486765" w:rsidRDefault="00CF7DCA" w:rsidP="00486765">
      <w:pPr>
        <w:rPr>
          <w:sz w:val="22"/>
        </w:rPr>
      </w:pPr>
      <w:r w:rsidRPr="00486765">
        <w:rPr>
          <w:sz w:val="22"/>
        </w:rPr>
        <w:t xml:space="preserve">Examples of </w:t>
      </w:r>
      <w:r w:rsidRPr="00486765">
        <w:rPr>
          <w:b/>
          <w:sz w:val="22"/>
        </w:rPr>
        <w:t xml:space="preserve">reciprocal s-dependence </w:t>
      </w:r>
      <w:r w:rsidRPr="00486765">
        <w:rPr>
          <w:sz w:val="22"/>
        </w:rPr>
        <w:t xml:space="preserve">between </w:t>
      </w:r>
      <w:proofErr w:type="spellStart"/>
      <w:r w:rsidRPr="00486765">
        <w:rPr>
          <w:i/>
          <w:sz w:val="22"/>
        </w:rPr>
        <w:t>occurrents</w:t>
      </w:r>
      <w:proofErr w:type="spellEnd"/>
      <w:r w:rsidRPr="00486765">
        <w:rPr>
          <w:sz w:val="22"/>
        </w:rPr>
        <w:t>:</w:t>
      </w:r>
    </w:p>
    <w:p w14:paraId="482882E0" w14:textId="77777777" w:rsidR="00CF7DCA" w:rsidRPr="00486765" w:rsidRDefault="00CF7DCA" w:rsidP="006C702A">
      <w:pPr>
        <w:pStyle w:val="ListParagraph"/>
        <w:numPr>
          <w:ilvl w:val="0"/>
          <w:numId w:val="5"/>
        </w:numPr>
        <w:rPr>
          <w:b/>
          <w:sz w:val="22"/>
        </w:rPr>
      </w:pPr>
      <w:proofErr w:type="gramStart"/>
      <w:r w:rsidRPr="00486765">
        <w:rPr>
          <w:sz w:val="22"/>
        </w:rPr>
        <w:t>a</w:t>
      </w:r>
      <w:proofErr w:type="gramEnd"/>
      <w:r w:rsidRPr="00486765">
        <w:rPr>
          <w:sz w:val="22"/>
        </w:rPr>
        <w:t xml:space="preserve"> process of playing with the white pieces in a game of chess is reciprocally dependent on a process of playing with the black pieces in the same game of chess</w:t>
      </w:r>
    </w:p>
    <w:p w14:paraId="5531A404" w14:textId="77777777" w:rsidR="00CF7DCA" w:rsidRPr="00486765" w:rsidRDefault="00CF7DCA" w:rsidP="006C702A">
      <w:pPr>
        <w:pStyle w:val="ListParagraph"/>
        <w:numPr>
          <w:ilvl w:val="0"/>
          <w:numId w:val="5"/>
        </w:numPr>
        <w:rPr>
          <w:sz w:val="22"/>
        </w:rPr>
      </w:pPr>
      <w:proofErr w:type="gramStart"/>
      <w:r w:rsidRPr="00486765">
        <w:rPr>
          <w:sz w:val="22"/>
        </w:rPr>
        <w:t>a</w:t>
      </w:r>
      <w:proofErr w:type="gramEnd"/>
      <w:r w:rsidRPr="00486765">
        <w:rPr>
          <w:sz w:val="22"/>
        </w:rPr>
        <w:t xml:space="preserve"> process of buying and the associated process of selling</w:t>
      </w:r>
    </w:p>
    <w:p w14:paraId="6C6E02B8" w14:textId="77777777" w:rsidR="00135288" w:rsidRPr="00486765" w:rsidRDefault="00CF7DCA" w:rsidP="006C702A">
      <w:pPr>
        <w:pStyle w:val="ListParagraph"/>
        <w:numPr>
          <w:ilvl w:val="0"/>
          <w:numId w:val="5"/>
        </w:numPr>
        <w:rPr>
          <w:sz w:val="22"/>
        </w:rPr>
      </w:pPr>
      <w:proofErr w:type="gramStart"/>
      <w:r w:rsidRPr="00486765">
        <w:rPr>
          <w:sz w:val="22"/>
        </w:rPr>
        <w:t>a</w:t>
      </w:r>
      <w:proofErr w:type="gramEnd"/>
      <w:r w:rsidRPr="00486765">
        <w:rPr>
          <w:sz w:val="22"/>
        </w:rPr>
        <w:t xml:space="preserve"> process of increasing the volume of a </w:t>
      </w:r>
      <w:r w:rsidR="00C449B1" w:rsidRPr="00486765">
        <w:rPr>
          <w:sz w:val="22"/>
        </w:rPr>
        <w:t>portion</w:t>
      </w:r>
      <w:r w:rsidRPr="00486765">
        <w:rPr>
          <w:sz w:val="22"/>
        </w:rPr>
        <w:t xml:space="preserve"> of gas </w:t>
      </w:r>
      <w:r w:rsidR="00C449B1" w:rsidRPr="00486765">
        <w:rPr>
          <w:sz w:val="22"/>
        </w:rPr>
        <w:t>while</w:t>
      </w:r>
      <w:r w:rsidRPr="00486765">
        <w:rPr>
          <w:sz w:val="22"/>
        </w:rPr>
        <w:t xml:space="preserve"> temperature </w:t>
      </w:r>
      <w:r w:rsidR="00C449B1" w:rsidRPr="00486765">
        <w:rPr>
          <w:sz w:val="22"/>
        </w:rPr>
        <w:t xml:space="preserve">remains constant </w:t>
      </w:r>
      <w:r w:rsidRPr="00486765">
        <w:rPr>
          <w:sz w:val="22"/>
        </w:rPr>
        <w:t xml:space="preserve">and the associated process of  decreasing the </w:t>
      </w:r>
      <w:r w:rsidR="00416AC8" w:rsidRPr="00486765">
        <w:rPr>
          <w:sz w:val="22"/>
        </w:rPr>
        <w:t>pressure exerted by the gas</w:t>
      </w:r>
    </w:p>
    <w:p w14:paraId="54C86A81" w14:textId="11EE703D" w:rsidR="00445013" w:rsidRPr="00486765" w:rsidRDefault="009F610B">
      <w:pPr>
        <w:rPr>
          <w:sz w:val="22"/>
        </w:rPr>
      </w:pPr>
      <w:r w:rsidRPr="00486765">
        <w:rPr>
          <w:sz w:val="22"/>
        </w:rPr>
        <w:t>A</w:t>
      </w:r>
      <w:r w:rsidR="007236C7" w:rsidRPr="00486765">
        <w:rPr>
          <w:sz w:val="22"/>
        </w:rPr>
        <w:t xml:space="preserve">n entity – for example an act of communication – can </w:t>
      </w:r>
      <w:r w:rsidR="007236C7" w:rsidRPr="00486765">
        <w:rPr>
          <w:b/>
          <w:sz w:val="22"/>
        </w:rPr>
        <w:t>s-depend</w:t>
      </w:r>
      <w:r w:rsidR="007236C7" w:rsidRPr="00486765">
        <w:rPr>
          <w:sz w:val="22"/>
        </w:rPr>
        <w:t xml:space="preserve"> on more than one entity.</w:t>
      </w:r>
      <w:r w:rsidR="00492DAF" w:rsidRPr="00486765">
        <w:rPr>
          <w:sz w:val="22"/>
        </w:rPr>
        <w:t xml:space="preserve"> Complex phenomena for example in the psychological and social realms (such as inferring, commanding and requesting) or in the realm of multi-organismal biological processes (such as infection and resistance), </w:t>
      </w:r>
      <w:r w:rsidR="0032409B" w:rsidRPr="00486765">
        <w:rPr>
          <w:sz w:val="22"/>
        </w:rPr>
        <w:t xml:space="preserve">will involve </w:t>
      </w:r>
      <w:r w:rsidR="00492DAF" w:rsidRPr="00486765">
        <w:rPr>
          <w:sz w:val="22"/>
        </w:rPr>
        <w:t xml:space="preserve">multiple </w:t>
      </w:r>
      <w:r w:rsidR="0032409B" w:rsidRPr="00486765">
        <w:rPr>
          <w:sz w:val="22"/>
        </w:rPr>
        <w:t xml:space="preserve">families of </w:t>
      </w:r>
      <w:r w:rsidR="00492DAF" w:rsidRPr="00486765">
        <w:rPr>
          <w:sz w:val="22"/>
        </w:rPr>
        <w:t xml:space="preserve">dependence relations, involving both continuants and </w:t>
      </w:r>
      <w:proofErr w:type="spellStart"/>
      <w:r w:rsidR="00492DAF" w:rsidRPr="00486765">
        <w:rPr>
          <w:sz w:val="22"/>
        </w:rPr>
        <w:t>occurrents</w:t>
      </w:r>
      <w:proofErr w:type="spellEnd"/>
      <w:r w:rsidR="00492DAF" w:rsidRPr="00486765">
        <w:rPr>
          <w:sz w:val="22"/>
        </w:rPr>
        <w:t xml:space="preserve"> [</w:t>
      </w:r>
      <w:r w:rsidR="00492DAF" w:rsidRPr="00486765">
        <w:rPr>
          <w:sz w:val="22"/>
        </w:rPr>
        <w:fldChar w:fldCharType="begin"/>
      </w:r>
      <w:r w:rsidR="00492DAF" w:rsidRPr="00486765">
        <w:rPr>
          <w:sz w:val="22"/>
        </w:rPr>
        <w:instrText xml:space="preserve"> REF _Ref309155275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1</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_Ref309155274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4</w:t>
      </w:r>
      <w:r w:rsidR="00492DAF" w:rsidRPr="00486765">
        <w:rPr>
          <w:sz w:val="22"/>
        </w:rPr>
        <w:fldChar w:fldCharType="end"/>
      </w:r>
      <w:r w:rsidR="00492DAF" w:rsidRPr="00486765">
        <w:rPr>
          <w:sz w:val="22"/>
        </w:rPr>
        <w:t xml:space="preserve">, </w:t>
      </w:r>
      <w:r w:rsidR="00492DAF" w:rsidRPr="00486765">
        <w:rPr>
          <w:sz w:val="22"/>
        </w:rPr>
        <w:fldChar w:fldCharType="begin"/>
      </w:r>
      <w:r w:rsidR="00492DAF" w:rsidRPr="00486765">
        <w:rPr>
          <w:sz w:val="22"/>
        </w:rPr>
        <w:instrText xml:space="preserve"> REF _Ref309483154 \r \h </w:instrText>
      </w:r>
      <w:r w:rsidR="001C5CAA">
        <w:rPr>
          <w:sz w:val="22"/>
        </w:rPr>
        <w:instrText xml:space="preserve"> \* MERGEFORMAT </w:instrText>
      </w:r>
      <w:r w:rsidR="00492DAF" w:rsidRPr="00486765">
        <w:rPr>
          <w:sz w:val="22"/>
        </w:rPr>
      </w:r>
      <w:r w:rsidR="00492DAF" w:rsidRPr="00486765">
        <w:rPr>
          <w:sz w:val="22"/>
        </w:rPr>
        <w:fldChar w:fldCharType="separate"/>
      </w:r>
      <w:r w:rsidR="00B60214">
        <w:rPr>
          <w:sz w:val="22"/>
        </w:rPr>
        <w:t>28</w:t>
      </w:r>
      <w:r w:rsidR="00492DAF" w:rsidRPr="00486765">
        <w:rPr>
          <w:sz w:val="22"/>
        </w:rPr>
        <w:fldChar w:fldCharType="end"/>
      </w:r>
      <w:r w:rsidR="00492DAF" w:rsidRPr="00486765">
        <w:rPr>
          <w:sz w:val="22"/>
        </w:rPr>
        <w:t xml:space="preserve">]. </w:t>
      </w:r>
    </w:p>
    <w:p w14:paraId="5BEA884F" w14:textId="035499B3" w:rsidR="00C449B1" w:rsidRPr="00486765" w:rsidRDefault="00C449B1">
      <w:pPr>
        <w:rPr>
          <w:sz w:val="22"/>
        </w:rPr>
      </w:pPr>
      <w:r w:rsidRPr="00486765">
        <w:rPr>
          <w:sz w:val="22"/>
        </w:rPr>
        <w:t xml:space="preserve">As the examples under the heading of one-sided </w:t>
      </w:r>
      <w:r w:rsidRPr="00486765">
        <w:rPr>
          <w:b/>
          <w:sz w:val="22"/>
        </w:rPr>
        <w:t>s-dependence</w:t>
      </w:r>
      <w:r w:rsidRPr="00486765">
        <w:rPr>
          <w:sz w:val="22"/>
        </w:rPr>
        <w:t xml:space="preserve"> among </w:t>
      </w:r>
      <w:proofErr w:type="spellStart"/>
      <w:r w:rsidRPr="00486765">
        <w:rPr>
          <w:i/>
          <w:sz w:val="22"/>
        </w:rPr>
        <w:t>occurrents</w:t>
      </w:r>
      <w:proofErr w:type="spellEnd"/>
      <w:r w:rsidRPr="00486765">
        <w:rPr>
          <w:i/>
          <w:sz w:val="22"/>
        </w:rPr>
        <w:t xml:space="preserve"> </w:t>
      </w:r>
      <w:r w:rsidRPr="00486765">
        <w:rPr>
          <w:sz w:val="22"/>
        </w:rPr>
        <w:t xml:space="preserve">show, the relation of </w:t>
      </w:r>
      <w:r w:rsidRPr="00486765">
        <w:rPr>
          <w:b/>
          <w:sz w:val="22"/>
        </w:rPr>
        <w:t>s-dependence</w:t>
      </w:r>
      <w:r w:rsidRPr="00486765">
        <w:rPr>
          <w:sz w:val="22"/>
        </w:rPr>
        <w:t xml:space="preserve"> does not in every case require simultaneous existence of its </w:t>
      </w:r>
      <w:proofErr w:type="spellStart"/>
      <w:r w:rsidRPr="00486765">
        <w:rPr>
          <w:sz w:val="22"/>
        </w:rPr>
        <w:t>relata</w:t>
      </w:r>
      <w:proofErr w:type="spellEnd"/>
      <w:r w:rsidRPr="00486765">
        <w:rPr>
          <w:sz w:val="22"/>
        </w:rPr>
        <w:t>.</w:t>
      </w:r>
      <w:r w:rsidR="00445013" w:rsidRPr="00486765">
        <w:rPr>
          <w:sz w:val="22"/>
        </w:rPr>
        <w:t xml:space="preserve"> Note the difference between such cases and the cases of </w:t>
      </w:r>
      <w:r w:rsidR="0032409B" w:rsidRPr="00486765">
        <w:rPr>
          <w:sz w:val="22"/>
        </w:rPr>
        <w:t xml:space="preserve">universals defined </w:t>
      </w:r>
      <w:r w:rsidR="00445013" w:rsidRPr="00486765">
        <w:rPr>
          <w:sz w:val="22"/>
        </w:rPr>
        <w:t>historical</w:t>
      </w:r>
      <w:r w:rsidR="0032409B" w:rsidRPr="00486765">
        <w:rPr>
          <w:sz w:val="22"/>
        </w:rPr>
        <w:t>ly</w:t>
      </w:r>
      <w:r w:rsidR="00445013" w:rsidRPr="00486765">
        <w:rPr>
          <w:sz w:val="22"/>
        </w:rPr>
        <w:t xml:space="preserve"> referred to above; the act of answering </w:t>
      </w:r>
      <w:r w:rsidR="00445013" w:rsidRPr="00486765">
        <w:rPr>
          <w:sz w:val="22"/>
        </w:rPr>
        <w:lastRenderedPageBreak/>
        <w:t xml:space="preserve">depends existentially on the prior act of questioning; the human being who was baptized </w:t>
      </w:r>
      <w:r w:rsidR="00492DAF" w:rsidRPr="00486765">
        <w:rPr>
          <w:sz w:val="22"/>
        </w:rPr>
        <w:t xml:space="preserve">or who answered a question </w:t>
      </w:r>
      <w:r w:rsidR="00445013" w:rsidRPr="00486765">
        <w:rPr>
          <w:sz w:val="22"/>
        </w:rPr>
        <w:t>does not depend existentially on the prior act of baptism</w:t>
      </w:r>
      <w:r w:rsidR="00492DAF" w:rsidRPr="00486765">
        <w:rPr>
          <w:sz w:val="22"/>
        </w:rPr>
        <w:t xml:space="preserve"> or answering</w:t>
      </w:r>
      <w:r w:rsidR="00445013" w:rsidRPr="00486765">
        <w:rPr>
          <w:sz w:val="22"/>
        </w:rPr>
        <w:t>.</w:t>
      </w:r>
      <w:r w:rsidR="00492DAF" w:rsidRPr="00486765">
        <w:rPr>
          <w:sz w:val="22"/>
        </w:rPr>
        <w:t xml:space="preserve"> He would still exist even if these acts had never taken place.</w:t>
      </w:r>
      <w:r w:rsidR="0032409B" w:rsidRPr="00486765">
        <w:rPr>
          <w:sz w:val="22"/>
        </w:rPr>
        <w:t xml:space="preserve"> A phosphorylated protein molecule might still exist even though it had never been phosphorylated.</w:t>
      </w:r>
    </w:p>
    <w:p w14:paraId="6924BC84" w14:textId="3C2923B2" w:rsidR="00144077" w:rsidRPr="00B56876" w:rsidRDefault="00365F37" w:rsidP="00486765">
      <w:pPr>
        <w:pStyle w:val="Heading2"/>
      </w:pPr>
      <w:bookmarkStart w:id="144" w:name="_Toc313270694"/>
      <w:bookmarkStart w:id="145" w:name="_Toc319326100"/>
      <w:r w:rsidRPr="00486765">
        <w:rPr>
          <w:sz w:val="24"/>
        </w:rPr>
        <w:t>2.1</w:t>
      </w:r>
      <w:r w:rsidR="00755698" w:rsidRPr="00486765">
        <w:rPr>
          <w:sz w:val="24"/>
        </w:rPr>
        <w:t xml:space="preserve"> Independent C</w:t>
      </w:r>
      <w:r w:rsidR="00921592" w:rsidRPr="00486765">
        <w:rPr>
          <w:sz w:val="24"/>
        </w:rPr>
        <w:t>ontinuant</w:t>
      </w:r>
      <w:bookmarkEnd w:id="144"/>
      <w:bookmarkEnd w:id="145"/>
    </w:p>
    <w:p w14:paraId="62CE6F7E" w14:textId="77777777" w:rsidR="00D924FF" w:rsidRPr="00486765" w:rsidRDefault="00D924FF">
      <w:pPr>
        <w:pStyle w:val="Specification"/>
        <w:rPr>
          <w:sz w:val="22"/>
        </w:rPr>
      </w:pPr>
    </w:p>
    <w:p w14:paraId="2F556039" w14:textId="78198B12" w:rsidR="00E45547" w:rsidRPr="0047147E" w:rsidRDefault="00610476">
      <w:pPr>
        <w:pStyle w:val="Specification"/>
        <w:rPr>
          <w:sz w:val="22"/>
        </w:rPr>
      </w:pPr>
      <w:ins w:id="146" w:author="Jonathan Bona" w:date="2012-05-02T17:12:00Z">
        <w:r w:rsidRPr="00610476">
          <w:rPr>
            <w:rStyle w:val="Annotation"/>
            <w:rPrChange w:id="147" w:author="Jonathan Bona" w:date="2012-05-02T17:12:00Z">
              <w:rPr>
                <w:rStyle w:val="SpecificationType"/>
                <w:sz w:val="22"/>
              </w:rPr>
            </w:rPrChange>
          </w:rPr>
          <w:t>a(independent continuant)[</w:t>
        </w:r>
      </w:ins>
      <w:r w:rsidR="00492DAF" w:rsidRPr="00486765">
        <w:rPr>
          <w:rStyle w:val="SpecificationType"/>
          <w:sz w:val="22"/>
        </w:rPr>
        <w:t>Definition</w:t>
      </w:r>
      <w:r w:rsidR="00492DAF" w:rsidRPr="00486765">
        <w:rPr>
          <w:smallCaps/>
          <w:sz w:val="22"/>
        </w:rPr>
        <w:t xml:space="preserve">: </w:t>
      </w:r>
      <w:r w:rsidR="00F604ED" w:rsidRPr="00486765">
        <w:rPr>
          <w:i/>
          <w:sz w:val="22"/>
        </w:rPr>
        <w:t>A</w:t>
      </w:r>
      <w:r w:rsidR="00536BF5" w:rsidRPr="00486765">
        <w:rPr>
          <w:i/>
          <w:sz w:val="22"/>
        </w:rPr>
        <w:t xml:space="preserve"> </w:t>
      </w:r>
      <w:r w:rsidR="00144077" w:rsidRPr="00486765">
        <w:rPr>
          <w:sz w:val="22"/>
        </w:rPr>
        <w:t>is an</w:t>
      </w:r>
      <w:r w:rsidR="00921592" w:rsidRPr="00486765">
        <w:rPr>
          <w:i/>
          <w:sz w:val="22"/>
        </w:rPr>
        <w:t xml:space="preserve"> independent continuant</w:t>
      </w:r>
      <w:r w:rsidR="00144077" w:rsidRPr="00486765">
        <w:rPr>
          <w:sz w:val="22"/>
        </w:rPr>
        <w:t xml:space="preserve"> =</w:t>
      </w:r>
      <w:r w:rsidR="00536BF5" w:rsidRPr="00486765">
        <w:rPr>
          <w:sz w:val="22"/>
        </w:rPr>
        <w:t xml:space="preserve"> </w:t>
      </w:r>
      <w:r w:rsidR="00541102" w:rsidRPr="00486765">
        <w:rPr>
          <w:sz w:val="22"/>
        </w:rPr>
        <w:t>D</w:t>
      </w:r>
      <w:r w:rsidR="00144077" w:rsidRPr="00486765">
        <w:rPr>
          <w:sz w:val="22"/>
        </w:rPr>
        <w:t xml:space="preserve">ef. </w:t>
      </w:r>
      <w:r w:rsidR="009D555C" w:rsidRPr="00486765">
        <w:rPr>
          <w:i/>
          <w:sz w:val="22"/>
        </w:rPr>
        <w:t xml:space="preserve">a </w:t>
      </w:r>
      <w:r w:rsidR="009D555C" w:rsidRPr="00486765">
        <w:rPr>
          <w:sz w:val="22"/>
        </w:rPr>
        <w:t xml:space="preserve">is a </w:t>
      </w:r>
      <w:r w:rsidR="00FB129B" w:rsidRPr="00486765">
        <w:rPr>
          <w:i/>
          <w:sz w:val="22"/>
        </w:rPr>
        <w:t>continuant</w:t>
      </w:r>
      <w:r w:rsidR="009D555C" w:rsidRPr="00486765">
        <w:rPr>
          <w:sz w:val="22"/>
        </w:rPr>
        <w:t xml:space="preserve"> which is such that </w:t>
      </w:r>
      <w:r w:rsidR="00144077" w:rsidRPr="00486765">
        <w:rPr>
          <w:sz w:val="22"/>
        </w:rPr>
        <w:t xml:space="preserve">there is no </w:t>
      </w:r>
      <w:r w:rsidR="00144077" w:rsidRPr="00486765">
        <w:rPr>
          <w:i/>
          <w:sz w:val="22"/>
        </w:rPr>
        <w:t xml:space="preserve">b </w:t>
      </w:r>
      <w:r w:rsidR="00492DAF" w:rsidRPr="00486765">
        <w:rPr>
          <w:sz w:val="22"/>
        </w:rPr>
        <w:t xml:space="preserve">such that </w:t>
      </w:r>
      <w:r w:rsidR="00144077" w:rsidRPr="00486765">
        <w:rPr>
          <w:i/>
          <w:sz w:val="22"/>
        </w:rPr>
        <w:t xml:space="preserve">a </w:t>
      </w:r>
      <w:r w:rsidR="00144077" w:rsidRPr="00486765">
        <w:rPr>
          <w:b/>
          <w:sz w:val="22"/>
        </w:rPr>
        <w:t xml:space="preserve">s-depends on </w:t>
      </w:r>
      <w:r w:rsidR="00144077" w:rsidRPr="00486765">
        <w:rPr>
          <w:i/>
          <w:sz w:val="22"/>
        </w:rPr>
        <w:t>b</w:t>
      </w:r>
      <w:r w:rsidR="00492DAF" w:rsidRPr="00486765">
        <w:rPr>
          <w:i/>
          <w:sz w:val="22"/>
        </w:rPr>
        <w:t>.</w:t>
      </w:r>
      <w:r w:rsidR="00144077" w:rsidRPr="00486765">
        <w:rPr>
          <w:i/>
          <w:sz w:val="22"/>
        </w:rPr>
        <w:t xml:space="preserve"> </w:t>
      </w:r>
      <w:r w:rsidR="0047147E">
        <w:rPr>
          <w:sz w:val="22"/>
        </w:rPr>
        <w:t>[017-001]</w:t>
      </w:r>
      <w:ins w:id="148" w:author="Jonathan Bona" w:date="2012-05-02T17:12:00Z">
        <w:r w:rsidRPr="00610476">
          <w:rPr>
            <w:rStyle w:val="Annotation"/>
            <w:rPrChange w:id="149" w:author="Jonathan Bona" w:date="2012-05-02T17:12:00Z">
              <w:rPr>
                <w:sz w:val="22"/>
              </w:rPr>
            </w:rPrChange>
          </w:rPr>
          <w:t>]</w:t>
        </w:r>
      </w:ins>
    </w:p>
    <w:p w14:paraId="6CADEE4F" w14:textId="4E8BABE0" w:rsidR="00E45547" w:rsidRPr="00486765" w:rsidRDefault="00610476">
      <w:pPr>
        <w:pStyle w:val="Specification"/>
        <w:rPr>
          <w:sz w:val="22"/>
        </w:rPr>
      </w:pPr>
      <w:ins w:id="150" w:author="Jonathan Bona" w:date="2012-05-02T17:12:00Z">
        <w:r w:rsidRPr="00255E9F">
          <w:rPr>
            <w:rStyle w:val="Annotation"/>
          </w:rPr>
          <w:t>a</w:t>
        </w:r>
        <w:r>
          <w:rPr>
            <w:rStyle w:val="Annotation"/>
          </w:rPr>
          <w:t>s</w:t>
        </w:r>
        <w:r w:rsidRPr="00255E9F">
          <w:rPr>
            <w:rStyle w:val="Annotation"/>
          </w:rPr>
          <w:t>(independent continuant)[</w:t>
        </w:r>
      </w:ins>
      <w:r w:rsidR="00F93648" w:rsidRPr="00486765">
        <w:rPr>
          <w:rStyle w:val="SpecificationType"/>
          <w:sz w:val="22"/>
        </w:rPr>
        <w:t>E</w:t>
      </w:r>
      <w:r w:rsidR="00E45547" w:rsidRPr="00486765">
        <w:rPr>
          <w:rStyle w:val="SpecificationType"/>
          <w:sz w:val="22"/>
        </w:rPr>
        <w:t>xamples</w:t>
      </w:r>
      <w:r w:rsidR="00E45547" w:rsidRPr="00486765">
        <w:rPr>
          <w:sz w:val="22"/>
        </w:rPr>
        <w:t>: an atom</w:t>
      </w:r>
      <w:ins w:id="151" w:author="Jonathan Bona" w:date="2012-05-02T17:12:00Z">
        <w:r w:rsidRPr="00610476">
          <w:rPr>
            <w:rStyle w:val="Annotation"/>
            <w:rPrChange w:id="152" w:author="Jonathan Bona" w:date="2012-05-02T17:13:00Z">
              <w:rPr>
                <w:sz w:val="22"/>
              </w:rPr>
            </w:rPrChange>
          </w:rPr>
          <w:t>\</w:t>
        </w:r>
      </w:ins>
      <w:r w:rsidR="00E45547" w:rsidRPr="00486765">
        <w:rPr>
          <w:sz w:val="22"/>
        </w:rPr>
        <w:t>, a molecul</w:t>
      </w:r>
      <w:r w:rsidR="004B5C97" w:rsidRPr="00486765">
        <w:rPr>
          <w:sz w:val="22"/>
        </w:rPr>
        <w:t>e</w:t>
      </w:r>
      <w:ins w:id="153" w:author="Jonathan Bona" w:date="2012-05-02T17:13:00Z">
        <w:r w:rsidRPr="00255E9F">
          <w:rPr>
            <w:rStyle w:val="Annotation"/>
          </w:rPr>
          <w:t>\</w:t>
        </w:r>
      </w:ins>
      <w:r w:rsidR="004B5C97" w:rsidRPr="00486765">
        <w:rPr>
          <w:sz w:val="22"/>
        </w:rPr>
        <w:t>, an organism</w:t>
      </w:r>
      <w:ins w:id="154" w:author="Jonathan Bona" w:date="2012-05-02T17:13:00Z">
        <w:r w:rsidRPr="00255E9F">
          <w:rPr>
            <w:rStyle w:val="Annotation"/>
          </w:rPr>
          <w:t>\</w:t>
        </w:r>
      </w:ins>
      <w:r w:rsidR="004B5C97" w:rsidRPr="00486765">
        <w:rPr>
          <w:sz w:val="22"/>
        </w:rPr>
        <w:t>, a heart</w:t>
      </w:r>
      <w:ins w:id="155" w:author="Jonathan Bona" w:date="2012-05-02T17:13:00Z">
        <w:r w:rsidRPr="00255E9F">
          <w:rPr>
            <w:rStyle w:val="Annotation"/>
          </w:rPr>
          <w:t>\</w:t>
        </w:r>
      </w:ins>
      <w:r w:rsidR="00D95DB0" w:rsidRPr="00486765">
        <w:rPr>
          <w:sz w:val="22"/>
        </w:rPr>
        <w:t xml:space="preserve">, </w:t>
      </w:r>
      <w:r w:rsidR="00E45547" w:rsidRPr="00486765">
        <w:rPr>
          <w:sz w:val="22"/>
        </w:rPr>
        <w:t>a chair</w:t>
      </w:r>
      <w:ins w:id="156" w:author="Jonathan Bona" w:date="2012-05-02T17:13:00Z">
        <w:r w:rsidRPr="00255E9F">
          <w:rPr>
            <w:rStyle w:val="Annotation"/>
          </w:rPr>
          <w:t>\</w:t>
        </w:r>
      </w:ins>
      <w:r w:rsidR="00E45547" w:rsidRPr="00486765">
        <w:rPr>
          <w:sz w:val="22"/>
        </w:rPr>
        <w:t>, the bottom right portion of a human torso</w:t>
      </w:r>
      <w:ins w:id="157" w:author="Jonathan Bona" w:date="2012-05-02T17:13:00Z">
        <w:r w:rsidRPr="00255E9F">
          <w:rPr>
            <w:rStyle w:val="Annotation"/>
          </w:rPr>
          <w:t>\</w:t>
        </w:r>
      </w:ins>
      <w:r w:rsidR="00E45547" w:rsidRPr="00486765">
        <w:rPr>
          <w:sz w:val="22"/>
        </w:rPr>
        <w:t>, a leg</w:t>
      </w:r>
      <w:ins w:id="158" w:author="Jonathan Bona" w:date="2012-05-02T17:13:00Z">
        <w:r w:rsidRPr="00255E9F">
          <w:rPr>
            <w:rStyle w:val="Annotation"/>
          </w:rPr>
          <w:t>\</w:t>
        </w:r>
      </w:ins>
      <w:r w:rsidR="00E45547" w:rsidRPr="00486765">
        <w:rPr>
          <w:sz w:val="22"/>
        </w:rPr>
        <w:t xml:space="preserve">; </w:t>
      </w:r>
      <w:r w:rsidR="00921592" w:rsidRPr="00486765">
        <w:rPr>
          <w:sz w:val="22"/>
        </w:rPr>
        <w:t xml:space="preserve">the interior of your </w:t>
      </w:r>
      <w:r w:rsidR="00E45547" w:rsidRPr="00486765">
        <w:rPr>
          <w:sz w:val="22"/>
        </w:rPr>
        <w:t>mouth</w:t>
      </w:r>
      <w:ins w:id="159" w:author="Jonathan Bona" w:date="2012-05-02T17:13:00Z">
        <w:r w:rsidRPr="00255E9F">
          <w:rPr>
            <w:rStyle w:val="Annotation"/>
          </w:rPr>
          <w:t>\</w:t>
        </w:r>
      </w:ins>
      <w:r w:rsidR="00921592" w:rsidRPr="00486765">
        <w:rPr>
          <w:sz w:val="22"/>
        </w:rPr>
        <w:t>; a spatial region</w:t>
      </w:r>
      <w:ins w:id="160" w:author="Jonathan Bona" w:date="2012-05-02T17:13:00Z">
        <w:r w:rsidRPr="00255E9F">
          <w:rPr>
            <w:rStyle w:val="Annotation"/>
          </w:rPr>
          <w:t>\</w:t>
        </w:r>
      </w:ins>
      <w:r w:rsidR="00D95DB0" w:rsidRPr="00486765">
        <w:rPr>
          <w:sz w:val="22"/>
        </w:rPr>
        <w:t>; an orchestra.</w:t>
      </w:r>
      <w:ins w:id="161" w:author="Jonathan Bona" w:date="2012-05-02T17:13:00Z">
        <w:r w:rsidRPr="00610476">
          <w:rPr>
            <w:rStyle w:val="Annotation"/>
          </w:rPr>
          <w:t xml:space="preserve"> </w:t>
        </w:r>
        <w:r w:rsidRPr="00255E9F">
          <w:rPr>
            <w:rStyle w:val="Annotation"/>
          </w:rPr>
          <w:t>]</w:t>
        </w:r>
      </w:ins>
      <w:r w:rsidR="00D95DB0" w:rsidRPr="00486765">
        <w:rPr>
          <w:sz w:val="22"/>
        </w:rPr>
        <w:t xml:space="preserve"> </w:t>
      </w:r>
    </w:p>
    <w:p w14:paraId="72560AA1" w14:textId="3E3D6053" w:rsidR="0064627E" w:rsidRPr="00486765" w:rsidRDefault="00610476">
      <w:pPr>
        <w:pStyle w:val="Specification"/>
        <w:rPr>
          <w:sz w:val="22"/>
        </w:rPr>
      </w:pPr>
      <w:ins w:id="162" w:author="Jonathan Bona" w:date="2012-05-02T17:12:00Z">
        <w:r w:rsidRPr="00255E9F">
          <w:rPr>
            <w:rStyle w:val="Annotation"/>
          </w:rPr>
          <w:t>a(independent continuant)[</w:t>
        </w:r>
      </w:ins>
      <w:r w:rsidR="00236D40" w:rsidRPr="00486765">
        <w:rPr>
          <w:rStyle w:val="SpecificationType"/>
          <w:sz w:val="22"/>
        </w:rPr>
        <w:t>Axiom</w:t>
      </w:r>
      <w:r w:rsidR="00236D40" w:rsidRPr="00486765">
        <w:rPr>
          <w:smallCaps/>
          <w:sz w:val="22"/>
        </w:rPr>
        <w:t>:</w:t>
      </w:r>
      <w:r w:rsidR="00E45547" w:rsidRPr="00486765">
        <w:rPr>
          <w:sz w:val="22"/>
        </w:rPr>
        <w:t xml:space="preserve"> Every</w:t>
      </w:r>
      <w:r w:rsidR="00921592" w:rsidRPr="00486765">
        <w:rPr>
          <w:i/>
          <w:sz w:val="22"/>
        </w:rPr>
        <w:t xml:space="preserve"> independent continuant</w:t>
      </w:r>
      <w:r w:rsidR="00536BF5" w:rsidRPr="00486765">
        <w:rPr>
          <w:i/>
          <w:sz w:val="22"/>
        </w:rPr>
        <w:t xml:space="preserve"> </w:t>
      </w:r>
      <w:r w:rsidR="00E45547" w:rsidRPr="00486765">
        <w:rPr>
          <w:sz w:val="22"/>
        </w:rPr>
        <w:t>is such that there are</w:t>
      </w:r>
      <w:r w:rsidR="00465C17" w:rsidRPr="00486765">
        <w:rPr>
          <w:i/>
          <w:sz w:val="22"/>
        </w:rPr>
        <w:t xml:space="preserve"> </w:t>
      </w:r>
      <w:proofErr w:type="gramStart"/>
      <w:r w:rsidR="00151755" w:rsidRPr="00486765">
        <w:rPr>
          <w:i/>
          <w:sz w:val="22"/>
        </w:rPr>
        <w:t>entities</w:t>
      </w:r>
      <w:r w:rsidR="00151755" w:rsidRPr="00486765">
        <w:rPr>
          <w:sz w:val="22"/>
        </w:rPr>
        <w:t xml:space="preserve"> which</w:t>
      </w:r>
      <w:proofErr w:type="gramEnd"/>
      <w:r w:rsidR="00E45547" w:rsidRPr="00486765">
        <w:rPr>
          <w:sz w:val="22"/>
        </w:rPr>
        <w:t xml:space="preserve"> </w:t>
      </w:r>
      <w:r w:rsidR="002D5E04" w:rsidRPr="00486765">
        <w:rPr>
          <w:sz w:val="22"/>
        </w:rPr>
        <w:t xml:space="preserve">is </w:t>
      </w:r>
      <w:r w:rsidR="00B9472F" w:rsidRPr="00486765">
        <w:rPr>
          <w:b/>
          <w:sz w:val="22"/>
        </w:rPr>
        <w:t>s-depend</w:t>
      </w:r>
      <w:r w:rsidR="00541009" w:rsidRPr="00486765">
        <w:rPr>
          <w:b/>
          <w:sz w:val="22"/>
        </w:rPr>
        <w:t xml:space="preserve"> </w:t>
      </w:r>
      <w:r w:rsidR="00541009" w:rsidRPr="00486765">
        <w:rPr>
          <w:sz w:val="22"/>
        </w:rPr>
        <w:t>on</w:t>
      </w:r>
      <w:r w:rsidR="00E45547" w:rsidRPr="00486765">
        <w:rPr>
          <w:sz w:val="22"/>
        </w:rPr>
        <w:t xml:space="preserve"> it.</w:t>
      </w:r>
      <w:r w:rsidR="0047147E">
        <w:rPr>
          <w:sz w:val="22"/>
        </w:rPr>
        <w:t xml:space="preserve"> [018-001]</w:t>
      </w:r>
      <w:ins w:id="163" w:author="Jonathan Bona" w:date="2012-05-02T17:13:00Z">
        <w:r w:rsidRPr="00610476">
          <w:rPr>
            <w:rStyle w:val="Annotation"/>
          </w:rPr>
          <w:t xml:space="preserve"> </w:t>
        </w:r>
        <w:r w:rsidRPr="00255E9F">
          <w:rPr>
            <w:rStyle w:val="Annotation"/>
          </w:rPr>
          <w:t>]</w:t>
        </w:r>
      </w:ins>
    </w:p>
    <w:p w14:paraId="01DDE5A8" w14:textId="77777777" w:rsidR="0032409B" w:rsidRPr="00486765" w:rsidRDefault="0032409B" w:rsidP="00486765">
      <w:pPr>
        <w:rPr>
          <w:sz w:val="22"/>
        </w:rPr>
      </w:pPr>
    </w:p>
    <w:p w14:paraId="69E2A83D" w14:textId="3D0CB4A3" w:rsidR="00E45547" w:rsidRPr="00486765" w:rsidRDefault="004A05A1">
      <w:pPr>
        <w:rPr>
          <w:sz w:val="22"/>
        </w:rPr>
      </w:pPr>
      <w:r w:rsidRPr="00486765">
        <w:rPr>
          <w:sz w:val="22"/>
        </w:rPr>
        <w:t>Examples</w:t>
      </w:r>
      <w:r w:rsidR="00541009" w:rsidRPr="00486765">
        <w:rPr>
          <w:sz w:val="22"/>
        </w:rPr>
        <w:t xml:space="preserve"> of such entities </w:t>
      </w:r>
      <w:r w:rsidR="002D23D1" w:rsidRPr="00486765">
        <w:rPr>
          <w:sz w:val="22"/>
        </w:rPr>
        <w:t xml:space="preserve">that are </w:t>
      </w:r>
      <w:r w:rsidR="002D23D1" w:rsidRPr="00486765">
        <w:rPr>
          <w:b/>
          <w:sz w:val="22"/>
        </w:rPr>
        <w:t>s-dependent</w:t>
      </w:r>
      <w:r w:rsidR="002D23D1" w:rsidRPr="00486765">
        <w:rPr>
          <w:sz w:val="22"/>
        </w:rPr>
        <w:t xml:space="preserve"> on </w:t>
      </w:r>
      <w:r w:rsidR="002D23D1" w:rsidRPr="00486765">
        <w:rPr>
          <w:i/>
          <w:sz w:val="22"/>
        </w:rPr>
        <w:t xml:space="preserve">independent continuants </w:t>
      </w:r>
      <w:r w:rsidR="00541009" w:rsidRPr="00486765">
        <w:rPr>
          <w:sz w:val="22"/>
        </w:rPr>
        <w:t>are</w:t>
      </w:r>
      <w:r w:rsidRPr="00486765">
        <w:rPr>
          <w:sz w:val="22"/>
        </w:rPr>
        <w:t xml:space="preserve">: qualities, dispositions, </w:t>
      </w:r>
      <w:proofErr w:type="gramStart"/>
      <w:r w:rsidRPr="00486765">
        <w:rPr>
          <w:sz w:val="22"/>
        </w:rPr>
        <w:t>processes</w:t>
      </w:r>
      <w:proofErr w:type="gramEnd"/>
      <w:r w:rsidRPr="00486765">
        <w:rPr>
          <w:sz w:val="22"/>
        </w:rPr>
        <w:t>.</w:t>
      </w:r>
    </w:p>
    <w:p w14:paraId="0A98D330" w14:textId="6A804E6C" w:rsidR="008449D9" w:rsidRPr="00486765" w:rsidRDefault="008449D9" w:rsidP="00486765">
      <w:pPr>
        <w:pStyle w:val="Heading3"/>
        <w:rPr>
          <w:sz w:val="22"/>
        </w:rPr>
      </w:pPr>
      <w:bookmarkStart w:id="164" w:name="_Toc313270695"/>
      <w:bookmarkStart w:id="165" w:name="_Toc319326101"/>
      <w:r w:rsidRPr="00486765">
        <w:rPr>
          <w:sz w:val="22"/>
        </w:rPr>
        <w:t>2.1.1 Material entity</w:t>
      </w:r>
      <w:bookmarkEnd w:id="164"/>
      <w:bookmarkEnd w:id="165"/>
    </w:p>
    <w:p w14:paraId="23EA8D44" w14:textId="7D85D461" w:rsidR="008449D9" w:rsidRPr="00486765" w:rsidRDefault="008449D9" w:rsidP="00486765">
      <w:pPr>
        <w:rPr>
          <w:sz w:val="22"/>
        </w:rPr>
      </w:pPr>
    </w:p>
    <w:p w14:paraId="783A1F59" w14:textId="4E25D765" w:rsidR="00E51797" w:rsidRPr="00486765" w:rsidRDefault="002359EA" w:rsidP="00486765">
      <w:pPr>
        <w:pStyle w:val="Specification"/>
        <w:rPr>
          <w:b/>
          <w:sz w:val="22"/>
        </w:rPr>
      </w:pPr>
      <w:ins w:id="166" w:author="Jonathan Bona" w:date="2012-05-02T17:13:00Z">
        <w:r w:rsidRPr="002359EA">
          <w:rPr>
            <w:rStyle w:val="Annotation"/>
            <w:rPrChange w:id="167" w:author="Jonathan Bona" w:date="2012-05-02T17:14:00Z">
              <w:rPr>
                <w:rStyle w:val="SpecificationType"/>
                <w:sz w:val="22"/>
              </w:rPr>
            </w:rPrChange>
          </w:rPr>
          <w:t>a(material entity)[</w:t>
        </w:r>
      </w:ins>
      <w:r w:rsidR="00236D40" w:rsidRPr="00486765">
        <w:rPr>
          <w:rStyle w:val="SpecificationType"/>
          <w:sz w:val="22"/>
        </w:rPr>
        <w:t>Elucidation</w:t>
      </w:r>
      <w:r w:rsidR="00236D40" w:rsidRPr="00486765">
        <w:rPr>
          <w:smallCaps/>
          <w:sz w:val="22"/>
        </w:rPr>
        <w:t>:</w:t>
      </w:r>
      <w:r w:rsidR="008449D9" w:rsidRPr="00486765">
        <w:rPr>
          <w:sz w:val="22"/>
        </w:rPr>
        <w:t xml:space="preserve"> A </w:t>
      </w:r>
      <w:r w:rsidR="008449D9" w:rsidRPr="00486765">
        <w:rPr>
          <w:i/>
          <w:sz w:val="22"/>
        </w:rPr>
        <w:t>material entity</w:t>
      </w:r>
      <w:r w:rsidR="008449D9" w:rsidRPr="00486765">
        <w:rPr>
          <w:sz w:val="22"/>
        </w:rPr>
        <w:t xml:space="preserve"> is an</w:t>
      </w:r>
      <w:r w:rsidR="008449D9" w:rsidRPr="00486765">
        <w:rPr>
          <w:i/>
          <w:sz w:val="22"/>
        </w:rPr>
        <w:t xml:space="preserve"> independent continuant</w:t>
      </w:r>
      <w:r w:rsidR="008449D9" w:rsidRPr="00486765">
        <w:rPr>
          <w:sz w:val="22"/>
        </w:rPr>
        <w:t xml:space="preserve"> that has some portion of matter as proper or improper </w:t>
      </w:r>
      <w:r w:rsidR="008449D9" w:rsidRPr="00486765">
        <w:rPr>
          <w:b/>
          <w:sz w:val="22"/>
        </w:rPr>
        <w:t>part.</w:t>
      </w:r>
      <w:r w:rsidR="008449D9" w:rsidRPr="00B23775">
        <w:rPr>
          <w:sz w:val="22"/>
        </w:rPr>
        <w:t xml:space="preserve"> </w:t>
      </w:r>
      <w:r w:rsidR="0047147E" w:rsidRPr="00B23775">
        <w:rPr>
          <w:sz w:val="22"/>
        </w:rPr>
        <w:t>[019</w:t>
      </w:r>
      <w:r w:rsidR="0047147E">
        <w:rPr>
          <w:sz w:val="22"/>
        </w:rPr>
        <w:t>-001]</w:t>
      </w:r>
      <w:ins w:id="168" w:author="Jonathan Bona" w:date="2012-05-02T17:14:00Z">
        <w:r w:rsidRPr="002359EA">
          <w:rPr>
            <w:rStyle w:val="Annotation"/>
            <w:rPrChange w:id="169" w:author="Jonathan Bona" w:date="2012-05-02T17:14:00Z">
              <w:rPr>
                <w:sz w:val="22"/>
              </w:rPr>
            </w:rPrChange>
          </w:rPr>
          <w:t>]</w:t>
        </w:r>
      </w:ins>
    </w:p>
    <w:p w14:paraId="1C8A8EA0" w14:textId="0C1F937B" w:rsidR="002D23D1" w:rsidRPr="00486765" w:rsidRDefault="002359EA">
      <w:pPr>
        <w:pStyle w:val="Specification"/>
        <w:rPr>
          <w:sz w:val="22"/>
        </w:rPr>
      </w:pPr>
      <w:ins w:id="170" w:author="Jonathan Bona" w:date="2012-05-02T17:14:00Z">
        <w:r w:rsidRPr="00255E9F">
          <w:rPr>
            <w:rStyle w:val="Annotation"/>
          </w:rPr>
          <w:t>a</w:t>
        </w:r>
        <w:r>
          <w:rPr>
            <w:rStyle w:val="Annotation"/>
          </w:rPr>
          <w:t>s</w:t>
        </w:r>
        <w:r w:rsidRPr="00255E9F">
          <w:rPr>
            <w:rStyle w:val="Annotation"/>
          </w:rPr>
          <w:t>(material entity)[</w:t>
        </w:r>
      </w:ins>
      <w:r w:rsidR="002D23D1" w:rsidRPr="00486765">
        <w:rPr>
          <w:rStyle w:val="SpecificationType"/>
          <w:sz w:val="22"/>
        </w:rPr>
        <w:t>Examples</w:t>
      </w:r>
      <w:r w:rsidR="002D23D1" w:rsidRPr="00486765">
        <w:rPr>
          <w:sz w:val="22"/>
        </w:rPr>
        <w:t>: a photon, a human being, the undetached arm of a human being, an aggregate of human beings.</w:t>
      </w:r>
      <w:ins w:id="171" w:author="Jonathan Bona" w:date="2012-05-02T17:14:00Z">
        <w:r w:rsidRPr="002359EA">
          <w:rPr>
            <w:rStyle w:val="Annotation"/>
          </w:rPr>
          <w:t xml:space="preserve"> </w:t>
        </w:r>
        <w:r w:rsidRPr="00255E9F">
          <w:rPr>
            <w:rStyle w:val="Annotation"/>
          </w:rPr>
          <w:t>]</w:t>
        </w:r>
      </w:ins>
    </w:p>
    <w:p w14:paraId="33525CD7" w14:textId="6608FCFA" w:rsidR="0032409B" w:rsidRPr="00486765" w:rsidRDefault="0032409B" w:rsidP="00486765">
      <w:pPr>
        <w:rPr>
          <w:sz w:val="22"/>
        </w:rPr>
      </w:pPr>
    </w:p>
    <w:p w14:paraId="4C027D9C" w14:textId="5F990AB8" w:rsidR="006D439D" w:rsidRPr="00486765" w:rsidRDefault="0032409B">
      <w:pPr>
        <w:rPr>
          <w:sz w:val="22"/>
        </w:rPr>
      </w:pPr>
      <w:r w:rsidRPr="00486765">
        <w:rPr>
          <w:sz w:val="22"/>
        </w:rPr>
        <w:lastRenderedPageBreak/>
        <w:t>E</w:t>
      </w:r>
      <w:r w:rsidR="008449D9" w:rsidRPr="00486765">
        <w:rPr>
          <w:sz w:val="22"/>
        </w:rPr>
        <w:t xml:space="preserve">very </w:t>
      </w:r>
      <w:r w:rsidR="008449D9" w:rsidRPr="00486765">
        <w:rPr>
          <w:i/>
          <w:sz w:val="22"/>
        </w:rPr>
        <w:t>material entity</w:t>
      </w:r>
      <w:r w:rsidR="008449D9" w:rsidRPr="00486765">
        <w:rPr>
          <w:sz w:val="22"/>
        </w:rPr>
        <w:t xml:space="preserve"> is </w:t>
      </w:r>
      <w:r w:rsidR="00055932" w:rsidRPr="00486765">
        <w:rPr>
          <w:sz w:val="22"/>
        </w:rPr>
        <w:t xml:space="preserve">localized in space. </w:t>
      </w:r>
    </w:p>
    <w:p w14:paraId="64C272D8" w14:textId="1F9B4F6F" w:rsidR="00055932" w:rsidRPr="00486765" w:rsidRDefault="00055932">
      <w:pPr>
        <w:rPr>
          <w:sz w:val="22"/>
        </w:rPr>
      </w:pPr>
      <w:r w:rsidRPr="00486765">
        <w:rPr>
          <w:sz w:val="22"/>
        </w:rPr>
        <w:t xml:space="preserve">Every </w:t>
      </w:r>
      <w:r w:rsidRPr="00486765">
        <w:rPr>
          <w:i/>
          <w:sz w:val="22"/>
        </w:rPr>
        <w:t>material entity</w:t>
      </w:r>
      <w:r w:rsidRPr="00486765">
        <w:rPr>
          <w:sz w:val="22"/>
        </w:rPr>
        <w:t xml:space="preserve"> can move in space.</w:t>
      </w:r>
    </w:p>
    <w:p w14:paraId="6A15DD95" w14:textId="77777777" w:rsidR="008449D9" w:rsidRPr="00486765" w:rsidRDefault="008449D9">
      <w:pPr>
        <w:rPr>
          <w:sz w:val="22"/>
        </w:rPr>
      </w:pPr>
    </w:p>
    <w:p w14:paraId="63E29DDB" w14:textId="519F2A86" w:rsidR="008449D9" w:rsidRPr="0047147E" w:rsidRDefault="002359EA" w:rsidP="00486765">
      <w:pPr>
        <w:pStyle w:val="Specification"/>
        <w:rPr>
          <w:sz w:val="22"/>
        </w:rPr>
      </w:pPr>
      <w:ins w:id="172" w:author="Jonathan Bona" w:date="2012-05-02T17:14:00Z">
        <w:r w:rsidRPr="00255E9F">
          <w:rPr>
            <w:rStyle w:val="Annotation"/>
          </w:rPr>
          <w:t>a(material entity)[</w:t>
        </w:r>
      </w:ins>
      <w:r w:rsidR="00236D40" w:rsidRPr="00486765">
        <w:rPr>
          <w:rStyle w:val="SpecificationType"/>
          <w:sz w:val="22"/>
        </w:rPr>
        <w:t>Axiom</w:t>
      </w:r>
      <w:r w:rsidR="00236D40" w:rsidRPr="00486765">
        <w:rPr>
          <w:smallCaps/>
          <w:sz w:val="22"/>
        </w:rPr>
        <w:t>:</w:t>
      </w:r>
      <w:r w:rsidR="008449D9" w:rsidRPr="00486765">
        <w:rPr>
          <w:sz w:val="22"/>
        </w:rPr>
        <w:t xml:space="preserve"> </w:t>
      </w:r>
      <w:r w:rsidR="009F4ABF" w:rsidRPr="00486765">
        <w:rPr>
          <w:sz w:val="22"/>
        </w:rPr>
        <w:t>E</w:t>
      </w:r>
      <w:r w:rsidR="008449D9" w:rsidRPr="00486765">
        <w:rPr>
          <w:sz w:val="22"/>
        </w:rPr>
        <w:t xml:space="preserve">very </w:t>
      </w:r>
      <w:proofErr w:type="gramStart"/>
      <w:r w:rsidR="008449D9" w:rsidRPr="00486765">
        <w:rPr>
          <w:i/>
          <w:sz w:val="22"/>
        </w:rPr>
        <w:t>entity</w:t>
      </w:r>
      <w:r w:rsidR="008449D9" w:rsidRPr="00486765">
        <w:rPr>
          <w:sz w:val="22"/>
        </w:rPr>
        <w:t xml:space="preserve"> which</w:t>
      </w:r>
      <w:proofErr w:type="gramEnd"/>
      <w:r w:rsidR="008449D9" w:rsidRPr="00486765">
        <w:rPr>
          <w:sz w:val="22"/>
        </w:rPr>
        <w:t xml:space="preserve"> has a </w:t>
      </w:r>
      <w:r w:rsidR="008449D9" w:rsidRPr="00486765">
        <w:rPr>
          <w:i/>
          <w:sz w:val="22"/>
        </w:rPr>
        <w:t>material entity</w:t>
      </w:r>
      <w:r w:rsidR="008449D9" w:rsidRPr="00486765">
        <w:rPr>
          <w:sz w:val="22"/>
        </w:rPr>
        <w:t xml:space="preserve"> as part is a </w:t>
      </w:r>
      <w:r w:rsidR="008449D9" w:rsidRPr="00486765">
        <w:rPr>
          <w:i/>
          <w:sz w:val="22"/>
        </w:rPr>
        <w:t>material entity</w:t>
      </w:r>
      <w:r w:rsidR="0047147E">
        <w:rPr>
          <w:sz w:val="22"/>
        </w:rPr>
        <w:t>. [020-001]</w:t>
      </w:r>
      <w:ins w:id="173" w:author="Jonathan Bona" w:date="2012-05-02T17:14:00Z">
        <w:r w:rsidRPr="002359EA">
          <w:rPr>
            <w:rStyle w:val="Annotation"/>
            <w:rPrChange w:id="174" w:author="Jonathan Bona" w:date="2012-05-02T17:14:00Z">
              <w:rPr>
                <w:sz w:val="22"/>
              </w:rPr>
            </w:rPrChange>
          </w:rPr>
          <w:t>]</w:t>
        </w:r>
      </w:ins>
    </w:p>
    <w:p w14:paraId="07CEB6A6" w14:textId="77777777" w:rsidR="008449D9" w:rsidRPr="00486765" w:rsidRDefault="008449D9" w:rsidP="00486765">
      <w:pPr>
        <w:rPr>
          <w:sz w:val="22"/>
        </w:rPr>
      </w:pPr>
    </w:p>
    <w:p w14:paraId="2041BAD9" w14:textId="77777777" w:rsidR="008449D9" w:rsidRPr="00486765" w:rsidRDefault="00D94B24">
      <w:pPr>
        <w:rPr>
          <w:sz w:val="22"/>
        </w:rPr>
      </w:pPr>
      <w:r w:rsidRPr="00486765">
        <w:rPr>
          <w:noProof/>
          <w:sz w:val="22"/>
        </w:rPr>
        <w:drawing>
          <wp:inline distT="0" distB="0" distL="0" distR="0" wp14:anchorId="23A20847" wp14:editId="1A245021">
            <wp:extent cx="3559037" cy="2282025"/>
            <wp:effectExtent l="0" t="0" r="3810" b="4445"/>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t="7419"/>
                    <a:stretch/>
                  </pic:blipFill>
                  <pic:spPr bwMode="auto">
                    <a:xfrm>
                      <a:off x="0" y="0"/>
                      <a:ext cx="3559037" cy="2282025"/>
                    </a:xfrm>
                    <a:prstGeom prst="rect">
                      <a:avLst/>
                    </a:prstGeom>
                    <a:noFill/>
                    <a:ln>
                      <a:noFill/>
                    </a:ln>
                    <a:extLst>
                      <a:ext uri="{53640926-AAD7-44d8-BBD7-CCE9431645EC}">
                        <a14:shadowObscured xmlns:a14="http://schemas.microsoft.com/office/drawing/2010/main"/>
                      </a:ext>
                    </a:extLst>
                  </pic:spPr>
                </pic:pic>
              </a:graphicData>
            </a:graphic>
          </wp:inline>
        </w:drawing>
      </w:r>
    </w:p>
    <w:p w14:paraId="14A9E7AF" w14:textId="0D3D1283" w:rsidR="00D92809" w:rsidRPr="00486765" w:rsidRDefault="008449D9" w:rsidP="001C5CAA">
      <w:pPr>
        <w:pStyle w:val="Caption"/>
        <w:rPr>
          <w:sz w:val="16"/>
          <w:szCs w:val="23"/>
        </w:rPr>
      </w:pPr>
      <w:r w:rsidRPr="00486765">
        <w:rPr>
          <w:sz w:val="16"/>
        </w:rPr>
        <w:t xml:space="preserve">Figure </w:t>
      </w:r>
      <w:r w:rsidR="001C5CAA" w:rsidRPr="00486765">
        <w:rPr>
          <w:sz w:val="16"/>
        </w:rPr>
        <w:fldChar w:fldCharType="begin"/>
      </w:r>
      <w:r w:rsidR="001C5CAA" w:rsidRPr="00486765">
        <w:rPr>
          <w:sz w:val="16"/>
        </w:rPr>
        <w:instrText xml:space="preserve"> SEQ Figure \* ARABIC </w:instrText>
      </w:r>
      <w:r w:rsidR="001C5CAA" w:rsidRPr="00486765">
        <w:rPr>
          <w:sz w:val="16"/>
        </w:rPr>
        <w:fldChar w:fldCharType="separate"/>
      </w:r>
      <w:r w:rsidR="00B60214">
        <w:rPr>
          <w:noProof/>
          <w:sz w:val="16"/>
        </w:rPr>
        <w:t>2</w:t>
      </w:r>
      <w:r w:rsidR="001C5CAA" w:rsidRPr="00486765">
        <w:rPr>
          <w:noProof/>
          <w:sz w:val="16"/>
        </w:rPr>
        <w:fldChar w:fldCharType="end"/>
      </w:r>
      <w:r w:rsidRPr="00486765">
        <w:rPr>
          <w:sz w:val="16"/>
        </w:rPr>
        <w:t>: Subtypes of independent continuant</w:t>
      </w:r>
    </w:p>
    <w:p w14:paraId="5529D7AD" w14:textId="77777777" w:rsidR="009D555C" w:rsidRPr="00486765" w:rsidRDefault="009D555C" w:rsidP="00486765">
      <w:pPr>
        <w:rPr>
          <w:sz w:val="22"/>
        </w:rPr>
      </w:pPr>
    </w:p>
    <w:p w14:paraId="4143DD0B" w14:textId="7831A0B2" w:rsidR="00E75EB0" w:rsidRPr="00B23775" w:rsidRDefault="00F52C65" w:rsidP="00486765">
      <w:pPr>
        <w:pStyle w:val="Specification"/>
        <w:rPr>
          <w:sz w:val="22"/>
        </w:rPr>
      </w:pPr>
      <w:ins w:id="175" w:author="Jonathan Bona" w:date="2012-05-02T17:14:00Z">
        <w:r w:rsidRPr="00255E9F">
          <w:rPr>
            <w:rStyle w:val="Annotation"/>
          </w:rPr>
          <w:t>a(material entity)[</w:t>
        </w:r>
      </w:ins>
      <w:r w:rsidR="00776FEC" w:rsidRPr="00486765">
        <w:rPr>
          <w:rStyle w:val="SpecificationType"/>
          <w:sz w:val="22"/>
        </w:rPr>
        <w:t>Theorem</w:t>
      </w:r>
      <w:r w:rsidR="00776FEC" w:rsidRPr="00486765">
        <w:rPr>
          <w:smallCaps/>
          <w:sz w:val="22"/>
        </w:rPr>
        <w:t>:</w:t>
      </w:r>
      <w:r w:rsidR="00E75EB0" w:rsidRPr="00486765">
        <w:rPr>
          <w:sz w:val="22"/>
        </w:rPr>
        <w:t xml:space="preserve"> every </w:t>
      </w:r>
      <w:r w:rsidR="00E75EB0" w:rsidRPr="00486765">
        <w:rPr>
          <w:i/>
          <w:sz w:val="22"/>
        </w:rPr>
        <w:t>entity</w:t>
      </w:r>
      <w:r w:rsidR="00E75EB0" w:rsidRPr="00486765">
        <w:rPr>
          <w:sz w:val="22"/>
        </w:rPr>
        <w:t xml:space="preserve"> of which a </w:t>
      </w:r>
      <w:r w:rsidR="00E75EB0" w:rsidRPr="00486765">
        <w:rPr>
          <w:i/>
          <w:sz w:val="22"/>
        </w:rPr>
        <w:t xml:space="preserve">material entity </w:t>
      </w:r>
      <w:r w:rsidR="00E75EB0" w:rsidRPr="00486765">
        <w:rPr>
          <w:sz w:val="22"/>
        </w:rPr>
        <w:t xml:space="preserve">is part is also a </w:t>
      </w:r>
      <w:r w:rsidR="00E75EB0" w:rsidRPr="00486765">
        <w:rPr>
          <w:i/>
          <w:sz w:val="22"/>
        </w:rPr>
        <w:t>material entity.</w:t>
      </w:r>
      <w:r w:rsidR="0047147E">
        <w:rPr>
          <w:sz w:val="22"/>
        </w:rPr>
        <w:t xml:space="preserve"> [021-001]</w:t>
      </w:r>
      <w:ins w:id="176" w:author="Jonathan Bona" w:date="2012-05-02T17:15:00Z">
        <w:r w:rsidRPr="00F52C65">
          <w:rPr>
            <w:rStyle w:val="Annotation"/>
            <w:rPrChange w:id="177" w:author="Jonathan Bona" w:date="2012-05-02T17:15:00Z">
              <w:rPr>
                <w:sz w:val="22"/>
              </w:rPr>
            </w:rPrChange>
          </w:rPr>
          <w:t>]</w:t>
        </w:r>
      </w:ins>
    </w:p>
    <w:p w14:paraId="6383B6A0" w14:textId="77777777" w:rsidR="00E75EB0" w:rsidRPr="00486765" w:rsidRDefault="00E75EB0" w:rsidP="00486765">
      <w:pPr>
        <w:rPr>
          <w:sz w:val="22"/>
        </w:rPr>
      </w:pPr>
    </w:p>
    <w:p w14:paraId="082D298F" w14:textId="7AFBD1A6" w:rsidR="0076529D" w:rsidRPr="00486765" w:rsidRDefault="009D555C">
      <w:pPr>
        <w:rPr>
          <w:sz w:val="22"/>
        </w:rPr>
      </w:pPr>
      <w:r w:rsidRPr="00486765">
        <w:rPr>
          <w:sz w:val="22"/>
        </w:rPr>
        <w:t xml:space="preserve">‘Matter’ is intended </w:t>
      </w:r>
      <w:r w:rsidR="00055932" w:rsidRPr="00486765">
        <w:rPr>
          <w:sz w:val="22"/>
        </w:rPr>
        <w:t xml:space="preserve">to encompass both mass and energy (we will address the ontological treatment of portions of energy in a later version of </w:t>
      </w:r>
      <w:r w:rsidR="0032409B" w:rsidRPr="00486765">
        <w:rPr>
          <w:sz w:val="22"/>
        </w:rPr>
        <w:t>BFO</w:t>
      </w:r>
      <w:r w:rsidR="00055932" w:rsidRPr="00486765">
        <w:rPr>
          <w:sz w:val="22"/>
        </w:rPr>
        <w:t xml:space="preserve">). A portion of matter is anything that </w:t>
      </w:r>
      <w:r w:rsidRPr="00486765">
        <w:rPr>
          <w:sz w:val="22"/>
        </w:rPr>
        <w:t xml:space="preserve">includes </w:t>
      </w:r>
      <w:r w:rsidR="00055932" w:rsidRPr="00486765">
        <w:rPr>
          <w:sz w:val="22"/>
        </w:rPr>
        <w:t xml:space="preserve">elementary </w:t>
      </w:r>
      <w:r w:rsidRPr="00486765">
        <w:rPr>
          <w:sz w:val="22"/>
        </w:rPr>
        <w:t xml:space="preserve">particles among its </w:t>
      </w:r>
      <w:r w:rsidR="00B54835" w:rsidRPr="00486765">
        <w:rPr>
          <w:sz w:val="22"/>
        </w:rPr>
        <w:t>proper or improper</w:t>
      </w:r>
      <w:r w:rsidR="00536BF5" w:rsidRPr="00486765">
        <w:rPr>
          <w:sz w:val="22"/>
        </w:rPr>
        <w:t xml:space="preserve"> </w:t>
      </w:r>
      <w:r w:rsidRPr="00486765">
        <w:rPr>
          <w:sz w:val="22"/>
        </w:rPr>
        <w:t>parts: quarks and leptons</w:t>
      </w:r>
      <w:r w:rsidR="007771DD" w:rsidRPr="00486765">
        <w:rPr>
          <w:sz w:val="22"/>
        </w:rPr>
        <w:t>, including electrons,</w:t>
      </w:r>
      <w:r w:rsidRPr="00486765">
        <w:rPr>
          <w:sz w:val="22"/>
        </w:rPr>
        <w:t xml:space="preserve"> </w:t>
      </w:r>
      <w:r w:rsidR="007771DD" w:rsidRPr="00486765">
        <w:rPr>
          <w:sz w:val="22"/>
        </w:rPr>
        <w:t>as the smallest particles thus far discovered; baryons (including protons and</w:t>
      </w:r>
      <w:r w:rsidRPr="00486765">
        <w:rPr>
          <w:sz w:val="22"/>
        </w:rPr>
        <w:t xml:space="preserve"> neutrons</w:t>
      </w:r>
      <w:r w:rsidR="007771DD" w:rsidRPr="00486765">
        <w:rPr>
          <w:sz w:val="22"/>
        </w:rPr>
        <w:t>)</w:t>
      </w:r>
      <w:r w:rsidRPr="00486765">
        <w:rPr>
          <w:sz w:val="22"/>
        </w:rPr>
        <w:t xml:space="preserve"> at a higher level of granularity; atoms and molecules at still higher levels, forming the cells, organs, organisms and other material</w:t>
      </w:r>
      <w:r w:rsidR="00536BF5" w:rsidRPr="00486765">
        <w:rPr>
          <w:sz w:val="22"/>
        </w:rPr>
        <w:t xml:space="preserve"> </w:t>
      </w:r>
      <w:r w:rsidR="00465C17" w:rsidRPr="00486765">
        <w:rPr>
          <w:sz w:val="22"/>
        </w:rPr>
        <w:t>entities</w:t>
      </w:r>
      <w:r w:rsidR="00C024C7" w:rsidRPr="00486765">
        <w:rPr>
          <w:sz w:val="22"/>
        </w:rPr>
        <w:t xml:space="preserve"> </w:t>
      </w:r>
      <w:r w:rsidR="00C024C7" w:rsidRPr="00486765">
        <w:rPr>
          <w:sz w:val="22"/>
        </w:rPr>
        <w:lastRenderedPageBreak/>
        <w:t>studied by biologists, the portions of rock studied by geologists, the fossils studied by paleontologists</w:t>
      </w:r>
      <w:r w:rsidR="00F90EC7" w:rsidRPr="00486765">
        <w:rPr>
          <w:sz w:val="22"/>
        </w:rPr>
        <w:t>, and so on.</w:t>
      </w:r>
    </w:p>
    <w:p w14:paraId="4F020AD7" w14:textId="29A6D800" w:rsidR="00C024C7" w:rsidRPr="00486765" w:rsidRDefault="0076529D">
      <w:pPr>
        <w:rPr>
          <w:sz w:val="22"/>
        </w:rPr>
      </w:pPr>
      <w:r w:rsidRPr="00486765">
        <w:rPr>
          <w:i/>
          <w:sz w:val="22"/>
        </w:rPr>
        <w:t>Independent continuants</w:t>
      </w:r>
      <w:r w:rsidRPr="00486765">
        <w:rPr>
          <w:sz w:val="22"/>
        </w:rPr>
        <w:t xml:space="preserve"> are three-dimensional entities (entities extended in three spatial dimensions), as contrasted with the </w:t>
      </w:r>
      <w:proofErr w:type="spellStart"/>
      <w:r w:rsidRPr="00486765">
        <w:rPr>
          <w:i/>
          <w:sz w:val="22"/>
        </w:rPr>
        <w:t>processe</w:t>
      </w:r>
      <w:proofErr w:type="spellEnd"/>
      <w:r w:rsidRPr="00486765">
        <w:rPr>
          <w:sz w:val="22"/>
        </w:rPr>
        <w:t xml:space="preserve"> in which they participate, which are four-dimensional entities (entities extended also along the dimension of time).</w:t>
      </w:r>
    </w:p>
    <w:p w14:paraId="45A7AD52" w14:textId="7730C8B9" w:rsidR="002001F8" w:rsidRPr="00486765" w:rsidRDefault="00F90EC7">
      <w:pPr>
        <w:rPr>
          <w:sz w:val="22"/>
        </w:rPr>
      </w:pPr>
      <w:r w:rsidRPr="00486765">
        <w:rPr>
          <w:sz w:val="22"/>
        </w:rPr>
        <w:t xml:space="preserve">According to the FMA, </w:t>
      </w:r>
      <w:r w:rsidR="002F3C47" w:rsidRPr="00486765">
        <w:rPr>
          <w:i/>
          <w:sz w:val="22"/>
        </w:rPr>
        <w:t>m</w:t>
      </w:r>
      <w:r w:rsidR="009D555C" w:rsidRPr="00486765">
        <w:rPr>
          <w:i/>
          <w:sz w:val="22"/>
        </w:rPr>
        <w:t>aterial</w:t>
      </w:r>
      <w:r w:rsidR="00465C17" w:rsidRPr="00486765">
        <w:rPr>
          <w:i/>
          <w:sz w:val="22"/>
        </w:rPr>
        <w:t xml:space="preserve"> entities</w:t>
      </w:r>
      <w:r w:rsidR="009D555C" w:rsidRPr="00486765">
        <w:rPr>
          <w:sz w:val="22"/>
        </w:rPr>
        <w:t xml:space="preserve"> may have </w:t>
      </w:r>
      <w:r w:rsidR="00E75EB0" w:rsidRPr="00486765">
        <w:rPr>
          <w:i/>
          <w:sz w:val="22"/>
        </w:rPr>
        <w:t>im</w:t>
      </w:r>
      <w:r w:rsidR="009D555C" w:rsidRPr="00486765">
        <w:rPr>
          <w:i/>
          <w:sz w:val="22"/>
        </w:rPr>
        <w:t xml:space="preserve">material </w:t>
      </w:r>
      <w:r w:rsidR="00E75EB0" w:rsidRPr="00486765">
        <w:rPr>
          <w:i/>
          <w:sz w:val="22"/>
        </w:rPr>
        <w:t>entities</w:t>
      </w:r>
      <w:r w:rsidR="00E75EB0" w:rsidRPr="00486765">
        <w:rPr>
          <w:sz w:val="22"/>
        </w:rPr>
        <w:t xml:space="preserve"> as </w:t>
      </w:r>
      <w:r w:rsidR="009D555C" w:rsidRPr="00486765">
        <w:rPr>
          <w:sz w:val="22"/>
        </w:rPr>
        <w:t xml:space="preserve">parts – </w:t>
      </w:r>
      <w:r w:rsidR="00B54835" w:rsidRPr="00486765">
        <w:rPr>
          <w:sz w:val="22"/>
        </w:rPr>
        <w:t xml:space="preserve">including the </w:t>
      </w:r>
      <w:r w:rsidR="00B54835" w:rsidRPr="00486765">
        <w:rPr>
          <w:i/>
          <w:sz w:val="22"/>
        </w:rPr>
        <w:t xml:space="preserve">entities </w:t>
      </w:r>
      <w:r w:rsidR="009D555C" w:rsidRPr="00486765">
        <w:rPr>
          <w:sz w:val="22"/>
        </w:rPr>
        <w:t xml:space="preserve">identified below as </w:t>
      </w:r>
      <w:r w:rsidR="009D555C" w:rsidRPr="00486765">
        <w:rPr>
          <w:i/>
          <w:sz w:val="22"/>
        </w:rPr>
        <w:t>sites</w:t>
      </w:r>
      <w:r w:rsidR="009D555C" w:rsidRPr="00486765">
        <w:rPr>
          <w:sz w:val="22"/>
        </w:rPr>
        <w:t>; for example</w:t>
      </w:r>
      <w:r w:rsidR="00AD350D" w:rsidRPr="00486765">
        <w:rPr>
          <w:sz w:val="22"/>
        </w:rPr>
        <w:t xml:space="preserve"> </w:t>
      </w:r>
      <w:r w:rsidR="009D555C" w:rsidRPr="00486765">
        <w:rPr>
          <w:sz w:val="22"/>
        </w:rPr>
        <w:t>the interior (or ‘lumen’) of your small intestine is a part of you</w:t>
      </w:r>
      <w:r w:rsidR="00AD350D" w:rsidRPr="00486765">
        <w:rPr>
          <w:sz w:val="22"/>
        </w:rPr>
        <w:t>r body</w:t>
      </w:r>
      <w:r w:rsidR="009D555C" w:rsidRPr="00486765">
        <w:rPr>
          <w:sz w:val="22"/>
        </w:rPr>
        <w:t>.</w:t>
      </w:r>
      <w:r w:rsidR="002624AC" w:rsidRPr="00486765">
        <w:rPr>
          <w:sz w:val="22"/>
        </w:rPr>
        <w:t xml:space="preserve">  </w:t>
      </w:r>
      <w:r w:rsidR="00AD350D" w:rsidRPr="00486765">
        <w:rPr>
          <w:sz w:val="22"/>
        </w:rPr>
        <w:t xml:space="preserve">BFO 2.0 embodies a </w:t>
      </w:r>
      <w:r w:rsidR="002624AC" w:rsidRPr="00486765">
        <w:rPr>
          <w:sz w:val="22"/>
        </w:rPr>
        <w:t xml:space="preserve">decision </w:t>
      </w:r>
      <w:r w:rsidR="00AD350D" w:rsidRPr="00486765">
        <w:rPr>
          <w:sz w:val="22"/>
        </w:rPr>
        <w:t xml:space="preserve">to follow the FMA here, but this is </w:t>
      </w:r>
      <w:r w:rsidR="002001F8" w:rsidRPr="00486765">
        <w:rPr>
          <w:sz w:val="22"/>
        </w:rPr>
        <w:t xml:space="preserve">just </w:t>
      </w:r>
      <w:r w:rsidR="002624AC" w:rsidRPr="00486765">
        <w:rPr>
          <w:sz w:val="22"/>
        </w:rPr>
        <w:t xml:space="preserve">a terminological </w:t>
      </w:r>
      <w:r w:rsidR="00AD350D" w:rsidRPr="00486765">
        <w:rPr>
          <w:sz w:val="22"/>
        </w:rPr>
        <w:t>matter, and may be corrected on the basis of community feedback. Thus w</w:t>
      </w:r>
      <w:r w:rsidR="002624AC" w:rsidRPr="00486765">
        <w:rPr>
          <w:sz w:val="22"/>
        </w:rPr>
        <w:t xml:space="preserve">e </w:t>
      </w:r>
      <w:r w:rsidR="00AD350D" w:rsidRPr="00486765">
        <w:rPr>
          <w:sz w:val="22"/>
        </w:rPr>
        <w:t xml:space="preserve">allow </w:t>
      </w:r>
      <w:proofErr w:type="spellStart"/>
      <w:r w:rsidR="002624AC" w:rsidRPr="00486765">
        <w:rPr>
          <w:b/>
          <w:sz w:val="22"/>
        </w:rPr>
        <w:t>continuant_part_of</w:t>
      </w:r>
      <w:proofErr w:type="spellEnd"/>
      <w:r w:rsidR="002624AC" w:rsidRPr="00486765">
        <w:rPr>
          <w:sz w:val="22"/>
        </w:rPr>
        <w:t xml:space="preserve"> to </w:t>
      </w:r>
      <w:r w:rsidR="00AD350D" w:rsidRPr="00486765">
        <w:rPr>
          <w:sz w:val="22"/>
        </w:rPr>
        <w:t>in</w:t>
      </w:r>
      <w:r w:rsidR="002001F8" w:rsidRPr="00486765">
        <w:rPr>
          <w:sz w:val="22"/>
        </w:rPr>
        <w:t xml:space="preserve">clude </w:t>
      </w:r>
      <w:r w:rsidR="00AD350D" w:rsidRPr="00486765">
        <w:rPr>
          <w:sz w:val="22"/>
        </w:rPr>
        <w:t xml:space="preserve">such </w:t>
      </w:r>
      <w:r w:rsidR="002001F8" w:rsidRPr="00486765">
        <w:rPr>
          <w:sz w:val="22"/>
        </w:rPr>
        <w:t xml:space="preserve">material-immaterial crossings, </w:t>
      </w:r>
      <w:r w:rsidR="00AD350D" w:rsidRPr="00486765">
        <w:rPr>
          <w:sz w:val="22"/>
        </w:rPr>
        <w:t xml:space="preserve">and recommend the use of the more specific relation of </w:t>
      </w:r>
      <w:proofErr w:type="spellStart"/>
      <w:r w:rsidR="002001F8" w:rsidRPr="00486765">
        <w:rPr>
          <w:b/>
          <w:sz w:val="22"/>
        </w:rPr>
        <w:t>material_part_of</w:t>
      </w:r>
      <w:proofErr w:type="spellEnd"/>
      <w:r w:rsidR="002001F8" w:rsidRPr="00486765">
        <w:rPr>
          <w:sz w:val="22"/>
        </w:rPr>
        <w:t xml:space="preserve"> </w:t>
      </w:r>
      <w:r w:rsidR="00AD350D" w:rsidRPr="00486765">
        <w:rPr>
          <w:sz w:val="22"/>
        </w:rPr>
        <w:t>where they need to be ruled out</w:t>
      </w:r>
      <w:r w:rsidR="002624AC" w:rsidRPr="00486765">
        <w:rPr>
          <w:sz w:val="22"/>
        </w:rPr>
        <w:t>.</w:t>
      </w:r>
      <w:r w:rsidR="00AD350D" w:rsidRPr="00486765">
        <w:rPr>
          <w:sz w:val="22"/>
        </w:rPr>
        <w:t xml:space="preserve"> </w:t>
      </w:r>
    </w:p>
    <w:p w14:paraId="489FA2B3" w14:textId="2F318D76" w:rsidR="00AD350D" w:rsidRPr="00486765" w:rsidRDefault="00AD350D">
      <w:pPr>
        <w:rPr>
          <w:b/>
          <w:sz w:val="22"/>
        </w:rPr>
      </w:pPr>
      <w:r w:rsidRPr="00486765">
        <w:rPr>
          <w:b/>
          <w:sz w:val="22"/>
        </w:rPr>
        <w:t>Subtypes of material entity</w:t>
      </w:r>
    </w:p>
    <w:p w14:paraId="0864C1C3" w14:textId="5BC3299A" w:rsidR="00645806" w:rsidRPr="00486765" w:rsidRDefault="00AD350D">
      <w:pPr>
        <w:rPr>
          <w:sz w:val="22"/>
        </w:rPr>
      </w:pPr>
      <w:r w:rsidRPr="00486765">
        <w:rPr>
          <w:sz w:val="22"/>
        </w:rPr>
        <w:t xml:space="preserve">In what follows we define three children of ‘material entity’ – namely ‘object’, ‘object aggregate’; and ‘fiat object part’. </w:t>
      </w:r>
      <w:r w:rsidR="00E253AD" w:rsidRPr="00486765">
        <w:rPr>
          <w:sz w:val="22"/>
        </w:rPr>
        <w:t xml:space="preserve">Those </w:t>
      </w:r>
      <w:r w:rsidR="00645806" w:rsidRPr="00486765">
        <w:rPr>
          <w:sz w:val="22"/>
        </w:rPr>
        <w:t xml:space="preserve">using BFO for molecular biology and related matters </w:t>
      </w:r>
      <w:r w:rsidR="00E253AD" w:rsidRPr="00486765">
        <w:rPr>
          <w:sz w:val="22"/>
        </w:rPr>
        <w:t xml:space="preserve">may wish to use </w:t>
      </w:r>
      <w:r w:rsidR="00747E77" w:rsidRPr="00486765">
        <w:rPr>
          <w:sz w:val="22"/>
        </w:rPr>
        <w:t>‘</w:t>
      </w:r>
      <w:r w:rsidR="00645806" w:rsidRPr="00486765">
        <w:rPr>
          <w:sz w:val="22"/>
        </w:rPr>
        <w:t>material entity</w:t>
      </w:r>
      <w:r w:rsidR="00747E77" w:rsidRPr="00486765">
        <w:rPr>
          <w:sz w:val="22"/>
        </w:rPr>
        <w:t>’</w:t>
      </w:r>
      <w:r w:rsidRPr="00486765">
        <w:rPr>
          <w:sz w:val="22"/>
        </w:rPr>
        <w:t xml:space="preserve"> solely,</w:t>
      </w:r>
      <w:r w:rsidR="00645806" w:rsidRPr="00486765">
        <w:rPr>
          <w:sz w:val="22"/>
        </w:rPr>
        <w:t xml:space="preserve"> </w:t>
      </w:r>
      <w:r w:rsidR="00E253AD" w:rsidRPr="00486765">
        <w:rPr>
          <w:sz w:val="22"/>
        </w:rPr>
        <w:t>and not concern themselves with the</w:t>
      </w:r>
      <w:r w:rsidRPr="00486765">
        <w:rPr>
          <w:sz w:val="22"/>
        </w:rPr>
        <w:t xml:space="preserve">se subdivisions. </w:t>
      </w:r>
      <w:r w:rsidR="00E253AD" w:rsidRPr="00486765">
        <w:rPr>
          <w:sz w:val="22"/>
        </w:rPr>
        <w:t xml:space="preserve">Those </w:t>
      </w:r>
      <w:r w:rsidR="00645806" w:rsidRPr="00486765">
        <w:rPr>
          <w:sz w:val="22"/>
        </w:rPr>
        <w:t xml:space="preserve">using BFO </w:t>
      </w:r>
      <w:r w:rsidR="00E253AD" w:rsidRPr="00486765">
        <w:rPr>
          <w:sz w:val="22"/>
        </w:rPr>
        <w:t xml:space="preserve">to deal with entities </w:t>
      </w:r>
      <w:r w:rsidR="00645806" w:rsidRPr="00486765">
        <w:rPr>
          <w:sz w:val="22"/>
        </w:rPr>
        <w:t>at higher levels of granularity</w:t>
      </w:r>
      <w:r w:rsidR="00E253AD" w:rsidRPr="00486765">
        <w:rPr>
          <w:sz w:val="22"/>
        </w:rPr>
        <w:t xml:space="preserve"> – for example organisms, populations, organizations, institutions, will require </w:t>
      </w:r>
      <w:r w:rsidRPr="00486765">
        <w:rPr>
          <w:sz w:val="22"/>
        </w:rPr>
        <w:t xml:space="preserve">the </w:t>
      </w:r>
      <w:r w:rsidR="00E253AD" w:rsidRPr="00486765">
        <w:rPr>
          <w:sz w:val="22"/>
        </w:rPr>
        <w:t xml:space="preserve">distinction between </w:t>
      </w:r>
      <w:r w:rsidR="00645806" w:rsidRPr="00486765">
        <w:rPr>
          <w:i/>
          <w:sz w:val="22"/>
        </w:rPr>
        <w:t>object</w:t>
      </w:r>
      <w:r w:rsidR="00645806" w:rsidRPr="00486765">
        <w:rPr>
          <w:sz w:val="22"/>
        </w:rPr>
        <w:t xml:space="preserve"> and </w:t>
      </w:r>
      <w:r w:rsidR="00645806" w:rsidRPr="00486765">
        <w:rPr>
          <w:i/>
          <w:sz w:val="22"/>
        </w:rPr>
        <w:t>object aggregate</w:t>
      </w:r>
      <w:r w:rsidR="00645806" w:rsidRPr="00486765">
        <w:rPr>
          <w:sz w:val="22"/>
        </w:rPr>
        <w:t>.</w:t>
      </w:r>
      <w:r w:rsidRPr="00486765">
        <w:rPr>
          <w:sz w:val="22"/>
        </w:rPr>
        <w:t xml:space="preserve"> Those using BFO to deal with what the FMA calls regional parts – for example </w:t>
      </w:r>
      <w:r w:rsidR="00C37896" w:rsidRPr="00486765">
        <w:rPr>
          <w:sz w:val="22"/>
        </w:rPr>
        <w:t>the wall of the cervical, thoracic and abdominal parts of the esophagus, respectively [</w:t>
      </w:r>
      <w:r w:rsidR="00C37896" w:rsidRPr="00486765">
        <w:rPr>
          <w:sz w:val="22"/>
        </w:rPr>
        <w:fldChar w:fldCharType="begin"/>
      </w:r>
      <w:r w:rsidR="00C37896" w:rsidRPr="00486765">
        <w:rPr>
          <w:sz w:val="22"/>
        </w:rPr>
        <w:instrText xml:space="preserve"> REF _Ref309153893 \r \h </w:instrText>
      </w:r>
      <w:r w:rsidR="001C5CAA">
        <w:rPr>
          <w:sz w:val="22"/>
        </w:rPr>
        <w:instrText xml:space="preserve"> \* MERGEFORMAT </w:instrText>
      </w:r>
      <w:r w:rsidR="00C37896" w:rsidRPr="00486765">
        <w:rPr>
          <w:sz w:val="22"/>
        </w:rPr>
      </w:r>
      <w:r w:rsidR="00C37896" w:rsidRPr="00486765">
        <w:rPr>
          <w:sz w:val="22"/>
        </w:rPr>
        <w:fldChar w:fldCharType="separate"/>
      </w:r>
      <w:r w:rsidR="00B60214">
        <w:rPr>
          <w:sz w:val="22"/>
        </w:rPr>
        <w:t>44</w:t>
      </w:r>
      <w:r w:rsidR="00C37896" w:rsidRPr="00486765">
        <w:rPr>
          <w:sz w:val="22"/>
        </w:rPr>
        <w:fldChar w:fldCharType="end"/>
      </w:r>
      <w:r w:rsidR="00C37896" w:rsidRPr="00486765">
        <w:rPr>
          <w:sz w:val="22"/>
        </w:rPr>
        <w:t xml:space="preserve">] – will require to distinguish between </w:t>
      </w:r>
      <w:r w:rsidR="00C37896" w:rsidRPr="00486765">
        <w:rPr>
          <w:i/>
          <w:sz w:val="22"/>
        </w:rPr>
        <w:t>object</w:t>
      </w:r>
      <w:r w:rsidR="00C37896" w:rsidRPr="00486765">
        <w:rPr>
          <w:sz w:val="22"/>
        </w:rPr>
        <w:t xml:space="preserve"> and </w:t>
      </w:r>
      <w:r w:rsidR="00C37896" w:rsidRPr="00486765">
        <w:rPr>
          <w:i/>
          <w:sz w:val="22"/>
        </w:rPr>
        <w:t>fiat object part</w:t>
      </w:r>
      <w:r w:rsidR="00C37896" w:rsidRPr="00486765">
        <w:rPr>
          <w:sz w:val="22"/>
        </w:rPr>
        <w:t>.</w:t>
      </w:r>
    </w:p>
    <w:p w14:paraId="236E83D7" w14:textId="3B5E8C1F" w:rsidR="00645806" w:rsidRPr="00486765" w:rsidRDefault="00747E77">
      <w:pPr>
        <w:rPr>
          <w:sz w:val="22"/>
        </w:rPr>
      </w:pPr>
      <w:r w:rsidRPr="00486765">
        <w:rPr>
          <w:sz w:val="22"/>
        </w:rPr>
        <w:t>Some might argue that th</w:t>
      </w:r>
      <w:r w:rsidR="00C37896" w:rsidRPr="00486765">
        <w:rPr>
          <w:sz w:val="22"/>
        </w:rPr>
        <w:t>e mentioned threefold</w:t>
      </w:r>
      <w:r w:rsidRPr="00486765">
        <w:rPr>
          <w:sz w:val="22"/>
        </w:rPr>
        <w:t xml:space="preserve"> distinction </w:t>
      </w:r>
      <w:r w:rsidR="00C37896" w:rsidRPr="00486765">
        <w:rPr>
          <w:sz w:val="22"/>
        </w:rPr>
        <w:t xml:space="preserve">could </w:t>
      </w:r>
      <w:r w:rsidRPr="00486765">
        <w:rPr>
          <w:sz w:val="22"/>
        </w:rPr>
        <w:t>be recreated by corresponding u</w:t>
      </w:r>
      <w:r w:rsidR="00645806" w:rsidRPr="00486765">
        <w:rPr>
          <w:sz w:val="22"/>
        </w:rPr>
        <w:t>pper level domain ontologies</w:t>
      </w:r>
      <w:r w:rsidR="00C37896" w:rsidRPr="00486765">
        <w:rPr>
          <w:sz w:val="22"/>
        </w:rPr>
        <w:t xml:space="preserve"> according to need</w:t>
      </w:r>
      <w:r w:rsidRPr="00486765">
        <w:rPr>
          <w:sz w:val="22"/>
        </w:rPr>
        <w:t>, for example the distinction between ‘organism’</w:t>
      </w:r>
      <w:r w:rsidR="00C37896" w:rsidRPr="00486765">
        <w:rPr>
          <w:sz w:val="22"/>
        </w:rPr>
        <w:t>,</w:t>
      </w:r>
      <w:r w:rsidRPr="00486765">
        <w:rPr>
          <w:sz w:val="22"/>
        </w:rPr>
        <w:t xml:space="preserve"> ‘population of organisms’</w:t>
      </w:r>
      <w:r w:rsidR="00C37896" w:rsidRPr="00486765">
        <w:rPr>
          <w:sz w:val="22"/>
        </w:rPr>
        <w:t xml:space="preserve">, and ‘regional part of organism’ </w:t>
      </w:r>
      <w:r w:rsidRPr="00486765">
        <w:rPr>
          <w:sz w:val="22"/>
        </w:rPr>
        <w:t>in an upper level ontology for biology. Since this would mean that multiple different domain ontologies would be called upon, in effect, to reinvent</w:t>
      </w:r>
      <w:r w:rsidR="00645806" w:rsidRPr="00486765">
        <w:rPr>
          <w:sz w:val="22"/>
        </w:rPr>
        <w:t xml:space="preserve"> the same wheel </w:t>
      </w:r>
      <w:r w:rsidRPr="00486765">
        <w:rPr>
          <w:sz w:val="22"/>
        </w:rPr>
        <w:t>over and over again, and so we provide the corresponding distinctions within BFO in what we hope is a suitably robust</w:t>
      </w:r>
      <w:r w:rsidR="00C37896" w:rsidRPr="00486765">
        <w:rPr>
          <w:sz w:val="22"/>
        </w:rPr>
        <w:t xml:space="preserve"> </w:t>
      </w:r>
      <w:r w:rsidRPr="00486765">
        <w:rPr>
          <w:sz w:val="22"/>
        </w:rPr>
        <w:t xml:space="preserve">framework. </w:t>
      </w:r>
    </w:p>
    <w:p w14:paraId="015B1F9D" w14:textId="29D5B0A2" w:rsidR="00047E4F" w:rsidRPr="00486765" w:rsidRDefault="0050778E" w:rsidP="00486765">
      <w:pPr>
        <w:pStyle w:val="Heading4"/>
        <w:rPr>
          <w:sz w:val="22"/>
        </w:rPr>
      </w:pPr>
      <w:bookmarkStart w:id="178" w:name="_Toc313270696"/>
      <w:bookmarkStart w:id="179" w:name="_Toc319326102"/>
      <w:r w:rsidRPr="00486765">
        <w:rPr>
          <w:sz w:val="22"/>
        </w:rPr>
        <w:t>2.1.1.1 Object</w:t>
      </w:r>
      <w:bookmarkEnd w:id="178"/>
      <w:bookmarkEnd w:id="179"/>
    </w:p>
    <w:p w14:paraId="1FD88CA6" w14:textId="602ED3E8" w:rsidR="00B8711B" w:rsidRPr="00486765" w:rsidRDefault="00F00EBF" w:rsidP="00486765">
      <w:pPr>
        <w:rPr>
          <w:sz w:val="22"/>
          <w:szCs w:val="23"/>
        </w:rPr>
      </w:pPr>
      <w:r w:rsidRPr="00486765">
        <w:rPr>
          <w:sz w:val="22"/>
        </w:rPr>
        <w:t xml:space="preserve">BFO rests on the presupposition that </w:t>
      </w:r>
      <w:r w:rsidR="00C024C7" w:rsidRPr="00486765">
        <w:rPr>
          <w:sz w:val="22"/>
        </w:rPr>
        <w:t xml:space="preserve">at </w:t>
      </w:r>
      <w:r w:rsidR="00C37896" w:rsidRPr="00486765">
        <w:rPr>
          <w:sz w:val="22"/>
        </w:rPr>
        <w:t xml:space="preserve">multiple micro-, </w:t>
      </w:r>
      <w:proofErr w:type="spellStart"/>
      <w:r w:rsidR="00C024C7" w:rsidRPr="00486765">
        <w:rPr>
          <w:sz w:val="22"/>
        </w:rPr>
        <w:t>meso</w:t>
      </w:r>
      <w:proofErr w:type="spellEnd"/>
      <w:r w:rsidR="00C024C7" w:rsidRPr="00486765">
        <w:rPr>
          <w:sz w:val="22"/>
        </w:rPr>
        <w:t>- and macroscopic scales</w:t>
      </w:r>
      <w:r w:rsidRPr="00486765">
        <w:rPr>
          <w:sz w:val="22"/>
        </w:rPr>
        <w:t xml:space="preserve"> </w:t>
      </w:r>
      <w:r w:rsidR="00E41651" w:rsidRPr="00486765">
        <w:rPr>
          <w:sz w:val="22"/>
        </w:rPr>
        <w:t xml:space="preserve">reality </w:t>
      </w:r>
      <w:r w:rsidR="00C37896" w:rsidRPr="00486765">
        <w:rPr>
          <w:sz w:val="22"/>
        </w:rPr>
        <w:t xml:space="preserve">exhibits certain </w:t>
      </w:r>
      <w:r w:rsidR="00054134" w:rsidRPr="00486765">
        <w:rPr>
          <w:sz w:val="22"/>
        </w:rPr>
        <w:t xml:space="preserve">stable, spatially separated or separable </w:t>
      </w:r>
      <w:r w:rsidR="00E41651" w:rsidRPr="00486765">
        <w:rPr>
          <w:sz w:val="22"/>
        </w:rPr>
        <w:t xml:space="preserve">material </w:t>
      </w:r>
      <w:r w:rsidRPr="00486765">
        <w:rPr>
          <w:sz w:val="22"/>
        </w:rPr>
        <w:t>units, combined</w:t>
      </w:r>
      <w:r w:rsidR="00054134" w:rsidRPr="00486765">
        <w:rPr>
          <w:sz w:val="22"/>
        </w:rPr>
        <w:t xml:space="preserve"> or combinable</w:t>
      </w:r>
      <w:r w:rsidRPr="00486765">
        <w:rPr>
          <w:sz w:val="22"/>
        </w:rPr>
        <w:t xml:space="preserve"> into aggregates </w:t>
      </w:r>
      <w:r w:rsidR="00C024C7" w:rsidRPr="00486765">
        <w:rPr>
          <w:sz w:val="22"/>
        </w:rPr>
        <w:t xml:space="preserve">of </w:t>
      </w:r>
      <w:r w:rsidR="00C024C7" w:rsidRPr="00486765">
        <w:rPr>
          <w:sz w:val="22"/>
        </w:rPr>
        <w:lastRenderedPageBreak/>
        <w:t>various sorts (for example</w:t>
      </w:r>
      <w:r w:rsidR="00E41651" w:rsidRPr="00486765">
        <w:rPr>
          <w:sz w:val="22"/>
        </w:rPr>
        <w:t xml:space="preserve"> organisms</w:t>
      </w:r>
      <w:r w:rsidR="00C024C7" w:rsidRPr="00486765">
        <w:rPr>
          <w:sz w:val="22"/>
        </w:rPr>
        <w:t xml:space="preserve"> into what are called ‘</w:t>
      </w:r>
      <w:r w:rsidRPr="00486765">
        <w:rPr>
          <w:sz w:val="22"/>
        </w:rPr>
        <w:t>populations</w:t>
      </w:r>
      <w:r w:rsidR="00C024C7" w:rsidRPr="00486765">
        <w:rPr>
          <w:sz w:val="22"/>
        </w:rPr>
        <w:t xml:space="preserve">’). </w:t>
      </w:r>
      <w:r w:rsidR="004F4F96" w:rsidRPr="00486765">
        <w:rPr>
          <w:sz w:val="22"/>
        </w:rPr>
        <w:t xml:space="preserve">Such units play a central role in almost all domains of </w:t>
      </w:r>
      <w:r w:rsidR="004F4F96" w:rsidRPr="00486765">
        <w:rPr>
          <w:sz w:val="22"/>
          <w:szCs w:val="23"/>
        </w:rPr>
        <w:t xml:space="preserve">natural science from particle physics to cosmology. </w:t>
      </w:r>
      <w:r w:rsidRPr="00486765">
        <w:rPr>
          <w:sz w:val="22"/>
        </w:rPr>
        <w:t xml:space="preserve">Many scientific laws govern the units in question, </w:t>
      </w:r>
      <w:r w:rsidR="004F4F96" w:rsidRPr="00486765">
        <w:rPr>
          <w:sz w:val="22"/>
        </w:rPr>
        <w:t xml:space="preserve">employing general terms (such as ‘molecule’ or ‘planet’) referring to the types and subtypes of units, and also to the types and subtypes of the processes through which such units develop and interact. </w:t>
      </w:r>
      <w:r w:rsidR="00E75EB0" w:rsidRPr="00486765">
        <w:rPr>
          <w:sz w:val="22"/>
          <w:szCs w:val="23"/>
        </w:rPr>
        <w:t>T</w:t>
      </w:r>
      <w:r w:rsidR="00B54835" w:rsidRPr="00486765">
        <w:rPr>
          <w:sz w:val="22"/>
          <w:szCs w:val="23"/>
        </w:rPr>
        <w:t xml:space="preserve">he division of reality into </w:t>
      </w:r>
      <w:r w:rsidR="00054134" w:rsidRPr="00486765">
        <w:rPr>
          <w:sz w:val="22"/>
          <w:szCs w:val="23"/>
        </w:rPr>
        <w:t xml:space="preserve">such </w:t>
      </w:r>
      <w:r w:rsidR="00B54835" w:rsidRPr="00486765">
        <w:rPr>
          <w:i/>
          <w:sz w:val="22"/>
          <w:szCs w:val="23"/>
        </w:rPr>
        <w:t>natural units</w:t>
      </w:r>
      <w:r w:rsidR="00B8711B" w:rsidRPr="00486765">
        <w:rPr>
          <w:sz w:val="22"/>
          <w:szCs w:val="23"/>
        </w:rPr>
        <w:t xml:space="preserve"> is at the heart of biological science</w:t>
      </w:r>
      <w:r w:rsidR="00B54835" w:rsidRPr="00486765">
        <w:rPr>
          <w:sz w:val="22"/>
          <w:szCs w:val="23"/>
        </w:rPr>
        <w:t xml:space="preserve">, </w:t>
      </w:r>
      <w:r w:rsidR="00B8711B" w:rsidRPr="00486765">
        <w:rPr>
          <w:sz w:val="22"/>
          <w:szCs w:val="23"/>
        </w:rPr>
        <w:t xml:space="preserve">as also is </w:t>
      </w:r>
      <w:r w:rsidR="00B54835" w:rsidRPr="00486765">
        <w:rPr>
          <w:sz w:val="22"/>
          <w:szCs w:val="23"/>
        </w:rPr>
        <w:t xml:space="preserve">the fact that these units </w:t>
      </w:r>
      <w:r w:rsidR="00B8711B" w:rsidRPr="00486765">
        <w:rPr>
          <w:sz w:val="22"/>
          <w:szCs w:val="23"/>
        </w:rPr>
        <w:t xml:space="preserve">may form higher-level units (as cells form multicellular organisms) and that they may also </w:t>
      </w:r>
      <w:r w:rsidR="00B54835" w:rsidRPr="00486765">
        <w:rPr>
          <w:sz w:val="22"/>
          <w:szCs w:val="23"/>
        </w:rPr>
        <w:t xml:space="preserve">form </w:t>
      </w:r>
      <w:r w:rsidR="00B54835" w:rsidRPr="00486765">
        <w:rPr>
          <w:i/>
          <w:sz w:val="22"/>
          <w:szCs w:val="23"/>
        </w:rPr>
        <w:t>aggregates</w:t>
      </w:r>
      <w:r w:rsidR="00B8711B" w:rsidRPr="00486765">
        <w:rPr>
          <w:i/>
          <w:sz w:val="22"/>
          <w:szCs w:val="23"/>
        </w:rPr>
        <w:t xml:space="preserve"> </w:t>
      </w:r>
      <w:r w:rsidR="00B8711B" w:rsidRPr="00486765">
        <w:rPr>
          <w:sz w:val="22"/>
          <w:szCs w:val="23"/>
        </w:rPr>
        <w:t xml:space="preserve">of units, for example as cells form portions of tissue and organs form </w:t>
      </w:r>
      <w:r w:rsidR="00E75EB0" w:rsidRPr="00486765">
        <w:rPr>
          <w:sz w:val="22"/>
          <w:szCs w:val="23"/>
        </w:rPr>
        <w:t xml:space="preserve">families, </w:t>
      </w:r>
      <w:r w:rsidR="00151755" w:rsidRPr="00486765">
        <w:rPr>
          <w:sz w:val="22"/>
          <w:szCs w:val="23"/>
        </w:rPr>
        <w:t xml:space="preserve">herds, </w:t>
      </w:r>
      <w:r w:rsidR="00B54835" w:rsidRPr="00486765">
        <w:rPr>
          <w:sz w:val="22"/>
          <w:szCs w:val="23"/>
        </w:rPr>
        <w:t>breeds, species,</w:t>
      </w:r>
      <w:r w:rsidR="004F4F96" w:rsidRPr="00486765">
        <w:rPr>
          <w:sz w:val="22"/>
          <w:szCs w:val="23"/>
        </w:rPr>
        <w:t xml:space="preserve"> </w:t>
      </w:r>
      <w:r w:rsidR="00B54835" w:rsidRPr="00486765">
        <w:rPr>
          <w:sz w:val="22"/>
          <w:szCs w:val="23"/>
        </w:rPr>
        <w:t>and so on</w:t>
      </w:r>
      <w:r w:rsidR="00C37896" w:rsidRPr="00486765">
        <w:rPr>
          <w:sz w:val="22"/>
          <w:szCs w:val="23"/>
        </w:rPr>
        <w:t>.</w:t>
      </w:r>
      <w:r w:rsidR="00E75EB0" w:rsidRPr="00486765">
        <w:rPr>
          <w:sz w:val="22"/>
          <w:szCs w:val="23"/>
        </w:rPr>
        <w:t xml:space="preserve"> </w:t>
      </w:r>
    </w:p>
    <w:p w14:paraId="0168A732" w14:textId="77777777" w:rsidR="00C37896" w:rsidRPr="00486765" w:rsidRDefault="00B8711B">
      <w:pPr>
        <w:rPr>
          <w:sz w:val="22"/>
        </w:rPr>
      </w:pPr>
      <w:r w:rsidRPr="00486765">
        <w:rPr>
          <w:sz w:val="22"/>
        </w:rPr>
        <w:t>At the same time, t</w:t>
      </w:r>
      <w:r w:rsidR="00B54835" w:rsidRPr="00486765">
        <w:rPr>
          <w:sz w:val="22"/>
        </w:rPr>
        <w:t xml:space="preserve">he division of </w:t>
      </w:r>
      <w:r w:rsidR="002C3555" w:rsidRPr="00486765">
        <w:rPr>
          <w:sz w:val="22"/>
        </w:rPr>
        <w:t xml:space="preserve">certain portions of </w:t>
      </w:r>
      <w:r w:rsidR="00B54835" w:rsidRPr="00486765">
        <w:rPr>
          <w:sz w:val="22"/>
        </w:rPr>
        <w:t xml:space="preserve">reality into </w:t>
      </w:r>
      <w:r w:rsidR="00B54835" w:rsidRPr="00486765">
        <w:rPr>
          <w:i/>
          <w:sz w:val="22"/>
        </w:rPr>
        <w:t xml:space="preserve">engineered </w:t>
      </w:r>
      <w:r w:rsidR="00151755" w:rsidRPr="00486765">
        <w:rPr>
          <w:i/>
          <w:sz w:val="22"/>
        </w:rPr>
        <w:t>units</w:t>
      </w:r>
      <w:r w:rsidR="00151755" w:rsidRPr="00486765">
        <w:rPr>
          <w:sz w:val="22"/>
        </w:rPr>
        <w:t xml:space="preserve"> </w:t>
      </w:r>
      <w:r w:rsidR="004F4F96" w:rsidRPr="00486765">
        <w:rPr>
          <w:sz w:val="22"/>
        </w:rPr>
        <w:t>(</w:t>
      </w:r>
      <w:r w:rsidR="00C024C7" w:rsidRPr="00486765">
        <w:rPr>
          <w:sz w:val="22"/>
        </w:rPr>
        <w:t xml:space="preserve">manufactured artifacts) </w:t>
      </w:r>
      <w:r w:rsidR="00151755" w:rsidRPr="00486765">
        <w:rPr>
          <w:sz w:val="22"/>
        </w:rPr>
        <w:t>is</w:t>
      </w:r>
      <w:r w:rsidR="00E13067" w:rsidRPr="00486765">
        <w:rPr>
          <w:sz w:val="22"/>
        </w:rPr>
        <w:t xml:space="preserve"> the basis of </w:t>
      </w:r>
      <w:r w:rsidR="00B54835" w:rsidRPr="00486765">
        <w:rPr>
          <w:sz w:val="22"/>
        </w:rPr>
        <w:t xml:space="preserve">modern industrial technology, which rests on the distributed mass production of engineered parts through division of labor and on their assembly into </w:t>
      </w:r>
      <w:proofErr w:type="gramStart"/>
      <w:r w:rsidR="00B54835" w:rsidRPr="00486765">
        <w:rPr>
          <w:sz w:val="22"/>
        </w:rPr>
        <w:t>larger,</w:t>
      </w:r>
      <w:proofErr w:type="gramEnd"/>
      <w:r w:rsidR="00B54835" w:rsidRPr="00486765">
        <w:rPr>
          <w:sz w:val="22"/>
        </w:rPr>
        <w:t xml:space="preserve"> compound </w:t>
      </w:r>
      <w:r w:rsidR="00E75EB0" w:rsidRPr="00486765">
        <w:rPr>
          <w:sz w:val="22"/>
        </w:rPr>
        <w:t>units such as cars and laptops</w:t>
      </w:r>
      <w:r w:rsidR="00B54835" w:rsidRPr="00486765">
        <w:rPr>
          <w:sz w:val="22"/>
        </w:rPr>
        <w:t xml:space="preserve">. </w:t>
      </w:r>
      <w:r w:rsidR="00E75EB0" w:rsidRPr="00486765">
        <w:rPr>
          <w:sz w:val="22"/>
        </w:rPr>
        <w:t xml:space="preserve">The division of portions of reality into units is </w:t>
      </w:r>
      <w:r w:rsidR="002F3C47" w:rsidRPr="00486765">
        <w:rPr>
          <w:sz w:val="22"/>
        </w:rPr>
        <w:t xml:space="preserve">one starting point for </w:t>
      </w:r>
      <w:r w:rsidR="00E75EB0" w:rsidRPr="00486765">
        <w:rPr>
          <w:sz w:val="22"/>
        </w:rPr>
        <w:t xml:space="preserve">the phenomenon of </w:t>
      </w:r>
      <w:r w:rsidR="00E75EB0" w:rsidRPr="00486765">
        <w:rPr>
          <w:i/>
          <w:sz w:val="22"/>
        </w:rPr>
        <w:t>counting</w:t>
      </w:r>
      <w:r w:rsidR="00E75EB0" w:rsidRPr="00486765">
        <w:rPr>
          <w:sz w:val="22"/>
        </w:rPr>
        <w:t xml:space="preserve">. </w:t>
      </w:r>
    </w:p>
    <w:p w14:paraId="4E965A56" w14:textId="4AA3AC95" w:rsidR="00F00EBF" w:rsidRPr="00486765" w:rsidRDefault="00F00EBF">
      <w:pPr>
        <w:rPr>
          <w:sz w:val="22"/>
        </w:rPr>
      </w:pPr>
      <w:r w:rsidRPr="00486765">
        <w:rPr>
          <w:sz w:val="22"/>
        </w:rPr>
        <w:t xml:space="preserve">Examples of units </w:t>
      </w:r>
      <w:r w:rsidR="00B54835" w:rsidRPr="00486765">
        <w:rPr>
          <w:sz w:val="22"/>
        </w:rPr>
        <w:t xml:space="preserve">of special importance for the purposes of natural science </w:t>
      </w:r>
      <w:r w:rsidRPr="00486765">
        <w:rPr>
          <w:sz w:val="22"/>
        </w:rPr>
        <w:t xml:space="preserve">include: atom, molecule, organelle, cell, organism, </w:t>
      </w:r>
      <w:r w:rsidR="002F3C47" w:rsidRPr="00486765">
        <w:rPr>
          <w:sz w:val="22"/>
        </w:rPr>
        <w:t xml:space="preserve">grain of sand, </w:t>
      </w:r>
      <w:r w:rsidRPr="00486765">
        <w:rPr>
          <w:sz w:val="22"/>
        </w:rPr>
        <w:t>planet</w:t>
      </w:r>
      <w:r w:rsidR="00054134" w:rsidRPr="00486765">
        <w:rPr>
          <w:sz w:val="22"/>
        </w:rPr>
        <w:t xml:space="preserve">, </w:t>
      </w:r>
      <w:proofErr w:type="gramStart"/>
      <w:r w:rsidR="00054134" w:rsidRPr="00486765">
        <w:rPr>
          <w:sz w:val="22"/>
        </w:rPr>
        <w:t>star</w:t>
      </w:r>
      <w:proofErr w:type="gramEnd"/>
      <w:r w:rsidRPr="00486765">
        <w:rPr>
          <w:sz w:val="22"/>
        </w:rPr>
        <w:t xml:space="preserve">. </w:t>
      </w:r>
      <w:r w:rsidR="00151755" w:rsidRPr="00486765">
        <w:rPr>
          <w:sz w:val="22"/>
        </w:rPr>
        <w:t>These</w:t>
      </w:r>
      <w:r w:rsidR="00151755" w:rsidRPr="00486765">
        <w:rPr>
          <w:i/>
          <w:sz w:val="22"/>
        </w:rPr>
        <w:t xml:space="preserve"> material</w:t>
      </w:r>
      <w:r w:rsidR="00054134" w:rsidRPr="00486765">
        <w:rPr>
          <w:i/>
          <w:sz w:val="22"/>
        </w:rPr>
        <w:t xml:space="preserve"> </w:t>
      </w:r>
      <w:r w:rsidR="00465C17" w:rsidRPr="00486765">
        <w:rPr>
          <w:i/>
          <w:sz w:val="22"/>
        </w:rPr>
        <w:t>entities</w:t>
      </w:r>
      <w:r w:rsidRPr="00486765">
        <w:rPr>
          <w:sz w:val="22"/>
        </w:rPr>
        <w:t xml:space="preserve"> are </w:t>
      </w:r>
      <w:r w:rsidR="00054134" w:rsidRPr="00486765">
        <w:rPr>
          <w:sz w:val="22"/>
        </w:rPr>
        <w:t xml:space="preserve">candidate examples of what </w:t>
      </w:r>
      <w:r w:rsidR="00C37896" w:rsidRPr="00486765">
        <w:rPr>
          <w:sz w:val="22"/>
        </w:rPr>
        <w:t xml:space="preserve">are </w:t>
      </w:r>
      <w:r w:rsidRPr="00486765">
        <w:rPr>
          <w:sz w:val="22"/>
        </w:rPr>
        <w:t>called ‘</w:t>
      </w:r>
      <w:r w:rsidR="00151755" w:rsidRPr="00486765">
        <w:rPr>
          <w:i/>
          <w:sz w:val="22"/>
        </w:rPr>
        <w:t>objects</w:t>
      </w:r>
      <w:r w:rsidR="00217CC2" w:rsidRPr="00486765">
        <w:rPr>
          <w:sz w:val="22"/>
        </w:rPr>
        <w:t xml:space="preserve">’ </w:t>
      </w:r>
      <w:r w:rsidR="00151755" w:rsidRPr="00486765">
        <w:rPr>
          <w:sz w:val="22"/>
        </w:rPr>
        <w:t>in</w:t>
      </w:r>
      <w:r w:rsidR="00054134" w:rsidRPr="00486765">
        <w:rPr>
          <w:sz w:val="22"/>
        </w:rPr>
        <w:t xml:space="preserve"> BFO</w:t>
      </w:r>
      <w:r w:rsidR="00C37896" w:rsidRPr="00486765">
        <w:rPr>
          <w:sz w:val="22"/>
        </w:rPr>
        <w:t xml:space="preserve"> 2.0</w:t>
      </w:r>
      <w:r w:rsidRPr="00486765">
        <w:rPr>
          <w:sz w:val="22"/>
        </w:rPr>
        <w:t xml:space="preserve">. </w:t>
      </w:r>
      <w:r w:rsidR="00151755" w:rsidRPr="00486765">
        <w:rPr>
          <w:sz w:val="22"/>
        </w:rPr>
        <w:t>Such</w:t>
      </w:r>
      <w:r w:rsidRPr="00486765">
        <w:rPr>
          <w:sz w:val="22"/>
        </w:rPr>
        <w:t xml:space="preserve"> units are </w:t>
      </w:r>
      <w:r w:rsidR="00217CC2" w:rsidRPr="00486765">
        <w:rPr>
          <w:sz w:val="22"/>
        </w:rPr>
        <w:t>sometimes</w:t>
      </w:r>
      <w:r w:rsidRPr="00486765">
        <w:rPr>
          <w:sz w:val="22"/>
        </w:rPr>
        <w:t xml:space="preserve"> referred to as ‘grains’</w:t>
      </w:r>
      <w:r w:rsidR="00217CC2" w:rsidRPr="00486765">
        <w:rPr>
          <w:sz w:val="22"/>
        </w:rPr>
        <w:t xml:space="preserve"> [</w:t>
      </w:r>
      <w:r w:rsidR="00774A84" w:rsidRPr="00486765">
        <w:rPr>
          <w:sz w:val="22"/>
        </w:rPr>
        <w:fldChar w:fldCharType="begin"/>
      </w:r>
      <w:r w:rsidR="00774A84" w:rsidRPr="00486765">
        <w:rPr>
          <w:sz w:val="22"/>
        </w:rPr>
        <w:instrText xml:space="preserve"> REF _Ref313200424 \r \h </w:instrText>
      </w:r>
      <w:r w:rsidR="001C5CAA">
        <w:rPr>
          <w:sz w:val="22"/>
        </w:rPr>
        <w:instrText xml:space="preserve"> \* MERGEFORMAT </w:instrText>
      </w:r>
      <w:r w:rsidR="00774A84" w:rsidRPr="00486765">
        <w:rPr>
          <w:sz w:val="22"/>
        </w:rPr>
      </w:r>
      <w:r w:rsidR="00774A84" w:rsidRPr="00486765">
        <w:rPr>
          <w:sz w:val="22"/>
        </w:rPr>
        <w:fldChar w:fldCharType="separate"/>
      </w:r>
      <w:r w:rsidR="00B60214">
        <w:rPr>
          <w:sz w:val="22"/>
        </w:rPr>
        <w:t>74</w:t>
      </w:r>
      <w:r w:rsidR="00774A84" w:rsidRPr="00486765">
        <w:rPr>
          <w:sz w:val="22"/>
        </w:rPr>
        <w:fldChar w:fldCharType="end"/>
      </w:r>
      <w:r w:rsidR="00217CC2" w:rsidRPr="00486765">
        <w:rPr>
          <w:sz w:val="22"/>
        </w:rPr>
        <w:t>]</w:t>
      </w:r>
      <w:r w:rsidRPr="00486765">
        <w:rPr>
          <w:sz w:val="22"/>
        </w:rPr>
        <w:t>, and are associated with specific ‘levels of granularity’</w:t>
      </w:r>
      <w:r w:rsidR="00054134" w:rsidRPr="00486765">
        <w:rPr>
          <w:sz w:val="22"/>
        </w:rPr>
        <w:t xml:space="preserve"> in what is seen as a layered structure of reality, with units at lower and more fine-grained levels being combined as parts into grains at higher, coarse-grained levels</w:t>
      </w:r>
      <w:r w:rsidRPr="00486765">
        <w:rPr>
          <w:sz w:val="22"/>
        </w:rPr>
        <w:t xml:space="preserve">. </w:t>
      </w:r>
      <w:r w:rsidR="00217CC2" w:rsidRPr="00486765">
        <w:rPr>
          <w:sz w:val="22"/>
        </w:rPr>
        <w:t>O</w:t>
      </w:r>
      <w:r w:rsidR="00054134" w:rsidRPr="00486765">
        <w:rPr>
          <w:sz w:val="22"/>
        </w:rPr>
        <w:t xml:space="preserve">ur proposals </w:t>
      </w:r>
      <w:r w:rsidR="00217CC2" w:rsidRPr="00486765">
        <w:rPr>
          <w:sz w:val="22"/>
        </w:rPr>
        <w:t xml:space="preserve">here are consistent with but are formulated </w:t>
      </w:r>
      <w:r w:rsidRPr="00486765">
        <w:rPr>
          <w:sz w:val="22"/>
        </w:rPr>
        <w:t xml:space="preserve">independently of </w:t>
      </w:r>
      <w:r w:rsidR="00217CC2" w:rsidRPr="00486765">
        <w:rPr>
          <w:sz w:val="22"/>
        </w:rPr>
        <w:t xml:space="preserve">such </w:t>
      </w:r>
      <w:r w:rsidRPr="00486765">
        <w:rPr>
          <w:sz w:val="22"/>
        </w:rPr>
        <w:t xml:space="preserve">granularity considerations. </w:t>
      </w:r>
    </w:p>
    <w:p w14:paraId="79147273" w14:textId="75789181" w:rsidR="003D7096" w:rsidRPr="00486765" w:rsidRDefault="00C37896">
      <w:pPr>
        <w:rPr>
          <w:b/>
          <w:sz w:val="22"/>
        </w:rPr>
      </w:pPr>
      <w:r w:rsidRPr="00486765">
        <w:rPr>
          <w:b/>
          <w:sz w:val="22"/>
        </w:rPr>
        <w:t>E</w:t>
      </w:r>
      <w:r w:rsidR="003D7096" w:rsidRPr="00486765">
        <w:rPr>
          <w:b/>
          <w:sz w:val="22"/>
        </w:rPr>
        <w:t xml:space="preserve">lucidation of </w:t>
      </w:r>
      <w:r w:rsidR="00782F62" w:rsidRPr="00486765">
        <w:rPr>
          <w:b/>
          <w:sz w:val="22"/>
        </w:rPr>
        <w:t>‘</w:t>
      </w:r>
      <w:r w:rsidR="003D7096" w:rsidRPr="00486765">
        <w:rPr>
          <w:b/>
          <w:sz w:val="22"/>
        </w:rPr>
        <w:t>object</w:t>
      </w:r>
      <w:r w:rsidR="00782F62" w:rsidRPr="00486765">
        <w:rPr>
          <w:b/>
          <w:sz w:val="22"/>
        </w:rPr>
        <w:t>’</w:t>
      </w:r>
    </w:p>
    <w:p w14:paraId="2077A47C" w14:textId="49D203E5" w:rsidR="007771DD" w:rsidRPr="00486765" w:rsidRDefault="00F00EBF">
      <w:pPr>
        <w:rPr>
          <w:sz w:val="22"/>
        </w:rPr>
      </w:pPr>
      <w:r w:rsidRPr="00486765">
        <w:rPr>
          <w:sz w:val="22"/>
        </w:rPr>
        <w:t xml:space="preserve">The following elucidation </w:t>
      </w:r>
      <w:r w:rsidR="00782F62" w:rsidRPr="00486765">
        <w:rPr>
          <w:sz w:val="22"/>
        </w:rPr>
        <w:t xml:space="preserve">documents </w:t>
      </w:r>
      <w:r w:rsidRPr="00486765">
        <w:rPr>
          <w:sz w:val="22"/>
        </w:rPr>
        <w:t xml:space="preserve">a set of conditions to be used when deciding </w:t>
      </w:r>
      <w:r w:rsidR="005D1353" w:rsidRPr="00486765">
        <w:rPr>
          <w:sz w:val="22"/>
        </w:rPr>
        <w:t>whether entities</w:t>
      </w:r>
      <w:r w:rsidRPr="00486765">
        <w:rPr>
          <w:sz w:val="22"/>
        </w:rPr>
        <w:t xml:space="preserve"> of a given type should be represented as </w:t>
      </w:r>
      <w:r w:rsidRPr="00486765">
        <w:rPr>
          <w:i/>
          <w:sz w:val="22"/>
        </w:rPr>
        <w:t xml:space="preserve">objects </w:t>
      </w:r>
      <w:r w:rsidRPr="00486765">
        <w:rPr>
          <w:sz w:val="22"/>
        </w:rPr>
        <w:t>in the BFO sense.</w:t>
      </w:r>
      <w:r w:rsidR="00782F62" w:rsidRPr="00486765">
        <w:rPr>
          <w:sz w:val="22"/>
        </w:rPr>
        <w:t xml:space="preserve"> It is provided as precursor to a formal theory (of qualitative </w:t>
      </w:r>
      <w:proofErr w:type="spellStart"/>
      <w:r w:rsidR="00782F62" w:rsidRPr="00486765">
        <w:rPr>
          <w:sz w:val="22"/>
        </w:rPr>
        <w:t>mereotopology</w:t>
      </w:r>
      <w:proofErr w:type="spellEnd"/>
      <w:r w:rsidR="00782F62" w:rsidRPr="00486765">
        <w:rPr>
          <w:sz w:val="22"/>
        </w:rPr>
        <w:t xml:space="preserve"> [</w:t>
      </w:r>
      <w:r w:rsidR="00782F62" w:rsidRPr="00486765">
        <w:rPr>
          <w:sz w:val="22"/>
        </w:rPr>
        <w:fldChar w:fldCharType="begin"/>
      </w:r>
      <w:r w:rsidR="00782F62" w:rsidRPr="00486765">
        <w:rPr>
          <w:sz w:val="22"/>
        </w:rPr>
        <w:instrText xml:space="preserve"> REF _Ref309560610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5</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_Ref309155480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22</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_Ref309410042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36</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_Ref309410045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37</w:t>
      </w:r>
      <w:r w:rsidR="00782F62" w:rsidRPr="00486765">
        <w:rPr>
          <w:sz w:val="22"/>
        </w:rPr>
        <w:fldChar w:fldCharType="end"/>
      </w:r>
      <w:r w:rsidR="00782F62" w:rsidRPr="00486765">
        <w:rPr>
          <w:sz w:val="22"/>
        </w:rPr>
        <w:t xml:space="preserve">, </w:t>
      </w:r>
      <w:r w:rsidR="00782F62" w:rsidRPr="00486765">
        <w:rPr>
          <w:sz w:val="22"/>
        </w:rPr>
        <w:fldChar w:fldCharType="begin"/>
      </w:r>
      <w:r w:rsidR="00782F62" w:rsidRPr="00486765">
        <w:rPr>
          <w:sz w:val="22"/>
        </w:rPr>
        <w:instrText xml:space="preserve"> REF _Ref309410048 \r \h </w:instrText>
      </w:r>
      <w:r w:rsidR="001C5CAA">
        <w:rPr>
          <w:sz w:val="22"/>
        </w:rPr>
        <w:instrText xml:space="preserve"> \* MERGEFORMAT </w:instrText>
      </w:r>
      <w:r w:rsidR="00782F62" w:rsidRPr="00486765">
        <w:rPr>
          <w:sz w:val="22"/>
        </w:rPr>
      </w:r>
      <w:r w:rsidR="00782F62" w:rsidRPr="00486765">
        <w:rPr>
          <w:sz w:val="22"/>
        </w:rPr>
        <w:fldChar w:fldCharType="separate"/>
      </w:r>
      <w:r w:rsidR="00B60214">
        <w:rPr>
          <w:sz w:val="22"/>
        </w:rPr>
        <w:t>39</w:t>
      </w:r>
      <w:r w:rsidR="00782F62" w:rsidRPr="00486765">
        <w:rPr>
          <w:sz w:val="22"/>
        </w:rPr>
        <w:fldChar w:fldCharType="end"/>
      </w:r>
      <w:r w:rsidR="00782F62" w:rsidRPr="00486765">
        <w:rPr>
          <w:sz w:val="22"/>
        </w:rPr>
        <w:t xml:space="preserve">]) of </w:t>
      </w:r>
      <w:proofErr w:type="spellStart"/>
      <w:r w:rsidR="00782F62" w:rsidRPr="00486765">
        <w:rPr>
          <w:sz w:val="22"/>
        </w:rPr>
        <w:t>BFO:</w:t>
      </w:r>
      <w:r w:rsidR="00782F62" w:rsidRPr="00486765">
        <w:rPr>
          <w:i/>
          <w:sz w:val="22"/>
        </w:rPr>
        <w:t>object</w:t>
      </w:r>
      <w:proofErr w:type="spellEnd"/>
      <w:r w:rsidR="00782F62" w:rsidRPr="00486765">
        <w:rPr>
          <w:sz w:val="22"/>
        </w:rPr>
        <w:t>.</w:t>
      </w:r>
    </w:p>
    <w:p w14:paraId="28EDE285" w14:textId="77777777" w:rsidR="00601C8D" w:rsidRPr="00486765" w:rsidRDefault="006F7BF4">
      <w:pPr>
        <w:rPr>
          <w:sz w:val="22"/>
        </w:rPr>
      </w:pPr>
      <w:r w:rsidRPr="00486765">
        <w:rPr>
          <w:sz w:val="22"/>
        </w:rPr>
        <w:t xml:space="preserve">In </w:t>
      </w:r>
      <w:r w:rsidR="00FF233C" w:rsidRPr="00486765">
        <w:rPr>
          <w:sz w:val="22"/>
        </w:rPr>
        <w:t xml:space="preserve">what follows we </w:t>
      </w:r>
      <w:r w:rsidRPr="00486765">
        <w:rPr>
          <w:sz w:val="22"/>
        </w:rPr>
        <w:t xml:space="preserve">consider three candidate groups of examples of objects in the BFO sense, namely: </w:t>
      </w:r>
    </w:p>
    <w:p w14:paraId="4917C801" w14:textId="77777777" w:rsidR="00601C8D" w:rsidRPr="00486765" w:rsidRDefault="00FF233C" w:rsidP="006C702A">
      <w:pPr>
        <w:pStyle w:val="ListParagraph"/>
        <w:numPr>
          <w:ilvl w:val="0"/>
          <w:numId w:val="7"/>
        </w:numPr>
        <w:rPr>
          <w:sz w:val="22"/>
        </w:rPr>
      </w:pPr>
      <w:proofErr w:type="gramStart"/>
      <w:r w:rsidRPr="00486765">
        <w:rPr>
          <w:sz w:val="22"/>
        </w:rPr>
        <w:t>organisms</w:t>
      </w:r>
      <w:proofErr w:type="gramEnd"/>
      <w:r w:rsidR="00033955" w:rsidRPr="00486765">
        <w:rPr>
          <w:sz w:val="22"/>
        </w:rPr>
        <w:t xml:space="preserve">, </w:t>
      </w:r>
      <w:r w:rsidR="00601C8D" w:rsidRPr="00486765">
        <w:rPr>
          <w:sz w:val="22"/>
        </w:rPr>
        <w:t>cells</w:t>
      </w:r>
      <w:r w:rsidR="00033955" w:rsidRPr="00486765">
        <w:rPr>
          <w:sz w:val="22"/>
        </w:rPr>
        <w:t xml:space="preserve"> and potentially also biological entities of certain other sorts, including organs</w:t>
      </w:r>
    </w:p>
    <w:p w14:paraId="3060B757" w14:textId="77777777" w:rsidR="00601C8D" w:rsidRPr="00486765" w:rsidRDefault="00FF233C" w:rsidP="006C702A">
      <w:pPr>
        <w:pStyle w:val="ListParagraph"/>
        <w:numPr>
          <w:ilvl w:val="0"/>
          <w:numId w:val="7"/>
        </w:numPr>
        <w:rPr>
          <w:sz w:val="22"/>
        </w:rPr>
      </w:pPr>
      <w:proofErr w:type="gramStart"/>
      <w:r w:rsidRPr="00486765">
        <w:rPr>
          <w:sz w:val="22"/>
        </w:rPr>
        <w:t>portions</w:t>
      </w:r>
      <w:proofErr w:type="gramEnd"/>
      <w:r w:rsidRPr="00486765">
        <w:rPr>
          <w:sz w:val="22"/>
        </w:rPr>
        <w:t xml:space="preserve"> of solid matter</w:t>
      </w:r>
      <w:r w:rsidR="006F7BF4" w:rsidRPr="00486765">
        <w:rPr>
          <w:sz w:val="22"/>
        </w:rPr>
        <w:t xml:space="preserve"> such as rocks and lumps of iron</w:t>
      </w:r>
    </w:p>
    <w:p w14:paraId="09664A71" w14:textId="77777777" w:rsidR="00601C8D" w:rsidRPr="00486765" w:rsidRDefault="00054134" w:rsidP="006C702A">
      <w:pPr>
        <w:pStyle w:val="ListParagraph"/>
        <w:numPr>
          <w:ilvl w:val="0"/>
          <w:numId w:val="7"/>
        </w:numPr>
        <w:rPr>
          <w:sz w:val="22"/>
        </w:rPr>
      </w:pPr>
      <w:proofErr w:type="gramStart"/>
      <w:r w:rsidRPr="00486765">
        <w:rPr>
          <w:sz w:val="22"/>
        </w:rPr>
        <w:t>engineered</w:t>
      </w:r>
      <w:proofErr w:type="gramEnd"/>
      <w:r w:rsidRPr="00486765">
        <w:rPr>
          <w:sz w:val="22"/>
        </w:rPr>
        <w:t xml:space="preserve"> artifacts </w:t>
      </w:r>
      <w:r w:rsidR="006F7BF4" w:rsidRPr="00486765">
        <w:rPr>
          <w:sz w:val="22"/>
        </w:rPr>
        <w:t>such as watches and cars.</w:t>
      </w:r>
    </w:p>
    <w:p w14:paraId="34428F9E" w14:textId="386F1872" w:rsidR="00125AF3" w:rsidRPr="00486765" w:rsidRDefault="006F7BF4" w:rsidP="001C5CAA">
      <w:pPr>
        <w:rPr>
          <w:sz w:val="22"/>
        </w:rPr>
      </w:pPr>
      <w:r w:rsidRPr="00486765">
        <w:rPr>
          <w:sz w:val="22"/>
        </w:rPr>
        <w:lastRenderedPageBreak/>
        <w:t xml:space="preserve">Material entities under all of these headings are </w:t>
      </w:r>
      <w:r w:rsidR="00601C8D" w:rsidRPr="00486765">
        <w:rPr>
          <w:sz w:val="22"/>
        </w:rPr>
        <w:t xml:space="preserve">all </w:t>
      </w:r>
      <w:r w:rsidR="00601C8D" w:rsidRPr="00486765">
        <w:rPr>
          <w:i/>
          <w:sz w:val="22"/>
        </w:rPr>
        <w:t xml:space="preserve">causally </w:t>
      </w:r>
      <w:r w:rsidRPr="00486765">
        <w:rPr>
          <w:i/>
          <w:sz w:val="22"/>
        </w:rPr>
        <w:t xml:space="preserve">relatively isolated </w:t>
      </w:r>
      <w:r w:rsidR="00601C8D" w:rsidRPr="00486765">
        <w:rPr>
          <w:i/>
          <w:sz w:val="22"/>
        </w:rPr>
        <w:t xml:space="preserve">entities </w:t>
      </w:r>
      <w:r w:rsidRPr="00486765">
        <w:rPr>
          <w:sz w:val="22"/>
        </w:rPr>
        <w:t xml:space="preserve">in </w:t>
      </w:r>
      <w:proofErr w:type="spellStart"/>
      <w:r w:rsidRPr="00486765">
        <w:rPr>
          <w:sz w:val="22"/>
        </w:rPr>
        <w:t>Ingarden’s</w:t>
      </w:r>
      <w:proofErr w:type="spellEnd"/>
      <w:r w:rsidRPr="00486765">
        <w:rPr>
          <w:sz w:val="22"/>
        </w:rPr>
        <w:t xml:space="preserve"> sense [</w:t>
      </w:r>
      <w:r w:rsidR="001E591D" w:rsidRPr="00486765">
        <w:rPr>
          <w:sz w:val="22"/>
        </w:rPr>
        <w:fldChar w:fldCharType="begin"/>
      </w:r>
      <w:r w:rsidR="00155F6C" w:rsidRPr="00486765">
        <w:rPr>
          <w:sz w:val="22"/>
        </w:rPr>
        <w:instrText xml:space="preserve"> REF _Ref309411634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47</w:t>
      </w:r>
      <w:r w:rsidR="001E591D" w:rsidRPr="00486765">
        <w:rPr>
          <w:sz w:val="22"/>
        </w:rPr>
        <w:fldChar w:fldCharType="end"/>
      </w:r>
      <w:r w:rsidR="00155F6C" w:rsidRPr="00486765">
        <w:rPr>
          <w:sz w:val="22"/>
        </w:rPr>
        <w:t xml:space="preserve">, </w:t>
      </w:r>
      <w:r w:rsidR="001E591D" w:rsidRPr="00486765">
        <w:rPr>
          <w:sz w:val="22"/>
        </w:rPr>
        <w:fldChar w:fldCharType="begin"/>
      </w:r>
      <w:r w:rsidR="00155F6C" w:rsidRPr="00486765">
        <w:rPr>
          <w:sz w:val="22"/>
        </w:rPr>
        <w:instrText xml:space="preserve"> REF _Hlk47849653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13</w:t>
      </w:r>
      <w:r w:rsidR="001E591D" w:rsidRPr="00486765">
        <w:rPr>
          <w:sz w:val="22"/>
        </w:rPr>
        <w:fldChar w:fldCharType="end"/>
      </w:r>
      <w:r w:rsidRPr="00486765">
        <w:rPr>
          <w:sz w:val="22"/>
        </w:rPr>
        <w:t>]</w:t>
      </w:r>
      <w:r w:rsidR="00155F6C" w:rsidRPr="00486765">
        <w:rPr>
          <w:sz w:val="22"/>
        </w:rPr>
        <w:t xml:space="preserve">. This means that they are both </w:t>
      </w:r>
      <w:r w:rsidR="00601C8D" w:rsidRPr="00486765">
        <w:rPr>
          <w:i/>
          <w:sz w:val="22"/>
        </w:rPr>
        <w:t>structured</w:t>
      </w:r>
      <w:r w:rsidR="00601C8D" w:rsidRPr="00486765">
        <w:rPr>
          <w:sz w:val="22"/>
        </w:rPr>
        <w:t xml:space="preserve"> through a certain type of causal</w:t>
      </w:r>
      <w:r w:rsidR="00155F6C" w:rsidRPr="00486765">
        <w:rPr>
          <w:sz w:val="22"/>
        </w:rPr>
        <w:t xml:space="preserve"> uni</w:t>
      </w:r>
      <w:r w:rsidR="00601C8D" w:rsidRPr="00486765">
        <w:rPr>
          <w:sz w:val="22"/>
        </w:rPr>
        <w:t>ty</w:t>
      </w:r>
      <w:r w:rsidR="00155F6C" w:rsidRPr="00486765">
        <w:rPr>
          <w:sz w:val="22"/>
        </w:rPr>
        <w:t xml:space="preserve"> and </w:t>
      </w:r>
      <w:r w:rsidR="00155F6C" w:rsidRPr="00486765">
        <w:rPr>
          <w:i/>
          <w:sz w:val="22"/>
        </w:rPr>
        <w:t>maximal</w:t>
      </w:r>
      <w:r w:rsidR="00601C8D" w:rsidRPr="00486765">
        <w:rPr>
          <w:sz w:val="22"/>
        </w:rPr>
        <w:t xml:space="preserve"> relative to this type of causal unity.</w:t>
      </w:r>
      <w:r w:rsidR="00125AF3" w:rsidRPr="00486765">
        <w:rPr>
          <w:sz w:val="22"/>
        </w:rPr>
        <w:t xml:space="preserve"> </w:t>
      </w:r>
    </w:p>
    <w:p w14:paraId="788C6D92" w14:textId="1F5A1D35" w:rsidR="00DD6E98" w:rsidRPr="00486765" w:rsidRDefault="00DD6E98">
      <w:pPr>
        <w:rPr>
          <w:sz w:val="22"/>
        </w:rPr>
      </w:pPr>
      <w:r w:rsidRPr="00486765">
        <w:rPr>
          <w:sz w:val="22"/>
        </w:rPr>
        <w:t xml:space="preserve">We first characterize </w:t>
      </w:r>
      <w:r w:rsidR="00601C8D" w:rsidRPr="00486765">
        <w:rPr>
          <w:sz w:val="22"/>
        </w:rPr>
        <w:t xml:space="preserve">causal unity in </w:t>
      </w:r>
      <w:proofErr w:type="gramStart"/>
      <w:r w:rsidR="00601C8D" w:rsidRPr="00486765">
        <w:rPr>
          <w:sz w:val="22"/>
        </w:rPr>
        <w:t>general,</w:t>
      </w:r>
      <w:proofErr w:type="gramEnd"/>
      <w:r w:rsidR="00601C8D" w:rsidRPr="00486765">
        <w:rPr>
          <w:sz w:val="22"/>
        </w:rPr>
        <w:t xml:space="preserve"> we then distinguish three types of causal unity corresponding to </w:t>
      </w:r>
      <w:r w:rsidR="00427F21" w:rsidRPr="00486765">
        <w:rPr>
          <w:sz w:val="22"/>
        </w:rPr>
        <w:t xml:space="preserve">the </w:t>
      </w:r>
      <w:r w:rsidR="00601C8D" w:rsidRPr="00486765">
        <w:rPr>
          <w:sz w:val="22"/>
        </w:rPr>
        <w:t xml:space="preserve">three candidate families </w:t>
      </w:r>
      <w:r w:rsidR="00427F21" w:rsidRPr="00486765">
        <w:rPr>
          <w:sz w:val="22"/>
        </w:rPr>
        <w:t xml:space="preserve">of </w:t>
      </w:r>
      <w:proofErr w:type="spellStart"/>
      <w:r w:rsidR="00427F21" w:rsidRPr="00486765">
        <w:rPr>
          <w:sz w:val="22"/>
        </w:rPr>
        <w:t>BFO:</w:t>
      </w:r>
      <w:r w:rsidR="00427F21" w:rsidRPr="00486765">
        <w:rPr>
          <w:i/>
          <w:sz w:val="22"/>
        </w:rPr>
        <w:t>objects</w:t>
      </w:r>
      <w:proofErr w:type="spellEnd"/>
      <w:r w:rsidR="00536BF5" w:rsidRPr="00486765">
        <w:rPr>
          <w:i/>
          <w:sz w:val="22"/>
        </w:rPr>
        <w:t xml:space="preserve"> </w:t>
      </w:r>
      <w:r w:rsidR="00C37896" w:rsidRPr="00486765">
        <w:rPr>
          <w:sz w:val="22"/>
        </w:rPr>
        <w:t xml:space="preserve">(cells and organisms, solid portions of matter, machines and other engineered artifacts) </w:t>
      </w:r>
      <w:r w:rsidR="00427F21" w:rsidRPr="00486765">
        <w:rPr>
          <w:sz w:val="22"/>
        </w:rPr>
        <w:t xml:space="preserve">listed above. We then </w:t>
      </w:r>
      <w:r w:rsidR="006E2868" w:rsidRPr="00486765">
        <w:rPr>
          <w:sz w:val="22"/>
        </w:rPr>
        <w:t>describe</w:t>
      </w:r>
      <w:r w:rsidR="00427F21" w:rsidRPr="00486765">
        <w:rPr>
          <w:sz w:val="22"/>
        </w:rPr>
        <w:t xml:space="preserve"> what it is for an entity to be maximal relative to one or other of these types, and formulate in these terms an elucidation of ‘object’. </w:t>
      </w:r>
      <w:r w:rsidR="00C37896" w:rsidRPr="00486765">
        <w:rPr>
          <w:sz w:val="22"/>
        </w:rPr>
        <w:t>(</w:t>
      </w:r>
      <w:r w:rsidR="00125AF3" w:rsidRPr="00486765">
        <w:rPr>
          <w:sz w:val="22"/>
        </w:rPr>
        <w:t xml:space="preserve">We must bear in mind throughout that </w:t>
      </w:r>
      <w:r w:rsidR="00C37896" w:rsidRPr="00486765">
        <w:rPr>
          <w:sz w:val="22"/>
        </w:rPr>
        <w:t xml:space="preserve">the </w:t>
      </w:r>
      <w:r w:rsidR="00125AF3" w:rsidRPr="00486765">
        <w:rPr>
          <w:sz w:val="22"/>
        </w:rPr>
        <w:t xml:space="preserve">aggregates of </w:t>
      </w:r>
      <w:r w:rsidR="00C37896" w:rsidRPr="00486765">
        <w:rPr>
          <w:sz w:val="22"/>
        </w:rPr>
        <w:t xml:space="preserve">those </w:t>
      </w:r>
      <w:proofErr w:type="spellStart"/>
      <w:r w:rsidR="00125AF3" w:rsidRPr="00486765">
        <w:rPr>
          <w:sz w:val="22"/>
        </w:rPr>
        <w:t>microparticles</w:t>
      </w:r>
      <w:proofErr w:type="spellEnd"/>
      <w:r w:rsidR="00125AF3" w:rsidRPr="00486765">
        <w:rPr>
          <w:sz w:val="22"/>
        </w:rPr>
        <w:t xml:space="preserve"> which form </w:t>
      </w:r>
      <w:r w:rsidR="00C37896" w:rsidRPr="00486765">
        <w:rPr>
          <w:sz w:val="22"/>
        </w:rPr>
        <w:t xml:space="preserve">the low-level </w:t>
      </w:r>
      <w:r w:rsidR="00125AF3" w:rsidRPr="00486765">
        <w:rPr>
          <w:sz w:val="22"/>
        </w:rPr>
        <w:t>parts of such causally structured units for limited periods in their existence may survive the loss of causal unity</w:t>
      </w:r>
      <w:r w:rsidR="00C37896" w:rsidRPr="00486765">
        <w:rPr>
          <w:sz w:val="22"/>
        </w:rPr>
        <w:t>,</w:t>
      </w:r>
      <w:r w:rsidR="00125AF3" w:rsidRPr="00486765">
        <w:rPr>
          <w:sz w:val="22"/>
        </w:rPr>
        <w:t xml:space="preserve"> for example as occurs </w:t>
      </w:r>
      <w:r w:rsidR="00C37896" w:rsidRPr="00486765">
        <w:rPr>
          <w:sz w:val="22"/>
        </w:rPr>
        <w:t xml:space="preserve">during </w:t>
      </w:r>
      <w:r w:rsidR="00125AF3" w:rsidRPr="00486765">
        <w:rPr>
          <w:sz w:val="22"/>
        </w:rPr>
        <w:t>phase transitions from solid to liquid to gas.</w:t>
      </w:r>
      <w:r w:rsidR="00C37896" w:rsidRPr="00486765">
        <w:rPr>
          <w:sz w:val="22"/>
        </w:rPr>
        <w:t>)</w:t>
      </w:r>
    </w:p>
    <w:p w14:paraId="3E547DB0" w14:textId="2146F1E1" w:rsidR="00DD6E98" w:rsidRPr="00486765" w:rsidRDefault="00E30616" w:rsidP="00B6123E">
      <w:r>
        <w:t xml:space="preserve">To say that </w:t>
      </w:r>
      <w:r w:rsidR="00DD6E98" w:rsidRPr="00486765">
        <w:rPr>
          <w:i/>
        </w:rPr>
        <w:t xml:space="preserve">a </w:t>
      </w:r>
      <w:r w:rsidR="00151755" w:rsidRPr="00486765">
        <w:t>is</w:t>
      </w:r>
      <w:r w:rsidR="00151755" w:rsidRPr="00486765">
        <w:rPr>
          <w:i/>
        </w:rPr>
        <w:t xml:space="preserve"> causally</w:t>
      </w:r>
      <w:r w:rsidR="00DD6E98" w:rsidRPr="00486765">
        <w:rPr>
          <w:i/>
        </w:rPr>
        <w:t xml:space="preserve"> unified</w:t>
      </w:r>
      <w:r w:rsidR="00DD6E98" w:rsidRPr="00486765">
        <w:t xml:space="preserve"> </w:t>
      </w:r>
      <w:r w:rsidR="00151755" w:rsidRPr="00486765">
        <w:t>means:</w:t>
      </w:r>
      <w:r w:rsidR="00151755" w:rsidRPr="00486765">
        <w:rPr>
          <w:i/>
        </w:rPr>
        <w:t xml:space="preserve"> a</w:t>
      </w:r>
      <w:r w:rsidR="002F61CF" w:rsidRPr="00486765">
        <w:t xml:space="preserve"> is a material</w:t>
      </w:r>
      <w:r w:rsidR="00465C17" w:rsidRPr="00486765">
        <w:t xml:space="preserve"> entity</w:t>
      </w:r>
      <w:r w:rsidR="002F61CF" w:rsidRPr="00486765">
        <w:t xml:space="preserve"> which is such that its material parts </w:t>
      </w:r>
      <w:r w:rsidR="00DD6E98" w:rsidRPr="00486765">
        <w:t>are tied together in such a way that, in environments typical for</w:t>
      </w:r>
      <w:r w:rsidR="00465C17" w:rsidRPr="00486765">
        <w:rPr>
          <w:i/>
        </w:rPr>
        <w:t xml:space="preserve"> entities</w:t>
      </w:r>
      <w:r w:rsidR="00536BF5" w:rsidRPr="00486765">
        <w:rPr>
          <w:i/>
        </w:rPr>
        <w:t xml:space="preserve"> </w:t>
      </w:r>
      <w:r w:rsidR="00DD6E98" w:rsidRPr="00486765">
        <w:t>of the type in question,</w:t>
      </w:r>
    </w:p>
    <w:p w14:paraId="4A66A852" w14:textId="4A1EB11F" w:rsidR="00DE390F" w:rsidRPr="00486765" w:rsidRDefault="00DD6E98" w:rsidP="00B6123E">
      <w:proofErr w:type="gramStart"/>
      <w:r w:rsidRPr="00486765">
        <w:t>if</w:t>
      </w:r>
      <w:proofErr w:type="gramEnd"/>
      <w:r w:rsidRPr="00486765">
        <w:t xml:space="preserve"> </w:t>
      </w:r>
      <w:r w:rsidR="00B56876">
        <w:rPr>
          <w:i/>
        </w:rPr>
        <w:t>b</w:t>
      </w:r>
      <w:r w:rsidR="00B56876" w:rsidRPr="00486765">
        <w:rPr>
          <w:i/>
        </w:rPr>
        <w:t>,</w:t>
      </w:r>
      <w:r w:rsidR="00B56876">
        <w:rPr>
          <w:i/>
        </w:rPr>
        <w:t xml:space="preserve"> </w:t>
      </w:r>
      <w:r w:rsidR="00C37896" w:rsidRPr="00486765">
        <w:t xml:space="preserve">a </w:t>
      </w:r>
      <w:r w:rsidR="00C37896" w:rsidRPr="00486765">
        <w:rPr>
          <w:b/>
        </w:rPr>
        <w:t xml:space="preserve">continuant </w:t>
      </w:r>
      <w:r w:rsidRPr="00486765">
        <w:rPr>
          <w:b/>
        </w:rPr>
        <w:t>part</w:t>
      </w:r>
      <w:r w:rsidRPr="00486765">
        <w:t xml:space="preserve"> </w:t>
      </w:r>
      <w:r w:rsidR="00B56876">
        <w:rPr>
          <w:i/>
        </w:rPr>
        <w:t>a</w:t>
      </w:r>
      <w:r w:rsidR="00375CE3" w:rsidRPr="00486765">
        <w:t xml:space="preserve"> in the interior of </w:t>
      </w:r>
      <w:r w:rsidR="00375CE3" w:rsidRPr="00486765">
        <w:rPr>
          <w:i/>
        </w:rPr>
        <w:t xml:space="preserve">a </w:t>
      </w:r>
      <w:r w:rsidR="00375CE3" w:rsidRPr="00486765">
        <w:t xml:space="preserve">at </w:t>
      </w:r>
      <w:r w:rsidR="00375CE3" w:rsidRPr="00486765">
        <w:rPr>
          <w:i/>
        </w:rPr>
        <w:t>t</w:t>
      </w:r>
      <w:r w:rsidR="00B56876">
        <w:t>,</w:t>
      </w:r>
      <w:r w:rsidR="002F3C47" w:rsidRPr="00486765">
        <w:rPr>
          <w:i/>
        </w:rPr>
        <w:t xml:space="preserve"> </w:t>
      </w:r>
      <w:r w:rsidR="00C37896" w:rsidRPr="00486765">
        <w:t>is</w:t>
      </w:r>
      <w:r w:rsidR="00C37896" w:rsidRPr="00486765">
        <w:rPr>
          <w:i/>
        </w:rPr>
        <w:t xml:space="preserve"> </w:t>
      </w:r>
      <w:r w:rsidR="002F3C47" w:rsidRPr="00486765">
        <w:t xml:space="preserve">larger than a certain threshold </w:t>
      </w:r>
      <w:r w:rsidR="00375CE3" w:rsidRPr="00486765">
        <w:t>size</w:t>
      </w:r>
      <w:r w:rsidR="00DE390F" w:rsidRPr="00486765">
        <w:t xml:space="preserve"> </w:t>
      </w:r>
      <w:r w:rsidR="00263AC7" w:rsidRPr="00486765">
        <w:t xml:space="preserve">(which will be determined differently from case to case, depending on factors such as porosity of external cover) </w:t>
      </w:r>
      <w:r w:rsidR="00C37896" w:rsidRPr="00486765">
        <w:t xml:space="preserve">and </w:t>
      </w:r>
      <w:r w:rsidRPr="00486765">
        <w:t xml:space="preserve">is moved in space </w:t>
      </w:r>
      <w:r w:rsidR="00DD7822" w:rsidRPr="00486765">
        <w:t xml:space="preserve">to </w:t>
      </w:r>
      <w:r w:rsidR="00D546AE" w:rsidRPr="00486765">
        <w:t xml:space="preserve">be at </w:t>
      </w:r>
      <w:r w:rsidR="00263AC7" w:rsidRPr="00486765">
        <w:rPr>
          <w:i/>
        </w:rPr>
        <w:t>t</w:t>
      </w:r>
      <w:r w:rsidR="00263AC7" w:rsidRPr="00486765">
        <w:rPr>
          <w:i/>
        </w:rPr>
        <w:sym w:font="Symbol" w:char="F0A2"/>
      </w:r>
      <w:r w:rsidR="00263AC7" w:rsidRPr="00486765">
        <w:t xml:space="preserve"> at</w:t>
      </w:r>
      <w:r w:rsidR="00263AC7" w:rsidRPr="00486765">
        <w:rPr>
          <w:i/>
        </w:rPr>
        <w:t xml:space="preserve"> </w:t>
      </w:r>
      <w:r w:rsidR="00DD7822" w:rsidRPr="00486765">
        <w:t xml:space="preserve">a location on the exterior of </w:t>
      </w:r>
      <w:r w:rsidR="00263AC7" w:rsidRPr="00486765">
        <w:t xml:space="preserve">the spatial region that had been occupied by </w:t>
      </w:r>
      <w:r w:rsidR="00DD7822" w:rsidRPr="00486765">
        <w:rPr>
          <w:i/>
        </w:rPr>
        <w:t xml:space="preserve">a </w:t>
      </w:r>
      <w:r w:rsidR="00DE390F" w:rsidRPr="00486765">
        <w:t xml:space="preserve">at </w:t>
      </w:r>
      <w:r w:rsidR="00DE390F" w:rsidRPr="00486765">
        <w:rPr>
          <w:i/>
        </w:rPr>
        <w:t>t</w:t>
      </w:r>
      <w:r w:rsidR="00D546AE" w:rsidRPr="00486765">
        <w:t>,</w:t>
      </w:r>
      <w:r w:rsidR="00DE390F" w:rsidRPr="00486765">
        <w:rPr>
          <w:i/>
        </w:rPr>
        <w:t xml:space="preserve"> </w:t>
      </w:r>
      <w:r w:rsidRPr="00486765">
        <w:t xml:space="preserve">then </w:t>
      </w:r>
      <w:r w:rsidRPr="00486765">
        <w:rPr>
          <w:i/>
        </w:rPr>
        <w:t>either</w:t>
      </w:r>
      <w:r w:rsidR="00151755" w:rsidRPr="00486765">
        <w:rPr>
          <w:i/>
        </w:rPr>
        <w:t xml:space="preserve"> </w:t>
      </w:r>
      <w:r w:rsidRPr="00486765">
        <w:rPr>
          <w:i/>
        </w:rPr>
        <w:t>a</w:t>
      </w:r>
      <w:r w:rsidRPr="00486765">
        <w:t>’s</w:t>
      </w:r>
      <w:r w:rsidR="00151755" w:rsidRPr="00486765">
        <w:t xml:space="preserve"> </w:t>
      </w:r>
      <w:r w:rsidR="002F61CF" w:rsidRPr="00486765">
        <w:t xml:space="preserve">other parts will be moved </w:t>
      </w:r>
      <w:r w:rsidRPr="00486765">
        <w:t xml:space="preserve">in coordinated fashion </w:t>
      </w:r>
      <w:r w:rsidRPr="00486765">
        <w:rPr>
          <w:i/>
        </w:rPr>
        <w:t>or</w:t>
      </w:r>
      <w:r w:rsidR="00536BF5" w:rsidRPr="00486765">
        <w:rPr>
          <w:i/>
        </w:rPr>
        <w:t xml:space="preserve"> </w:t>
      </w:r>
      <w:r w:rsidRPr="00486765">
        <w:rPr>
          <w:i/>
        </w:rPr>
        <w:t xml:space="preserve">a </w:t>
      </w:r>
      <w:r w:rsidRPr="00486765">
        <w:t xml:space="preserve">will be </w:t>
      </w:r>
      <w:r w:rsidR="003D7096" w:rsidRPr="00486765">
        <w:t>damaged</w:t>
      </w:r>
      <w:r w:rsidR="00536BF5" w:rsidRPr="00486765">
        <w:t xml:space="preserve"> </w:t>
      </w:r>
      <w:r w:rsidRPr="00486765">
        <w:t>(</w:t>
      </w:r>
      <w:r w:rsidR="003D7096" w:rsidRPr="00486765">
        <w:t>be affected, for example, by breakage or tearing</w:t>
      </w:r>
      <w:r w:rsidRPr="00486765">
        <w:t>)</w:t>
      </w:r>
      <w:r w:rsidR="002F3C47" w:rsidRPr="00486765">
        <w:t xml:space="preserve"> </w:t>
      </w:r>
      <w:r w:rsidR="00D546AE" w:rsidRPr="00486765">
        <w:t xml:space="preserve">in the interval between </w:t>
      </w:r>
      <w:r w:rsidR="00D546AE" w:rsidRPr="00486765">
        <w:rPr>
          <w:i/>
        </w:rPr>
        <w:t xml:space="preserve">t </w:t>
      </w:r>
      <w:r w:rsidR="00D546AE" w:rsidRPr="00486765">
        <w:t>and</w:t>
      </w:r>
      <w:r w:rsidR="00D546AE" w:rsidRPr="00486765">
        <w:rPr>
          <w:i/>
        </w:rPr>
        <w:t xml:space="preserve"> t</w:t>
      </w:r>
      <w:r w:rsidR="00D546AE" w:rsidRPr="00486765">
        <w:rPr>
          <w:i/>
        </w:rPr>
        <w:sym w:font="Symbol" w:char="F0A2"/>
      </w:r>
      <w:r w:rsidR="00D546AE" w:rsidRPr="00486765">
        <w:t>.</w:t>
      </w:r>
    </w:p>
    <w:p w14:paraId="5F543465" w14:textId="1F78891C" w:rsidR="00DD6E98" w:rsidRPr="00486765" w:rsidRDefault="00DD6E98" w:rsidP="00B6123E">
      <w:proofErr w:type="gramStart"/>
      <w:r w:rsidRPr="00486765">
        <w:t>causal</w:t>
      </w:r>
      <w:proofErr w:type="gramEnd"/>
      <w:r w:rsidRPr="00486765">
        <w:t xml:space="preserve"> changes in one part of </w:t>
      </w:r>
      <w:r w:rsidRPr="00486765">
        <w:rPr>
          <w:i/>
        </w:rPr>
        <w:t xml:space="preserve">a </w:t>
      </w:r>
      <w:r w:rsidRPr="00486765">
        <w:t xml:space="preserve">can have consequences for other parts of </w:t>
      </w:r>
      <w:r w:rsidRPr="00486765">
        <w:rPr>
          <w:i/>
        </w:rPr>
        <w:t xml:space="preserve">a </w:t>
      </w:r>
      <w:r w:rsidRPr="00486765">
        <w:t>without the mediation of any</w:t>
      </w:r>
      <w:r w:rsidR="00465C17" w:rsidRPr="00486765">
        <w:t xml:space="preserve"> entity</w:t>
      </w:r>
      <w:r w:rsidRPr="00486765">
        <w:t xml:space="preserve"> that lies on the exterior of </w:t>
      </w:r>
      <w:r w:rsidRPr="00486765">
        <w:rPr>
          <w:i/>
        </w:rPr>
        <w:t>a</w:t>
      </w:r>
      <w:r w:rsidR="002F3C47" w:rsidRPr="00486765">
        <w:rPr>
          <w:i/>
        </w:rPr>
        <w:t>.</w:t>
      </w:r>
      <w:r w:rsidR="0047147E">
        <w:t xml:space="preserve"> [022-001]</w:t>
      </w:r>
    </w:p>
    <w:p w14:paraId="6B6E107D" w14:textId="167DDC23" w:rsidR="00427F21" w:rsidRPr="00486765" w:rsidRDefault="009F014F">
      <w:r w:rsidRPr="00486765">
        <w:t>Material e</w:t>
      </w:r>
      <w:r w:rsidR="00427F21" w:rsidRPr="00486765">
        <w:t xml:space="preserve">ntities with no </w:t>
      </w:r>
      <w:r w:rsidR="00D546AE" w:rsidRPr="00486765">
        <w:t xml:space="preserve">proper </w:t>
      </w:r>
      <w:r w:rsidR="00427F21" w:rsidRPr="00486765">
        <w:t xml:space="preserve">material parts would satisfy these conditions trivially. </w:t>
      </w:r>
      <w:r w:rsidR="00A31705" w:rsidRPr="00486765">
        <w:t>Candidate e</w:t>
      </w:r>
      <w:r w:rsidR="00427F21" w:rsidRPr="00486765">
        <w:t>xamples of types of causal unity for material entities of more complex sorts are</w:t>
      </w:r>
      <w:r w:rsidR="00A31705" w:rsidRPr="00486765">
        <w:t xml:space="preserve"> as follows (this is not intended to be an exhaustive list)</w:t>
      </w:r>
      <w:r w:rsidR="00427F21" w:rsidRPr="00486765">
        <w:t>:</w:t>
      </w:r>
    </w:p>
    <w:p w14:paraId="787B8577" w14:textId="77777777" w:rsidR="00427F21" w:rsidRPr="00486765" w:rsidRDefault="00427F21">
      <w:r w:rsidRPr="00486765">
        <w:tab/>
        <w:t>CU</w:t>
      </w:r>
      <w:r w:rsidRPr="00486765">
        <w:rPr>
          <w:vertAlign w:val="subscript"/>
        </w:rPr>
        <w:t>1</w:t>
      </w:r>
      <w:r w:rsidRPr="00486765">
        <w:t>: Causal unity via physical covering</w:t>
      </w:r>
    </w:p>
    <w:p w14:paraId="35BC2263" w14:textId="592358F1" w:rsidR="00427F21" w:rsidRPr="00486765" w:rsidRDefault="00427F21" w:rsidP="00C67892">
      <w:r w:rsidRPr="00486765">
        <w:t>Here the parts in the interior of the unified entity are combined together causally through a common membrane or other physical covering</w:t>
      </w:r>
      <w:r w:rsidR="00925DC5" w:rsidRPr="00486765">
        <w:t xml:space="preserve"> – what the FMA refers to as a ‘bona fide </w:t>
      </w:r>
      <w:r w:rsidR="00925DC5" w:rsidRPr="00486765">
        <w:lastRenderedPageBreak/>
        <w:t>anatomical surface’ [</w:t>
      </w:r>
      <w:r w:rsidR="00925DC5" w:rsidRPr="00486765">
        <w:fldChar w:fldCharType="begin"/>
      </w:r>
      <w:r w:rsidR="00925DC5" w:rsidRPr="00486765">
        <w:instrText xml:space="preserve"> REF _Ref309153893 \r \h </w:instrText>
      </w:r>
      <w:r w:rsidR="001C5CAA">
        <w:instrText xml:space="preserve"> \* MERGEFORMAT </w:instrText>
      </w:r>
      <w:r w:rsidR="00925DC5" w:rsidRPr="00486765">
        <w:fldChar w:fldCharType="separate"/>
      </w:r>
      <w:r w:rsidR="00B60214">
        <w:t>44</w:t>
      </w:r>
      <w:r w:rsidR="00925DC5" w:rsidRPr="00486765">
        <w:fldChar w:fldCharType="end"/>
      </w:r>
      <w:r w:rsidR="00925DC5" w:rsidRPr="00486765">
        <w:t>]</w:t>
      </w:r>
      <w:r w:rsidRPr="00486765">
        <w:t xml:space="preserve">. The latter points outwards toward and </w:t>
      </w:r>
      <w:r w:rsidR="00C37896" w:rsidRPr="00486765">
        <w:t xml:space="preserve">may </w:t>
      </w:r>
      <w:r w:rsidRPr="00486765">
        <w:t>serve a protective function in relation to what lies on the exterior of the entity [</w:t>
      </w:r>
      <w:r w:rsidR="001E591D" w:rsidRPr="00486765">
        <w:fldChar w:fldCharType="begin"/>
      </w:r>
      <w:r w:rsidRPr="00486765">
        <w:instrText xml:space="preserve"> REF _Hlk47849653 \r \h </w:instrText>
      </w:r>
      <w:r w:rsidR="001C5CAA">
        <w:instrText xml:space="preserve"> \* MERGEFORMAT </w:instrText>
      </w:r>
      <w:r w:rsidR="001E591D" w:rsidRPr="00486765">
        <w:fldChar w:fldCharType="separate"/>
      </w:r>
      <w:r w:rsidR="00B60214">
        <w:t>13</w:t>
      </w:r>
      <w:r w:rsidR="001E591D" w:rsidRPr="00486765">
        <w:fldChar w:fldCharType="end"/>
      </w:r>
      <w:r w:rsidRPr="00486765">
        <w:t xml:space="preserve">, </w:t>
      </w:r>
      <w:r w:rsidR="001E591D" w:rsidRPr="00486765">
        <w:fldChar w:fldCharType="begin"/>
      </w:r>
      <w:r w:rsidRPr="00486765">
        <w:instrText xml:space="preserve"> REF _Ref309411634 \r \h </w:instrText>
      </w:r>
      <w:r w:rsidR="001C5CAA">
        <w:instrText xml:space="preserve"> \* MERGEFORMAT </w:instrText>
      </w:r>
      <w:r w:rsidR="001E591D" w:rsidRPr="00486765">
        <w:fldChar w:fldCharType="separate"/>
      </w:r>
      <w:r w:rsidR="00B60214">
        <w:t>47</w:t>
      </w:r>
      <w:r w:rsidR="001E591D" w:rsidRPr="00486765">
        <w:fldChar w:fldCharType="end"/>
      </w:r>
      <w:r w:rsidRPr="00486765">
        <w:t>].</w:t>
      </w:r>
    </w:p>
    <w:p w14:paraId="0D80090F" w14:textId="70C8A913" w:rsidR="008C04FB" w:rsidRPr="00486765" w:rsidRDefault="00427F21" w:rsidP="00C67892">
      <w:r w:rsidRPr="00486765">
        <w:t xml:space="preserve">Note that the physical covering may have holes (for example pores in your skin, shafts penetrating the planet’s outer crust, sockets where conduits to </w:t>
      </w:r>
      <w:r w:rsidR="00151755" w:rsidRPr="00486765">
        <w:t>other entities</w:t>
      </w:r>
      <w:r w:rsidRPr="00486765">
        <w:t xml:space="preserve"> are connected allowing transport </w:t>
      </w:r>
      <w:r w:rsidR="00141642" w:rsidRPr="00486765">
        <w:t>of electric current or of liquids or</w:t>
      </w:r>
      <w:r w:rsidRPr="00486765">
        <w:t xml:space="preserve"> gases</w:t>
      </w:r>
      <w:r w:rsidR="00141642" w:rsidRPr="00486765">
        <w:t>). The physical cover</w:t>
      </w:r>
      <w:r w:rsidR="0097446A" w:rsidRPr="00486765">
        <w:t>ing</w:t>
      </w:r>
      <w:r w:rsidR="00141642" w:rsidRPr="00486765">
        <w:t xml:space="preserve"> </w:t>
      </w:r>
      <w:r w:rsidRPr="00486765">
        <w:t xml:space="preserve">is nonetheless </w:t>
      </w:r>
      <w:r w:rsidR="00151755" w:rsidRPr="00486765">
        <w:rPr>
          <w:i/>
        </w:rPr>
        <w:t>connected</w:t>
      </w:r>
      <w:r w:rsidR="00151755" w:rsidRPr="00486765">
        <w:t xml:space="preserve"> in</w:t>
      </w:r>
      <w:r w:rsidRPr="00486765">
        <w:t xml:space="preserve"> the sense that</w:t>
      </w:r>
      <w:r w:rsidR="008C04FB" w:rsidRPr="00486765">
        <w:t xml:space="preserve"> (a)</w:t>
      </w:r>
      <w:r w:rsidRPr="00486765">
        <w:t xml:space="preserve"> between every two points on its surface a continuous path can be traced which does not leave this surface</w:t>
      </w:r>
      <w:r w:rsidR="00AE6D99" w:rsidRPr="00486765">
        <w:t xml:space="preserve">, and </w:t>
      </w:r>
      <w:r w:rsidR="008C04FB" w:rsidRPr="00486765">
        <w:t xml:space="preserve">also (b) the covering serves as a barrier preventing entities above a certain </w:t>
      </w:r>
      <w:r w:rsidR="00C37896" w:rsidRPr="00486765">
        <w:t xml:space="preserve">size </w:t>
      </w:r>
      <w:r w:rsidR="008C04FB" w:rsidRPr="00486765">
        <w:t>threshold from entering from the outside or esca</w:t>
      </w:r>
      <w:r w:rsidR="0046705D" w:rsidRPr="00486765">
        <w:t>ping from the inside</w:t>
      </w:r>
      <w:r w:rsidR="008C04FB" w:rsidRPr="00486765">
        <w:t xml:space="preserve"> </w:t>
      </w:r>
      <w:r w:rsidR="0046705D" w:rsidRPr="00486765">
        <w:t>[</w:t>
      </w:r>
      <w:r w:rsidR="0046705D" w:rsidRPr="00486765">
        <w:fldChar w:fldCharType="begin"/>
      </w:r>
      <w:r w:rsidR="0046705D" w:rsidRPr="00486765">
        <w:instrText xml:space="preserve"> PAGEREF _Hlk47849653 \h </w:instrText>
      </w:r>
      <w:r w:rsidR="0046705D" w:rsidRPr="00486765">
        <w:fldChar w:fldCharType="separate"/>
      </w:r>
      <w:r w:rsidR="00B60214">
        <w:rPr>
          <w:noProof/>
        </w:rPr>
        <w:t>105</w:t>
      </w:r>
      <w:r w:rsidR="0046705D" w:rsidRPr="00486765">
        <w:fldChar w:fldCharType="end"/>
      </w:r>
      <w:r w:rsidR="001E66EA" w:rsidRPr="00486765">
        <w:t xml:space="preserve">, </w:t>
      </w:r>
      <w:r w:rsidR="001E66EA" w:rsidRPr="00486765">
        <w:fldChar w:fldCharType="begin"/>
      </w:r>
      <w:r w:rsidR="001E66EA" w:rsidRPr="00486765">
        <w:instrText xml:space="preserve"> REF _Ref313200566 \r \h </w:instrText>
      </w:r>
      <w:r w:rsidR="001C5CAA">
        <w:instrText xml:space="preserve"> \* MERGEFORMAT </w:instrText>
      </w:r>
      <w:r w:rsidR="001E66EA" w:rsidRPr="00486765">
        <w:fldChar w:fldCharType="separate"/>
      </w:r>
      <w:r w:rsidR="00B60214">
        <w:t>77</w:t>
      </w:r>
      <w:r w:rsidR="001E66EA" w:rsidRPr="00486765">
        <w:fldChar w:fldCharType="end"/>
      </w:r>
      <w:r w:rsidR="0046705D" w:rsidRPr="00486765">
        <w:t>].</w:t>
      </w:r>
    </w:p>
    <w:p w14:paraId="03E836CE" w14:textId="722A1B43" w:rsidR="00141642" w:rsidRPr="00486765" w:rsidRDefault="00141642" w:rsidP="00C67892">
      <w:r w:rsidRPr="00486765">
        <w:t>Some organs in the interior of complex organisms manifest a causal unity of this type. Organs can survive detachment from their surroundings, for example in the case of transplant, with their membranes intact. The FMA [</w:t>
      </w:r>
      <w:r w:rsidR="001E591D" w:rsidRPr="00486765">
        <w:fldChar w:fldCharType="begin"/>
      </w:r>
      <w:r w:rsidRPr="00486765">
        <w:instrText xml:space="preserve"> REF _Ref309153893 \r \h </w:instrText>
      </w:r>
      <w:r w:rsidR="001C5CAA">
        <w:instrText xml:space="preserve"> \* MERGEFORMAT </w:instrText>
      </w:r>
      <w:r w:rsidR="001E591D" w:rsidRPr="00486765">
        <w:fldChar w:fldCharType="separate"/>
      </w:r>
      <w:r w:rsidR="00B60214">
        <w:t>44</w:t>
      </w:r>
      <w:r w:rsidR="001E591D" w:rsidRPr="00486765">
        <w:fldChar w:fldCharType="end"/>
      </w:r>
      <w:r w:rsidRPr="00486765">
        <w:t xml:space="preserve">] defines ‘organ’ as follows: </w:t>
      </w:r>
    </w:p>
    <w:p w14:paraId="7E8B32B5" w14:textId="77777777" w:rsidR="00925DC5" w:rsidRPr="00486765" w:rsidRDefault="00141642">
      <w:pPr>
        <w:rPr>
          <w:sz w:val="22"/>
        </w:rPr>
      </w:pPr>
      <w:r w:rsidRPr="00486765">
        <w:rPr>
          <w:sz w:val="22"/>
        </w:rPr>
        <w:t>An anatomical structure which has as its direct parts portions of two or more types of tissue or two or more types of cardinal organ part which constitute a maximally connected anatomical structure demarcated predominantly by a bona fide anatomical surface. Examples: femur, biceps, liver, heart, skin, tracheobronchial tree, ovary.</w:t>
      </w:r>
    </w:p>
    <w:p w14:paraId="3D253A99" w14:textId="77777777" w:rsidR="001659B6" w:rsidRPr="00486765" w:rsidRDefault="001659B6" w:rsidP="00486765">
      <w:pPr>
        <w:ind w:left="720"/>
        <w:rPr>
          <w:sz w:val="22"/>
        </w:rPr>
      </w:pPr>
      <w:bookmarkStart w:id="180" w:name="_Ref308172916"/>
      <w:r w:rsidRPr="00486765">
        <w:rPr>
          <w:sz w:val="22"/>
        </w:rPr>
        <w:t>CU</w:t>
      </w:r>
      <w:r w:rsidRPr="00486765">
        <w:rPr>
          <w:sz w:val="22"/>
          <w:vertAlign w:val="subscript"/>
        </w:rPr>
        <w:t>2</w:t>
      </w:r>
      <w:r w:rsidRPr="00486765">
        <w:rPr>
          <w:sz w:val="22"/>
        </w:rPr>
        <w:t xml:space="preserve">: Causal unity via internal physical forces </w:t>
      </w:r>
    </w:p>
    <w:p w14:paraId="5845C856" w14:textId="16EABC47" w:rsidR="00864E66" w:rsidRPr="00486765" w:rsidRDefault="001659B6" w:rsidP="00486765">
      <w:pPr>
        <w:rPr>
          <w:sz w:val="22"/>
        </w:rPr>
      </w:pPr>
      <w:r w:rsidRPr="00486765">
        <w:rPr>
          <w:sz w:val="22"/>
        </w:rPr>
        <w:t xml:space="preserve">Here </w:t>
      </w:r>
      <w:r w:rsidR="00427F21" w:rsidRPr="00486765">
        <w:rPr>
          <w:sz w:val="22"/>
        </w:rPr>
        <w:t xml:space="preserve">the </w:t>
      </w:r>
      <w:r w:rsidR="00925DC5" w:rsidRPr="00486765">
        <w:rPr>
          <w:sz w:val="22"/>
        </w:rPr>
        <w:t xml:space="preserve">material </w:t>
      </w:r>
      <w:r w:rsidR="00427F21" w:rsidRPr="00486765">
        <w:rPr>
          <w:sz w:val="22"/>
        </w:rPr>
        <w:t xml:space="preserve">parts of </w:t>
      </w:r>
      <w:r w:rsidRPr="00486765">
        <w:rPr>
          <w:sz w:val="22"/>
        </w:rPr>
        <w:t xml:space="preserve">a material entity </w:t>
      </w:r>
      <w:r w:rsidR="00427F21" w:rsidRPr="00486765">
        <w:rPr>
          <w:sz w:val="22"/>
        </w:rPr>
        <w:t>are combined together causally by sufficiently strong physical forces</w:t>
      </w:r>
      <w:r w:rsidR="001E66EA" w:rsidRPr="00486765">
        <w:rPr>
          <w:sz w:val="22"/>
        </w:rPr>
        <w:t xml:space="preserve">, </w:t>
      </w:r>
      <w:r w:rsidR="00427F21" w:rsidRPr="00486765">
        <w:rPr>
          <w:sz w:val="22"/>
        </w:rPr>
        <w:t xml:space="preserve">for example, </w:t>
      </w:r>
      <w:r w:rsidR="00864E66" w:rsidRPr="00486765">
        <w:rPr>
          <w:sz w:val="22"/>
        </w:rPr>
        <w:t xml:space="preserve">by fundamental forces of strong and weak interaction, </w:t>
      </w:r>
      <w:r w:rsidR="00427F21" w:rsidRPr="00486765">
        <w:rPr>
          <w:sz w:val="22"/>
        </w:rPr>
        <w:t xml:space="preserve">by covalent </w:t>
      </w:r>
      <w:r w:rsidR="00864E66" w:rsidRPr="00486765">
        <w:rPr>
          <w:sz w:val="22"/>
        </w:rPr>
        <w:t xml:space="preserve">or ionic </w:t>
      </w:r>
      <w:r w:rsidR="00427F21" w:rsidRPr="00486765">
        <w:rPr>
          <w:sz w:val="22"/>
        </w:rPr>
        <w:t>bonds</w:t>
      </w:r>
      <w:r w:rsidR="00864E66" w:rsidRPr="00486765">
        <w:rPr>
          <w:sz w:val="22"/>
        </w:rPr>
        <w:t>, by metallic bonding</w:t>
      </w:r>
      <w:r w:rsidR="00AE6D99" w:rsidRPr="00486765">
        <w:rPr>
          <w:sz w:val="22"/>
        </w:rPr>
        <w:t xml:space="preserve">, or more generally by forces of a type which makes </w:t>
      </w:r>
      <w:r w:rsidR="00C37896" w:rsidRPr="00486765">
        <w:rPr>
          <w:sz w:val="22"/>
        </w:rPr>
        <w:t xml:space="preserve">the </w:t>
      </w:r>
      <w:r w:rsidR="00AE6D99" w:rsidRPr="00486765">
        <w:rPr>
          <w:sz w:val="22"/>
        </w:rPr>
        <w:t xml:space="preserve">overall sum of forces strong enough </w:t>
      </w:r>
      <w:r w:rsidR="00C37896" w:rsidRPr="00486765">
        <w:rPr>
          <w:sz w:val="22"/>
        </w:rPr>
        <w:t xml:space="preserve">to </w:t>
      </w:r>
      <w:r w:rsidR="00AE6D99" w:rsidRPr="00486765">
        <w:rPr>
          <w:sz w:val="22"/>
        </w:rPr>
        <w:t xml:space="preserve">act </w:t>
      </w:r>
      <w:r w:rsidR="00C37896" w:rsidRPr="00486765">
        <w:rPr>
          <w:sz w:val="22"/>
        </w:rPr>
        <w:t xml:space="preserve">in such a way as </w:t>
      </w:r>
      <w:r w:rsidR="00AE6D99" w:rsidRPr="00486765">
        <w:rPr>
          <w:sz w:val="22"/>
        </w:rPr>
        <w:t>to hold the object together relative to the strength of attractive or destructive forces in its</w:t>
      </w:r>
      <w:r w:rsidR="00D17B61" w:rsidRPr="00486765">
        <w:rPr>
          <w:sz w:val="22"/>
        </w:rPr>
        <w:t xml:space="preserve"> ordinary environmental neighbo</w:t>
      </w:r>
      <w:r w:rsidR="00AE6D99" w:rsidRPr="00486765">
        <w:rPr>
          <w:sz w:val="22"/>
        </w:rPr>
        <w:t>rhood.</w:t>
      </w:r>
      <w:r w:rsidR="00B56876">
        <w:rPr>
          <w:sz w:val="22"/>
        </w:rPr>
        <w:t xml:space="preserve"> </w:t>
      </w:r>
      <w:r w:rsidR="00B56876" w:rsidRPr="00992258">
        <w:t>(</w:t>
      </w:r>
      <w:r w:rsidR="00B56876">
        <w:t xml:space="preserve">Few solid portions of matter in our everyday environment </w:t>
      </w:r>
      <w:r w:rsidR="00B56876" w:rsidRPr="00992258">
        <w:t xml:space="preserve">would </w:t>
      </w:r>
      <w:r w:rsidR="00B56876">
        <w:t xml:space="preserve">survive </w:t>
      </w:r>
      <w:r w:rsidR="00B56876" w:rsidRPr="00992258">
        <w:t>very long on the face of a neutr</w:t>
      </w:r>
      <w:r w:rsidR="00B56876">
        <w:t xml:space="preserve">on star, but luckily that is not </w:t>
      </w:r>
      <w:r w:rsidR="00B56876" w:rsidRPr="00992258">
        <w:t xml:space="preserve">our </w:t>
      </w:r>
      <w:r w:rsidR="00B56876">
        <w:t xml:space="preserve">everyday </w:t>
      </w:r>
      <w:r w:rsidR="00B56876" w:rsidRPr="00992258">
        <w:t>environment.</w:t>
      </w:r>
      <w:r w:rsidR="00AE6D99" w:rsidRPr="00486765">
        <w:rPr>
          <w:sz w:val="22"/>
        </w:rPr>
        <w:t>)</w:t>
      </w:r>
      <w:r w:rsidR="00864E66" w:rsidRPr="00486765">
        <w:rPr>
          <w:sz w:val="22"/>
        </w:rPr>
        <w:t xml:space="preserve"> In the case of larger portions of matter the </w:t>
      </w:r>
      <w:bookmarkStart w:id="181" w:name="_Ref308172919"/>
      <w:bookmarkEnd w:id="180"/>
      <w:r w:rsidR="00864E66" w:rsidRPr="00486765">
        <w:rPr>
          <w:sz w:val="22"/>
        </w:rPr>
        <w:t>cons</w:t>
      </w:r>
      <w:r w:rsidR="00151755" w:rsidRPr="00486765">
        <w:rPr>
          <w:sz w:val="22"/>
        </w:rPr>
        <w:t>ti</w:t>
      </w:r>
      <w:r w:rsidR="00864E66" w:rsidRPr="00486765">
        <w:rPr>
          <w:sz w:val="22"/>
        </w:rPr>
        <w:t>tuent</w:t>
      </w:r>
      <w:r w:rsidR="00151755" w:rsidRPr="00486765">
        <w:rPr>
          <w:sz w:val="22"/>
        </w:rPr>
        <w:t xml:space="preserve"> </w:t>
      </w:r>
      <w:r w:rsidR="00864E66" w:rsidRPr="00486765">
        <w:rPr>
          <w:sz w:val="22"/>
        </w:rPr>
        <w:t xml:space="preserve">atoms are tightly bound to each other in a geometric </w:t>
      </w:r>
      <w:r w:rsidR="00151755" w:rsidRPr="00486765">
        <w:rPr>
          <w:sz w:val="22"/>
        </w:rPr>
        <w:t>lattice, either</w:t>
      </w:r>
      <w:r w:rsidR="00864E66" w:rsidRPr="00486765">
        <w:rPr>
          <w:sz w:val="22"/>
        </w:rPr>
        <w:t xml:space="preserve"> regularly (as in the case of portions of metal) or irregularly (as in an amorphous </w:t>
      </w:r>
      <w:r w:rsidR="00151755" w:rsidRPr="00486765">
        <w:rPr>
          <w:sz w:val="22"/>
        </w:rPr>
        <w:t>solid such</w:t>
      </w:r>
      <w:r w:rsidR="00864E66" w:rsidRPr="00486765">
        <w:rPr>
          <w:sz w:val="22"/>
        </w:rPr>
        <w:t xml:space="preserve"> as a portion of glass).</w:t>
      </w:r>
      <w:r w:rsidR="00005461" w:rsidRPr="00486765">
        <w:rPr>
          <w:sz w:val="22"/>
        </w:rPr>
        <w:t xml:space="preserve"> Examples: </w:t>
      </w:r>
      <w:r w:rsidR="00005461" w:rsidRPr="00486765">
        <w:rPr>
          <w:i/>
          <w:sz w:val="22"/>
        </w:rPr>
        <w:t>atoms</w:t>
      </w:r>
      <w:r w:rsidR="00005461" w:rsidRPr="00486765">
        <w:rPr>
          <w:sz w:val="22"/>
        </w:rPr>
        <w:t xml:space="preserve">, </w:t>
      </w:r>
      <w:r w:rsidR="00005461" w:rsidRPr="00486765">
        <w:rPr>
          <w:i/>
          <w:sz w:val="22"/>
        </w:rPr>
        <w:t>molecules</w:t>
      </w:r>
      <w:r w:rsidR="00005461" w:rsidRPr="00486765">
        <w:rPr>
          <w:sz w:val="22"/>
        </w:rPr>
        <w:t xml:space="preserve">, </w:t>
      </w:r>
      <w:r w:rsidR="00005461" w:rsidRPr="00486765">
        <w:rPr>
          <w:i/>
          <w:sz w:val="22"/>
        </w:rPr>
        <w:t>grains of sand</w:t>
      </w:r>
      <w:r w:rsidR="00005461" w:rsidRPr="00486765">
        <w:rPr>
          <w:sz w:val="22"/>
        </w:rPr>
        <w:t xml:space="preserve">, </w:t>
      </w:r>
      <w:r w:rsidR="00005461" w:rsidRPr="00486765">
        <w:rPr>
          <w:i/>
          <w:sz w:val="22"/>
        </w:rPr>
        <w:t>lumps of iron.</w:t>
      </w:r>
    </w:p>
    <w:bookmarkEnd w:id="181"/>
    <w:p w14:paraId="08237365" w14:textId="77777777" w:rsidR="00864E66" w:rsidRPr="00486765" w:rsidRDefault="00665794" w:rsidP="00486765">
      <w:pPr>
        <w:ind w:left="720"/>
        <w:rPr>
          <w:sz w:val="22"/>
        </w:rPr>
      </w:pPr>
      <w:r w:rsidRPr="00486765">
        <w:rPr>
          <w:sz w:val="22"/>
        </w:rPr>
        <w:lastRenderedPageBreak/>
        <w:t>CU</w:t>
      </w:r>
      <w:r w:rsidRPr="00486765">
        <w:rPr>
          <w:sz w:val="22"/>
          <w:vertAlign w:val="subscript"/>
        </w:rPr>
        <w:t>3</w:t>
      </w:r>
      <w:r w:rsidRPr="00486765">
        <w:rPr>
          <w:sz w:val="22"/>
        </w:rPr>
        <w:t>: Causal unity via engineered assembly of components</w:t>
      </w:r>
    </w:p>
    <w:p w14:paraId="530EAF99" w14:textId="77777777" w:rsidR="00665794" w:rsidRPr="00486765" w:rsidRDefault="00665794" w:rsidP="00486765">
      <w:pPr>
        <w:rPr>
          <w:sz w:val="22"/>
          <w:szCs w:val="23"/>
        </w:rPr>
      </w:pPr>
      <w:r w:rsidRPr="00486765">
        <w:rPr>
          <w:sz w:val="22"/>
        </w:rPr>
        <w:t xml:space="preserve">Here the </w:t>
      </w:r>
      <w:r w:rsidR="00925DC5" w:rsidRPr="00486765">
        <w:rPr>
          <w:sz w:val="22"/>
        </w:rPr>
        <w:t xml:space="preserve">material </w:t>
      </w:r>
      <w:r w:rsidRPr="00486765">
        <w:rPr>
          <w:sz w:val="22"/>
        </w:rPr>
        <w:t xml:space="preserve">parts of a material entity are combined together via mechanical assemblies joined for example through screws or other fasteners. The assemblies often involve </w:t>
      </w:r>
      <w:proofErr w:type="gramStart"/>
      <w:r w:rsidRPr="00486765">
        <w:rPr>
          <w:sz w:val="22"/>
        </w:rPr>
        <w:t>parts which</w:t>
      </w:r>
      <w:proofErr w:type="gramEnd"/>
      <w:r w:rsidRPr="00486765">
        <w:rPr>
          <w:sz w:val="22"/>
        </w:rPr>
        <w:t xml:space="preserve"> are reciprocally engineered to fit together, as in the case of dovetail joints, balls and bearings, nuts and bolts. A causal unity of this sort can be interrupted for a time, as when a watch is disassembled for repair, and then recreated in its original state. </w:t>
      </w:r>
      <w:r w:rsidR="00621220" w:rsidRPr="00486765">
        <w:rPr>
          <w:sz w:val="22"/>
          <w:szCs w:val="23"/>
        </w:rPr>
        <w:t xml:space="preserve">The parts of an automobile, including the moving parts, constitute an object because of their relative </w:t>
      </w:r>
      <w:r w:rsidR="00151755" w:rsidRPr="00486765">
        <w:rPr>
          <w:sz w:val="22"/>
          <w:szCs w:val="23"/>
        </w:rPr>
        <w:t>rigidity: while</w:t>
      </w:r>
      <w:r w:rsidR="00621220" w:rsidRPr="00486765">
        <w:rPr>
          <w:sz w:val="22"/>
          <w:szCs w:val="23"/>
        </w:rPr>
        <w:t xml:space="preserve"> these parts may move with respect to each other, a given gear cannot move e.g., 10 </w:t>
      </w:r>
      <w:r w:rsidR="00151755" w:rsidRPr="00486765">
        <w:rPr>
          <w:sz w:val="22"/>
          <w:szCs w:val="23"/>
        </w:rPr>
        <w:t>ft.</w:t>
      </w:r>
      <w:r w:rsidR="00621220" w:rsidRPr="00486765">
        <w:rPr>
          <w:sz w:val="22"/>
          <w:szCs w:val="23"/>
        </w:rPr>
        <w:t xml:space="preserve">, while the other parts do not. </w:t>
      </w:r>
    </w:p>
    <w:p w14:paraId="681573BD" w14:textId="73A62241" w:rsidR="00A31705" w:rsidRPr="00486765" w:rsidRDefault="00A31705">
      <w:pPr>
        <w:rPr>
          <w:sz w:val="22"/>
        </w:rPr>
      </w:pPr>
      <w:r w:rsidRPr="00486765">
        <w:rPr>
          <w:sz w:val="22"/>
        </w:rPr>
        <w:t xml:space="preserve">We can now </w:t>
      </w:r>
      <w:r w:rsidR="00E30616">
        <w:rPr>
          <w:sz w:val="22"/>
        </w:rPr>
        <w:t xml:space="preserve">describe </w:t>
      </w:r>
      <w:r w:rsidRPr="00486765">
        <w:rPr>
          <w:sz w:val="22"/>
        </w:rPr>
        <w:t xml:space="preserve">what it means for a material entity to be </w:t>
      </w:r>
      <w:r w:rsidR="00151755" w:rsidRPr="00486765">
        <w:rPr>
          <w:i/>
          <w:sz w:val="22"/>
        </w:rPr>
        <w:t>maximal</w:t>
      </w:r>
      <w:r w:rsidR="00151755" w:rsidRPr="00486765">
        <w:rPr>
          <w:sz w:val="22"/>
        </w:rPr>
        <w:t xml:space="preserve"> relative</w:t>
      </w:r>
      <w:r w:rsidRPr="00486765">
        <w:rPr>
          <w:sz w:val="22"/>
        </w:rPr>
        <w:t xml:space="preserve"> to one or other of th</w:t>
      </w:r>
      <w:r w:rsidR="00296E4D" w:rsidRPr="00486765">
        <w:rPr>
          <w:sz w:val="22"/>
        </w:rPr>
        <w:t xml:space="preserve">ese three types of causal unity, and thereby </w:t>
      </w:r>
      <w:r w:rsidR="00E30616">
        <w:rPr>
          <w:sz w:val="22"/>
        </w:rPr>
        <w:t xml:space="preserve">introduce the BFO primitive </w:t>
      </w:r>
      <w:r w:rsidR="00296E4D" w:rsidRPr="00486765">
        <w:rPr>
          <w:i/>
          <w:sz w:val="22"/>
        </w:rPr>
        <w:t>object</w:t>
      </w:r>
      <w:r w:rsidR="00296E4D" w:rsidRPr="00486765">
        <w:rPr>
          <w:sz w:val="22"/>
        </w:rPr>
        <w:t>, as follows</w:t>
      </w:r>
    </w:p>
    <w:p w14:paraId="1A05F766" w14:textId="6D8D23F4" w:rsidR="009F014F" w:rsidRPr="00B56876" w:rsidRDefault="00E30616" w:rsidP="00B6123E">
      <w:r>
        <w:t xml:space="preserve">To say </w:t>
      </w:r>
      <w:r w:rsidRPr="0070548A">
        <w:t>that</w:t>
      </w:r>
      <w:r>
        <w:t xml:space="preserve"> </w:t>
      </w:r>
      <w:r>
        <w:rPr>
          <w:i/>
        </w:rPr>
        <w:t xml:space="preserve">a </w:t>
      </w:r>
      <w:r w:rsidR="00A31705" w:rsidRPr="00486765">
        <w:t xml:space="preserve">is </w:t>
      </w:r>
      <w:r w:rsidR="00A31705" w:rsidRPr="00486765">
        <w:rPr>
          <w:i/>
        </w:rPr>
        <w:t xml:space="preserve">maximal </w:t>
      </w:r>
      <w:r w:rsidR="00296E4D" w:rsidRPr="00486765">
        <w:t xml:space="preserve">relative to some criterion of causal unity </w:t>
      </w:r>
      <w:proofErr w:type="spellStart"/>
      <w:r w:rsidR="00296E4D" w:rsidRPr="00486765">
        <w:t>CU</w:t>
      </w:r>
      <w:r w:rsidR="00296E4D" w:rsidRPr="00486765">
        <w:rPr>
          <w:i/>
          <w:vertAlign w:val="subscript"/>
        </w:rPr>
        <w:t>n</w:t>
      </w:r>
      <w:proofErr w:type="spellEnd"/>
      <w:r w:rsidR="00296E4D" w:rsidRPr="00486765">
        <w:rPr>
          <w:i/>
        </w:rPr>
        <w:t xml:space="preserve"> </w:t>
      </w:r>
      <w:r w:rsidR="009F014F" w:rsidRPr="00486765">
        <w:t>means:</w:t>
      </w:r>
    </w:p>
    <w:p w14:paraId="71F0C072" w14:textId="77777777" w:rsidR="009F014F" w:rsidRPr="00B56876" w:rsidRDefault="00A31705" w:rsidP="00B6123E">
      <w:pPr>
        <w:ind w:left="720"/>
        <w:rPr>
          <w:i/>
        </w:rPr>
      </w:pPr>
      <w:proofErr w:type="gramStart"/>
      <w:r w:rsidRPr="00486765">
        <w:rPr>
          <w:i/>
        </w:rPr>
        <w:t>a</w:t>
      </w:r>
      <w:proofErr w:type="gramEnd"/>
      <w:r w:rsidRPr="00486765">
        <w:rPr>
          <w:i/>
        </w:rPr>
        <w:t xml:space="preserve"> </w:t>
      </w:r>
      <w:r w:rsidRPr="00486765">
        <w:t xml:space="preserve">is causally unified relative to </w:t>
      </w:r>
      <w:proofErr w:type="spellStart"/>
      <w:r w:rsidRPr="00486765">
        <w:t>CU</w:t>
      </w:r>
      <w:r w:rsidRPr="00486765">
        <w:rPr>
          <w:i/>
          <w:vertAlign w:val="subscript"/>
        </w:rPr>
        <w:t>n</w:t>
      </w:r>
      <w:proofErr w:type="spellEnd"/>
      <w:r w:rsidR="00536BF5" w:rsidRPr="00486765">
        <w:rPr>
          <w:i/>
        </w:rPr>
        <w:t xml:space="preserve"> </w:t>
      </w:r>
      <w:r w:rsidR="00296E4D" w:rsidRPr="00486765">
        <w:t xml:space="preserve">at </w:t>
      </w:r>
      <w:r w:rsidR="00296E4D" w:rsidRPr="00486765">
        <w:rPr>
          <w:i/>
        </w:rPr>
        <w:t>t</w:t>
      </w:r>
    </w:p>
    <w:p w14:paraId="3C13BEB0" w14:textId="0D29C62C" w:rsidR="008C357F" w:rsidRPr="00486765" w:rsidRDefault="009F014F" w:rsidP="00B6123E">
      <w:pPr>
        <w:ind w:left="720"/>
      </w:pPr>
      <w:r w:rsidRPr="00486765">
        <w:t>&amp;</w:t>
      </w:r>
      <w:r w:rsidRPr="00486765">
        <w:rPr>
          <w:i/>
        </w:rPr>
        <w:t xml:space="preserve"> </w:t>
      </w:r>
      <w:proofErr w:type="gramStart"/>
      <w:r w:rsidR="00296E4D" w:rsidRPr="00486765">
        <w:t>if</w:t>
      </w:r>
      <w:proofErr w:type="gramEnd"/>
      <w:r w:rsidR="00296E4D" w:rsidRPr="00486765">
        <w:t xml:space="preserve"> for some </w:t>
      </w:r>
      <w:r w:rsidR="00296E4D" w:rsidRPr="00486765">
        <w:rPr>
          <w:i/>
        </w:rPr>
        <w:t xml:space="preserve">t </w:t>
      </w:r>
      <w:r w:rsidR="00C37896" w:rsidRPr="00486765">
        <w:t xml:space="preserve">and </w:t>
      </w:r>
      <w:r w:rsidR="00C37896" w:rsidRPr="00486765">
        <w:rPr>
          <w:i/>
        </w:rPr>
        <w:t xml:space="preserve">b </w:t>
      </w:r>
      <w:r w:rsidR="00296E4D" w:rsidRPr="00486765">
        <w:t>(</w:t>
      </w:r>
      <w:r w:rsidR="00296E4D" w:rsidRPr="00486765">
        <w:rPr>
          <w:i/>
        </w:rPr>
        <w:t xml:space="preserve">a </w:t>
      </w:r>
      <w:proofErr w:type="spellStart"/>
      <w:r w:rsidR="003D5797" w:rsidRPr="00486765">
        <w:rPr>
          <w:b/>
        </w:rPr>
        <w:t>continuant_</w:t>
      </w:r>
      <w:r w:rsidR="00296E4D" w:rsidRPr="00486765">
        <w:rPr>
          <w:b/>
        </w:rPr>
        <w:t>part_of</w:t>
      </w:r>
      <w:proofErr w:type="spellEnd"/>
      <w:r w:rsidR="00296E4D" w:rsidRPr="00486765">
        <w:t xml:space="preserve"> </w:t>
      </w:r>
      <w:r w:rsidR="00A31705" w:rsidRPr="00486765">
        <w:rPr>
          <w:i/>
        </w:rPr>
        <w:t xml:space="preserve">b </w:t>
      </w:r>
      <w:r w:rsidR="00296E4D" w:rsidRPr="00486765">
        <w:rPr>
          <w:b/>
        </w:rPr>
        <w:t xml:space="preserve">at </w:t>
      </w:r>
      <w:r w:rsidR="00296E4D" w:rsidRPr="00486765">
        <w:rPr>
          <w:i/>
        </w:rPr>
        <w:t>t</w:t>
      </w:r>
      <w:r w:rsidR="00296E4D" w:rsidRPr="00486765">
        <w:rPr>
          <w:b/>
          <w:i/>
        </w:rPr>
        <w:t xml:space="preserve"> </w:t>
      </w:r>
      <w:r w:rsidR="00296E4D" w:rsidRPr="00486765">
        <w:t xml:space="preserve">&amp; </w:t>
      </w:r>
      <w:r w:rsidR="00296E4D" w:rsidRPr="00486765">
        <w:rPr>
          <w:i/>
        </w:rPr>
        <w:t xml:space="preserve">b </w:t>
      </w:r>
      <w:r w:rsidR="00296E4D" w:rsidRPr="00486765">
        <w:t xml:space="preserve">is </w:t>
      </w:r>
      <w:r w:rsidR="00A31705" w:rsidRPr="00486765">
        <w:t xml:space="preserve">causally unified relative to </w:t>
      </w:r>
      <w:r w:rsidRPr="00486765">
        <w:t xml:space="preserve">the same </w:t>
      </w:r>
      <w:proofErr w:type="spellStart"/>
      <w:r w:rsidR="00A31705" w:rsidRPr="00486765">
        <w:t>C</w:t>
      </w:r>
      <w:r w:rsidR="00536BF5" w:rsidRPr="00486765">
        <w:t>U</w:t>
      </w:r>
      <w:r w:rsidR="00A31705" w:rsidRPr="00486765">
        <w:rPr>
          <w:i/>
          <w:vertAlign w:val="subscript"/>
        </w:rPr>
        <w:t>n</w:t>
      </w:r>
      <w:proofErr w:type="spellEnd"/>
      <w:r w:rsidR="00296E4D" w:rsidRPr="00486765">
        <w:t xml:space="preserve">) then </w:t>
      </w:r>
      <w:r w:rsidR="00296E4D" w:rsidRPr="00486765">
        <w:rPr>
          <w:i/>
        </w:rPr>
        <w:t xml:space="preserve">a </w:t>
      </w:r>
      <w:r w:rsidR="00296E4D" w:rsidRPr="00486765">
        <w:t xml:space="preserve">and </w:t>
      </w:r>
      <w:r w:rsidR="00296E4D" w:rsidRPr="00486765">
        <w:rPr>
          <w:i/>
        </w:rPr>
        <w:t xml:space="preserve">b </w:t>
      </w:r>
      <w:r w:rsidR="00296E4D" w:rsidRPr="00486765">
        <w:t>are identical</w:t>
      </w:r>
      <w:r w:rsidR="0047147E">
        <w:t>. [023-001]</w:t>
      </w:r>
    </w:p>
    <w:p w14:paraId="3E87E7A6" w14:textId="5AA927D9" w:rsidR="006549BE" w:rsidRPr="00486765" w:rsidRDefault="00E30616" w:rsidP="00B6123E">
      <w:r>
        <w:t>For example</w:t>
      </w:r>
      <w:r w:rsidR="00F34C15" w:rsidRPr="00486765">
        <w:t xml:space="preserve">: </w:t>
      </w:r>
    </w:p>
    <w:p w14:paraId="5C8747B8" w14:textId="774ACE9C" w:rsidR="00F34C15" w:rsidRPr="00486765" w:rsidRDefault="00F34C15"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1</w:t>
      </w:r>
      <w:r w:rsidRPr="00486765">
        <w:t>: a cell or organism is maximal</w:t>
      </w:r>
      <w:r w:rsidR="00C37896" w:rsidRPr="00486765">
        <w:t>;</w:t>
      </w:r>
      <w:r w:rsidRPr="00486765">
        <w:t xml:space="preserve"> your lower torso falls short of </w:t>
      </w:r>
      <w:proofErr w:type="spellStart"/>
      <w:r w:rsidRPr="00486765">
        <w:t>maximality</w:t>
      </w:r>
      <w:proofErr w:type="spellEnd"/>
      <w:r w:rsidR="00C37896" w:rsidRPr="00486765">
        <w:t>;</w:t>
      </w:r>
      <w:r w:rsidRPr="00486765">
        <w:t xml:space="preserve"> a pair of cells exceeds </w:t>
      </w:r>
      <w:proofErr w:type="spellStart"/>
      <w:r w:rsidRPr="00486765">
        <w:t>maximality</w:t>
      </w:r>
      <w:proofErr w:type="spellEnd"/>
      <w:r w:rsidR="00C37896" w:rsidRPr="00486765">
        <w:t>.</w:t>
      </w:r>
    </w:p>
    <w:p w14:paraId="5C7AC6DA" w14:textId="0BE51DA0"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2</w:t>
      </w:r>
      <w:r w:rsidRPr="00486765">
        <w:t xml:space="preserve">: a continuous dumbbell-shaped lump of iron is maximal; the connecting portion falls short of </w:t>
      </w:r>
      <w:proofErr w:type="spellStart"/>
      <w:r w:rsidRPr="00486765">
        <w:t>maximality</w:t>
      </w:r>
      <w:proofErr w:type="spellEnd"/>
      <w:r w:rsidRPr="00486765">
        <w:t xml:space="preserve">; a pair of such dumbbell-shaped lumps exceeds </w:t>
      </w:r>
      <w:proofErr w:type="spellStart"/>
      <w:r w:rsidRPr="00486765">
        <w:t>maximality</w:t>
      </w:r>
      <w:proofErr w:type="spellEnd"/>
      <w:r w:rsidRPr="00486765">
        <w:t>.</w:t>
      </w:r>
    </w:p>
    <w:p w14:paraId="37700BDD" w14:textId="0E411685" w:rsidR="006549BE" w:rsidRPr="00486765" w:rsidRDefault="006549BE" w:rsidP="006C702A">
      <w:pPr>
        <w:pStyle w:val="ListParagraph"/>
        <w:numPr>
          <w:ilvl w:val="0"/>
          <w:numId w:val="22"/>
        </w:numPr>
      </w:pPr>
      <w:proofErr w:type="gramStart"/>
      <w:r w:rsidRPr="00486765">
        <w:t>relative</w:t>
      </w:r>
      <w:proofErr w:type="gramEnd"/>
      <w:r w:rsidRPr="00486765">
        <w:t xml:space="preserve"> to the causal unity criterion CU</w:t>
      </w:r>
      <w:r w:rsidRPr="0070548A">
        <w:rPr>
          <w:vertAlign w:val="subscript"/>
        </w:rPr>
        <w:t>3</w:t>
      </w:r>
      <w:r w:rsidRPr="00486765">
        <w:t xml:space="preserve">: an armored vehicle is maximal; the portions of armor of an armored vehicle falls short of </w:t>
      </w:r>
      <w:proofErr w:type="spellStart"/>
      <w:r w:rsidRPr="00486765">
        <w:t>maximality</w:t>
      </w:r>
      <w:proofErr w:type="spellEnd"/>
      <w:r w:rsidRPr="00486765">
        <w:t xml:space="preserve">; a pair of armored vehicles exceeds </w:t>
      </w:r>
      <w:proofErr w:type="spellStart"/>
      <w:r w:rsidRPr="00486765">
        <w:t>maximality</w:t>
      </w:r>
      <w:proofErr w:type="spellEnd"/>
      <w:r w:rsidRPr="00486765">
        <w:t>.</w:t>
      </w:r>
    </w:p>
    <w:p w14:paraId="3FAE9CE9" w14:textId="77777777" w:rsidR="00D924FF" w:rsidRPr="00486765" w:rsidRDefault="00D924FF">
      <w:pPr>
        <w:rPr>
          <w:b/>
          <w:sz w:val="22"/>
        </w:rPr>
      </w:pPr>
    </w:p>
    <w:p w14:paraId="77BC6387" w14:textId="77777777" w:rsidR="008C357F" w:rsidRPr="00486765" w:rsidRDefault="008C357F">
      <w:pPr>
        <w:rPr>
          <w:b/>
          <w:sz w:val="22"/>
        </w:rPr>
      </w:pPr>
      <w:r w:rsidRPr="00486765">
        <w:rPr>
          <w:b/>
          <w:sz w:val="22"/>
        </w:rPr>
        <w:t xml:space="preserve">Definition of </w:t>
      </w:r>
      <w:proofErr w:type="spellStart"/>
      <w:r w:rsidRPr="00486765">
        <w:rPr>
          <w:b/>
          <w:sz w:val="22"/>
        </w:rPr>
        <w:t>BFO:</w:t>
      </w:r>
      <w:r w:rsidRPr="00486765">
        <w:rPr>
          <w:b/>
          <w:i/>
          <w:sz w:val="22"/>
        </w:rPr>
        <w:t>object</w:t>
      </w:r>
      <w:proofErr w:type="spellEnd"/>
    </w:p>
    <w:p w14:paraId="114327FC" w14:textId="266A925D" w:rsidR="008C357F" w:rsidRPr="00486765" w:rsidRDefault="006549BE">
      <w:pPr>
        <w:rPr>
          <w:sz w:val="22"/>
        </w:rPr>
      </w:pPr>
      <w:r w:rsidRPr="00486765">
        <w:rPr>
          <w:sz w:val="22"/>
        </w:rPr>
        <w:lastRenderedPageBreak/>
        <w:t>W</w:t>
      </w:r>
      <w:r w:rsidR="008C357F" w:rsidRPr="00486765">
        <w:rPr>
          <w:sz w:val="22"/>
        </w:rPr>
        <w:t xml:space="preserve">e </w:t>
      </w:r>
      <w:r w:rsidRPr="00486765">
        <w:rPr>
          <w:sz w:val="22"/>
        </w:rPr>
        <w:t xml:space="preserve">cannot define </w:t>
      </w:r>
      <w:r w:rsidR="008C357F" w:rsidRPr="00486765">
        <w:rPr>
          <w:sz w:val="22"/>
        </w:rPr>
        <w:t>‘object’ in BFO</w:t>
      </w:r>
      <w:r w:rsidRPr="00486765">
        <w:rPr>
          <w:sz w:val="22"/>
        </w:rPr>
        <w:t xml:space="preserve"> simply by </w:t>
      </w:r>
      <w:r w:rsidR="008C357F" w:rsidRPr="00486765">
        <w:rPr>
          <w:sz w:val="22"/>
        </w:rPr>
        <w:t>assert</w:t>
      </w:r>
      <w:r w:rsidRPr="00486765">
        <w:rPr>
          <w:sz w:val="22"/>
        </w:rPr>
        <w:t>ing</w:t>
      </w:r>
      <w:r w:rsidR="008C357F" w:rsidRPr="00486765">
        <w:rPr>
          <w:sz w:val="22"/>
        </w:rPr>
        <w:t xml:space="preserve"> that an entity is an object if and </w:t>
      </w:r>
      <w:r w:rsidR="00D17B61" w:rsidRPr="00486765">
        <w:rPr>
          <w:sz w:val="22"/>
        </w:rPr>
        <w:t>only</w:t>
      </w:r>
      <w:r w:rsidR="008C357F" w:rsidRPr="00486765">
        <w:rPr>
          <w:sz w:val="22"/>
        </w:rPr>
        <w:t xml:space="preserve"> if it is maximal relative to some causal unity criterion. This is because</w:t>
      </w:r>
      <w:r w:rsidRPr="00486765">
        <w:rPr>
          <w:sz w:val="22"/>
        </w:rPr>
        <w:t xml:space="preserve"> </w:t>
      </w:r>
      <w:r w:rsidR="008C357F" w:rsidRPr="00486765">
        <w:rPr>
          <w:sz w:val="22"/>
        </w:rPr>
        <w:t xml:space="preserve">objects </w:t>
      </w:r>
      <w:r w:rsidRPr="00486765">
        <w:rPr>
          <w:sz w:val="22"/>
        </w:rPr>
        <w:t xml:space="preserve">under all three of the headings around which our discussions are focused </w:t>
      </w:r>
      <w:r w:rsidR="008C357F" w:rsidRPr="00486765">
        <w:rPr>
          <w:sz w:val="22"/>
        </w:rPr>
        <w:t>may have other</w:t>
      </w:r>
      <w:r w:rsidRPr="00486765">
        <w:rPr>
          <w:sz w:val="22"/>
        </w:rPr>
        <w:t>, smaller</w:t>
      </w:r>
      <w:r w:rsidR="008C357F" w:rsidRPr="00486765">
        <w:rPr>
          <w:sz w:val="22"/>
        </w:rPr>
        <w:t xml:space="preserve"> objects as parts. A spark plug is an object; when inserted into a car to replace a defective spark plug, then it remains an object, but ceases to be maximal. Importantly, however, the spark plug as installed still instantiates a universal many instances of which are</w:t>
      </w:r>
      <w:r w:rsidR="008C357F" w:rsidRPr="00486765">
        <w:rPr>
          <w:i/>
          <w:sz w:val="22"/>
        </w:rPr>
        <w:t xml:space="preserve"> </w:t>
      </w:r>
      <w:r w:rsidR="008C357F" w:rsidRPr="00486765">
        <w:rPr>
          <w:sz w:val="22"/>
        </w:rPr>
        <w:t xml:space="preserve">maximal. This suggests that we </w:t>
      </w:r>
      <w:r w:rsidR="00E30616">
        <w:rPr>
          <w:sz w:val="22"/>
        </w:rPr>
        <w:t>elucidate ‘</w:t>
      </w:r>
      <w:r w:rsidR="008C357F" w:rsidRPr="00486765">
        <w:rPr>
          <w:sz w:val="22"/>
        </w:rPr>
        <w:t>object</w:t>
      </w:r>
      <w:r w:rsidR="00E30616">
        <w:rPr>
          <w:sz w:val="22"/>
        </w:rPr>
        <w:t>’</w:t>
      </w:r>
      <w:r w:rsidR="008C357F" w:rsidRPr="00486765">
        <w:rPr>
          <w:sz w:val="22"/>
        </w:rPr>
        <w:t xml:space="preserve"> as follows:</w:t>
      </w:r>
    </w:p>
    <w:p w14:paraId="28C67D26" w14:textId="77777777" w:rsidR="00D924FF" w:rsidRPr="00486765" w:rsidRDefault="00D924FF" w:rsidP="00486765">
      <w:pPr>
        <w:pStyle w:val="Specification"/>
        <w:rPr>
          <w:rStyle w:val="SpecificationType"/>
          <w:sz w:val="22"/>
        </w:rPr>
      </w:pPr>
    </w:p>
    <w:p w14:paraId="58619E6D" w14:textId="64BDCD12" w:rsidR="008C357F" w:rsidRPr="00B56876" w:rsidRDefault="00F52C65" w:rsidP="00486765">
      <w:pPr>
        <w:pStyle w:val="Specification"/>
      </w:pPr>
      <w:ins w:id="182" w:author="Jonathan Bona" w:date="2012-05-02T17:18:00Z">
        <w:r w:rsidRPr="00F52C65">
          <w:rPr>
            <w:rStyle w:val="Annotation"/>
            <w:rPrChange w:id="183" w:author="Jonathan Bona" w:date="2012-05-02T17:18:00Z">
              <w:rPr>
                <w:rStyle w:val="SpecificationType"/>
                <w:sz w:val="22"/>
              </w:rPr>
            </w:rPrChange>
          </w:rPr>
          <w:t>a(object)[</w:t>
        </w:r>
      </w:ins>
      <w:r w:rsidR="00E30616">
        <w:rPr>
          <w:rStyle w:val="SpecificationType"/>
          <w:sz w:val="22"/>
        </w:rPr>
        <w:t>Elucidation</w:t>
      </w:r>
      <w:r w:rsidR="00492DAF" w:rsidRPr="00486765">
        <w:rPr>
          <w:smallCaps/>
          <w:sz w:val="22"/>
          <w:szCs w:val="23"/>
        </w:rPr>
        <w:t xml:space="preserve">: </w:t>
      </w:r>
      <w:r w:rsidR="008C357F" w:rsidRPr="00486765">
        <w:rPr>
          <w:i/>
          <w:sz w:val="22"/>
        </w:rPr>
        <w:t xml:space="preserve">a </w:t>
      </w:r>
      <w:r w:rsidR="008C357F" w:rsidRPr="00486765">
        <w:rPr>
          <w:sz w:val="22"/>
        </w:rPr>
        <w:t xml:space="preserve">is an </w:t>
      </w:r>
      <w:r w:rsidR="008C357F" w:rsidRPr="00486765">
        <w:rPr>
          <w:i/>
          <w:sz w:val="22"/>
        </w:rPr>
        <w:t>object</w:t>
      </w:r>
      <w:r w:rsidR="00E30616">
        <w:rPr>
          <w:sz w:val="22"/>
        </w:rPr>
        <w:t xml:space="preserve"> means:</w:t>
      </w:r>
      <w:r w:rsidR="008C357F" w:rsidRPr="00486765">
        <w:rPr>
          <w:sz w:val="22"/>
        </w:rPr>
        <w:t xml:space="preserve"> </w:t>
      </w:r>
      <w:r w:rsidR="008C357F" w:rsidRPr="00486765">
        <w:rPr>
          <w:i/>
          <w:sz w:val="22"/>
        </w:rPr>
        <w:t xml:space="preserve">a </w:t>
      </w:r>
      <w:r w:rsidR="008C357F" w:rsidRPr="00486765">
        <w:rPr>
          <w:sz w:val="22"/>
        </w:rPr>
        <w:t xml:space="preserve">is a </w:t>
      </w:r>
      <w:r w:rsidR="008C357F" w:rsidRPr="00486765">
        <w:rPr>
          <w:i/>
          <w:sz w:val="22"/>
        </w:rPr>
        <w:t>material entity</w:t>
      </w:r>
      <w:r w:rsidR="008C357F" w:rsidRPr="00486765">
        <w:rPr>
          <w:sz w:val="22"/>
        </w:rPr>
        <w:t xml:space="preserve"> which </w:t>
      </w:r>
    </w:p>
    <w:p w14:paraId="3407980F" w14:textId="77777777" w:rsidR="008C357F" w:rsidRPr="00B56876" w:rsidRDefault="008C357F" w:rsidP="00486765">
      <w:pPr>
        <w:pStyle w:val="Specification"/>
        <w:ind w:left="1440"/>
      </w:pPr>
      <w:proofErr w:type="gramStart"/>
      <w:r w:rsidRPr="00486765">
        <w:rPr>
          <w:sz w:val="22"/>
        </w:rPr>
        <w:t>manifests</w:t>
      </w:r>
      <w:proofErr w:type="gramEnd"/>
      <w:r w:rsidRPr="00486765">
        <w:rPr>
          <w:sz w:val="22"/>
        </w:rPr>
        <w:t xml:space="preserve"> causal unity of one or other of the types </w:t>
      </w:r>
      <w:proofErr w:type="spellStart"/>
      <w:r w:rsidRPr="00486765">
        <w:rPr>
          <w:sz w:val="22"/>
        </w:rPr>
        <w:t>CU</w:t>
      </w:r>
      <w:r w:rsidRPr="00486765">
        <w:rPr>
          <w:i/>
          <w:sz w:val="22"/>
          <w:vertAlign w:val="subscript"/>
        </w:rPr>
        <w:t>n</w:t>
      </w:r>
      <w:proofErr w:type="spellEnd"/>
      <w:r w:rsidRPr="00486765">
        <w:rPr>
          <w:sz w:val="22"/>
        </w:rPr>
        <w:t xml:space="preserve"> listed above </w:t>
      </w:r>
    </w:p>
    <w:p w14:paraId="226156D6" w14:textId="607110B1" w:rsidR="008C357F" w:rsidRPr="00486765" w:rsidRDefault="008C357F">
      <w:pPr>
        <w:pStyle w:val="Specification"/>
        <w:ind w:left="1440"/>
        <w:rPr>
          <w:sz w:val="22"/>
        </w:rPr>
      </w:pPr>
      <w:r w:rsidRPr="00486765">
        <w:rPr>
          <w:sz w:val="22"/>
        </w:rPr>
        <w:t xml:space="preserve">&amp; </w:t>
      </w:r>
      <w:proofErr w:type="gramStart"/>
      <w:r w:rsidR="00B24089" w:rsidRPr="00486765">
        <w:rPr>
          <w:sz w:val="22"/>
        </w:rPr>
        <w:t>is</w:t>
      </w:r>
      <w:proofErr w:type="gramEnd"/>
      <w:r w:rsidR="00B24089" w:rsidRPr="00486765">
        <w:rPr>
          <w:sz w:val="22"/>
        </w:rPr>
        <w:t xml:space="preserve"> of a type (a material universal) </w:t>
      </w:r>
      <w:r w:rsidRPr="00486765">
        <w:rPr>
          <w:sz w:val="22"/>
        </w:rPr>
        <w:t>instances of which are maximal</w:t>
      </w:r>
      <w:r w:rsidRPr="00486765">
        <w:rPr>
          <w:i/>
          <w:sz w:val="22"/>
        </w:rPr>
        <w:t xml:space="preserve"> </w:t>
      </w:r>
      <w:r w:rsidRPr="00486765">
        <w:rPr>
          <w:sz w:val="22"/>
        </w:rPr>
        <w:t xml:space="preserve">relative to this </w:t>
      </w:r>
      <w:r w:rsidR="00905B7B" w:rsidRPr="00486765">
        <w:rPr>
          <w:sz w:val="22"/>
        </w:rPr>
        <w:t>criterion of causal unity.</w:t>
      </w:r>
      <w:r w:rsidR="0047147E">
        <w:rPr>
          <w:sz w:val="22"/>
        </w:rPr>
        <w:t xml:space="preserve"> [024-001]</w:t>
      </w:r>
      <w:ins w:id="184" w:author="Jonathan Bona" w:date="2012-05-02T17:18:00Z">
        <w:r w:rsidR="00F52C65" w:rsidRPr="00F52C65">
          <w:rPr>
            <w:rStyle w:val="Annotation"/>
            <w:rPrChange w:id="185" w:author="Jonathan Bona" w:date="2012-05-02T17:18:00Z">
              <w:rPr>
                <w:sz w:val="22"/>
              </w:rPr>
            </w:rPrChange>
          </w:rPr>
          <w:t>]</w:t>
        </w:r>
      </w:ins>
    </w:p>
    <w:p w14:paraId="61BBE0DC" w14:textId="77777777" w:rsidR="00D924FF" w:rsidRPr="00B56876" w:rsidRDefault="00D924FF" w:rsidP="00486765">
      <w:bookmarkStart w:id="186" w:name="_Ref308464053"/>
    </w:p>
    <w:p w14:paraId="0B4D0BFD" w14:textId="77777777" w:rsidR="00711DC1" w:rsidRPr="00B56876" w:rsidRDefault="00711DC1" w:rsidP="00486765">
      <w:r w:rsidRPr="00486765">
        <w:rPr>
          <w:sz w:val="22"/>
        </w:rPr>
        <w:t>Objects can be joined to other objects</w:t>
      </w:r>
    </w:p>
    <w:p w14:paraId="25D19DE3" w14:textId="0F6F30C5" w:rsidR="00F604ED" w:rsidRPr="00486765" w:rsidRDefault="00F00EBF">
      <w:pPr>
        <w:rPr>
          <w:sz w:val="22"/>
        </w:rPr>
      </w:pPr>
      <w:r w:rsidRPr="00486765">
        <w:rPr>
          <w:sz w:val="22"/>
        </w:rPr>
        <w:t xml:space="preserve">Each </w:t>
      </w:r>
      <w:r w:rsidR="00151755" w:rsidRPr="00486765">
        <w:rPr>
          <w:i/>
          <w:sz w:val="22"/>
        </w:rPr>
        <w:t>object</w:t>
      </w:r>
      <w:r w:rsidR="00296E4D" w:rsidRPr="00486765">
        <w:rPr>
          <w:i/>
          <w:sz w:val="22"/>
        </w:rPr>
        <w:t xml:space="preserve"> </w:t>
      </w:r>
      <w:r w:rsidR="00296E4D" w:rsidRPr="00486765">
        <w:rPr>
          <w:sz w:val="22"/>
        </w:rPr>
        <w:t>i</w:t>
      </w:r>
      <w:r w:rsidR="00151755" w:rsidRPr="00486765">
        <w:rPr>
          <w:sz w:val="22"/>
        </w:rPr>
        <w:t>s</w:t>
      </w:r>
      <w:r w:rsidRPr="00486765">
        <w:rPr>
          <w:sz w:val="22"/>
        </w:rPr>
        <w:t xml:space="preserve"> such that there are</w:t>
      </w:r>
      <w:r w:rsidR="00465C17" w:rsidRPr="00486765">
        <w:rPr>
          <w:i/>
          <w:sz w:val="22"/>
        </w:rPr>
        <w:t xml:space="preserve"> entities</w:t>
      </w:r>
      <w:r w:rsidRPr="00486765">
        <w:rPr>
          <w:sz w:val="22"/>
        </w:rPr>
        <w:t xml:space="preserve"> of which we can assert </w:t>
      </w:r>
      <w:proofErr w:type="spellStart"/>
      <w:r w:rsidRPr="00486765">
        <w:rPr>
          <w:sz w:val="22"/>
        </w:rPr>
        <w:t>unproblematically</w:t>
      </w:r>
      <w:proofErr w:type="spellEnd"/>
      <w:r w:rsidRPr="00486765">
        <w:rPr>
          <w:sz w:val="22"/>
        </w:rPr>
        <w:t xml:space="preserve"> that they lie in its interior, and other</w:t>
      </w:r>
      <w:r w:rsidR="00465C17" w:rsidRPr="00486765">
        <w:rPr>
          <w:i/>
          <w:sz w:val="22"/>
        </w:rPr>
        <w:t xml:space="preserve"> entities</w:t>
      </w:r>
      <w:r w:rsidRPr="00486765">
        <w:rPr>
          <w:sz w:val="22"/>
        </w:rPr>
        <w:t xml:space="preserve"> of which we can assert </w:t>
      </w:r>
      <w:proofErr w:type="spellStart"/>
      <w:r w:rsidRPr="00486765">
        <w:rPr>
          <w:sz w:val="22"/>
        </w:rPr>
        <w:t>unproblematically</w:t>
      </w:r>
      <w:proofErr w:type="spellEnd"/>
      <w:r w:rsidRPr="00486765">
        <w:rPr>
          <w:sz w:val="22"/>
        </w:rPr>
        <w:t xml:space="preserve"> that they lie in its exterior. This may not be so for</w:t>
      </w:r>
      <w:r w:rsidR="00465C17" w:rsidRPr="00486765">
        <w:rPr>
          <w:i/>
          <w:sz w:val="22"/>
        </w:rPr>
        <w:t xml:space="preserve"> entities</w:t>
      </w:r>
      <w:r w:rsidRPr="00486765">
        <w:rPr>
          <w:sz w:val="22"/>
        </w:rPr>
        <w:t xml:space="preserve"> lying at or near the boundary between the interior and exterior.</w:t>
      </w:r>
      <w:bookmarkEnd w:id="186"/>
      <w:r w:rsidR="0097446A" w:rsidRPr="00486765">
        <w:rPr>
          <w:sz w:val="22"/>
        </w:rPr>
        <w:t xml:space="preserve"> This means that two objects – for example the two cells depicted in </w:t>
      </w:r>
      <w:r w:rsidR="00151755" w:rsidRPr="00486765">
        <w:rPr>
          <w:sz w:val="22"/>
        </w:rPr>
        <w:fldChar w:fldCharType="begin"/>
      </w:r>
      <w:r w:rsidR="00151755" w:rsidRPr="00486765">
        <w:rPr>
          <w:sz w:val="22"/>
        </w:rPr>
        <w:instrText xml:space="preserve"> REF _Ref309461594 \h  \* MERGEFORMAT </w:instrText>
      </w:r>
      <w:r w:rsidR="00151755" w:rsidRPr="00486765">
        <w:rPr>
          <w:sz w:val="22"/>
        </w:rPr>
      </w:r>
      <w:r w:rsidR="00151755" w:rsidRPr="00486765">
        <w:rPr>
          <w:sz w:val="22"/>
        </w:rPr>
        <w:fldChar w:fldCharType="separate"/>
      </w:r>
      <w:r w:rsidR="00B60214" w:rsidRPr="00486765">
        <w:rPr>
          <w:sz w:val="22"/>
        </w:rPr>
        <w:t xml:space="preserve">Figure </w:t>
      </w:r>
      <w:r w:rsidR="00B60214">
        <w:rPr>
          <w:sz w:val="22"/>
        </w:rPr>
        <w:t>3</w:t>
      </w:r>
      <w:r w:rsidR="00151755" w:rsidRPr="00486765">
        <w:rPr>
          <w:sz w:val="22"/>
        </w:rPr>
        <w:fldChar w:fldCharType="end"/>
      </w:r>
      <w:r w:rsidR="0097446A" w:rsidRPr="00486765">
        <w:rPr>
          <w:sz w:val="22"/>
        </w:rPr>
        <w:t xml:space="preserve"> – may be such that there are material entities crossing their boundaries which belong determinately to neither cell. Something similar obtain</w:t>
      </w:r>
      <w:r w:rsidR="006549BE" w:rsidRPr="00486765">
        <w:rPr>
          <w:sz w:val="22"/>
        </w:rPr>
        <w:t>s</w:t>
      </w:r>
      <w:r w:rsidR="0097446A" w:rsidRPr="00486765">
        <w:rPr>
          <w:sz w:val="22"/>
        </w:rPr>
        <w:t xml:space="preserve"> in certain cases of conjoined twins</w:t>
      </w:r>
      <w:r w:rsidR="00905B7B" w:rsidRPr="00486765">
        <w:rPr>
          <w:sz w:val="22"/>
        </w:rPr>
        <w:t xml:space="preserve"> (see below)</w:t>
      </w:r>
      <w:r w:rsidR="0097446A" w:rsidRPr="00486765">
        <w:rPr>
          <w:sz w:val="22"/>
        </w:rPr>
        <w:t>.</w:t>
      </w:r>
    </w:p>
    <w:p w14:paraId="75A2D10C" w14:textId="77777777" w:rsidR="00905B7B" w:rsidRPr="00486765" w:rsidRDefault="00905B7B">
      <w:pPr>
        <w:rPr>
          <w:sz w:val="22"/>
        </w:rPr>
      </w:pPr>
    </w:p>
    <w:p w14:paraId="023AB36C" w14:textId="77777777" w:rsidR="00DD7822" w:rsidRPr="00486765" w:rsidRDefault="00650699" w:rsidP="00486765">
      <w:pPr>
        <w:jc w:val="center"/>
        <w:rPr>
          <w:sz w:val="22"/>
        </w:rPr>
      </w:pPr>
      <w:r w:rsidRPr="00486765">
        <w:rPr>
          <w:noProof/>
          <w:sz w:val="22"/>
        </w:rPr>
        <w:lastRenderedPageBreak/>
        <w:drawing>
          <wp:inline distT="0" distB="0" distL="0" distR="0" wp14:anchorId="7241DDB8" wp14:editId="63E3C2CB">
            <wp:extent cx="4952329" cy="3159141"/>
            <wp:effectExtent l="0" t="0" r="1270" b="3175"/>
            <wp:docPr id="23" name="Picture 23" descr="http://php.med.unsw.edu.au/cellbiology/images/0/00/Cell_adhes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hp.med.unsw.edu.au/cellbiology/images/0/00/Cell_adhesion_summa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5531" cy="3161184"/>
                    </a:xfrm>
                    <a:prstGeom prst="rect">
                      <a:avLst/>
                    </a:prstGeom>
                    <a:noFill/>
                    <a:ln>
                      <a:noFill/>
                    </a:ln>
                  </pic:spPr>
                </pic:pic>
              </a:graphicData>
            </a:graphic>
          </wp:inline>
        </w:drawing>
      </w:r>
    </w:p>
    <w:p w14:paraId="2101E5AB" w14:textId="137559BF" w:rsidR="00DD7822" w:rsidRPr="00486765" w:rsidRDefault="00DD7822">
      <w:pPr>
        <w:jc w:val="center"/>
        <w:rPr>
          <w:sz w:val="22"/>
        </w:rPr>
      </w:pPr>
      <w:bookmarkStart w:id="187" w:name="_Ref309461594"/>
      <w:r w:rsidRPr="00486765">
        <w:rPr>
          <w:sz w:val="22"/>
        </w:rPr>
        <w:t xml:space="preserve">Figure </w:t>
      </w:r>
      <w:r w:rsidR="001C5CAA" w:rsidRPr="00486765">
        <w:rPr>
          <w:sz w:val="22"/>
        </w:rPr>
        <w:fldChar w:fldCharType="begin"/>
      </w:r>
      <w:r w:rsidR="001C5CAA" w:rsidRPr="00486765">
        <w:rPr>
          <w:sz w:val="22"/>
        </w:rPr>
        <w:instrText xml:space="preserve"> SEQ Figure \* ARABIC </w:instrText>
      </w:r>
      <w:r w:rsidR="001C5CAA" w:rsidRPr="00486765">
        <w:rPr>
          <w:sz w:val="22"/>
        </w:rPr>
        <w:fldChar w:fldCharType="separate"/>
      </w:r>
      <w:r w:rsidR="00B60214">
        <w:rPr>
          <w:noProof/>
          <w:sz w:val="22"/>
        </w:rPr>
        <w:t>3</w:t>
      </w:r>
      <w:r w:rsidR="001C5CAA" w:rsidRPr="00486765">
        <w:rPr>
          <w:noProof/>
          <w:sz w:val="22"/>
        </w:rPr>
        <w:fldChar w:fldCharType="end"/>
      </w:r>
      <w:bookmarkEnd w:id="187"/>
      <w:r w:rsidRPr="00486765">
        <w:rPr>
          <w:sz w:val="22"/>
        </w:rPr>
        <w:t xml:space="preserve">: </w:t>
      </w:r>
      <w:hyperlink r:id="rId22" w:history="1">
        <w:r w:rsidRPr="00486765">
          <w:rPr>
            <w:rStyle w:val="Hyperlink"/>
            <w:sz w:val="22"/>
          </w:rPr>
          <w:t>An example of cell adhesion</w:t>
        </w:r>
      </w:hyperlink>
    </w:p>
    <w:p w14:paraId="60D483C6" w14:textId="77777777" w:rsidR="00905B7B" w:rsidRPr="00486765" w:rsidRDefault="00905B7B" w:rsidP="00486765">
      <w:pPr>
        <w:rPr>
          <w:sz w:val="22"/>
        </w:rPr>
      </w:pPr>
    </w:p>
    <w:p w14:paraId="53D02BAE" w14:textId="77777777" w:rsidR="00E539F1" w:rsidRPr="00486765" w:rsidRDefault="00E539F1">
      <w:pPr>
        <w:rPr>
          <w:sz w:val="22"/>
        </w:rPr>
      </w:pPr>
      <w:r w:rsidRPr="00486765">
        <w:rPr>
          <w:sz w:val="22"/>
        </w:rPr>
        <w:t xml:space="preserve">Some instances of any given </w:t>
      </w:r>
      <w:proofErr w:type="spellStart"/>
      <w:r w:rsidR="00DD7822" w:rsidRPr="00486765">
        <w:rPr>
          <w:sz w:val="22"/>
        </w:rPr>
        <w:t>BFO:</w:t>
      </w:r>
      <w:r w:rsidRPr="00486765">
        <w:rPr>
          <w:i/>
          <w:sz w:val="22"/>
        </w:rPr>
        <w:t>object</w:t>
      </w:r>
      <w:proofErr w:type="spellEnd"/>
      <w:r w:rsidRPr="00486765">
        <w:rPr>
          <w:sz w:val="22"/>
        </w:rPr>
        <w:t xml:space="preserve"> universal </w:t>
      </w:r>
      <w:r w:rsidR="00DD7822" w:rsidRPr="00486765">
        <w:rPr>
          <w:sz w:val="22"/>
        </w:rPr>
        <w:t xml:space="preserve">– for example </w:t>
      </w:r>
      <w:r w:rsidR="00DD7822" w:rsidRPr="00486765">
        <w:rPr>
          <w:i/>
          <w:sz w:val="22"/>
        </w:rPr>
        <w:t xml:space="preserve">cell </w:t>
      </w:r>
      <w:r w:rsidR="00DD7822" w:rsidRPr="00486765">
        <w:rPr>
          <w:sz w:val="22"/>
        </w:rPr>
        <w:t xml:space="preserve">or </w:t>
      </w:r>
      <w:r w:rsidR="00DD7822" w:rsidRPr="00486765">
        <w:rPr>
          <w:i/>
          <w:sz w:val="22"/>
        </w:rPr>
        <w:t xml:space="preserve">organism </w:t>
      </w:r>
      <w:r w:rsidR="00DD7822" w:rsidRPr="00486765">
        <w:rPr>
          <w:sz w:val="22"/>
        </w:rPr>
        <w:t xml:space="preserve">or </w:t>
      </w:r>
      <w:r w:rsidR="00DD7822" w:rsidRPr="00486765">
        <w:rPr>
          <w:i/>
          <w:sz w:val="22"/>
        </w:rPr>
        <w:t xml:space="preserve">laptop – </w:t>
      </w:r>
      <w:r w:rsidRPr="00486765">
        <w:rPr>
          <w:sz w:val="22"/>
        </w:rPr>
        <w:t xml:space="preserve">are separated by spatial gaps from other instances of this same </w:t>
      </w:r>
      <w:r w:rsidRPr="00486765">
        <w:rPr>
          <w:i/>
          <w:sz w:val="22"/>
        </w:rPr>
        <w:t>object</w:t>
      </w:r>
      <w:r w:rsidRPr="00486765">
        <w:rPr>
          <w:sz w:val="22"/>
        </w:rPr>
        <w:t xml:space="preserve"> universal.  The spatial gaps may be filled by a medium,</w:t>
      </w:r>
      <w:r w:rsidR="00FF233C" w:rsidRPr="00486765">
        <w:rPr>
          <w:sz w:val="22"/>
        </w:rPr>
        <w:t xml:space="preserve"> for example of air or water. (T</w:t>
      </w:r>
      <w:r w:rsidR="00D754CA" w:rsidRPr="00486765">
        <w:rPr>
          <w:sz w:val="22"/>
        </w:rPr>
        <w:t xml:space="preserve">here are cells not </w:t>
      </w:r>
      <w:r w:rsidRPr="00486765">
        <w:rPr>
          <w:sz w:val="22"/>
        </w:rPr>
        <w:t>attached to other cells; there are spatially separated organisms</w:t>
      </w:r>
      <w:r w:rsidR="00FF233C" w:rsidRPr="00486765">
        <w:rPr>
          <w:sz w:val="22"/>
        </w:rPr>
        <w:t>, such as you and me</w:t>
      </w:r>
      <w:r w:rsidRPr="00486765">
        <w:rPr>
          <w:sz w:val="22"/>
        </w:rPr>
        <w:t>.</w:t>
      </w:r>
      <w:r w:rsidR="00B24089" w:rsidRPr="00486765">
        <w:rPr>
          <w:sz w:val="22"/>
        </w:rPr>
        <w:t xml:space="preserve"> Peas in a pea pod are initially attached to the interior of the pea pod covering. Sperm initially float freely from each other; some sperm become fused with oocytes through a membrane fusion process.</w:t>
      </w:r>
      <w:r w:rsidRPr="00486765">
        <w:rPr>
          <w:sz w:val="22"/>
        </w:rPr>
        <w:t>)</w:t>
      </w:r>
      <w:r w:rsidR="00B24089" w:rsidRPr="00486765">
        <w:rPr>
          <w:sz w:val="22"/>
        </w:rPr>
        <w:t xml:space="preserve"> </w:t>
      </w:r>
    </w:p>
    <w:p w14:paraId="74288980" w14:textId="77777777" w:rsidR="00DD7822" w:rsidRPr="00486765" w:rsidRDefault="00EA53E5">
      <w:pPr>
        <w:rPr>
          <w:b/>
          <w:sz w:val="22"/>
        </w:rPr>
      </w:pPr>
      <w:r w:rsidRPr="00486765">
        <w:rPr>
          <w:b/>
          <w:sz w:val="22"/>
        </w:rPr>
        <w:t>Objects may contain other objects as parts</w:t>
      </w:r>
    </w:p>
    <w:p w14:paraId="522FE4CA" w14:textId="77777777" w:rsidR="00EA53E5" w:rsidRPr="00486765" w:rsidRDefault="00EA53E5">
      <w:pPr>
        <w:rPr>
          <w:sz w:val="22"/>
        </w:rPr>
      </w:pPr>
      <w:r w:rsidRPr="00486765">
        <w:rPr>
          <w:sz w:val="22"/>
        </w:rPr>
        <w:t>They may do this</w:t>
      </w:r>
      <w:r w:rsidR="000A57E7" w:rsidRPr="00486765">
        <w:rPr>
          <w:sz w:val="22"/>
        </w:rPr>
        <w:t>,</w:t>
      </w:r>
      <w:r w:rsidRPr="00486765">
        <w:rPr>
          <w:sz w:val="22"/>
        </w:rPr>
        <w:t xml:space="preserve"> </w:t>
      </w:r>
      <w:r w:rsidR="00DD7822" w:rsidRPr="00486765">
        <w:rPr>
          <w:sz w:val="22"/>
        </w:rPr>
        <w:t>for example</w:t>
      </w:r>
      <w:r w:rsidR="000A57E7" w:rsidRPr="00486765">
        <w:rPr>
          <w:sz w:val="22"/>
        </w:rPr>
        <w:t>,</w:t>
      </w:r>
    </w:p>
    <w:p w14:paraId="12690BCD" w14:textId="77777777" w:rsidR="00DD7822" w:rsidRPr="00486765" w:rsidRDefault="00DD7822"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atoms and molecules as parts</w:t>
      </w:r>
    </w:p>
    <w:p w14:paraId="62F678F5" w14:textId="77777777" w:rsidR="00EA53E5" w:rsidRPr="00486765" w:rsidRDefault="00EA53E5" w:rsidP="006C702A">
      <w:pPr>
        <w:pStyle w:val="ListParagraph"/>
        <w:numPr>
          <w:ilvl w:val="0"/>
          <w:numId w:val="2"/>
        </w:numPr>
        <w:rPr>
          <w:sz w:val="22"/>
        </w:rPr>
      </w:pPr>
      <w:proofErr w:type="gramStart"/>
      <w:r w:rsidRPr="00486765">
        <w:rPr>
          <w:sz w:val="22"/>
        </w:rPr>
        <w:t>by</w:t>
      </w:r>
      <w:proofErr w:type="gramEnd"/>
      <w:r w:rsidRPr="00486765">
        <w:rPr>
          <w:sz w:val="22"/>
        </w:rPr>
        <w:t xml:space="preserve"> containing </w:t>
      </w:r>
      <w:r w:rsidR="00AE6D99" w:rsidRPr="00486765">
        <w:rPr>
          <w:sz w:val="22"/>
        </w:rPr>
        <w:t>cell</w:t>
      </w:r>
      <w:r w:rsidRPr="00486765">
        <w:rPr>
          <w:sz w:val="22"/>
        </w:rPr>
        <w:t>s as parts, for instance the collection of blood cells in your body</w:t>
      </w:r>
      <w:r w:rsidR="00DD7822" w:rsidRPr="00486765">
        <w:rPr>
          <w:sz w:val="22"/>
        </w:rPr>
        <w:t>;</w:t>
      </w:r>
    </w:p>
    <w:p w14:paraId="248B45C4" w14:textId="77777777" w:rsidR="00DD7822" w:rsidRPr="00486765" w:rsidRDefault="00EA53E5" w:rsidP="006C702A">
      <w:pPr>
        <w:pStyle w:val="ListParagraph"/>
        <w:numPr>
          <w:ilvl w:val="0"/>
          <w:numId w:val="2"/>
        </w:numPr>
        <w:rPr>
          <w:i/>
          <w:sz w:val="22"/>
        </w:rPr>
      </w:pPr>
      <w:proofErr w:type="gramStart"/>
      <w:r w:rsidRPr="00486765">
        <w:rPr>
          <w:sz w:val="22"/>
        </w:rPr>
        <w:t>by</w:t>
      </w:r>
      <w:proofErr w:type="gramEnd"/>
      <w:r w:rsidRPr="00486765">
        <w:rPr>
          <w:sz w:val="22"/>
        </w:rPr>
        <w:t xml:space="preserve"> containing objects which are bonded to other objects </w:t>
      </w:r>
      <w:r w:rsidR="00DD7822" w:rsidRPr="00486765">
        <w:rPr>
          <w:sz w:val="22"/>
        </w:rPr>
        <w:t xml:space="preserve">of the same type </w:t>
      </w:r>
      <w:r w:rsidRPr="00486765">
        <w:rPr>
          <w:sz w:val="22"/>
        </w:rPr>
        <w:t xml:space="preserve">in such a way that they cannot </w:t>
      </w:r>
      <w:r w:rsidR="00DD7822" w:rsidRPr="00486765">
        <w:rPr>
          <w:sz w:val="22"/>
        </w:rPr>
        <w:t xml:space="preserve">(for the relevant period of time) </w:t>
      </w:r>
      <w:r w:rsidRPr="00486765">
        <w:rPr>
          <w:sz w:val="22"/>
        </w:rPr>
        <w:t xml:space="preserve">move </w:t>
      </w:r>
      <w:r w:rsidR="00E13067" w:rsidRPr="00486765">
        <w:rPr>
          <w:sz w:val="22"/>
        </w:rPr>
        <w:t>separately, as in the case of the cells in your epithelium</w:t>
      </w:r>
      <w:r w:rsidR="00DD7822" w:rsidRPr="00486765">
        <w:rPr>
          <w:sz w:val="22"/>
        </w:rPr>
        <w:t xml:space="preserve"> or the atoms in a molecule.</w:t>
      </w:r>
    </w:p>
    <w:p w14:paraId="0E004639" w14:textId="77777777" w:rsidR="00864E66" w:rsidRPr="00486765" w:rsidRDefault="0097446A" w:rsidP="006C702A">
      <w:pPr>
        <w:pStyle w:val="ListParagraph"/>
        <w:numPr>
          <w:ilvl w:val="0"/>
          <w:numId w:val="2"/>
        </w:numPr>
        <w:rPr>
          <w:i/>
          <w:sz w:val="22"/>
        </w:rPr>
      </w:pPr>
      <w:proofErr w:type="gramStart"/>
      <w:r w:rsidRPr="00486765">
        <w:rPr>
          <w:sz w:val="22"/>
        </w:rPr>
        <w:lastRenderedPageBreak/>
        <w:t>by</w:t>
      </w:r>
      <w:proofErr w:type="gramEnd"/>
      <w:r w:rsidRPr="00486765">
        <w:rPr>
          <w:sz w:val="22"/>
        </w:rPr>
        <w:t xml:space="preserve"> containing</w:t>
      </w:r>
      <w:r w:rsidR="00F03799" w:rsidRPr="00486765">
        <w:rPr>
          <w:sz w:val="22"/>
        </w:rPr>
        <w:t xml:space="preserve"> objects which are </w:t>
      </w:r>
      <w:r w:rsidR="00DD7822" w:rsidRPr="00486765">
        <w:rPr>
          <w:sz w:val="22"/>
        </w:rPr>
        <w:t xml:space="preserve">connected </w:t>
      </w:r>
      <w:r w:rsidR="00F03799" w:rsidRPr="00486765">
        <w:rPr>
          <w:sz w:val="22"/>
        </w:rPr>
        <w:t xml:space="preserve">by </w:t>
      </w:r>
      <w:r w:rsidR="00864E66" w:rsidRPr="00486765">
        <w:rPr>
          <w:sz w:val="22"/>
        </w:rPr>
        <w:t>conduits or tracts which may themselves have covering membranes</w:t>
      </w:r>
      <w:r w:rsidR="00864E66" w:rsidRPr="00486765">
        <w:rPr>
          <w:i/>
          <w:sz w:val="22"/>
        </w:rPr>
        <w:t>.</w:t>
      </w:r>
    </w:p>
    <w:p w14:paraId="3B92C044" w14:textId="1800A518" w:rsidR="00A31705" w:rsidRPr="00486765" w:rsidRDefault="00AE6D99" w:rsidP="001C5CAA">
      <w:pPr>
        <w:rPr>
          <w:sz w:val="22"/>
        </w:rPr>
      </w:pPr>
      <w:r w:rsidRPr="00486765">
        <w:rPr>
          <w:sz w:val="22"/>
        </w:rPr>
        <w:t xml:space="preserve">Clearly, </w:t>
      </w:r>
      <w:r w:rsidRPr="00486765">
        <w:rPr>
          <w:i/>
          <w:sz w:val="22"/>
        </w:rPr>
        <w:t>objects</w:t>
      </w:r>
      <w:r w:rsidRPr="00486765">
        <w:rPr>
          <w:sz w:val="22"/>
        </w:rPr>
        <w:t xml:space="preserve"> may contain also </w:t>
      </w:r>
      <w:r w:rsidRPr="00486765">
        <w:rPr>
          <w:i/>
          <w:sz w:val="22"/>
        </w:rPr>
        <w:t xml:space="preserve">object aggregates </w:t>
      </w:r>
      <w:r w:rsidRPr="00486765">
        <w:rPr>
          <w:sz w:val="22"/>
        </w:rPr>
        <w:t xml:space="preserve">as parts. </w:t>
      </w:r>
      <w:r w:rsidR="00A31705" w:rsidRPr="00486765">
        <w:rPr>
          <w:sz w:val="22"/>
        </w:rPr>
        <w:t xml:space="preserve">Some </w:t>
      </w:r>
      <w:proofErr w:type="spellStart"/>
      <w:r w:rsidR="00A31705" w:rsidRPr="00486765">
        <w:rPr>
          <w:i/>
          <w:sz w:val="22"/>
        </w:rPr>
        <w:t>objects</w:t>
      </w:r>
      <w:r w:rsidR="006549BE" w:rsidRPr="00486765">
        <w:rPr>
          <w:sz w:val="22"/>
        </w:rPr>
        <w:t>¸as</w:t>
      </w:r>
      <w:proofErr w:type="spellEnd"/>
      <w:r w:rsidR="006549BE" w:rsidRPr="00486765">
        <w:rPr>
          <w:sz w:val="22"/>
        </w:rPr>
        <w:t xml:space="preserve"> we </w:t>
      </w:r>
      <w:proofErr w:type="gramStart"/>
      <w:r w:rsidR="006549BE" w:rsidRPr="00486765">
        <w:rPr>
          <w:sz w:val="22"/>
        </w:rPr>
        <w:t>saw,</w:t>
      </w:r>
      <w:proofErr w:type="gramEnd"/>
      <w:r w:rsidR="00A31705" w:rsidRPr="00486765">
        <w:rPr>
          <w:sz w:val="22"/>
        </w:rPr>
        <w:t xml:space="preserve"> may also have immaterial parts (the lumen of your gut</w:t>
      </w:r>
      <w:r w:rsidR="001E66EA" w:rsidRPr="00486765">
        <w:rPr>
          <w:sz w:val="22"/>
        </w:rPr>
        <w:t>)</w:t>
      </w:r>
      <w:r w:rsidR="002F3C47" w:rsidRPr="00486765">
        <w:rPr>
          <w:sz w:val="22"/>
        </w:rPr>
        <w:t xml:space="preserve"> [</w:t>
      </w:r>
      <w:r w:rsidR="002F3C47" w:rsidRPr="00486765">
        <w:rPr>
          <w:sz w:val="22"/>
        </w:rPr>
        <w:fldChar w:fldCharType="begin"/>
      </w:r>
      <w:r w:rsidR="002F3C47" w:rsidRPr="00486765">
        <w:rPr>
          <w:sz w:val="22"/>
        </w:rPr>
        <w:instrText xml:space="preserve"> REF _Ref309472482 \r \h </w:instrText>
      </w:r>
      <w:r w:rsidR="001C5CAA">
        <w:rPr>
          <w:sz w:val="22"/>
        </w:rPr>
        <w:instrText xml:space="preserve"> \* MERGEFORMAT </w:instrText>
      </w:r>
      <w:r w:rsidR="002F3C47" w:rsidRPr="00486765">
        <w:rPr>
          <w:sz w:val="22"/>
        </w:rPr>
      </w:r>
      <w:r w:rsidR="002F3C47" w:rsidRPr="00486765">
        <w:rPr>
          <w:sz w:val="22"/>
        </w:rPr>
        <w:fldChar w:fldCharType="separate"/>
      </w:r>
      <w:r w:rsidR="00B60214">
        <w:rPr>
          <w:sz w:val="22"/>
        </w:rPr>
        <w:t>34</w:t>
      </w:r>
      <w:r w:rsidR="002F3C47" w:rsidRPr="00486765">
        <w:rPr>
          <w:sz w:val="22"/>
        </w:rPr>
        <w:fldChar w:fldCharType="end"/>
      </w:r>
      <w:r w:rsidR="002F3C47" w:rsidRPr="00486765">
        <w:rPr>
          <w:sz w:val="22"/>
        </w:rPr>
        <w:t>]</w:t>
      </w:r>
      <w:r w:rsidR="001E66EA" w:rsidRPr="00486765">
        <w:rPr>
          <w:sz w:val="22"/>
        </w:rPr>
        <w:t>.</w:t>
      </w:r>
    </w:p>
    <w:p w14:paraId="12403728" w14:textId="161CFF83" w:rsidR="006549BE" w:rsidRPr="00486765" w:rsidRDefault="006549BE">
      <w:pPr>
        <w:rPr>
          <w:b/>
          <w:sz w:val="22"/>
        </w:rPr>
      </w:pPr>
      <w:r w:rsidRPr="00486765">
        <w:rPr>
          <w:b/>
          <w:sz w:val="22"/>
        </w:rPr>
        <w:t>Conjoined twins</w:t>
      </w:r>
    </w:p>
    <w:p w14:paraId="293046DC" w14:textId="5024BDAF" w:rsidR="0047199F" w:rsidRPr="00486765" w:rsidRDefault="0047199F">
      <w:pPr>
        <w:rPr>
          <w:i/>
          <w:sz w:val="22"/>
        </w:rPr>
      </w:pPr>
      <w:r w:rsidRPr="00486765">
        <w:rPr>
          <w:sz w:val="22"/>
        </w:rPr>
        <w:t>Some objects may change type from one time to the next (a fetus becomes a baby, which in turn becomes a child).</w:t>
      </w:r>
      <w:r w:rsidR="002624AC" w:rsidRPr="00486765">
        <w:rPr>
          <w:sz w:val="22"/>
        </w:rPr>
        <w:t xml:space="preserve"> </w:t>
      </w:r>
      <w:r w:rsidR="006549BE" w:rsidRPr="00486765">
        <w:rPr>
          <w:sz w:val="22"/>
        </w:rPr>
        <w:t xml:space="preserve">Conjoined twins may be successfully separated. Two boats may be combined to form a single </w:t>
      </w:r>
      <w:proofErr w:type="spellStart"/>
      <w:r w:rsidR="006549BE" w:rsidRPr="00486765">
        <w:rPr>
          <w:sz w:val="22"/>
        </w:rPr>
        <w:t>multihulled</w:t>
      </w:r>
      <w:proofErr w:type="spellEnd"/>
      <w:r w:rsidR="006549BE" w:rsidRPr="00486765">
        <w:rPr>
          <w:sz w:val="22"/>
        </w:rPr>
        <w:t xml:space="preserve"> boat.</w:t>
      </w:r>
    </w:p>
    <w:p w14:paraId="7C97EB70" w14:textId="1D0136DC" w:rsidR="007C60C4" w:rsidRPr="00486765" w:rsidRDefault="00905B7B">
      <w:pPr>
        <w:rPr>
          <w:sz w:val="22"/>
        </w:rPr>
      </w:pPr>
      <w:r w:rsidRPr="00486765">
        <w:rPr>
          <w:sz w:val="22"/>
        </w:rPr>
        <w:t>Whether e</w:t>
      </w:r>
      <w:r w:rsidR="008C357F" w:rsidRPr="00486765">
        <w:rPr>
          <w:sz w:val="22"/>
        </w:rPr>
        <w:t xml:space="preserve">ach one of a pair of conjoined twins </w:t>
      </w:r>
      <w:r w:rsidRPr="00486765">
        <w:rPr>
          <w:sz w:val="22"/>
        </w:rPr>
        <w:t xml:space="preserve">is or is not an object </w:t>
      </w:r>
      <w:r w:rsidR="005D7499" w:rsidRPr="00486765">
        <w:rPr>
          <w:sz w:val="22"/>
        </w:rPr>
        <w:t xml:space="preserve">is not a trivial question, </w:t>
      </w:r>
      <w:r w:rsidR="004C5178">
        <w:rPr>
          <w:sz w:val="22"/>
        </w:rPr>
        <w:t xml:space="preserve">and </w:t>
      </w:r>
      <w:r w:rsidR="005D7499" w:rsidRPr="00486765">
        <w:rPr>
          <w:sz w:val="22"/>
        </w:rPr>
        <w:t xml:space="preserve">the treatment of this case ontologically should be </w:t>
      </w:r>
      <w:r w:rsidR="00BC3597" w:rsidRPr="00486765">
        <w:rPr>
          <w:sz w:val="22"/>
        </w:rPr>
        <w:t xml:space="preserve">viewed </w:t>
      </w:r>
      <w:r w:rsidR="005D7499" w:rsidRPr="00486765">
        <w:rPr>
          <w:sz w:val="22"/>
        </w:rPr>
        <w:t>as an experimental matter, with different alternatives tested in use to see which yields the most coherent solution</w:t>
      </w:r>
      <w:r w:rsidR="00BC3597" w:rsidRPr="00486765">
        <w:rPr>
          <w:sz w:val="22"/>
        </w:rPr>
        <w:t xml:space="preserve"> for different sorts of cases</w:t>
      </w:r>
      <w:r w:rsidR="005D7499" w:rsidRPr="00486765">
        <w:rPr>
          <w:sz w:val="22"/>
        </w:rPr>
        <w:t xml:space="preserve">. </w:t>
      </w:r>
      <w:r w:rsidR="00BC3597" w:rsidRPr="00486765">
        <w:rPr>
          <w:sz w:val="22"/>
        </w:rPr>
        <w:t>D</w:t>
      </w:r>
      <w:r w:rsidR="005D7499" w:rsidRPr="00486765">
        <w:rPr>
          <w:sz w:val="22"/>
        </w:rPr>
        <w:t>ifferent types of conjoined twins will need to be treated differently, and that in cases where twins do not share vital organs an identification of each one of the pair as an object will yield a workable solution. Certainly</w:t>
      </w:r>
      <w:r w:rsidR="008C357F" w:rsidRPr="00486765">
        <w:rPr>
          <w:sz w:val="22"/>
        </w:rPr>
        <w:t>, the maximal</w:t>
      </w:r>
      <w:r w:rsidR="00BC3597" w:rsidRPr="00486765">
        <w:rPr>
          <w:sz w:val="22"/>
        </w:rPr>
        <w:t xml:space="preserve"> CU</w:t>
      </w:r>
      <w:r w:rsidR="00BC3597" w:rsidRPr="00486765">
        <w:rPr>
          <w:sz w:val="22"/>
          <w:vertAlign w:val="subscript"/>
        </w:rPr>
        <w:t>1</w:t>
      </w:r>
      <w:r w:rsidR="00BC3597" w:rsidRPr="00486765">
        <w:rPr>
          <w:sz w:val="22"/>
        </w:rPr>
        <w:t xml:space="preserve">-causally unified </w:t>
      </w:r>
      <w:r w:rsidR="008C357F" w:rsidRPr="00486765">
        <w:rPr>
          <w:sz w:val="22"/>
        </w:rPr>
        <w:t>material entity here is the</w:t>
      </w:r>
      <w:r w:rsidR="005D7499" w:rsidRPr="00486765">
        <w:rPr>
          <w:sz w:val="22"/>
        </w:rPr>
        <w:t xml:space="preserve"> whole which they together form; accepting each twin as an object</w:t>
      </w:r>
      <w:r w:rsidR="00BC3597" w:rsidRPr="00486765">
        <w:rPr>
          <w:sz w:val="22"/>
        </w:rPr>
        <w:t xml:space="preserve"> even prior to separation</w:t>
      </w:r>
      <w:r w:rsidR="005D7499" w:rsidRPr="00486765">
        <w:rPr>
          <w:sz w:val="22"/>
        </w:rPr>
        <w:t xml:space="preserve">, however – thus as an instance of the material universal </w:t>
      </w:r>
      <w:r w:rsidR="005D7499" w:rsidRPr="00486765">
        <w:rPr>
          <w:i/>
          <w:sz w:val="22"/>
        </w:rPr>
        <w:t xml:space="preserve">human being </w:t>
      </w:r>
      <w:r w:rsidR="005D7499" w:rsidRPr="00486765">
        <w:rPr>
          <w:sz w:val="22"/>
        </w:rPr>
        <w:t>–</w:t>
      </w:r>
      <w:r w:rsidR="00BC3597" w:rsidRPr="00486765">
        <w:rPr>
          <w:sz w:val="22"/>
        </w:rPr>
        <w:t xml:space="preserve"> is consistent with our elucidation </w:t>
      </w:r>
      <w:r w:rsidR="005D7499" w:rsidRPr="00486765">
        <w:rPr>
          <w:sz w:val="22"/>
        </w:rPr>
        <w:t xml:space="preserve">of </w:t>
      </w:r>
      <w:proofErr w:type="spellStart"/>
      <w:r w:rsidR="005D7499" w:rsidRPr="00486765">
        <w:rPr>
          <w:sz w:val="22"/>
        </w:rPr>
        <w:t>BFO:</w:t>
      </w:r>
      <w:r w:rsidR="005D7499" w:rsidRPr="00486765">
        <w:rPr>
          <w:i/>
          <w:sz w:val="22"/>
        </w:rPr>
        <w:t>object</w:t>
      </w:r>
      <w:proofErr w:type="spellEnd"/>
      <w:r w:rsidR="005D7499" w:rsidRPr="00486765">
        <w:rPr>
          <w:sz w:val="22"/>
        </w:rPr>
        <w:t xml:space="preserve">. </w:t>
      </w:r>
    </w:p>
    <w:p w14:paraId="6B30323A" w14:textId="77777777" w:rsidR="00F604ED" w:rsidRPr="00486765" w:rsidRDefault="0050778E" w:rsidP="00486765">
      <w:pPr>
        <w:pStyle w:val="Heading4"/>
        <w:rPr>
          <w:sz w:val="22"/>
        </w:rPr>
      </w:pPr>
      <w:bookmarkStart w:id="188" w:name="_Ref310079849"/>
      <w:bookmarkStart w:id="189" w:name="_Toc313270697"/>
      <w:bookmarkStart w:id="190" w:name="_Toc319326103"/>
      <w:r w:rsidRPr="00486765">
        <w:rPr>
          <w:sz w:val="22"/>
        </w:rPr>
        <w:t>2.1.1.2 Object aggregate</w:t>
      </w:r>
      <w:bookmarkEnd w:id="188"/>
      <w:bookmarkEnd w:id="189"/>
      <w:bookmarkEnd w:id="190"/>
    </w:p>
    <w:p w14:paraId="3303D5BB" w14:textId="52A24C52" w:rsidR="005830E2" w:rsidRPr="00486765" w:rsidRDefault="00FB2DD0" w:rsidP="001C5CAA">
      <w:pPr>
        <w:rPr>
          <w:sz w:val="22"/>
        </w:rPr>
      </w:pPr>
      <w:r w:rsidRPr="00486765">
        <w:rPr>
          <w:sz w:val="22"/>
        </w:rPr>
        <w:t xml:space="preserve">In this document we concentrate on the </w:t>
      </w:r>
      <w:r w:rsidR="00F03799" w:rsidRPr="00486765">
        <w:rPr>
          <w:sz w:val="22"/>
        </w:rPr>
        <w:t xml:space="preserve">use of ‘aggregate’ as it appears in the </w:t>
      </w:r>
      <w:r w:rsidRPr="00486765">
        <w:rPr>
          <w:sz w:val="22"/>
        </w:rPr>
        <w:t xml:space="preserve">term ‘object aggregate’. However, </w:t>
      </w:r>
      <w:r w:rsidR="005830E2" w:rsidRPr="00486765">
        <w:rPr>
          <w:sz w:val="22"/>
        </w:rPr>
        <w:t xml:space="preserve">‘aggregate’ </w:t>
      </w:r>
      <w:r w:rsidRPr="00486765">
        <w:rPr>
          <w:sz w:val="22"/>
        </w:rPr>
        <w:t xml:space="preserve">should be understood as being applicable to all continuant BFO categories. Thus for each </w:t>
      </w:r>
      <w:r w:rsidR="0047199F" w:rsidRPr="00486765">
        <w:rPr>
          <w:sz w:val="22"/>
        </w:rPr>
        <w:t>BFO</w:t>
      </w:r>
      <w:r w:rsidRPr="00486765">
        <w:rPr>
          <w:sz w:val="22"/>
        </w:rPr>
        <w:t xml:space="preserve"> category X, </w:t>
      </w:r>
      <w:r w:rsidR="005830E2" w:rsidRPr="00486765">
        <w:rPr>
          <w:sz w:val="22"/>
        </w:rPr>
        <w:t xml:space="preserve">the user of BFO </w:t>
      </w:r>
      <w:r w:rsidRPr="00486765">
        <w:rPr>
          <w:sz w:val="22"/>
        </w:rPr>
        <w:t xml:space="preserve">has </w:t>
      </w:r>
      <w:r w:rsidR="005830E2" w:rsidRPr="00486765">
        <w:rPr>
          <w:sz w:val="22"/>
        </w:rPr>
        <w:t xml:space="preserve">at </w:t>
      </w:r>
      <w:r w:rsidR="00D754CA" w:rsidRPr="00486765">
        <w:rPr>
          <w:sz w:val="22"/>
        </w:rPr>
        <w:t xml:space="preserve">his disposal also the category </w:t>
      </w:r>
      <w:r w:rsidR="005830E2" w:rsidRPr="00486765">
        <w:rPr>
          <w:i/>
          <w:sz w:val="22"/>
        </w:rPr>
        <w:t>aggregate of X</w:t>
      </w:r>
      <w:r w:rsidR="005830E2" w:rsidRPr="00486765">
        <w:rPr>
          <w:sz w:val="22"/>
        </w:rPr>
        <w:t xml:space="preserve"> [</w:t>
      </w:r>
      <w:r w:rsidR="001E591D" w:rsidRPr="00486765">
        <w:rPr>
          <w:sz w:val="22"/>
        </w:rPr>
        <w:fldChar w:fldCharType="begin"/>
      </w:r>
      <w:r w:rsidR="006201FE" w:rsidRPr="00486765">
        <w:rPr>
          <w:sz w:val="22"/>
        </w:rPr>
        <w:instrText xml:space="preserve"> REF _Ref309481613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51</w:t>
      </w:r>
      <w:r w:rsidR="001E591D" w:rsidRPr="00486765">
        <w:rPr>
          <w:sz w:val="22"/>
        </w:rPr>
        <w:fldChar w:fldCharType="end"/>
      </w:r>
      <w:r w:rsidR="005830E2" w:rsidRPr="00486765">
        <w:rPr>
          <w:sz w:val="22"/>
        </w:rPr>
        <w:t xml:space="preserve">]. </w:t>
      </w:r>
    </w:p>
    <w:p w14:paraId="1DA8F6BD" w14:textId="77777777" w:rsidR="00BC3597" w:rsidRPr="00486765" w:rsidRDefault="00BC3597" w:rsidP="00486765">
      <w:pPr>
        <w:pStyle w:val="Specification"/>
        <w:rPr>
          <w:rStyle w:val="SpecificationType"/>
          <w:sz w:val="22"/>
        </w:rPr>
      </w:pPr>
    </w:p>
    <w:p w14:paraId="352B27BF" w14:textId="0A43A212" w:rsidR="00296E4D" w:rsidRPr="00486765" w:rsidRDefault="00F52C65">
      <w:pPr>
        <w:pStyle w:val="Specification"/>
        <w:rPr>
          <w:sz w:val="22"/>
        </w:rPr>
      </w:pPr>
      <w:ins w:id="191" w:author="Jonathan Bona" w:date="2012-05-02T17:19:00Z">
        <w:r w:rsidRPr="00F52C65">
          <w:rPr>
            <w:rStyle w:val="Annotation"/>
            <w:rPrChange w:id="192" w:author="Jonathan Bona" w:date="2012-05-02T17:19:00Z">
              <w:rPr>
                <w:rStyle w:val="SpecificationType"/>
                <w:sz w:val="22"/>
              </w:rPr>
            </w:rPrChange>
          </w:rPr>
          <w:t>a(object aggregate)[</w:t>
        </w:r>
      </w:ins>
      <w:r w:rsidR="00236D40" w:rsidRPr="00486765">
        <w:rPr>
          <w:rStyle w:val="SpecificationType"/>
          <w:sz w:val="22"/>
        </w:rPr>
        <w:t>Elucidation</w:t>
      </w:r>
      <w:r w:rsidR="00236D40" w:rsidRPr="00486765">
        <w:rPr>
          <w:smallCaps/>
          <w:sz w:val="22"/>
        </w:rPr>
        <w:t>:</w:t>
      </w:r>
      <w:r w:rsidR="000A4E97" w:rsidRPr="00486765">
        <w:rPr>
          <w:sz w:val="22"/>
        </w:rPr>
        <w:t xml:space="preserve"> </w:t>
      </w:r>
      <w:proofErr w:type="gramStart"/>
      <w:r w:rsidR="0050778E" w:rsidRPr="00486765">
        <w:rPr>
          <w:i/>
          <w:sz w:val="22"/>
        </w:rPr>
        <w:t xml:space="preserve">a </w:t>
      </w:r>
      <w:r w:rsidR="0050778E" w:rsidRPr="00486765">
        <w:rPr>
          <w:sz w:val="22"/>
        </w:rPr>
        <w:t>is</w:t>
      </w:r>
      <w:proofErr w:type="gramEnd"/>
      <w:r w:rsidR="0050778E" w:rsidRPr="00486765">
        <w:rPr>
          <w:sz w:val="22"/>
        </w:rPr>
        <w:t xml:space="preserve"> an </w:t>
      </w:r>
      <w:r w:rsidR="0050778E" w:rsidRPr="00486765">
        <w:rPr>
          <w:i/>
          <w:sz w:val="22"/>
        </w:rPr>
        <w:t>object aggregate</w:t>
      </w:r>
      <w:r w:rsidR="00296E4D" w:rsidRPr="00486765">
        <w:rPr>
          <w:sz w:val="22"/>
        </w:rPr>
        <w:t xml:space="preserve"> means:</w:t>
      </w:r>
      <w:r w:rsidR="0050778E" w:rsidRPr="00486765">
        <w:rPr>
          <w:sz w:val="22"/>
        </w:rPr>
        <w:t xml:space="preserve">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entity</w:t>
      </w:r>
      <w:r w:rsidR="0050778E" w:rsidRPr="00486765">
        <w:rPr>
          <w:sz w:val="22"/>
        </w:rPr>
        <w:t xml:space="preserve"> consisting </w:t>
      </w:r>
      <w:r w:rsidR="004B5C97" w:rsidRPr="00486765">
        <w:rPr>
          <w:sz w:val="22"/>
        </w:rPr>
        <w:t xml:space="preserve">exactly </w:t>
      </w:r>
      <w:r w:rsidR="0050778E" w:rsidRPr="00486765">
        <w:rPr>
          <w:sz w:val="22"/>
        </w:rPr>
        <w:t xml:space="preserve">of </w:t>
      </w:r>
      <w:r w:rsidR="004B5C97" w:rsidRPr="00486765">
        <w:rPr>
          <w:sz w:val="22"/>
        </w:rPr>
        <w:t xml:space="preserve">a plurality of </w:t>
      </w:r>
      <w:r w:rsidR="0050778E" w:rsidRPr="00486765">
        <w:rPr>
          <w:i/>
          <w:sz w:val="22"/>
        </w:rPr>
        <w:t>objects</w:t>
      </w:r>
      <w:r w:rsidR="0050778E" w:rsidRPr="00486765">
        <w:rPr>
          <w:sz w:val="22"/>
        </w:rPr>
        <w:t xml:space="preserve"> as </w:t>
      </w:r>
      <w:proofErr w:type="spellStart"/>
      <w:r w:rsidR="00F27363">
        <w:rPr>
          <w:b/>
          <w:sz w:val="22"/>
        </w:rPr>
        <w:t>member_</w:t>
      </w:r>
      <w:r w:rsidR="0050778E" w:rsidRPr="00486765">
        <w:rPr>
          <w:b/>
          <w:sz w:val="22"/>
        </w:rPr>
        <w:t>parts</w:t>
      </w:r>
      <w:proofErr w:type="spellEnd"/>
      <w:r w:rsidR="0050778E" w:rsidRPr="00486765">
        <w:rPr>
          <w:sz w:val="22"/>
        </w:rPr>
        <w:t>.</w:t>
      </w:r>
      <w:r w:rsidR="00621220" w:rsidRPr="00486765">
        <w:rPr>
          <w:sz w:val="22"/>
        </w:rPr>
        <w:t xml:space="preserve"> </w:t>
      </w:r>
      <w:r w:rsidR="0047147E">
        <w:rPr>
          <w:sz w:val="22"/>
        </w:rPr>
        <w:t>[025-00</w:t>
      </w:r>
      <w:r w:rsidR="00655DA4">
        <w:rPr>
          <w:sz w:val="22"/>
        </w:rPr>
        <w:t>2</w:t>
      </w:r>
      <w:r w:rsidR="0047147E">
        <w:rPr>
          <w:sz w:val="22"/>
        </w:rPr>
        <w:t>]</w:t>
      </w:r>
    </w:p>
    <w:p w14:paraId="760E6675" w14:textId="77777777" w:rsidR="00BC3597" w:rsidRPr="00486765" w:rsidRDefault="00BC3597" w:rsidP="00486765">
      <w:pPr>
        <w:rPr>
          <w:sz w:val="22"/>
        </w:rPr>
      </w:pPr>
    </w:p>
    <w:p w14:paraId="53A0A8CC" w14:textId="77777777" w:rsidR="00EA53E5" w:rsidRPr="00486765" w:rsidRDefault="00621220">
      <w:pPr>
        <w:rPr>
          <w:sz w:val="22"/>
        </w:rPr>
      </w:pPr>
      <w:r w:rsidRPr="00486765">
        <w:rPr>
          <w:sz w:val="22"/>
        </w:rPr>
        <w:t>More formally:</w:t>
      </w:r>
    </w:p>
    <w:p w14:paraId="217D8061" w14:textId="77777777" w:rsidR="00BC3597" w:rsidRPr="00486765" w:rsidRDefault="00BC3597">
      <w:pPr>
        <w:rPr>
          <w:sz w:val="22"/>
        </w:rPr>
      </w:pPr>
    </w:p>
    <w:p w14:paraId="55786EDA" w14:textId="3756BAAF" w:rsidR="00C75C35" w:rsidRPr="00486765" w:rsidRDefault="00621220" w:rsidP="00486765">
      <w:pPr>
        <w:ind w:firstLine="720"/>
        <w:rPr>
          <w:sz w:val="22"/>
        </w:rPr>
      </w:pPr>
      <w:r w:rsidRPr="00486765">
        <w:rPr>
          <w:sz w:val="22"/>
        </w:rPr>
        <w:t xml:space="preserve">If </w:t>
      </w:r>
      <w:r w:rsidR="00EA53E5" w:rsidRPr="00486765">
        <w:rPr>
          <w:i/>
          <w:sz w:val="22"/>
        </w:rPr>
        <w:t>a</w:t>
      </w:r>
      <w:r w:rsidR="00536BF5" w:rsidRPr="00486765">
        <w:rPr>
          <w:i/>
          <w:sz w:val="22"/>
        </w:rPr>
        <w:t xml:space="preserve"> </w:t>
      </w:r>
      <w:r w:rsidR="00EA53E5" w:rsidRPr="00486765">
        <w:rPr>
          <w:sz w:val="22"/>
        </w:rPr>
        <w:t xml:space="preserve">is an </w:t>
      </w:r>
      <w:r w:rsidR="00EA53E5" w:rsidRPr="00486765">
        <w:rPr>
          <w:i/>
          <w:sz w:val="22"/>
        </w:rPr>
        <w:t xml:space="preserve">object </w:t>
      </w:r>
      <w:r w:rsidR="00151755" w:rsidRPr="00486765">
        <w:rPr>
          <w:i/>
          <w:sz w:val="22"/>
        </w:rPr>
        <w:t>aggregate</w:t>
      </w:r>
      <w:r w:rsidR="00151755" w:rsidRPr="00486765">
        <w:rPr>
          <w:sz w:val="22"/>
        </w:rPr>
        <w:t>, then</w:t>
      </w:r>
      <w:r w:rsidRPr="00486765">
        <w:rPr>
          <w:sz w:val="22"/>
        </w:rPr>
        <w:t xml:space="preserve"> </w:t>
      </w:r>
      <w:r w:rsidR="00C75C35" w:rsidRPr="00486765">
        <w:rPr>
          <w:sz w:val="22"/>
        </w:rPr>
        <w:t xml:space="preserve">if </w:t>
      </w:r>
      <w:r w:rsidR="00C75C35" w:rsidRPr="00486765">
        <w:rPr>
          <w:i/>
          <w:sz w:val="22"/>
        </w:rPr>
        <w:t xml:space="preserve">a </w:t>
      </w:r>
      <w:r w:rsidR="00C75C35" w:rsidRPr="00486765">
        <w:rPr>
          <w:sz w:val="22"/>
        </w:rPr>
        <w:t xml:space="preserve">exists at </w:t>
      </w:r>
      <w:r w:rsidR="00C75C35" w:rsidRPr="00486765">
        <w:rPr>
          <w:i/>
          <w:sz w:val="22"/>
        </w:rPr>
        <w:t>t</w:t>
      </w:r>
      <w:r w:rsidR="00C75C35" w:rsidRPr="00486765">
        <w:rPr>
          <w:sz w:val="22"/>
        </w:rPr>
        <w:t xml:space="preserve">, there are </w:t>
      </w:r>
      <w:r w:rsidR="00EA53E5" w:rsidRPr="00486765">
        <w:rPr>
          <w:i/>
          <w:sz w:val="22"/>
        </w:rPr>
        <w:t>objects</w:t>
      </w:r>
      <w:r w:rsidR="0047199F" w:rsidRPr="00486765">
        <w:rPr>
          <w:i/>
          <w:sz w:val="22"/>
        </w:rPr>
        <w:t xml:space="preserve"> </w:t>
      </w:r>
      <w:r w:rsidR="00EA53E5" w:rsidRPr="00486765">
        <w:rPr>
          <w:i/>
          <w:sz w:val="22"/>
        </w:rPr>
        <w:t>o</w:t>
      </w:r>
      <w:r w:rsidR="00EA53E5" w:rsidRPr="00486765">
        <w:rPr>
          <w:sz w:val="22"/>
          <w:vertAlign w:val="subscript"/>
        </w:rPr>
        <w:t>1</w:t>
      </w:r>
      <w:proofErr w:type="gramStart"/>
      <w:r w:rsidR="00EA53E5" w:rsidRPr="00486765">
        <w:rPr>
          <w:sz w:val="22"/>
        </w:rPr>
        <w:t>, …,</w:t>
      </w:r>
      <w:r w:rsidR="00EA53E5" w:rsidRPr="00486765">
        <w:rPr>
          <w:i/>
          <w:sz w:val="22"/>
        </w:rPr>
        <w:t>o</w:t>
      </w:r>
      <w:r w:rsidR="00EA53E5" w:rsidRPr="00486765">
        <w:rPr>
          <w:sz w:val="22"/>
          <w:vertAlign w:val="subscript"/>
        </w:rPr>
        <w:t>n</w:t>
      </w:r>
      <w:proofErr w:type="gramEnd"/>
      <w:r w:rsidR="00151755" w:rsidRPr="00486765">
        <w:rPr>
          <w:sz w:val="22"/>
        </w:rPr>
        <w:t xml:space="preserve"> </w:t>
      </w:r>
      <w:r w:rsidR="00C75C35" w:rsidRPr="00486765">
        <w:rPr>
          <w:sz w:val="22"/>
        </w:rPr>
        <w:t xml:space="preserve">at </w:t>
      </w:r>
      <w:r w:rsidR="00C75C35" w:rsidRPr="00486765">
        <w:rPr>
          <w:i/>
          <w:sz w:val="22"/>
        </w:rPr>
        <w:t>t</w:t>
      </w:r>
      <w:r w:rsidR="00C75C35" w:rsidRPr="00486765">
        <w:rPr>
          <w:sz w:val="22"/>
        </w:rPr>
        <w:t xml:space="preserve"> such that:</w:t>
      </w:r>
    </w:p>
    <w:p w14:paraId="08418BBF" w14:textId="124D2459" w:rsidR="0047199F" w:rsidRPr="00486765" w:rsidRDefault="00C75C35" w:rsidP="00486765">
      <w:pPr>
        <w:ind w:left="720" w:firstLine="720"/>
        <w:rPr>
          <w:sz w:val="22"/>
        </w:rPr>
      </w:pPr>
      <w:proofErr w:type="gramStart"/>
      <w:r w:rsidRPr="00486765">
        <w:rPr>
          <w:sz w:val="22"/>
        </w:rPr>
        <w:t>for</w:t>
      </w:r>
      <w:proofErr w:type="gramEnd"/>
      <w:r w:rsidRPr="00486765">
        <w:rPr>
          <w:sz w:val="22"/>
        </w:rPr>
        <w:t xml:space="preserve"> all </w:t>
      </w:r>
      <w:r w:rsidRPr="00486765">
        <w:rPr>
          <w:i/>
          <w:sz w:val="22"/>
        </w:rPr>
        <w:t xml:space="preserve">x </w:t>
      </w:r>
      <w:r w:rsidRPr="00486765">
        <w:rPr>
          <w:sz w:val="22"/>
        </w:rPr>
        <w:t>(</w:t>
      </w:r>
      <w:r w:rsidRPr="00486765">
        <w:rPr>
          <w:i/>
          <w:sz w:val="22"/>
        </w:rPr>
        <w:t xml:space="preserve">x </w:t>
      </w:r>
      <w:proofErr w:type="spellStart"/>
      <w:r w:rsidR="00BC3597" w:rsidRPr="00486765">
        <w:rPr>
          <w:b/>
          <w:sz w:val="22"/>
        </w:rPr>
        <w:t>continuant_</w:t>
      </w:r>
      <w:r w:rsidRPr="00486765">
        <w:rPr>
          <w:b/>
          <w:sz w:val="22"/>
        </w:rPr>
        <w:t>part</w:t>
      </w:r>
      <w:r w:rsidR="00BC3597" w:rsidRPr="00486765">
        <w:rPr>
          <w:b/>
          <w:sz w:val="22"/>
        </w:rPr>
        <w:t>_</w:t>
      </w:r>
      <w:r w:rsidRPr="00486765">
        <w:rPr>
          <w:b/>
          <w:sz w:val="22"/>
        </w:rPr>
        <w:t>of</w:t>
      </w:r>
      <w:proofErr w:type="spellEnd"/>
      <w:r w:rsidR="00151755" w:rsidRPr="00486765">
        <w:rPr>
          <w:b/>
          <w:sz w:val="22"/>
        </w:rPr>
        <w:t xml:space="preserve"> </w:t>
      </w:r>
      <w:r w:rsidRPr="00486765">
        <w:rPr>
          <w:i/>
          <w:sz w:val="22"/>
        </w:rPr>
        <w:t xml:space="preserve">a </w:t>
      </w:r>
      <w:r w:rsidRPr="00486765">
        <w:rPr>
          <w:b/>
          <w:sz w:val="22"/>
        </w:rPr>
        <w:t xml:space="preserve">at </w:t>
      </w:r>
      <w:r w:rsidRPr="00486765">
        <w:rPr>
          <w:i/>
          <w:sz w:val="22"/>
        </w:rPr>
        <w:t xml:space="preserve">t </w:t>
      </w:r>
      <w:proofErr w:type="spellStart"/>
      <w:r w:rsidRPr="00486765">
        <w:rPr>
          <w:sz w:val="22"/>
        </w:rPr>
        <w:t>iff</w:t>
      </w:r>
      <w:proofErr w:type="spellEnd"/>
      <w:r w:rsidR="00151755" w:rsidRPr="00486765">
        <w:rPr>
          <w:sz w:val="22"/>
        </w:rPr>
        <w:t xml:space="preserve"> </w:t>
      </w:r>
      <w:r w:rsidRPr="00486765">
        <w:rPr>
          <w:i/>
          <w:sz w:val="22"/>
        </w:rPr>
        <w:t xml:space="preserve">x </w:t>
      </w:r>
      <w:r w:rsidRPr="00486765">
        <w:rPr>
          <w:sz w:val="22"/>
        </w:rPr>
        <w:t xml:space="preserve">overlaps some </w:t>
      </w:r>
      <w:proofErr w:type="spellStart"/>
      <w:r w:rsidRPr="00486765">
        <w:rPr>
          <w:i/>
          <w:sz w:val="22"/>
        </w:rPr>
        <w:t>o</w:t>
      </w:r>
      <w:r w:rsidRPr="00486765">
        <w:rPr>
          <w:sz w:val="22"/>
          <w:vertAlign w:val="subscript"/>
        </w:rPr>
        <w:t>i</w:t>
      </w:r>
      <w:proofErr w:type="spellEnd"/>
      <w:r w:rsidR="00151755" w:rsidRPr="00486765">
        <w:rPr>
          <w:sz w:val="22"/>
          <w:vertAlign w:val="subscript"/>
        </w:rPr>
        <w:t xml:space="preserve"> </w:t>
      </w:r>
      <w:r w:rsidRPr="00486765">
        <w:rPr>
          <w:b/>
          <w:sz w:val="22"/>
        </w:rPr>
        <w:t xml:space="preserve">at </w:t>
      </w:r>
      <w:r w:rsidRPr="00486765">
        <w:rPr>
          <w:i/>
          <w:sz w:val="22"/>
        </w:rPr>
        <w:t>t</w:t>
      </w:r>
      <w:r w:rsidRPr="00486765">
        <w:rPr>
          <w:sz w:val="22"/>
        </w:rPr>
        <w:t>)</w:t>
      </w:r>
      <w:ins w:id="193" w:author="Jonathan Bona" w:date="2012-05-02T17:23:00Z">
        <w:r w:rsidR="00193316" w:rsidRPr="00193316">
          <w:rPr>
            <w:rStyle w:val="Annotation"/>
          </w:rPr>
          <w:t xml:space="preserve"> </w:t>
        </w:r>
        <w:r w:rsidR="00193316" w:rsidRPr="00255E9F">
          <w:rPr>
            <w:rStyle w:val="Annotation"/>
          </w:rPr>
          <w:t>]</w:t>
        </w:r>
      </w:ins>
    </w:p>
    <w:p w14:paraId="66B2D60A" w14:textId="77777777" w:rsidR="00BC3597" w:rsidRPr="00486765" w:rsidRDefault="00BC3597" w:rsidP="00486765">
      <w:pPr>
        <w:rPr>
          <w:sz w:val="22"/>
        </w:rPr>
      </w:pPr>
    </w:p>
    <w:p w14:paraId="559ADD1A" w14:textId="04629281" w:rsidR="0047199F" w:rsidRPr="00486765" w:rsidRDefault="0047199F">
      <w:pPr>
        <w:rPr>
          <w:sz w:val="22"/>
        </w:rPr>
      </w:pPr>
      <w:r w:rsidRPr="00486765">
        <w:rPr>
          <w:sz w:val="22"/>
        </w:rPr>
        <w:t xml:space="preserve">An </w:t>
      </w:r>
      <w:r w:rsidR="00412155" w:rsidRPr="00486765">
        <w:rPr>
          <w:sz w:val="22"/>
        </w:rPr>
        <w:t xml:space="preserve">entity </w:t>
      </w:r>
      <w:proofErr w:type="gramStart"/>
      <w:r w:rsidR="00412155" w:rsidRPr="00486765">
        <w:rPr>
          <w:i/>
          <w:sz w:val="22"/>
        </w:rPr>
        <w:t xml:space="preserve">a </w:t>
      </w:r>
      <w:r w:rsidR="00412155" w:rsidRPr="00486765">
        <w:rPr>
          <w:sz w:val="22"/>
        </w:rPr>
        <w:t>is</w:t>
      </w:r>
      <w:proofErr w:type="gramEnd"/>
      <w:r w:rsidR="00412155" w:rsidRPr="00486765">
        <w:rPr>
          <w:sz w:val="22"/>
        </w:rPr>
        <w:t xml:space="preserve"> an object aggregate </w:t>
      </w:r>
      <w:r w:rsidRPr="00486765">
        <w:rPr>
          <w:sz w:val="22"/>
        </w:rPr>
        <w:t xml:space="preserve">if and only if there is a mutually exhaustive and pairwise disjoint partition of </w:t>
      </w:r>
      <w:r w:rsidRPr="00486765">
        <w:rPr>
          <w:i/>
          <w:sz w:val="22"/>
        </w:rPr>
        <w:t>a</w:t>
      </w:r>
      <w:r w:rsidRPr="00486765">
        <w:rPr>
          <w:sz w:val="22"/>
        </w:rPr>
        <w:t xml:space="preserve"> into objects [</w:t>
      </w:r>
      <w:r w:rsidRPr="00486765">
        <w:rPr>
          <w:sz w:val="22"/>
        </w:rPr>
        <w:fldChar w:fldCharType="begin"/>
      </w:r>
      <w:r w:rsidRPr="00486765">
        <w:rPr>
          <w:sz w:val="22"/>
        </w:rPr>
        <w:instrText xml:space="preserve"> REF _Ref310769090 \r \h </w:instrText>
      </w:r>
      <w:r w:rsidR="001C5CAA">
        <w:rPr>
          <w:sz w:val="22"/>
        </w:rPr>
        <w:instrText xml:space="preserve"> \* MERGEFORMAT </w:instrText>
      </w:r>
      <w:r w:rsidRPr="00486765">
        <w:rPr>
          <w:sz w:val="22"/>
        </w:rPr>
      </w:r>
      <w:r w:rsidRPr="00486765">
        <w:rPr>
          <w:sz w:val="22"/>
        </w:rPr>
        <w:fldChar w:fldCharType="separate"/>
      </w:r>
      <w:r w:rsidR="00B60214">
        <w:rPr>
          <w:sz w:val="22"/>
        </w:rPr>
        <w:t>63</w:t>
      </w:r>
      <w:r w:rsidRPr="00486765">
        <w:rPr>
          <w:sz w:val="22"/>
        </w:rPr>
        <w:fldChar w:fldCharType="end"/>
      </w:r>
      <w:r w:rsidRPr="00486765">
        <w:rPr>
          <w:sz w:val="22"/>
        </w:rPr>
        <w:t xml:space="preserve">].  </w:t>
      </w:r>
    </w:p>
    <w:p w14:paraId="02BC4272" w14:textId="77777777" w:rsidR="00B36060" w:rsidRPr="00486765" w:rsidRDefault="00B36060">
      <w:pPr>
        <w:rPr>
          <w:sz w:val="22"/>
        </w:rPr>
      </w:pPr>
    </w:p>
    <w:p w14:paraId="3121098F" w14:textId="3201B9B1" w:rsidR="005310FC" w:rsidRPr="00486765" w:rsidRDefault="00193316" w:rsidP="00486765">
      <w:pPr>
        <w:pStyle w:val="Specification"/>
        <w:rPr>
          <w:sz w:val="22"/>
        </w:rPr>
      </w:pPr>
      <w:ins w:id="194" w:author="Jonathan Bona" w:date="2012-05-02T17:23:00Z">
        <w:r w:rsidRPr="00255E9F">
          <w:rPr>
            <w:rStyle w:val="Annotation"/>
          </w:rPr>
          <w:t>a</w:t>
        </w:r>
        <w:r>
          <w:rPr>
            <w:rStyle w:val="Annotation"/>
          </w:rPr>
          <w:t>s</w:t>
        </w:r>
        <w:r w:rsidRPr="00255E9F">
          <w:rPr>
            <w:rStyle w:val="Annotation"/>
          </w:rPr>
          <w:t>(object aggregate)[</w:t>
        </w:r>
      </w:ins>
      <w:r w:rsidR="005310FC" w:rsidRPr="00486765">
        <w:rPr>
          <w:rStyle w:val="SpecificationType"/>
          <w:sz w:val="22"/>
        </w:rPr>
        <w:t>Examples</w:t>
      </w:r>
      <w:r w:rsidR="005310FC" w:rsidRPr="00486765">
        <w:rPr>
          <w:smallCaps/>
          <w:sz w:val="22"/>
        </w:rPr>
        <w:t>:</w:t>
      </w:r>
      <w:r w:rsidR="005310FC" w:rsidRPr="00486765">
        <w:rPr>
          <w:sz w:val="22"/>
        </w:rPr>
        <w:t xml:space="preserve"> a symphony orchestra</w:t>
      </w:r>
      <w:ins w:id="195" w:author="Jonathan Bona" w:date="2012-05-02T17:24:00Z">
        <w:r w:rsidRPr="00193316">
          <w:rPr>
            <w:rStyle w:val="Annotation"/>
            <w:rPrChange w:id="196" w:author="Jonathan Bona" w:date="2012-05-02T17:24:00Z">
              <w:rPr>
                <w:sz w:val="22"/>
              </w:rPr>
            </w:rPrChange>
          </w:rPr>
          <w:t>\</w:t>
        </w:r>
      </w:ins>
      <w:r w:rsidR="005310FC" w:rsidRPr="00486765">
        <w:rPr>
          <w:sz w:val="22"/>
        </w:rPr>
        <w:t>, the aggregate of bearings in a constant velocity axle joint</w:t>
      </w:r>
      <w:ins w:id="197" w:author="Jonathan Bona" w:date="2012-05-02T17:24:00Z">
        <w:r w:rsidRPr="00255E9F">
          <w:rPr>
            <w:rStyle w:val="Annotation"/>
          </w:rPr>
          <w:t>\</w:t>
        </w:r>
      </w:ins>
      <w:r w:rsidR="005310FC" w:rsidRPr="00486765">
        <w:rPr>
          <w:sz w:val="22"/>
        </w:rPr>
        <w:t>, the nitrogen atoms in the atmosphere</w:t>
      </w:r>
      <w:ins w:id="198" w:author="Jonathan Bona" w:date="2012-05-02T17:24:00Z">
        <w:r w:rsidRPr="00255E9F">
          <w:rPr>
            <w:rStyle w:val="Annotation"/>
          </w:rPr>
          <w:t>\</w:t>
        </w:r>
      </w:ins>
      <w:r w:rsidR="005310FC" w:rsidRPr="00486765">
        <w:rPr>
          <w:sz w:val="22"/>
        </w:rPr>
        <w:t xml:space="preserve">, a collection of cells in a blood </w:t>
      </w:r>
      <w:proofErr w:type="spellStart"/>
      <w:r w:rsidR="005310FC" w:rsidRPr="00486765">
        <w:rPr>
          <w:sz w:val="22"/>
        </w:rPr>
        <w:t>biobank</w:t>
      </w:r>
      <w:proofErr w:type="spellEnd"/>
      <w:r w:rsidR="005310FC" w:rsidRPr="00486765">
        <w:rPr>
          <w:sz w:val="22"/>
        </w:rPr>
        <w:t>.</w:t>
      </w:r>
      <w:ins w:id="199" w:author="Jonathan Bona" w:date="2012-05-02T17:24:00Z">
        <w:r w:rsidRPr="00193316">
          <w:rPr>
            <w:rStyle w:val="Annotation"/>
          </w:rPr>
          <w:t xml:space="preserve"> </w:t>
        </w:r>
        <w:r w:rsidRPr="00255E9F">
          <w:rPr>
            <w:rStyle w:val="Annotation"/>
          </w:rPr>
          <w:t>]</w:t>
        </w:r>
      </w:ins>
    </w:p>
    <w:p w14:paraId="0B4DCD15" w14:textId="77777777" w:rsidR="00B36060" w:rsidRPr="00486765" w:rsidRDefault="00B36060" w:rsidP="00486765">
      <w:pPr>
        <w:rPr>
          <w:sz w:val="22"/>
        </w:rPr>
      </w:pPr>
    </w:p>
    <w:p w14:paraId="4883276A" w14:textId="77777777" w:rsidR="00B36060" w:rsidRPr="00486765" w:rsidRDefault="00B36060">
      <w:pPr>
        <w:rPr>
          <w:sz w:val="22"/>
        </w:rPr>
      </w:pPr>
      <w:r w:rsidRPr="00486765">
        <w:rPr>
          <w:sz w:val="22"/>
        </w:rPr>
        <w:t xml:space="preserve">The objects which form the proximal parts of an aggregate – those parts </w:t>
      </w:r>
      <w:proofErr w:type="gramStart"/>
      <w:r w:rsidRPr="00486765">
        <w:rPr>
          <w:sz w:val="22"/>
        </w:rPr>
        <w:t>which</w:t>
      </w:r>
      <w:proofErr w:type="gramEnd"/>
      <w:r w:rsidRPr="00486765">
        <w:rPr>
          <w:sz w:val="22"/>
        </w:rPr>
        <w:t xml:space="preserve"> determine the aggregate as an aggregate – are called its </w:t>
      </w:r>
      <w:r w:rsidRPr="00486765">
        <w:rPr>
          <w:b/>
          <w:sz w:val="22"/>
        </w:rPr>
        <w:t xml:space="preserve">member parts </w:t>
      </w:r>
      <w:r w:rsidRPr="00486765">
        <w:rPr>
          <w:sz w:val="22"/>
        </w:rPr>
        <w:t xml:space="preserve">(sometimes referred to as ‘granular parts’). </w:t>
      </w:r>
    </w:p>
    <w:p w14:paraId="5B7887FE" w14:textId="0E813BF6" w:rsidR="0047199F" w:rsidRPr="00486765" w:rsidRDefault="00727C98">
      <w:pPr>
        <w:rPr>
          <w:sz w:val="22"/>
        </w:rPr>
      </w:pPr>
      <w:r w:rsidRPr="00486765">
        <w:rPr>
          <w:sz w:val="22"/>
        </w:rPr>
        <w:t xml:space="preserve">Different sorts of examples will be aggregates satisfying further conditions, </w:t>
      </w:r>
      <w:r w:rsidR="00B36060" w:rsidRPr="00486765">
        <w:rPr>
          <w:sz w:val="22"/>
        </w:rPr>
        <w:t xml:space="preserve">for example </w:t>
      </w:r>
      <w:r w:rsidRPr="00486765">
        <w:rPr>
          <w:sz w:val="22"/>
        </w:rPr>
        <w:t xml:space="preserve">an organization is an aggregate whose </w:t>
      </w:r>
      <w:r w:rsidRPr="00486765">
        <w:rPr>
          <w:b/>
          <w:sz w:val="22"/>
        </w:rPr>
        <w:t>member</w:t>
      </w:r>
      <w:r w:rsidR="00B36060" w:rsidRPr="00486765">
        <w:rPr>
          <w:b/>
          <w:sz w:val="22"/>
        </w:rPr>
        <w:t xml:space="preserve"> part</w:t>
      </w:r>
      <w:r w:rsidRPr="00486765">
        <w:rPr>
          <w:b/>
          <w:sz w:val="22"/>
        </w:rPr>
        <w:t>s</w:t>
      </w:r>
      <w:r w:rsidRPr="00486765">
        <w:rPr>
          <w:sz w:val="22"/>
        </w:rPr>
        <w:t xml:space="preserve"> </w:t>
      </w:r>
      <w:r w:rsidR="00B36060" w:rsidRPr="00486765">
        <w:rPr>
          <w:sz w:val="22"/>
        </w:rPr>
        <w:t xml:space="preserve">have roles of specific types (for example in a jazz band, a chess club, a football team); </w:t>
      </w:r>
      <w:r w:rsidR="00736310" w:rsidRPr="00486765">
        <w:rPr>
          <w:sz w:val="22"/>
        </w:rPr>
        <w:t>a swarm of bees is an aggregate of members who are linked</w:t>
      </w:r>
      <w:r w:rsidR="00894677" w:rsidRPr="00486765">
        <w:rPr>
          <w:sz w:val="22"/>
        </w:rPr>
        <w:t xml:space="preserve"> together through natural bonds.</w:t>
      </w:r>
    </w:p>
    <w:p w14:paraId="3A05FB55" w14:textId="77777777" w:rsidR="0047199F" w:rsidRPr="00B56876" w:rsidRDefault="0047199F" w:rsidP="00486765">
      <w:pPr>
        <w:pStyle w:val="Heading2"/>
      </w:pPr>
      <w:bookmarkStart w:id="200" w:name="_Toc313270698"/>
      <w:bookmarkStart w:id="201" w:name="_Toc319326104"/>
      <w:r w:rsidRPr="00486765">
        <w:rPr>
          <w:sz w:val="24"/>
        </w:rPr>
        <w:t>Relation of membership</w:t>
      </w:r>
      <w:bookmarkEnd w:id="200"/>
      <w:bookmarkEnd w:id="201"/>
    </w:p>
    <w:p w14:paraId="1287C07A" w14:textId="77777777" w:rsidR="0065182A" w:rsidRPr="00486765" w:rsidRDefault="0065182A" w:rsidP="00486765">
      <w:pPr>
        <w:rPr>
          <w:sz w:val="22"/>
        </w:rPr>
      </w:pPr>
      <w:r w:rsidRPr="00486765">
        <w:rPr>
          <w:sz w:val="22"/>
        </w:rPr>
        <w:t xml:space="preserve">This relation is defined not only for objects </w:t>
      </w:r>
      <w:proofErr w:type="gramStart"/>
      <w:r w:rsidRPr="00486765">
        <w:rPr>
          <w:sz w:val="22"/>
        </w:rPr>
        <w:t>but</w:t>
      </w:r>
      <w:proofErr w:type="gramEnd"/>
      <w:r w:rsidRPr="00486765">
        <w:rPr>
          <w:sz w:val="22"/>
        </w:rPr>
        <w:t xml:space="preserve"> for BFO categories in general, as follows:</w:t>
      </w:r>
    </w:p>
    <w:p w14:paraId="7828ACB3" w14:textId="77777777" w:rsidR="00B36060" w:rsidRPr="00486765" w:rsidRDefault="00B36060">
      <w:pPr>
        <w:rPr>
          <w:sz w:val="22"/>
        </w:rPr>
      </w:pPr>
    </w:p>
    <w:p w14:paraId="126057EA" w14:textId="6B602BB0" w:rsidR="00B36060" w:rsidRPr="00B23775" w:rsidRDefault="009C66E9" w:rsidP="00486765">
      <w:pPr>
        <w:pStyle w:val="Specification"/>
        <w:rPr>
          <w:sz w:val="22"/>
        </w:rPr>
      </w:pPr>
      <w:ins w:id="202" w:author="Jonathan Bona" w:date="2012-05-02T17:24:00Z">
        <w:r w:rsidRPr="009C66E9">
          <w:rPr>
            <w:rStyle w:val="Annotation"/>
            <w:rPrChange w:id="203" w:author="Jonathan Bona" w:date="2012-05-02T17:24:00Z">
              <w:rPr>
                <w:rStyle w:val="SpecificationType"/>
                <w:sz w:val="22"/>
              </w:rPr>
            </w:rPrChange>
          </w:rPr>
          <w:t>a(member_part_of)[</w:t>
        </w:r>
      </w:ins>
      <w:r w:rsidR="0089128F">
        <w:rPr>
          <w:rStyle w:val="SpecificationType"/>
          <w:sz w:val="22"/>
        </w:rPr>
        <w:t>Elucida</w:t>
      </w:r>
      <w:r w:rsidR="0089128F" w:rsidRPr="00486765">
        <w:rPr>
          <w:rStyle w:val="SpecificationType"/>
          <w:sz w:val="22"/>
        </w:rPr>
        <w:t>tion</w:t>
      </w:r>
      <w:r w:rsidR="0047199F" w:rsidRPr="00486765">
        <w:rPr>
          <w:sz w:val="22"/>
        </w:rPr>
        <w:t xml:space="preserve">: </w:t>
      </w:r>
      <w:r w:rsidR="0047199F" w:rsidRPr="00486765">
        <w:rPr>
          <w:i/>
          <w:sz w:val="22"/>
        </w:rPr>
        <w:t xml:space="preserve">a </w:t>
      </w:r>
      <w:proofErr w:type="spellStart"/>
      <w:r w:rsidR="0047199F" w:rsidRPr="00486765">
        <w:rPr>
          <w:b/>
          <w:sz w:val="22"/>
        </w:rPr>
        <w:t>member_</w:t>
      </w:r>
      <w:r w:rsidR="002624AC" w:rsidRPr="00486765">
        <w:rPr>
          <w:b/>
          <w:sz w:val="22"/>
        </w:rPr>
        <w:t>part_</w:t>
      </w:r>
      <w:r w:rsidR="0047199F" w:rsidRPr="00486765">
        <w:rPr>
          <w:b/>
          <w:sz w:val="22"/>
        </w:rPr>
        <w:t>of</w:t>
      </w:r>
      <w:proofErr w:type="spellEnd"/>
      <w:r w:rsidR="0047199F" w:rsidRPr="00486765">
        <w:rPr>
          <w:b/>
          <w:sz w:val="22"/>
        </w:rPr>
        <w:t xml:space="preserve"> </w:t>
      </w:r>
      <w:r w:rsidR="0047199F" w:rsidRPr="00486765">
        <w:rPr>
          <w:i/>
          <w:sz w:val="22"/>
        </w:rPr>
        <w:t xml:space="preserve">b </w:t>
      </w:r>
      <w:r w:rsidR="0047199F" w:rsidRPr="00486765">
        <w:rPr>
          <w:b/>
          <w:sz w:val="22"/>
        </w:rPr>
        <w:t xml:space="preserve">at </w:t>
      </w:r>
      <w:r w:rsidR="0047199F" w:rsidRPr="00486765">
        <w:rPr>
          <w:i/>
          <w:sz w:val="22"/>
        </w:rPr>
        <w:t xml:space="preserve">t </w:t>
      </w:r>
      <w:r w:rsidR="0047199F" w:rsidRPr="00486765">
        <w:rPr>
          <w:sz w:val="22"/>
        </w:rPr>
        <w:t xml:space="preserve">=Def. there is a mutually exhaustive and pairwise disjoint partition of </w:t>
      </w:r>
      <w:r w:rsidR="0089128F">
        <w:rPr>
          <w:i/>
          <w:sz w:val="22"/>
        </w:rPr>
        <w:t>b</w:t>
      </w:r>
      <w:r w:rsidR="0047199F" w:rsidRPr="00486765">
        <w:rPr>
          <w:sz w:val="22"/>
        </w:rPr>
        <w:t xml:space="preserve"> into </w:t>
      </w:r>
      <w:r w:rsidR="0065182A" w:rsidRPr="00486765">
        <w:rPr>
          <w:sz w:val="22"/>
        </w:rPr>
        <w:t xml:space="preserve">entities of category X: </w:t>
      </w:r>
      <w:r w:rsidR="0065182A" w:rsidRPr="00486765">
        <w:rPr>
          <w:i/>
          <w:sz w:val="22"/>
        </w:rPr>
        <w:t>x</w:t>
      </w:r>
      <w:r w:rsidR="0047199F" w:rsidRPr="00486765">
        <w:rPr>
          <w:sz w:val="22"/>
          <w:vertAlign w:val="subscript"/>
        </w:rPr>
        <w:t>1</w:t>
      </w:r>
      <w:proofErr w:type="gramStart"/>
      <w:r w:rsidR="0047199F" w:rsidRPr="00486765">
        <w:rPr>
          <w:sz w:val="22"/>
        </w:rPr>
        <w:t>, …,</w:t>
      </w:r>
      <w:proofErr w:type="spellStart"/>
      <w:r w:rsidR="0065182A" w:rsidRPr="00486765">
        <w:rPr>
          <w:i/>
          <w:sz w:val="22"/>
        </w:rPr>
        <w:t>x</w:t>
      </w:r>
      <w:r w:rsidR="0047199F" w:rsidRPr="00486765">
        <w:rPr>
          <w:sz w:val="22"/>
          <w:vertAlign w:val="subscript"/>
        </w:rPr>
        <w:t>n</w:t>
      </w:r>
      <w:proofErr w:type="spellEnd"/>
      <w:proofErr w:type="gramEnd"/>
      <w:r w:rsidR="0047199F" w:rsidRPr="00486765">
        <w:rPr>
          <w:sz w:val="22"/>
          <w:vertAlign w:val="subscript"/>
        </w:rPr>
        <w:t xml:space="preserve"> </w:t>
      </w:r>
      <w:r w:rsidR="0047199F" w:rsidRPr="00486765">
        <w:rPr>
          <w:sz w:val="22"/>
        </w:rPr>
        <w:t xml:space="preserve">with </w:t>
      </w:r>
      <w:r w:rsidR="0065182A" w:rsidRPr="00486765">
        <w:rPr>
          <w:i/>
          <w:sz w:val="22"/>
        </w:rPr>
        <w:t>a = x</w:t>
      </w:r>
      <w:r w:rsidR="0047199F" w:rsidRPr="00486765">
        <w:rPr>
          <w:i/>
          <w:sz w:val="22"/>
          <w:vertAlign w:val="subscript"/>
        </w:rPr>
        <w:t>i</w:t>
      </w:r>
      <w:r w:rsidR="0047199F" w:rsidRPr="00486765">
        <w:rPr>
          <w:sz w:val="22"/>
        </w:rPr>
        <w:t xml:space="preserve"> for some </w:t>
      </w:r>
      <w:r w:rsidR="0089128F">
        <w:rPr>
          <w:sz w:val="22"/>
        </w:rPr>
        <w:t xml:space="preserve">natural number </w:t>
      </w:r>
      <w:proofErr w:type="spellStart"/>
      <w:r w:rsidR="0047199F" w:rsidRPr="00486765">
        <w:rPr>
          <w:i/>
          <w:sz w:val="22"/>
        </w:rPr>
        <w:t>i</w:t>
      </w:r>
      <w:proofErr w:type="spellEnd"/>
      <w:r w:rsidR="0047199F" w:rsidRPr="00486765">
        <w:rPr>
          <w:i/>
          <w:sz w:val="22"/>
        </w:rPr>
        <w:t xml:space="preserve">. </w:t>
      </w:r>
      <w:r w:rsidR="0047147E">
        <w:rPr>
          <w:sz w:val="22"/>
        </w:rPr>
        <w:t>[026-00</w:t>
      </w:r>
      <w:r w:rsidR="00FE32E7">
        <w:rPr>
          <w:sz w:val="22"/>
        </w:rPr>
        <w:t>2</w:t>
      </w:r>
      <w:r w:rsidR="0047147E">
        <w:rPr>
          <w:sz w:val="22"/>
        </w:rPr>
        <w:t>]</w:t>
      </w:r>
      <w:ins w:id="204" w:author="Jonathan Bona" w:date="2012-05-02T17:24:00Z">
        <w:r w:rsidRPr="009C66E9">
          <w:rPr>
            <w:rStyle w:val="Annotation"/>
            <w:rPrChange w:id="205" w:author="Jonathan Bona" w:date="2012-05-02T17:24:00Z">
              <w:rPr>
                <w:sz w:val="22"/>
              </w:rPr>
            </w:rPrChange>
          </w:rPr>
          <w:t>]</w:t>
        </w:r>
      </w:ins>
    </w:p>
    <w:p w14:paraId="7515EA12" w14:textId="0D26DF8F" w:rsidR="00F37357" w:rsidRPr="00486765" w:rsidRDefault="009C66E9">
      <w:pPr>
        <w:pStyle w:val="Specification"/>
        <w:rPr>
          <w:sz w:val="22"/>
        </w:rPr>
      </w:pPr>
      <w:ins w:id="206" w:author="Jonathan Bona" w:date="2012-05-02T17:24:00Z">
        <w:r w:rsidRPr="00255E9F">
          <w:rPr>
            <w:rStyle w:val="Annotation"/>
          </w:rPr>
          <w:lastRenderedPageBreak/>
          <w:t>a(member_part_of)[</w:t>
        </w:r>
      </w:ins>
      <w:r w:rsidR="00F37357" w:rsidRPr="00486765">
        <w:rPr>
          <w:rStyle w:val="SpecificationType"/>
          <w:sz w:val="22"/>
        </w:rPr>
        <w:t>Domain</w:t>
      </w:r>
      <w:r w:rsidR="00F37357" w:rsidRPr="00486765">
        <w:rPr>
          <w:sz w:val="22"/>
        </w:rPr>
        <w:t xml:space="preserve">: </w:t>
      </w:r>
      <w:r w:rsidR="0065182A" w:rsidRPr="00486765">
        <w:rPr>
          <w:sz w:val="22"/>
        </w:rPr>
        <w:t>entity in category X</w:t>
      </w:r>
      <w:ins w:id="207" w:author="Jonathan Bona" w:date="2012-05-02T17:25:00Z">
        <w:r w:rsidRPr="00255E9F">
          <w:rPr>
            <w:rStyle w:val="Annotation"/>
          </w:rPr>
          <w:t>]</w:t>
        </w:r>
      </w:ins>
    </w:p>
    <w:p w14:paraId="3E415607" w14:textId="275B1871" w:rsidR="00514A83" w:rsidRPr="00486765" w:rsidRDefault="009C66E9">
      <w:pPr>
        <w:pStyle w:val="Specification"/>
        <w:rPr>
          <w:sz w:val="22"/>
        </w:rPr>
      </w:pPr>
      <w:ins w:id="208" w:author="Jonathan Bona" w:date="2012-05-02T17:25:00Z">
        <w:r w:rsidRPr="00255E9F">
          <w:rPr>
            <w:rStyle w:val="Annotation"/>
          </w:rPr>
          <w:t>a(member_part_of)[</w:t>
        </w:r>
      </w:ins>
      <w:r w:rsidR="00F37357" w:rsidRPr="00486765">
        <w:rPr>
          <w:rStyle w:val="SpecificationType"/>
          <w:sz w:val="22"/>
        </w:rPr>
        <w:t>Range</w:t>
      </w:r>
      <w:r w:rsidR="00F37357" w:rsidRPr="00486765">
        <w:rPr>
          <w:sz w:val="22"/>
        </w:rPr>
        <w:t>: aggregate</w:t>
      </w:r>
      <w:r w:rsidR="0065182A" w:rsidRPr="00486765">
        <w:rPr>
          <w:sz w:val="22"/>
        </w:rPr>
        <w:t xml:space="preserve"> of X</w:t>
      </w:r>
      <w:ins w:id="209" w:author="Jonathan Bona" w:date="2012-05-02T17:25:00Z">
        <w:r w:rsidRPr="00255E9F">
          <w:rPr>
            <w:rStyle w:val="Annotation"/>
          </w:rPr>
          <w:t>]</w:t>
        </w:r>
      </w:ins>
    </w:p>
    <w:p w14:paraId="30C36C42" w14:textId="6C0B8D45" w:rsidR="002D23D1" w:rsidRPr="00B23775" w:rsidRDefault="009C66E9" w:rsidP="00B6123E">
      <w:pPr>
        <w:pStyle w:val="Specification"/>
        <w:ind w:left="0" w:firstLine="720"/>
        <w:rPr>
          <w:sz w:val="22"/>
        </w:rPr>
      </w:pPr>
      <w:ins w:id="210" w:author="Jonathan Bona" w:date="2012-05-02T17:25:00Z">
        <w:r w:rsidRPr="00255E9F">
          <w:rPr>
            <w:rStyle w:val="Annotation"/>
          </w:rPr>
          <w:t>a(member_part_of)[</w:t>
        </w:r>
      </w:ins>
      <w:r w:rsidR="002D23D1" w:rsidRPr="00486765">
        <w:rPr>
          <w:rStyle w:val="SpecificationType"/>
          <w:sz w:val="22"/>
        </w:rPr>
        <w:t>Theorem</w:t>
      </w:r>
      <w:r w:rsidR="002D23D1" w:rsidRPr="00486765">
        <w:rPr>
          <w:smallCaps/>
          <w:sz w:val="22"/>
        </w:rPr>
        <w:t xml:space="preserve">: </w:t>
      </w:r>
      <w:r w:rsidR="002D23D1" w:rsidRPr="00486765">
        <w:rPr>
          <w:sz w:val="22"/>
        </w:rPr>
        <w:t xml:space="preserve">if </w:t>
      </w:r>
      <w:r w:rsidR="002D23D1" w:rsidRPr="00486765">
        <w:rPr>
          <w:i/>
          <w:sz w:val="22"/>
        </w:rPr>
        <w:t xml:space="preserve">a </w:t>
      </w:r>
      <w:proofErr w:type="spellStart"/>
      <w:r w:rsidR="002D23D1" w:rsidRPr="00486765">
        <w:rPr>
          <w:sz w:val="22"/>
        </w:rPr>
        <w:t>member_</w:t>
      </w:r>
      <w:r w:rsidR="002624AC" w:rsidRPr="00486765">
        <w:rPr>
          <w:sz w:val="22"/>
        </w:rPr>
        <w:t>part_</w:t>
      </w:r>
      <w:r w:rsidR="002D23D1" w:rsidRPr="00486765">
        <w:rPr>
          <w:sz w:val="22"/>
        </w:rPr>
        <w:t>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 xml:space="preserve">t </w:t>
      </w:r>
      <w:r w:rsidR="002D23D1" w:rsidRPr="00486765">
        <w:rPr>
          <w:sz w:val="22"/>
        </w:rPr>
        <w:t xml:space="preserve">then </w:t>
      </w:r>
      <w:r w:rsidR="002D23D1" w:rsidRPr="00486765">
        <w:rPr>
          <w:i/>
          <w:sz w:val="22"/>
        </w:rPr>
        <w:t xml:space="preserve">a </w:t>
      </w:r>
      <w:proofErr w:type="spellStart"/>
      <w:r w:rsidR="002624AC" w:rsidRPr="00486765">
        <w:rPr>
          <w:sz w:val="22"/>
        </w:rPr>
        <w:t>continuant_</w:t>
      </w:r>
      <w:r w:rsidR="002D23D1" w:rsidRPr="00486765">
        <w:rPr>
          <w:sz w:val="22"/>
        </w:rPr>
        <w:t>part_of</w:t>
      </w:r>
      <w:proofErr w:type="spellEnd"/>
      <w:r w:rsidR="002D23D1" w:rsidRPr="00486765">
        <w:rPr>
          <w:sz w:val="22"/>
        </w:rPr>
        <w:t xml:space="preserve"> </w:t>
      </w:r>
      <w:r w:rsidR="002D23D1" w:rsidRPr="00486765">
        <w:rPr>
          <w:i/>
          <w:sz w:val="22"/>
        </w:rPr>
        <w:t xml:space="preserve">b </w:t>
      </w:r>
      <w:r w:rsidR="002D23D1" w:rsidRPr="00486765">
        <w:rPr>
          <w:sz w:val="22"/>
        </w:rPr>
        <w:t xml:space="preserve">at </w:t>
      </w:r>
      <w:r w:rsidR="002D23D1" w:rsidRPr="00486765">
        <w:rPr>
          <w:i/>
          <w:sz w:val="22"/>
        </w:rPr>
        <w:t>t.</w:t>
      </w:r>
      <w:r w:rsidR="00FF0F45">
        <w:rPr>
          <w:sz w:val="22"/>
        </w:rPr>
        <w:t xml:space="preserve"> [104-001]</w:t>
      </w:r>
      <w:ins w:id="211" w:author="Jonathan Bona" w:date="2012-05-02T17:25:00Z">
        <w:r w:rsidRPr="009C66E9">
          <w:rPr>
            <w:rStyle w:val="Annotation"/>
          </w:rPr>
          <w:t xml:space="preserve"> </w:t>
        </w:r>
        <w:r w:rsidRPr="00255E9F">
          <w:rPr>
            <w:rStyle w:val="Annotation"/>
          </w:rPr>
          <w:t>]</w:t>
        </w:r>
      </w:ins>
    </w:p>
    <w:p w14:paraId="09EC8429" w14:textId="76E60CFC" w:rsidR="00B36060" w:rsidRPr="00486765" w:rsidRDefault="009C66E9">
      <w:pPr>
        <w:pStyle w:val="Specification"/>
        <w:rPr>
          <w:i/>
          <w:sz w:val="22"/>
        </w:rPr>
      </w:pPr>
      <w:ins w:id="212" w:author="Jonathan Bona" w:date="2012-05-02T17:25:00Z">
        <w:r w:rsidRPr="00255E9F">
          <w:rPr>
            <w:rStyle w:val="Annotation"/>
          </w:rPr>
          <w:t>a</w:t>
        </w:r>
        <w:r>
          <w:rPr>
            <w:rStyle w:val="Annotation"/>
          </w:rPr>
          <w:t>s</w:t>
        </w:r>
        <w:r w:rsidRPr="00255E9F">
          <w:rPr>
            <w:rStyle w:val="Annotation"/>
          </w:rPr>
          <w:t>(member_part_of)[</w:t>
        </w:r>
      </w:ins>
      <w:r w:rsidR="00B36060" w:rsidRPr="00486765">
        <w:rPr>
          <w:rStyle w:val="SpecificationType"/>
          <w:sz w:val="22"/>
        </w:rPr>
        <w:t xml:space="preserve">Examples: </w:t>
      </w:r>
      <w:r w:rsidR="00B36060" w:rsidRPr="00486765">
        <w:rPr>
          <w:sz w:val="22"/>
        </w:rPr>
        <w:t>trees in a forest</w:t>
      </w:r>
      <w:ins w:id="213" w:author="Jonathan Bona" w:date="2012-05-02T17:25:00Z">
        <w:r w:rsidRPr="00255E9F">
          <w:rPr>
            <w:rStyle w:val="Annotation"/>
          </w:rPr>
          <w:t>\</w:t>
        </w:r>
      </w:ins>
      <w:r w:rsidR="00B36060" w:rsidRPr="00486765">
        <w:rPr>
          <w:sz w:val="22"/>
        </w:rPr>
        <w:t>; pieces in a chess set.</w:t>
      </w:r>
      <w:ins w:id="214" w:author="Jonathan Bona" w:date="2012-05-02T17:25:00Z">
        <w:r w:rsidRPr="009C66E9">
          <w:rPr>
            <w:rStyle w:val="Annotation"/>
          </w:rPr>
          <w:t xml:space="preserve"> </w:t>
        </w:r>
        <w:r w:rsidRPr="00255E9F">
          <w:rPr>
            <w:rStyle w:val="Annotation"/>
          </w:rPr>
          <w:t>]</w:t>
        </w:r>
      </w:ins>
    </w:p>
    <w:p w14:paraId="2AC1091B" w14:textId="41204424" w:rsidR="0070548A" w:rsidRDefault="009D141A" w:rsidP="00486765">
      <w:pPr>
        <w:rPr>
          <w:sz w:val="22"/>
        </w:rPr>
      </w:pPr>
      <w:r w:rsidRPr="00B6123E" w:rsidDel="009D141A">
        <w:rPr>
          <w:b/>
          <w:sz w:val="22"/>
        </w:rPr>
        <w:t xml:space="preserve"> </w:t>
      </w:r>
      <w:r w:rsidR="0070548A">
        <w:rPr>
          <w:sz w:val="22"/>
        </w:rPr>
        <w:t>‘Category’ in the above refers to categories other than entity.</w:t>
      </w:r>
    </w:p>
    <w:p w14:paraId="77A13EEF" w14:textId="77777777" w:rsidR="00621220" w:rsidRPr="00486765" w:rsidRDefault="00621220">
      <w:pPr>
        <w:rPr>
          <w:sz w:val="22"/>
        </w:rPr>
      </w:pPr>
      <w:r w:rsidRPr="00486765">
        <w:rPr>
          <w:sz w:val="22"/>
        </w:rPr>
        <w:t>Object aggregates may be defined through physical attachment (the aggregate of atoms in a lump of granite), or through physical containment (the aggregate of molecules of carbon dioxide in a sealed container, the aggregate of blood cells in your body). O</w:t>
      </w:r>
      <w:r w:rsidR="00EA53E5" w:rsidRPr="00486765">
        <w:rPr>
          <w:sz w:val="22"/>
        </w:rPr>
        <w:t>bject aggregate</w:t>
      </w:r>
      <w:r w:rsidRPr="00486765">
        <w:rPr>
          <w:sz w:val="22"/>
        </w:rPr>
        <w:t>s</w:t>
      </w:r>
      <w:r w:rsidR="00EA53E5" w:rsidRPr="00486765">
        <w:rPr>
          <w:sz w:val="22"/>
        </w:rPr>
        <w:t xml:space="preserve"> may be defined by fiat – for example in the case of the aggregate of members of an organization</w:t>
      </w:r>
      <w:r w:rsidRPr="00486765">
        <w:rPr>
          <w:sz w:val="22"/>
        </w:rPr>
        <w:t>, or via attributive delimitations such as</w:t>
      </w:r>
      <w:r w:rsidR="00D754CA" w:rsidRPr="00486765">
        <w:rPr>
          <w:sz w:val="22"/>
        </w:rPr>
        <w:t xml:space="preserve">: the patients in this hospital, the restaurants in Palo Alto, </w:t>
      </w:r>
      <w:r w:rsidRPr="00486765">
        <w:rPr>
          <w:sz w:val="22"/>
        </w:rPr>
        <w:t>your collection of Meissen c</w:t>
      </w:r>
      <w:r w:rsidR="00D754CA" w:rsidRPr="00486765">
        <w:rPr>
          <w:sz w:val="22"/>
        </w:rPr>
        <w:t>eramic plates</w:t>
      </w:r>
      <w:r w:rsidRPr="00486765">
        <w:rPr>
          <w:sz w:val="22"/>
        </w:rPr>
        <w:t>.</w:t>
      </w:r>
      <w:r w:rsidR="00363562" w:rsidRPr="00486765">
        <w:rPr>
          <w:sz w:val="22"/>
        </w:rPr>
        <w:t xml:space="preserve"> </w:t>
      </w:r>
    </w:p>
    <w:p w14:paraId="7FF85C58" w14:textId="2FDBAD6B" w:rsidR="00EA53E5" w:rsidRPr="00486765" w:rsidRDefault="009B7292">
      <w:pPr>
        <w:rPr>
          <w:sz w:val="22"/>
        </w:rPr>
      </w:pPr>
      <w:r w:rsidRPr="00486765">
        <w:rPr>
          <w:sz w:val="22"/>
        </w:rPr>
        <w:t>[</w:t>
      </w:r>
      <w:r w:rsidR="00A01415" w:rsidRPr="00486765">
        <w:rPr>
          <w:sz w:val="22"/>
        </w:rPr>
        <w:fldChar w:fldCharType="begin"/>
      </w:r>
      <w:r w:rsidR="00A01415" w:rsidRPr="00486765">
        <w:rPr>
          <w:sz w:val="22"/>
        </w:rPr>
        <w:instrText xml:space="preserve"> REF _Ref310772268 \r \h </w:instrText>
      </w:r>
      <w:r w:rsidR="001C5CAA">
        <w:rPr>
          <w:sz w:val="22"/>
        </w:rPr>
        <w:instrText xml:space="preserve"> \* MERGEFORMAT </w:instrText>
      </w:r>
      <w:r w:rsidR="00A01415" w:rsidRPr="00486765">
        <w:rPr>
          <w:sz w:val="22"/>
        </w:rPr>
      </w:r>
      <w:r w:rsidR="00A01415" w:rsidRPr="00486765">
        <w:rPr>
          <w:sz w:val="22"/>
        </w:rPr>
        <w:fldChar w:fldCharType="separate"/>
      </w:r>
      <w:r w:rsidR="00B60214">
        <w:rPr>
          <w:sz w:val="22"/>
        </w:rPr>
        <w:t>76</w:t>
      </w:r>
      <w:r w:rsidR="00A01415" w:rsidRPr="00486765">
        <w:rPr>
          <w:sz w:val="22"/>
        </w:rPr>
        <w:fldChar w:fldCharType="end"/>
      </w:r>
      <w:r w:rsidRPr="00486765">
        <w:rPr>
          <w:sz w:val="22"/>
        </w:rPr>
        <w:t xml:space="preserve">] </w:t>
      </w:r>
      <w:proofErr w:type="gramStart"/>
      <w:r w:rsidRPr="00486765">
        <w:rPr>
          <w:sz w:val="22"/>
        </w:rPr>
        <w:t>provides</w:t>
      </w:r>
      <w:proofErr w:type="gramEnd"/>
      <w:r w:rsidRPr="00486765">
        <w:rPr>
          <w:sz w:val="22"/>
        </w:rPr>
        <w:t xml:space="preserve"> a formal treatment of aggregates (there called ‘collections’) that is consistent with the above. </w:t>
      </w:r>
      <w:r w:rsidR="00A01415" w:rsidRPr="00486765">
        <w:rPr>
          <w:sz w:val="22"/>
        </w:rPr>
        <w:t>However, the formalization provided assumes that membership in a collection is fixed over time.</w:t>
      </w:r>
      <w:r w:rsidRPr="00486765">
        <w:rPr>
          <w:sz w:val="22"/>
        </w:rPr>
        <w:t xml:space="preserve"> </w:t>
      </w:r>
      <w:r w:rsidR="00621220" w:rsidRPr="00486765">
        <w:rPr>
          <w:sz w:val="22"/>
        </w:rPr>
        <w:t>As is true for all material entities (for example: you), o</w:t>
      </w:r>
      <w:r w:rsidR="00EA53E5" w:rsidRPr="00486765">
        <w:rPr>
          <w:sz w:val="22"/>
        </w:rPr>
        <w:t xml:space="preserve">bject aggregates may gain and lose parts while remaining </w:t>
      </w:r>
      <w:r w:rsidR="00621220" w:rsidRPr="00486765">
        <w:rPr>
          <w:sz w:val="22"/>
        </w:rPr>
        <w:t xml:space="preserve">numerically </w:t>
      </w:r>
      <w:r w:rsidR="00EA53E5" w:rsidRPr="00486765">
        <w:rPr>
          <w:sz w:val="22"/>
        </w:rPr>
        <w:t>identical</w:t>
      </w:r>
      <w:r w:rsidR="00621220" w:rsidRPr="00486765">
        <w:rPr>
          <w:sz w:val="22"/>
        </w:rPr>
        <w:t xml:space="preserve"> (one and the same individual) over time</w:t>
      </w:r>
      <w:r w:rsidR="00A01415" w:rsidRPr="00486765">
        <w:rPr>
          <w:sz w:val="22"/>
        </w:rPr>
        <w:t>, and for some aggregates</w:t>
      </w:r>
      <w:r w:rsidR="00F56D7F" w:rsidRPr="00486765">
        <w:rPr>
          <w:sz w:val="22"/>
        </w:rPr>
        <w:t>, especially in cases where membership is determined by fiat</w:t>
      </w:r>
      <w:r w:rsidR="00A01415" w:rsidRPr="00486765">
        <w:rPr>
          <w:sz w:val="22"/>
        </w:rPr>
        <w:t xml:space="preserve"> (</w:t>
      </w:r>
      <w:r w:rsidR="00F56D7F" w:rsidRPr="00486765">
        <w:rPr>
          <w:sz w:val="22"/>
        </w:rPr>
        <w:t xml:space="preserve">for example a </w:t>
      </w:r>
      <w:r w:rsidR="00A01415" w:rsidRPr="00486765">
        <w:rPr>
          <w:sz w:val="22"/>
        </w:rPr>
        <w:t xml:space="preserve">baseball team, </w:t>
      </w:r>
      <w:r w:rsidR="00F56D7F" w:rsidRPr="00486765">
        <w:rPr>
          <w:sz w:val="22"/>
        </w:rPr>
        <w:t xml:space="preserve">a </w:t>
      </w:r>
      <w:r w:rsidR="00A01415" w:rsidRPr="00486765">
        <w:rPr>
          <w:sz w:val="22"/>
        </w:rPr>
        <w:t>congressional committee) membership may change</w:t>
      </w:r>
      <w:r w:rsidR="00F56D7F" w:rsidRPr="00486765">
        <w:rPr>
          <w:sz w:val="22"/>
        </w:rPr>
        <w:t xml:space="preserve"> with time</w:t>
      </w:r>
      <w:r w:rsidR="00A01415" w:rsidRPr="00486765">
        <w:rPr>
          <w:sz w:val="22"/>
        </w:rPr>
        <w:t>.</w:t>
      </w:r>
      <w:r w:rsidR="005310FC" w:rsidRPr="00486765">
        <w:rPr>
          <w:sz w:val="22"/>
        </w:rPr>
        <w:t xml:space="preserve"> </w:t>
      </w:r>
    </w:p>
    <w:p w14:paraId="4ED72A6C" w14:textId="48958D4E" w:rsidR="0050778E" w:rsidRPr="00486765" w:rsidRDefault="0050778E">
      <w:pPr>
        <w:pStyle w:val="Heading4"/>
        <w:rPr>
          <w:sz w:val="22"/>
        </w:rPr>
      </w:pPr>
      <w:bookmarkStart w:id="215" w:name="_Toc313270699"/>
      <w:bookmarkStart w:id="216" w:name="_Toc319326105"/>
      <w:r w:rsidRPr="00486765">
        <w:rPr>
          <w:sz w:val="22"/>
        </w:rPr>
        <w:t>2.1.1.3 Fiat object part</w:t>
      </w:r>
      <w:bookmarkEnd w:id="215"/>
      <w:bookmarkEnd w:id="216"/>
    </w:p>
    <w:p w14:paraId="77D53FA8" w14:textId="119CFB5B" w:rsidR="00C37896" w:rsidRPr="00486765" w:rsidRDefault="00C37896" w:rsidP="00486765">
      <w:pPr>
        <w:rPr>
          <w:sz w:val="22"/>
        </w:rPr>
      </w:pPr>
      <w:r w:rsidRPr="00486765">
        <w:rPr>
          <w:sz w:val="22"/>
        </w:rPr>
        <w:t>Clearly not all material entities form separated or separable natural units in the way described above (</w:t>
      </w:r>
      <w:proofErr w:type="gramStart"/>
      <w:r w:rsidRPr="00486765">
        <w:rPr>
          <w:sz w:val="22"/>
        </w:rPr>
        <w:t>see  and</w:t>
      </w:r>
      <w:proofErr w:type="gramEnd"/>
      <w:r w:rsidRPr="00486765">
        <w:rPr>
          <w:sz w:val="22"/>
        </w:rPr>
        <w:t xml:space="preserve"> [</w:t>
      </w:r>
      <w:r w:rsidRPr="00486765">
        <w:rPr>
          <w:sz w:val="22"/>
        </w:rPr>
        <w:fldChar w:fldCharType="begin"/>
      </w:r>
      <w:r w:rsidRPr="00486765">
        <w:rPr>
          <w:sz w:val="22"/>
        </w:rPr>
        <w:instrText xml:space="preserve"> REF _Ref309472955 \r \h </w:instrText>
      </w:r>
      <w:r w:rsidR="001C5CAA">
        <w:rPr>
          <w:sz w:val="22"/>
        </w:rPr>
        <w:instrText xml:space="preserve"> \* MERGEFORMAT </w:instrText>
      </w:r>
      <w:r w:rsidRPr="00486765">
        <w:rPr>
          <w:sz w:val="22"/>
        </w:rPr>
      </w:r>
      <w:r w:rsidRPr="00486765">
        <w:rPr>
          <w:sz w:val="22"/>
        </w:rPr>
        <w:fldChar w:fldCharType="separate"/>
      </w:r>
      <w:r w:rsidR="00B60214">
        <w:rPr>
          <w:sz w:val="22"/>
        </w:rPr>
        <w:t>12</w:t>
      </w:r>
      <w:r w:rsidRPr="00486765">
        <w:rPr>
          <w:sz w:val="22"/>
        </w:rPr>
        <w:fldChar w:fldCharType="end"/>
      </w:r>
      <w:r w:rsidRPr="00486765">
        <w:rPr>
          <w:sz w:val="22"/>
        </w:rPr>
        <w:t>]), and so there is – in dealing with limbs demarcated within a body, of mountains demarcated within mountain ranges, and so forth – a need for some way to do justice to those material entities here called fiat object parts.</w:t>
      </w:r>
    </w:p>
    <w:p w14:paraId="4AF7F5DC" w14:textId="77777777" w:rsidR="00C37896" w:rsidRPr="00486765" w:rsidRDefault="00C37896" w:rsidP="00486765">
      <w:pPr>
        <w:jc w:val="center"/>
        <w:rPr>
          <w:sz w:val="22"/>
        </w:rPr>
      </w:pPr>
      <w:r w:rsidRPr="00486765">
        <w:rPr>
          <w:noProof/>
          <w:sz w:val="22"/>
        </w:rPr>
        <w:lastRenderedPageBreak/>
        <w:drawing>
          <wp:inline distT="0" distB="0" distL="0" distR="0" wp14:anchorId="7E8ADE56" wp14:editId="30808F4A">
            <wp:extent cx="2743200" cy="2655012"/>
            <wp:effectExtent l="0" t="0" r="0" b="0"/>
            <wp:docPr id="32" name="Picture 32" descr="http://www.webstuffscan.com/wp-content/uploads/2007/01/mount%20everest%20from%20sp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ebstuffscan.com/wp-content/uploads/2007/01/mount%20everest%20from%20spac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363" cy="2655170"/>
                    </a:xfrm>
                    <a:prstGeom prst="rect">
                      <a:avLst/>
                    </a:prstGeom>
                    <a:noFill/>
                    <a:ln>
                      <a:noFill/>
                    </a:ln>
                  </pic:spPr>
                </pic:pic>
              </a:graphicData>
            </a:graphic>
          </wp:inline>
        </w:drawing>
      </w:r>
    </w:p>
    <w:p w14:paraId="259FCD11" w14:textId="77777777" w:rsidR="00C37896" w:rsidRPr="00486765" w:rsidRDefault="00C37896" w:rsidP="00486765">
      <w:pPr>
        <w:pStyle w:val="Caption"/>
        <w:jc w:val="center"/>
        <w:rPr>
          <w:sz w:val="16"/>
          <w:szCs w:val="23"/>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4</w:t>
      </w:r>
      <w:r w:rsidRPr="00486765">
        <w:rPr>
          <w:noProof/>
          <w:sz w:val="16"/>
        </w:rPr>
        <w:fldChar w:fldCharType="end"/>
      </w:r>
      <w:r w:rsidRPr="00486765">
        <w:rPr>
          <w:sz w:val="16"/>
        </w:rPr>
        <w:t xml:space="preserve">: </w:t>
      </w:r>
      <w:hyperlink r:id="rId24" w:history="1">
        <w:r w:rsidRPr="00486765">
          <w:rPr>
            <w:rStyle w:val="Hyperlink"/>
            <w:sz w:val="16"/>
          </w:rPr>
          <w:t>Mount Everest from space</w:t>
        </w:r>
      </w:hyperlink>
    </w:p>
    <w:p w14:paraId="2F8358DD" w14:textId="77777777" w:rsidR="00047E4F" w:rsidRPr="00486765" w:rsidRDefault="00047E4F" w:rsidP="00486765">
      <w:pPr>
        <w:rPr>
          <w:sz w:val="22"/>
        </w:rPr>
      </w:pPr>
    </w:p>
    <w:p w14:paraId="5CF4D1C7" w14:textId="3D1C6E9E" w:rsidR="0050778E" w:rsidRPr="00B23775" w:rsidRDefault="00A4428A" w:rsidP="00486765">
      <w:pPr>
        <w:pStyle w:val="Specification"/>
        <w:rPr>
          <w:sz w:val="22"/>
        </w:rPr>
      </w:pPr>
      <w:ins w:id="217" w:author="Jonathan Bona" w:date="2012-05-02T17:26:00Z">
        <w:r w:rsidRPr="00A4428A">
          <w:rPr>
            <w:rStyle w:val="Annotation"/>
            <w:rPrChange w:id="218" w:author="Jonathan Bona" w:date="2012-05-02T17:26:00Z">
              <w:rPr>
                <w:rStyle w:val="SpecificationType"/>
                <w:sz w:val="22"/>
              </w:rPr>
            </w:rPrChange>
          </w:rPr>
          <w:t>a(fiat object part)[</w:t>
        </w:r>
      </w:ins>
      <w:r w:rsidR="001C7765" w:rsidRPr="00486765">
        <w:rPr>
          <w:rStyle w:val="SpecificationType"/>
          <w:sz w:val="22"/>
        </w:rPr>
        <w:t>Definition</w:t>
      </w:r>
      <w:r w:rsidR="001C7765" w:rsidRPr="00486765">
        <w:rPr>
          <w:sz w:val="22"/>
        </w:rPr>
        <w:t xml:space="preserve">: </w:t>
      </w:r>
      <w:proofErr w:type="gramStart"/>
      <w:r w:rsidR="00047E4F" w:rsidRPr="00486765">
        <w:rPr>
          <w:i/>
          <w:sz w:val="22"/>
        </w:rPr>
        <w:t>a</w:t>
      </w:r>
      <w:r w:rsidR="008F67BA" w:rsidRPr="00486765">
        <w:rPr>
          <w:i/>
          <w:sz w:val="22"/>
        </w:rPr>
        <w:t xml:space="preserve"> </w:t>
      </w:r>
      <w:r w:rsidR="0050778E" w:rsidRPr="00486765">
        <w:rPr>
          <w:sz w:val="22"/>
        </w:rPr>
        <w:t>is</w:t>
      </w:r>
      <w:proofErr w:type="gramEnd"/>
      <w:r w:rsidR="0050778E" w:rsidRPr="00486765">
        <w:rPr>
          <w:sz w:val="22"/>
        </w:rPr>
        <w:t xml:space="preserve"> a</w:t>
      </w:r>
      <w:r w:rsidR="0050778E" w:rsidRPr="00486765">
        <w:rPr>
          <w:i/>
          <w:sz w:val="22"/>
        </w:rPr>
        <w:t xml:space="preserve"> fiat object part</w:t>
      </w:r>
      <w:r w:rsidR="0050778E" w:rsidRPr="00486765">
        <w:rPr>
          <w:sz w:val="22"/>
        </w:rPr>
        <w:t xml:space="preserve"> =</w:t>
      </w:r>
      <w:r w:rsidR="008F67BA" w:rsidRPr="00486765">
        <w:rPr>
          <w:sz w:val="22"/>
        </w:rPr>
        <w:t xml:space="preserve"> </w:t>
      </w:r>
      <w:r w:rsidR="0050778E" w:rsidRPr="00486765">
        <w:rPr>
          <w:sz w:val="22"/>
        </w:rPr>
        <w:t xml:space="preserve">Def. </w:t>
      </w:r>
      <w:r w:rsidR="0050778E" w:rsidRPr="00486765">
        <w:rPr>
          <w:i/>
          <w:sz w:val="22"/>
        </w:rPr>
        <w:t xml:space="preserve">a </w:t>
      </w:r>
      <w:r w:rsidR="0050778E" w:rsidRPr="00486765">
        <w:rPr>
          <w:sz w:val="22"/>
        </w:rPr>
        <w:t xml:space="preserve">is a </w:t>
      </w:r>
      <w:r w:rsidR="0050778E" w:rsidRPr="00486765">
        <w:rPr>
          <w:i/>
          <w:sz w:val="22"/>
        </w:rPr>
        <w:t>material</w:t>
      </w:r>
      <w:r w:rsidR="00465C17" w:rsidRPr="00486765">
        <w:rPr>
          <w:i/>
          <w:sz w:val="22"/>
        </w:rPr>
        <w:t xml:space="preserve"> </w:t>
      </w:r>
      <w:r w:rsidR="00151755" w:rsidRPr="00486765">
        <w:rPr>
          <w:i/>
          <w:sz w:val="22"/>
        </w:rPr>
        <w:t>entity</w:t>
      </w:r>
      <w:r w:rsidR="00151755" w:rsidRPr="00486765">
        <w:rPr>
          <w:sz w:val="22"/>
        </w:rPr>
        <w:t xml:space="preserve"> that</w:t>
      </w:r>
      <w:r w:rsidR="0050778E" w:rsidRPr="00486765">
        <w:rPr>
          <w:sz w:val="22"/>
        </w:rPr>
        <w:t xml:space="preserve"> is a </w:t>
      </w:r>
      <w:r w:rsidR="0050778E" w:rsidRPr="00486765">
        <w:rPr>
          <w:b/>
          <w:sz w:val="22"/>
        </w:rPr>
        <w:t xml:space="preserve">proper </w:t>
      </w:r>
      <w:proofErr w:type="spellStart"/>
      <w:r w:rsidR="00B36060" w:rsidRPr="00486765">
        <w:rPr>
          <w:b/>
          <w:sz w:val="22"/>
        </w:rPr>
        <w:t>continuant_</w:t>
      </w:r>
      <w:r w:rsidR="0050778E" w:rsidRPr="00486765">
        <w:rPr>
          <w:b/>
          <w:sz w:val="22"/>
        </w:rPr>
        <w:t>part</w:t>
      </w:r>
      <w:proofErr w:type="spellEnd"/>
      <w:r w:rsidR="0050778E" w:rsidRPr="00486765">
        <w:rPr>
          <w:sz w:val="22"/>
        </w:rPr>
        <w:t xml:space="preserve"> of an </w:t>
      </w:r>
      <w:r w:rsidR="00151755" w:rsidRPr="00486765">
        <w:rPr>
          <w:i/>
          <w:sz w:val="22"/>
        </w:rPr>
        <w:t>object</w:t>
      </w:r>
      <w:r w:rsidR="00151755" w:rsidRPr="00486765">
        <w:rPr>
          <w:sz w:val="22"/>
        </w:rPr>
        <w:t xml:space="preserve"> and</w:t>
      </w:r>
      <w:r w:rsidR="00DD6E98" w:rsidRPr="00486765">
        <w:rPr>
          <w:sz w:val="22"/>
        </w:rPr>
        <w:t xml:space="preserve"> that is</w:t>
      </w:r>
      <w:r w:rsidR="00905278" w:rsidRPr="00486765">
        <w:rPr>
          <w:sz w:val="22"/>
        </w:rPr>
        <w:t xml:space="preserve"> not </w:t>
      </w:r>
      <w:r w:rsidR="00B36060" w:rsidRPr="00486765">
        <w:rPr>
          <w:sz w:val="22"/>
        </w:rPr>
        <w:t xml:space="preserve">itself </w:t>
      </w:r>
      <w:r w:rsidR="00905278" w:rsidRPr="00486765">
        <w:rPr>
          <w:sz w:val="22"/>
        </w:rPr>
        <w:t xml:space="preserve">an </w:t>
      </w:r>
      <w:r w:rsidR="00905278" w:rsidRPr="00486765">
        <w:rPr>
          <w:i/>
          <w:sz w:val="22"/>
        </w:rPr>
        <w:t>object.</w:t>
      </w:r>
      <w:r w:rsidR="0047147E">
        <w:rPr>
          <w:sz w:val="22"/>
        </w:rPr>
        <w:t xml:space="preserve"> [027-001]</w:t>
      </w:r>
      <w:ins w:id="219" w:author="Jonathan Bona" w:date="2012-05-02T17:26:00Z">
        <w:r w:rsidRPr="00A4428A">
          <w:rPr>
            <w:rStyle w:val="Annotation"/>
            <w:rPrChange w:id="220" w:author="Jonathan Bona" w:date="2012-05-02T17:26:00Z">
              <w:rPr>
                <w:sz w:val="22"/>
              </w:rPr>
            </w:rPrChange>
          </w:rPr>
          <w:t>]</w:t>
        </w:r>
      </w:ins>
    </w:p>
    <w:p w14:paraId="076F9873" w14:textId="3B2AA619" w:rsidR="001C7765" w:rsidRPr="00486765" w:rsidRDefault="00A4428A">
      <w:pPr>
        <w:pStyle w:val="Specification"/>
        <w:rPr>
          <w:sz w:val="18"/>
          <w:szCs w:val="20"/>
        </w:rPr>
      </w:pPr>
      <w:ins w:id="221" w:author="Jonathan Bona" w:date="2012-05-02T17:26:00Z">
        <w:r w:rsidRPr="00255E9F">
          <w:rPr>
            <w:rStyle w:val="Annotation"/>
          </w:rPr>
          <w:t>a</w:t>
        </w:r>
        <w:r>
          <w:rPr>
            <w:rStyle w:val="Annotation"/>
          </w:rPr>
          <w:t>s</w:t>
        </w:r>
        <w:r w:rsidRPr="00255E9F">
          <w:rPr>
            <w:rStyle w:val="Annotation"/>
          </w:rPr>
          <w:t>(fiat object part)[</w:t>
        </w:r>
      </w:ins>
      <w:r w:rsidR="001C7765" w:rsidRPr="00486765">
        <w:rPr>
          <w:rStyle w:val="SpecificationType"/>
          <w:sz w:val="22"/>
        </w:rPr>
        <w:t>Examples</w:t>
      </w:r>
      <w:r w:rsidR="001C7765" w:rsidRPr="00486765">
        <w:rPr>
          <w:sz w:val="22"/>
        </w:rPr>
        <w:t>: the upper and lower lobes of the left lung</w:t>
      </w:r>
      <w:ins w:id="222" w:author="Jonathan Bona" w:date="2012-05-02T17:26:00Z">
        <w:r w:rsidRPr="00A4428A">
          <w:rPr>
            <w:rStyle w:val="Annotation"/>
            <w:rPrChange w:id="223" w:author="Jonathan Bona" w:date="2012-05-02T17:26:00Z">
              <w:rPr>
                <w:sz w:val="22"/>
              </w:rPr>
            </w:rPrChange>
          </w:rPr>
          <w:t>\</w:t>
        </w:r>
      </w:ins>
      <w:r w:rsidR="001C7765" w:rsidRPr="00486765">
        <w:rPr>
          <w:sz w:val="22"/>
        </w:rPr>
        <w:t>, the dorsal and ventral surfaces of the body</w:t>
      </w:r>
      <w:ins w:id="224" w:author="Jonathan Bona" w:date="2012-05-02T17:26:00Z">
        <w:r w:rsidRPr="00255E9F">
          <w:rPr>
            <w:rStyle w:val="Annotation"/>
          </w:rPr>
          <w:t>\</w:t>
        </w:r>
      </w:ins>
      <w:r w:rsidR="001C7765" w:rsidRPr="00486765">
        <w:rPr>
          <w:sz w:val="22"/>
        </w:rPr>
        <w:t>, the Western hemisphere of the Earth</w:t>
      </w:r>
      <w:ins w:id="225" w:author="Jonathan Bona" w:date="2012-05-02T17:26:00Z">
        <w:r w:rsidRPr="00255E9F">
          <w:rPr>
            <w:rStyle w:val="Annotation"/>
          </w:rPr>
          <w:t>\</w:t>
        </w:r>
      </w:ins>
      <w:r w:rsidR="001C7765" w:rsidRPr="00486765">
        <w:rPr>
          <w:sz w:val="22"/>
        </w:rPr>
        <w:t xml:space="preserve">, the </w:t>
      </w:r>
      <w:proofErr w:type="spellStart"/>
      <w:r w:rsidR="001C7765" w:rsidRPr="00486765">
        <w:rPr>
          <w:sz w:val="22"/>
        </w:rPr>
        <w:t>FMA</w:t>
      </w:r>
      <w:proofErr w:type="gramStart"/>
      <w:r w:rsidR="001C7765" w:rsidRPr="00486765">
        <w:rPr>
          <w:sz w:val="22"/>
        </w:rPr>
        <w:t>:</w:t>
      </w:r>
      <w:r w:rsidR="001C7765" w:rsidRPr="00486765">
        <w:rPr>
          <w:i/>
          <w:sz w:val="22"/>
        </w:rPr>
        <w:t>regional</w:t>
      </w:r>
      <w:proofErr w:type="spellEnd"/>
      <w:proofErr w:type="gramEnd"/>
      <w:r w:rsidR="001C7765" w:rsidRPr="00486765">
        <w:rPr>
          <w:i/>
          <w:sz w:val="22"/>
        </w:rPr>
        <w:t xml:space="preserve"> parts</w:t>
      </w:r>
      <w:r w:rsidR="001C7765" w:rsidRPr="00486765">
        <w:rPr>
          <w:sz w:val="22"/>
        </w:rPr>
        <w:t xml:space="preserve"> of an intact human body.</w:t>
      </w:r>
      <w:ins w:id="226" w:author="Jonathan Bona" w:date="2012-05-02T17:26:00Z">
        <w:r w:rsidRPr="00A4428A">
          <w:rPr>
            <w:rStyle w:val="Annotation"/>
          </w:rPr>
          <w:t xml:space="preserve"> </w:t>
        </w:r>
        <w:r w:rsidRPr="00255E9F">
          <w:rPr>
            <w:rStyle w:val="Annotation"/>
          </w:rPr>
          <w:t>]</w:t>
        </w:r>
      </w:ins>
    </w:p>
    <w:p w14:paraId="3720A1AD" w14:textId="77777777" w:rsidR="00220A61" w:rsidRPr="00486765" w:rsidRDefault="00220A61" w:rsidP="00486765">
      <w:pPr>
        <w:rPr>
          <w:sz w:val="22"/>
        </w:rPr>
      </w:pPr>
      <w:r w:rsidRPr="00486765">
        <w:rPr>
          <w:sz w:val="22"/>
        </w:rPr>
        <w:t xml:space="preserve">Since </w:t>
      </w:r>
      <w:r w:rsidRPr="00486765">
        <w:rPr>
          <w:i/>
          <w:sz w:val="22"/>
        </w:rPr>
        <w:t>fiat object parts</w:t>
      </w:r>
      <w:r w:rsidRPr="00486765">
        <w:rPr>
          <w:sz w:val="22"/>
        </w:rPr>
        <w:t xml:space="preserve"> are </w:t>
      </w:r>
      <w:r w:rsidRPr="00486765">
        <w:rPr>
          <w:i/>
          <w:sz w:val="22"/>
        </w:rPr>
        <w:t>material entities</w:t>
      </w:r>
      <w:r w:rsidRPr="00486765">
        <w:rPr>
          <w:sz w:val="22"/>
        </w:rPr>
        <w:t xml:space="preserve">, they are also extended in space in three dimensions (in contrast to </w:t>
      </w:r>
      <w:r w:rsidRPr="00486765">
        <w:rPr>
          <w:i/>
          <w:sz w:val="22"/>
        </w:rPr>
        <w:t>fiat continuant boundaries</w:t>
      </w:r>
      <w:r w:rsidRPr="00486765">
        <w:rPr>
          <w:sz w:val="22"/>
        </w:rPr>
        <w:t>, introduced below).</w:t>
      </w:r>
    </w:p>
    <w:p w14:paraId="28748075" w14:textId="5B6B45EA" w:rsidR="008F67BA" w:rsidRPr="00486765" w:rsidRDefault="00B528BE">
      <w:pPr>
        <w:rPr>
          <w:sz w:val="22"/>
        </w:rPr>
      </w:pPr>
      <w:r w:rsidRPr="00486765">
        <w:rPr>
          <w:sz w:val="22"/>
        </w:rPr>
        <w:t xml:space="preserve">Fiat object parts are contrasted with bona fide object parts, which are themselves objects (for example a cell </w:t>
      </w:r>
      <w:r w:rsidR="00AB0E32" w:rsidRPr="00486765">
        <w:rPr>
          <w:sz w:val="22"/>
        </w:rPr>
        <w:t>is a bona fide object part of a</w:t>
      </w:r>
      <w:r w:rsidRPr="00486765">
        <w:rPr>
          <w:sz w:val="22"/>
        </w:rPr>
        <w:t xml:space="preserve"> multi-cellular organism)</w:t>
      </w:r>
      <w:r w:rsidR="00222C8B" w:rsidRPr="00486765">
        <w:rPr>
          <w:sz w:val="22"/>
        </w:rPr>
        <w:t xml:space="preserve">, and are marked by bona fide boundaries, on in other words by </w:t>
      </w:r>
      <w:r w:rsidR="00222C8B" w:rsidRPr="00486765">
        <w:rPr>
          <w:i/>
          <w:sz w:val="22"/>
        </w:rPr>
        <w:t>physical discontinuities</w:t>
      </w:r>
      <w:r w:rsidR="008F67BA" w:rsidRPr="00486765">
        <w:rPr>
          <w:i/>
          <w:sz w:val="22"/>
        </w:rPr>
        <w:t xml:space="preserve"> </w:t>
      </w:r>
      <w:r w:rsidRPr="00486765">
        <w:rPr>
          <w:sz w:val="22"/>
        </w:rPr>
        <w:t>[</w:t>
      </w:r>
      <w:r w:rsidR="00151755" w:rsidRPr="00486765">
        <w:rPr>
          <w:sz w:val="22"/>
        </w:rPr>
        <w:fldChar w:fldCharType="begin"/>
      </w:r>
      <w:r w:rsidR="00151755" w:rsidRPr="00486765">
        <w:rPr>
          <w:sz w:val="22"/>
        </w:rPr>
        <w:instrText xml:space="preserve"> REF _Ref309464075 \r \h  \* MERGEFORMAT </w:instrText>
      </w:r>
      <w:r w:rsidR="00151755" w:rsidRPr="00486765">
        <w:rPr>
          <w:sz w:val="22"/>
        </w:rPr>
      </w:r>
      <w:r w:rsidR="00151755" w:rsidRPr="00486765">
        <w:rPr>
          <w:sz w:val="22"/>
        </w:rPr>
        <w:fldChar w:fldCharType="separate"/>
      </w:r>
      <w:r w:rsidR="00B60214">
        <w:rPr>
          <w:sz w:val="22"/>
        </w:rPr>
        <w:t>8</w:t>
      </w:r>
      <w:r w:rsidR="00151755" w:rsidRPr="00486765">
        <w:rPr>
          <w:sz w:val="22"/>
        </w:rPr>
        <w:fldChar w:fldCharType="end"/>
      </w:r>
      <w:r w:rsidRPr="00486765">
        <w:rPr>
          <w:sz w:val="22"/>
        </w:rPr>
        <w:t>,</w:t>
      </w:r>
      <w:r w:rsidR="00E735CF" w:rsidRPr="00486765">
        <w:rPr>
          <w:sz w:val="22"/>
        </w:rPr>
        <w:t xml:space="preserve"> </w:t>
      </w:r>
      <w:r w:rsidR="002535C4" w:rsidRPr="00486765">
        <w:rPr>
          <w:sz w:val="22"/>
        </w:rPr>
        <w:fldChar w:fldCharType="begin"/>
      </w:r>
      <w:r w:rsidR="002535C4" w:rsidRPr="00486765">
        <w:rPr>
          <w:sz w:val="22"/>
        </w:rPr>
        <w:instrText xml:space="preserve"> REF _Ref311481677 \r \h </w:instrText>
      </w:r>
      <w:r w:rsidR="00B36060" w:rsidRPr="00486765">
        <w:rPr>
          <w:sz w:val="22"/>
        </w:rPr>
        <w:instrText xml:space="preserve"> \* MERGEFORMAT </w:instrText>
      </w:r>
      <w:r w:rsidR="002535C4" w:rsidRPr="00486765">
        <w:rPr>
          <w:sz w:val="22"/>
        </w:rPr>
      </w:r>
      <w:r w:rsidR="002535C4" w:rsidRPr="00486765">
        <w:rPr>
          <w:sz w:val="22"/>
        </w:rPr>
        <w:fldChar w:fldCharType="separate"/>
      </w:r>
      <w:r w:rsidR="00B60214">
        <w:rPr>
          <w:sz w:val="22"/>
        </w:rPr>
        <w:t>9</w:t>
      </w:r>
      <w:r w:rsidR="002535C4" w:rsidRPr="00486765">
        <w:rPr>
          <w:sz w:val="22"/>
        </w:rPr>
        <w:fldChar w:fldCharType="end"/>
      </w:r>
      <w:r w:rsidRPr="00486765">
        <w:rPr>
          <w:sz w:val="22"/>
        </w:rPr>
        <w:t>]</w:t>
      </w:r>
      <w:r w:rsidR="00832211" w:rsidRPr="00486765">
        <w:rPr>
          <w:sz w:val="22"/>
        </w:rPr>
        <w:t>, for example between the surface of your skin, or of your laptop, and the surrounding body of air</w:t>
      </w:r>
      <w:r w:rsidR="008F283C" w:rsidRPr="00486765">
        <w:rPr>
          <w:sz w:val="22"/>
        </w:rPr>
        <w:t>.</w:t>
      </w:r>
      <w:r w:rsidRPr="00486765">
        <w:rPr>
          <w:sz w:val="22"/>
        </w:rPr>
        <w:t xml:space="preserve"> Most examples of fiat object parts are associated with theoretically drawn divisions, for example the division of the brain into regions, the division of the planet into hemispheres, or with divisions drawn by cognitive</w:t>
      </w:r>
      <w:r w:rsidR="00AE6D99" w:rsidRPr="00486765">
        <w:rPr>
          <w:sz w:val="22"/>
        </w:rPr>
        <w:t xml:space="preserve"> subjects for practical reasons, such as </w:t>
      </w:r>
      <w:r w:rsidRPr="00486765">
        <w:rPr>
          <w:sz w:val="22"/>
        </w:rPr>
        <w:t>the division of a cake (before slicing) into (what will become) slices</w:t>
      </w:r>
      <w:r w:rsidR="00B36060" w:rsidRPr="00486765">
        <w:rPr>
          <w:sz w:val="22"/>
        </w:rPr>
        <w:t xml:space="preserve"> (</w:t>
      </w:r>
      <w:r w:rsidR="00B36060" w:rsidRPr="00486765">
        <w:rPr>
          <w:b/>
          <w:sz w:val="22"/>
        </w:rPr>
        <w:t xml:space="preserve">member parts </w:t>
      </w:r>
      <w:r w:rsidR="00B36060" w:rsidRPr="00486765">
        <w:rPr>
          <w:sz w:val="22"/>
        </w:rPr>
        <w:t xml:space="preserve">of an </w:t>
      </w:r>
      <w:r w:rsidR="00B36060" w:rsidRPr="00486765">
        <w:rPr>
          <w:i/>
          <w:sz w:val="22"/>
        </w:rPr>
        <w:t>object aggregate</w:t>
      </w:r>
      <w:r w:rsidR="00B36060" w:rsidRPr="00486765">
        <w:rPr>
          <w:sz w:val="22"/>
        </w:rPr>
        <w:t>)</w:t>
      </w:r>
      <w:r w:rsidRPr="00486765">
        <w:rPr>
          <w:sz w:val="22"/>
        </w:rPr>
        <w:t xml:space="preserve">. </w:t>
      </w:r>
      <w:r w:rsidR="00D14934" w:rsidRPr="00486765">
        <w:rPr>
          <w:sz w:val="22"/>
        </w:rPr>
        <w:t xml:space="preserve">However, this does not mean that fiat object parts are dependent for their existence on divisions or </w:t>
      </w:r>
      <w:r w:rsidR="00D14934" w:rsidRPr="00486765">
        <w:rPr>
          <w:sz w:val="22"/>
        </w:rPr>
        <w:lastRenderedPageBreak/>
        <w:t xml:space="preserve">delineations effected by cognitive subjects. If, for example, it is correct to conceive geological layers of the </w:t>
      </w:r>
      <w:r w:rsidR="0085134B" w:rsidRPr="00486765">
        <w:rPr>
          <w:sz w:val="22"/>
        </w:rPr>
        <w:t>Earth</w:t>
      </w:r>
      <w:r w:rsidR="00D14934" w:rsidRPr="00486765">
        <w:rPr>
          <w:sz w:val="22"/>
        </w:rPr>
        <w:t xml:space="preserve"> as fiat object parts of the </w:t>
      </w:r>
      <w:r w:rsidR="0085134B" w:rsidRPr="00486765">
        <w:rPr>
          <w:sz w:val="22"/>
        </w:rPr>
        <w:t>Earth</w:t>
      </w:r>
      <w:r w:rsidR="00D14934" w:rsidRPr="00486765">
        <w:rPr>
          <w:sz w:val="22"/>
        </w:rPr>
        <w:t xml:space="preserve">, then even though these layers were first delineated in recent times, still they existed long before such delineation and </w:t>
      </w:r>
      <w:r w:rsidR="00D754CA" w:rsidRPr="00486765">
        <w:rPr>
          <w:sz w:val="22"/>
        </w:rPr>
        <w:t>what holds of</w:t>
      </w:r>
      <w:r w:rsidR="00D14934" w:rsidRPr="00486765">
        <w:rPr>
          <w:sz w:val="22"/>
        </w:rPr>
        <w:t xml:space="preserve"> these layers (for example that the oldest layers are also the lowest layers) did not </w:t>
      </w:r>
      <w:r w:rsidR="00D754CA" w:rsidRPr="00486765">
        <w:rPr>
          <w:sz w:val="22"/>
        </w:rPr>
        <w:t xml:space="preserve">begin to hold </w:t>
      </w:r>
      <w:r w:rsidR="00D14934" w:rsidRPr="00486765">
        <w:rPr>
          <w:sz w:val="22"/>
        </w:rPr>
        <w:t xml:space="preserve">because of </w:t>
      </w:r>
      <w:r w:rsidR="00D754CA" w:rsidRPr="00486765">
        <w:rPr>
          <w:sz w:val="22"/>
        </w:rPr>
        <w:t xml:space="preserve">our </w:t>
      </w:r>
      <w:r w:rsidR="00D14934" w:rsidRPr="00486765">
        <w:rPr>
          <w:sz w:val="22"/>
        </w:rPr>
        <w:t>acts of delineation.</w:t>
      </w:r>
    </w:p>
    <w:p w14:paraId="1870C965" w14:textId="77777777" w:rsidR="00D14934" w:rsidRPr="00486765" w:rsidRDefault="00D14934">
      <w:pPr>
        <w:rPr>
          <w:b/>
          <w:sz w:val="22"/>
        </w:rPr>
      </w:pPr>
      <w:r w:rsidRPr="00486765">
        <w:rPr>
          <w:b/>
          <w:sz w:val="22"/>
        </w:rPr>
        <w:t xml:space="preserve">Treatment of </w:t>
      </w:r>
      <w:r w:rsidRPr="00486765">
        <w:rPr>
          <w:b/>
          <w:i/>
          <w:sz w:val="22"/>
        </w:rPr>
        <w:t>material entity</w:t>
      </w:r>
      <w:r w:rsidRPr="00486765">
        <w:rPr>
          <w:b/>
          <w:sz w:val="22"/>
        </w:rPr>
        <w:t xml:space="preserve"> in BFO</w:t>
      </w:r>
    </w:p>
    <w:p w14:paraId="4B3C7539" w14:textId="77A8568F" w:rsidR="00C1193A" w:rsidRPr="00486765" w:rsidRDefault="00D14934">
      <w:pPr>
        <w:rPr>
          <w:sz w:val="22"/>
        </w:rPr>
      </w:pPr>
      <w:r w:rsidRPr="00486765">
        <w:rPr>
          <w:sz w:val="22"/>
        </w:rPr>
        <w:t xml:space="preserve">Examples </w:t>
      </w:r>
      <w:r w:rsidR="00B36060" w:rsidRPr="00486765">
        <w:rPr>
          <w:sz w:val="22"/>
        </w:rPr>
        <w:t xml:space="preserve">viewed by some as </w:t>
      </w:r>
      <w:r w:rsidRPr="00486765">
        <w:rPr>
          <w:sz w:val="22"/>
        </w:rPr>
        <w:t xml:space="preserve">problematic cases </w:t>
      </w:r>
      <w:r w:rsidR="00776B28" w:rsidRPr="00486765">
        <w:rPr>
          <w:sz w:val="22"/>
        </w:rPr>
        <w:t xml:space="preserve">for the </w:t>
      </w:r>
      <w:proofErr w:type="spellStart"/>
      <w:r w:rsidR="00776B28" w:rsidRPr="00486765">
        <w:rPr>
          <w:sz w:val="22"/>
        </w:rPr>
        <w:t>trichotomy</w:t>
      </w:r>
      <w:proofErr w:type="spellEnd"/>
      <w:r w:rsidR="00776B28" w:rsidRPr="00486765">
        <w:rPr>
          <w:sz w:val="22"/>
        </w:rPr>
        <w:t xml:space="preserve"> of </w:t>
      </w:r>
      <w:r w:rsidR="00776B28" w:rsidRPr="00486765">
        <w:rPr>
          <w:i/>
          <w:sz w:val="22"/>
        </w:rPr>
        <w:t>fiat object part</w:t>
      </w:r>
      <w:r w:rsidR="00B36060" w:rsidRPr="00486765">
        <w:rPr>
          <w:sz w:val="22"/>
        </w:rPr>
        <w:t>,</w:t>
      </w:r>
      <w:r w:rsidR="00776B28" w:rsidRPr="00486765">
        <w:rPr>
          <w:i/>
          <w:sz w:val="22"/>
        </w:rPr>
        <w:t xml:space="preserve"> </w:t>
      </w:r>
      <w:r w:rsidR="00B36060" w:rsidRPr="00486765">
        <w:rPr>
          <w:i/>
          <w:sz w:val="22"/>
        </w:rPr>
        <w:t>object</w:t>
      </w:r>
      <w:r w:rsidR="00B36060" w:rsidRPr="00486765">
        <w:rPr>
          <w:sz w:val="22"/>
        </w:rPr>
        <w:t xml:space="preserve">, </w:t>
      </w:r>
      <w:r w:rsidR="00776B28" w:rsidRPr="00486765">
        <w:rPr>
          <w:sz w:val="22"/>
        </w:rPr>
        <w:t xml:space="preserve">and </w:t>
      </w:r>
      <w:r w:rsidR="00776B28" w:rsidRPr="00486765">
        <w:rPr>
          <w:i/>
          <w:sz w:val="22"/>
        </w:rPr>
        <w:t xml:space="preserve">object aggregate </w:t>
      </w:r>
      <w:r w:rsidR="00776B28" w:rsidRPr="00486765">
        <w:rPr>
          <w:sz w:val="22"/>
        </w:rPr>
        <w:t>include</w:t>
      </w:r>
      <w:r w:rsidR="004C0A57" w:rsidRPr="00486765">
        <w:rPr>
          <w:sz w:val="22"/>
        </w:rPr>
        <w:t xml:space="preserve">: </w:t>
      </w:r>
    </w:p>
    <w:p w14:paraId="39EAE6B5" w14:textId="6969F488" w:rsidR="00D14934" w:rsidRPr="00486765" w:rsidRDefault="004C0A57" w:rsidP="00486765">
      <w:pPr>
        <w:ind w:left="720"/>
        <w:rPr>
          <w:sz w:val="22"/>
        </w:rPr>
      </w:pPr>
      <w:proofErr w:type="gramStart"/>
      <w:r w:rsidRPr="00486765">
        <w:rPr>
          <w:sz w:val="22"/>
        </w:rPr>
        <w:t>a</w:t>
      </w:r>
      <w:proofErr w:type="gramEnd"/>
      <w:r w:rsidRPr="00486765">
        <w:rPr>
          <w:sz w:val="22"/>
        </w:rPr>
        <w:t xml:space="preserve"> mussel</w:t>
      </w:r>
      <w:r w:rsidR="00D14934" w:rsidRPr="00486765">
        <w:rPr>
          <w:sz w:val="22"/>
        </w:rPr>
        <w:t xml:space="preserve"> on (and attached to) a rock, a slime mold, a pizza, a cloud, a galaxy, a railway train with engine and multiple carriages, </w:t>
      </w:r>
      <w:hyperlink r:id="rId25" w:history="1">
        <w:r w:rsidR="00D14934" w:rsidRPr="00486765">
          <w:rPr>
            <w:rStyle w:val="Hyperlink"/>
            <w:sz w:val="22"/>
          </w:rPr>
          <w:t>a clonal stand of quaking aspen</w:t>
        </w:r>
      </w:hyperlink>
      <w:r w:rsidR="00D14934" w:rsidRPr="00486765">
        <w:rPr>
          <w:sz w:val="22"/>
        </w:rPr>
        <w:t xml:space="preserve">, </w:t>
      </w:r>
      <w:r w:rsidR="00D754CA" w:rsidRPr="00486765">
        <w:rPr>
          <w:sz w:val="22"/>
        </w:rPr>
        <w:t>a bacterial community (biofilm</w:t>
      </w:r>
      <w:r w:rsidR="00D14934" w:rsidRPr="00486765">
        <w:rPr>
          <w:sz w:val="22"/>
        </w:rPr>
        <w:t xml:space="preserve">), a broken femur. </w:t>
      </w:r>
    </w:p>
    <w:p w14:paraId="5D4CB921" w14:textId="76F40CF3" w:rsidR="009339C4" w:rsidRPr="00486765" w:rsidRDefault="009339C4" w:rsidP="00486765">
      <w:pPr>
        <w:rPr>
          <w:sz w:val="22"/>
        </w:rPr>
      </w:pPr>
      <w:r w:rsidRPr="00486765">
        <w:rPr>
          <w:sz w:val="22"/>
        </w:rPr>
        <w:t xml:space="preserve">Note that, as Aristotle already clearly recognized, such problematic cases – which lie at or near the penumbra of instances defined by the categories in question – need not invalidate these categories. The existence of grey objects does not prove that there are not </w:t>
      </w:r>
      <w:proofErr w:type="gramStart"/>
      <w:r w:rsidRPr="00486765">
        <w:rPr>
          <w:sz w:val="22"/>
        </w:rPr>
        <w:t>objects which are black</w:t>
      </w:r>
      <w:proofErr w:type="gramEnd"/>
      <w:r w:rsidRPr="00486765">
        <w:rPr>
          <w:sz w:val="22"/>
        </w:rPr>
        <w:t xml:space="preserve"> and objects which are white; the existence of mules does not prove that there are not objects which are donkeys and objects which are horses. It does, however, show that the examples in question need to be addressed carefully in order to show how they can be fitted into the proposed scheme –</w:t>
      </w:r>
      <w:r w:rsidR="00B36060" w:rsidRPr="00486765">
        <w:rPr>
          <w:sz w:val="22"/>
        </w:rPr>
        <w:t xml:space="preserve"> that the scheme </w:t>
      </w:r>
      <w:r w:rsidRPr="00486765">
        <w:rPr>
          <w:sz w:val="22"/>
        </w:rPr>
        <w:t>require</w:t>
      </w:r>
      <w:r w:rsidR="00B36060" w:rsidRPr="00486765">
        <w:rPr>
          <w:sz w:val="22"/>
        </w:rPr>
        <w:t>s</w:t>
      </w:r>
      <w:r w:rsidRPr="00486765">
        <w:rPr>
          <w:sz w:val="22"/>
        </w:rPr>
        <w:t xml:space="preserve"> addition</w:t>
      </w:r>
      <w:r w:rsidR="00B36060" w:rsidRPr="00486765">
        <w:rPr>
          <w:sz w:val="22"/>
        </w:rPr>
        <w:t>al subdivisions [</w:t>
      </w:r>
      <w:r w:rsidR="00B36060" w:rsidRPr="00486765">
        <w:rPr>
          <w:sz w:val="22"/>
        </w:rPr>
        <w:fldChar w:fldCharType="begin"/>
      </w:r>
      <w:r w:rsidR="00B36060" w:rsidRPr="00486765">
        <w:rPr>
          <w:sz w:val="22"/>
        </w:rPr>
        <w:instrText xml:space="preserve"> REF _Ref309470250 \r \h </w:instrText>
      </w:r>
      <w:r w:rsidR="001C5CAA">
        <w:rPr>
          <w:sz w:val="22"/>
        </w:rPr>
        <w:instrText xml:space="preserve"> \* MERGEFORMAT </w:instrText>
      </w:r>
      <w:r w:rsidR="00B36060" w:rsidRPr="00486765">
        <w:rPr>
          <w:sz w:val="22"/>
        </w:rPr>
      </w:r>
      <w:r w:rsidR="00B36060" w:rsidRPr="00486765">
        <w:rPr>
          <w:sz w:val="22"/>
        </w:rPr>
        <w:fldChar w:fldCharType="separate"/>
      </w:r>
      <w:r w:rsidR="00B60214">
        <w:rPr>
          <w:sz w:val="22"/>
        </w:rPr>
        <w:t>29</w:t>
      </w:r>
      <w:r w:rsidR="00B36060" w:rsidRPr="00486765">
        <w:rPr>
          <w:sz w:val="22"/>
        </w:rPr>
        <w:fldChar w:fldCharType="end"/>
      </w:r>
      <w:proofErr w:type="gramStart"/>
      <w:r w:rsidR="00B36060" w:rsidRPr="00486765">
        <w:rPr>
          <w:sz w:val="22"/>
        </w:rPr>
        <w:t>, ]</w:t>
      </w:r>
      <w:proofErr w:type="gramEnd"/>
      <w:r w:rsidRPr="00486765">
        <w:rPr>
          <w:sz w:val="22"/>
        </w:rPr>
        <w:t xml:space="preserve"> or amendments.</w:t>
      </w:r>
    </w:p>
    <w:p w14:paraId="47E4211E" w14:textId="1F6F7689" w:rsidR="00C1193A" w:rsidRPr="00486765" w:rsidRDefault="00D14934">
      <w:pPr>
        <w:rPr>
          <w:sz w:val="22"/>
        </w:rPr>
      </w:pPr>
      <w:r w:rsidRPr="00486765">
        <w:rPr>
          <w:sz w:val="22"/>
        </w:rPr>
        <w:t>Where users of BFO need to annotate data pertaining to such</w:t>
      </w:r>
      <w:r w:rsidR="008F67BA" w:rsidRPr="00486765">
        <w:rPr>
          <w:sz w:val="22"/>
        </w:rPr>
        <w:t xml:space="preserve"> </w:t>
      </w:r>
      <w:r w:rsidRPr="00486765">
        <w:rPr>
          <w:sz w:val="22"/>
        </w:rPr>
        <w:t xml:space="preserve">problematic cases, then they may in every case use </w:t>
      </w:r>
      <w:proofErr w:type="spellStart"/>
      <w:r w:rsidRPr="00486765">
        <w:rPr>
          <w:sz w:val="22"/>
        </w:rPr>
        <w:t>BFO</w:t>
      </w:r>
      <w:proofErr w:type="gramStart"/>
      <w:r w:rsidRPr="00486765">
        <w:rPr>
          <w:sz w:val="22"/>
        </w:rPr>
        <w:t>:</w:t>
      </w:r>
      <w:r w:rsidRPr="00486765">
        <w:rPr>
          <w:i/>
          <w:sz w:val="22"/>
        </w:rPr>
        <w:t>material</w:t>
      </w:r>
      <w:proofErr w:type="spellEnd"/>
      <w:proofErr w:type="gramEnd"/>
      <w:r w:rsidRPr="00486765">
        <w:rPr>
          <w:i/>
          <w:sz w:val="22"/>
        </w:rPr>
        <w:t xml:space="preserve"> entity</w:t>
      </w:r>
      <w:r w:rsidRPr="00486765">
        <w:rPr>
          <w:sz w:val="22"/>
        </w:rPr>
        <w:t xml:space="preserve"> in formulating the corresponding annotations. </w:t>
      </w:r>
      <w:r w:rsidR="00C1193A" w:rsidRPr="00486765">
        <w:rPr>
          <w:sz w:val="22"/>
        </w:rPr>
        <w:t xml:space="preserve">In the case of the following examples: </w:t>
      </w:r>
    </w:p>
    <w:p w14:paraId="6C9915BF" w14:textId="15D768EC" w:rsidR="00C1193A" w:rsidRPr="00486765" w:rsidRDefault="00C1193A" w:rsidP="00486765">
      <w:pPr>
        <w:ind w:left="720"/>
        <w:rPr>
          <w:sz w:val="22"/>
        </w:rPr>
      </w:pPr>
      <w:proofErr w:type="gramStart"/>
      <w:r w:rsidRPr="00486765">
        <w:rPr>
          <w:sz w:val="22"/>
        </w:rPr>
        <w:t>a</w:t>
      </w:r>
      <w:proofErr w:type="gramEnd"/>
      <w:r w:rsidRPr="00486765">
        <w:rPr>
          <w:sz w:val="22"/>
        </w:rPr>
        <w:t xml:space="preserve"> solar flare, an epidemic, a hurricane, a forest fire, a puff of smoke, a sea wave, an energy wave. </w:t>
      </w:r>
    </w:p>
    <w:p w14:paraId="03A17E61" w14:textId="16F1F46E" w:rsidR="00D14934" w:rsidRPr="00486765" w:rsidRDefault="00C1193A" w:rsidP="00486765">
      <w:pPr>
        <w:rPr>
          <w:sz w:val="22"/>
        </w:rPr>
      </w:pPr>
      <w:proofErr w:type="gramStart"/>
      <w:r w:rsidRPr="00486765">
        <w:rPr>
          <w:sz w:val="22"/>
        </w:rPr>
        <w:t>we</w:t>
      </w:r>
      <w:proofErr w:type="gramEnd"/>
      <w:r w:rsidRPr="00486765">
        <w:rPr>
          <w:sz w:val="22"/>
        </w:rPr>
        <w:t xml:space="preserve"> plan to provide further analyses in the course of developing the next version of BFO.</w:t>
      </w:r>
    </w:p>
    <w:p w14:paraId="657A13CC" w14:textId="04B04B11" w:rsidR="00D14934" w:rsidRPr="00486765" w:rsidRDefault="00C1193A">
      <w:pPr>
        <w:rPr>
          <w:sz w:val="22"/>
        </w:rPr>
      </w:pPr>
      <w:r w:rsidRPr="00486765">
        <w:rPr>
          <w:sz w:val="22"/>
        </w:rPr>
        <w:t xml:space="preserve">Already </w:t>
      </w:r>
      <w:r w:rsidR="003F5A7E" w:rsidRPr="00486765">
        <w:rPr>
          <w:sz w:val="22"/>
        </w:rPr>
        <w:t>it is clear that BFO</w:t>
      </w:r>
      <w:r w:rsidRPr="00486765">
        <w:rPr>
          <w:sz w:val="22"/>
        </w:rPr>
        <w:t xml:space="preserve"> or its conformant domain-ontologies</w:t>
      </w:r>
      <w:r w:rsidR="003F5A7E" w:rsidRPr="00486765">
        <w:rPr>
          <w:sz w:val="22"/>
        </w:rPr>
        <w:t xml:space="preserve"> will in due course </w:t>
      </w:r>
      <w:r w:rsidR="00D14934" w:rsidRPr="00486765">
        <w:rPr>
          <w:sz w:val="22"/>
        </w:rPr>
        <w:t xml:space="preserve">need to recognize </w:t>
      </w:r>
      <w:r w:rsidRPr="00486765">
        <w:rPr>
          <w:sz w:val="22"/>
        </w:rPr>
        <w:t xml:space="preserve">also </w:t>
      </w:r>
      <w:r w:rsidR="00D14934" w:rsidRPr="00486765">
        <w:rPr>
          <w:sz w:val="22"/>
        </w:rPr>
        <w:t xml:space="preserve">other sub-universals of </w:t>
      </w:r>
      <w:r w:rsidR="00D14934" w:rsidRPr="00486765">
        <w:rPr>
          <w:i/>
          <w:sz w:val="22"/>
        </w:rPr>
        <w:t>material entity</w:t>
      </w:r>
      <w:r w:rsidR="00D14934" w:rsidRPr="00486765">
        <w:rPr>
          <w:sz w:val="22"/>
        </w:rPr>
        <w:t xml:space="preserve">, in addition to </w:t>
      </w:r>
      <w:r w:rsidR="00D14934" w:rsidRPr="00486765">
        <w:rPr>
          <w:i/>
          <w:sz w:val="22"/>
        </w:rPr>
        <w:t>object, object aggregate</w:t>
      </w:r>
      <w:r w:rsidR="00D14934" w:rsidRPr="00486765">
        <w:rPr>
          <w:sz w:val="22"/>
        </w:rPr>
        <w:t xml:space="preserve"> and </w:t>
      </w:r>
      <w:r w:rsidR="00D14934" w:rsidRPr="00486765">
        <w:rPr>
          <w:i/>
          <w:sz w:val="22"/>
        </w:rPr>
        <w:t>fiat object part</w:t>
      </w:r>
      <w:r w:rsidR="00D14934" w:rsidRPr="00486765">
        <w:rPr>
          <w:sz w:val="22"/>
        </w:rPr>
        <w:t xml:space="preserve"> – for instance: </w:t>
      </w:r>
      <w:r w:rsidR="00D14934" w:rsidRPr="00486765">
        <w:rPr>
          <w:i/>
          <w:sz w:val="22"/>
        </w:rPr>
        <w:t>aggregate of</w:t>
      </w:r>
      <w:r w:rsidR="008F67BA" w:rsidRPr="00486765">
        <w:rPr>
          <w:i/>
          <w:sz w:val="22"/>
        </w:rPr>
        <w:t xml:space="preserve"> </w:t>
      </w:r>
      <w:r w:rsidR="00D14934" w:rsidRPr="00486765">
        <w:rPr>
          <w:i/>
          <w:sz w:val="22"/>
        </w:rPr>
        <w:t>fiat object parts</w:t>
      </w:r>
      <w:r w:rsidR="008F67BA" w:rsidRPr="00486765">
        <w:rPr>
          <w:i/>
          <w:sz w:val="22"/>
        </w:rPr>
        <w:t xml:space="preserve"> </w:t>
      </w:r>
      <w:r w:rsidR="00D14934" w:rsidRPr="00486765">
        <w:rPr>
          <w:sz w:val="22"/>
        </w:rPr>
        <w:t>[</w:t>
      </w:r>
      <w:r w:rsidR="001E591D" w:rsidRPr="00486765">
        <w:rPr>
          <w:sz w:val="22"/>
        </w:rPr>
        <w:fldChar w:fldCharType="begin"/>
      </w:r>
      <w:r w:rsidR="00D14934" w:rsidRPr="00486765">
        <w:rPr>
          <w:sz w:val="22"/>
        </w:rPr>
        <w:instrText xml:space="preserve"> REF _Ref309470250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29</w:t>
      </w:r>
      <w:r w:rsidR="001E591D" w:rsidRPr="00486765">
        <w:rPr>
          <w:sz w:val="22"/>
        </w:rPr>
        <w:fldChar w:fldCharType="end"/>
      </w:r>
      <w:r w:rsidRPr="00486765">
        <w:rPr>
          <w:sz w:val="22"/>
        </w:rPr>
        <w:t xml:space="preserve">, </w:t>
      </w:r>
      <w:r w:rsidRPr="00486765">
        <w:rPr>
          <w:sz w:val="22"/>
        </w:rPr>
        <w:fldChar w:fldCharType="begin"/>
      </w:r>
      <w:r w:rsidRPr="00486765">
        <w:rPr>
          <w:sz w:val="22"/>
        </w:rPr>
        <w:instrText xml:space="preserve"> REF _Ref315611357 \r \h </w:instrText>
      </w:r>
      <w:r w:rsidR="001C5CAA">
        <w:rPr>
          <w:sz w:val="22"/>
        </w:rPr>
        <w:instrText xml:space="preserve"> \* MERGEFORMAT </w:instrText>
      </w:r>
      <w:r w:rsidRPr="00486765">
        <w:rPr>
          <w:sz w:val="22"/>
        </w:rPr>
      </w:r>
      <w:r w:rsidRPr="00486765">
        <w:rPr>
          <w:sz w:val="22"/>
        </w:rPr>
        <w:fldChar w:fldCharType="separate"/>
      </w:r>
      <w:r w:rsidR="00B60214">
        <w:rPr>
          <w:sz w:val="22"/>
        </w:rPr>
        <w:t>82</w:t>
      </w:r>
      <w:r w:rsidRPr="00486765">
        <w:rPr>
          <w:sz w:val="22"/>
        </w:rPr>
        <w:fldChar w:fldCharType="end"/>
      </w:r>
      <w:r w:rsidR="00D14934" w:rsidRPr="00486765">
        <w:rPr>
          <w:sz w:val="22"/>
        </w:rPr>
        <w:t xml:space="preserve">]. Thus </w:t>
      </w:r>
      <w:r w:rsidRPr="00486765">
        <w:rPr>
          <w:sz w:val="22"/>
        </w:rPr>
        <w:t xml:space="preserve">the treatment of </w:t>
      </w:r>
      <w:r w:rsidR="00D14934" w:rsidRPr="00486765">
        <w:rPr>
          <w:i/>
          <w:sz w:val="22"/>
        </w:rPr>
        <w:t xml:space="preserve">material entity </w:t>
      </w:r>
      <w:r w:rsidRPr="00486765">
        <w:rPr>
          <w:sz w:val="22"/>
        </w:rPr>
        <w:t xml:space="preserve">in BFO 2.0 </w:t>
      </w:r>
      <w:r w:rsidR="00D14934" w:rsidRPr="00486765">
        <w:rPr>
          <w:sz w:val="22"/>
        </w:rPr>
        <w:t>should not be associated with any closure axiom</w:t>
      </w:r>
      <w:r w:rsidR="00336B31" w:rsidRPr="00486765">
        <w:rPr>
          <w:sz w:val="22"/>
        </w:rPr>
        <w:t xml:space="preserve"> pertaining to the three distinguished categories,</w:t>
      </w:r>
      <w:r w:rsidR="00D14934" w:rsidRPr="00486765">
        <w:rPr>
          <w:sz w:val="22"/>
        </w:rPr>
        <w:t xml:space="preserve"> and the existing treatment of the three identified sub-universals should not be associated with any claim to </w:t>
      </w:r>
      <w:proofErr w:type="spellStart"/>
      <w:r w:rsidR="00D14934" w:rsidRPr="00486765">
        <w:rPr>
          <w:sz w:val="22"/>
        </w:rPr>
        <w:t>exhaustivity</w:t>
      </w:r>
      <w:proofErr w:type="spellEnd"/>
      <w:r w:rsidR="00D14934" w:rsidRPr="00486765">
        <w:rPr>
          <w:sz w:val="22"/>
        </w:rPr>
        <w:t>.</w:t>
      </w:r>
    </w:p>
    <w:p w14:paraId="17565AAB" w14:textId="77777777" w:rsidR="00D14934" w:rsidRPr="00486765" w:rsidRDefault="00D14934">
      <w:pPr>
        <w:rPr>
          <w:sz w:val="22"/>
        </w:rPr>
      </w:pPr>
      <w:r w:rsidRPr="00486765">
        <w:rPr>
          <w:sz w:val="22"/>
        </w:rPr>
        <w:lastRenderedPageBreak/>
        <w:t>We will provide a strategy for dealing with such sub-universals in a later version of this document. Briefly, the proposal is that a central repository will be created where users of BFO can create BFO-conformant extensions (</w:t>
      </w:r>
      <w:r w:rsidR="003F5A7E" w:rsidRPr="00486765">
        <w:rPr>
          <w:sz w:val="22"/>
        </w:rPr>
        <w:t xml:space="preserve">extending BFO in ways that </w:t>
      </w:r>
      <w:r w:rsidRPr="00486765">
        <w:rPr>
          <w:sz w:val="22"/>
        </w:rPr>
        <w:t>meet the criterion that they are formal- rather than domain-onto</w:t>
      </w:r>
      <w:r w:rsidR="00151755" w:rsidRPr="00486765">
        <w:rPr>
          <w:sz w:val="22"/>
        </w:rPr>
        <w:t>lo</w:t>
      </w:r>
      <w:r w:rsidRPr="00486765">
        <w:rPr>
          <w:sz w:val="22"/>
        </w:rPr>
        <w:t xml:space="preserve">gical). </w:t>
      </w:r>
      <w:proofErr w:type="gramStart"/>
      <w:r w:rsidRPr="00486765">
        <w:rPr>
          <w:sz w:val="22"/>
        </w:rPr>
        <w:t xml:space="preserve">The terms in this repository can </w:t>
      </w:r>
      <w:r w:rsidR="003F5A7E" w:rsidRPr="00486765">
        <w:rPr>
          <w:sz w:val="22"/>
        </w:rPr>
        <w:t>then be adopted by others</w:t>
      </w:r>
      <w:proofErr w:type="gramEnd"/>
      <w:r w:rsidRPr="00486765">
        <w:rPr>
          <w:sz w:val="22"/>
        </w:rPr>
        <w:t xml:space="preserve"> according to need, and incorporated into BFO if adopted by multiple communities of users.</w:t>
      </w:r>
    </w:p>
    <w:p w14:paraId="647AAF67" w14:textId="4000309A" w:rsidR="009331CA" w:rsidRPr="00486765" w:rsidRDefault="00365F37">
      <w:pPr>
        <w:pStyle w:val="Heading3"/>
        <w:rPr>
          <w:sz w:val="22"/>
        </w:rPr>
      </w:pPr>
      <w:bookmarkStart w:id="227" w:name="_Toc313270700"/>
      <w:bookmarkStart w:id="228" w:name="_Toc319326106"/>
      <w:r w:rsidRPr="00486765">
        <w:rPr>
          <w:sz w:val="22"/>
        </w:rPr>
        <w:t xml:space="preserve">2.1.2 </w:t>
      </w:r>
      <w:r w:rsidR="009331CA" w:rsidRPr="00486765">
        <w:rPr>
          <w:sz w:val="22"/>
        </w:rPr>
        <w:t>Immaterial</w:t>
      </w:r>
      <w:r w:rsidR="00465C17" w:rsidRPr="00486765">
        <w:rPr>
          <w:sz w:val="22"/>
        </w:rPr>
        <w:t xml:space="preserve"> entity</w:t>
      </w:r>
      <w:bookmarkEnd w:id="227"/>
      <w:bookmarkEnd w:id="228"/>
    </w:p>
    <w:p w14:paraId="33C47318" w14:textId="14D61B2A" w:rsidR="00AB12A7" w:rsidRPr="00486765" w:rsidRDefault="009E0109">
      <w:pPr>
        <w:rPr>
          <w:sz w:val="22"/>
        </w:rPr>
      </w:pPr>
      <w:r w:rsidRPr="00486765">
        <w:rPr>
          <w:sz w:val="22"/>
        </w:rPr>
        <w:t xml:space="preserve">The roots of </w:t>
      </w:r>
      <w:r w:rsidR="00D14934" w:rsidRPr="00486765">
        <w:rPr>
          <w:sz w:val="22"/>
        </w:rPr>
        <w:t xml:space="preserve">BFO’s treatment of ‘immaterial entity’ </w:t>
      </w:r>
      <w:r w:rsidRPr="00486765">
        <w:rPr>
          <w:sz w:val="22"/>
        </w:rPr>
        <w:t>lie in the application of theories of qualitative spatial reasoning to the geospatial world</w:t>
      </w:r>
      <w:r w:rsidR="00C1193A" w:rsidRPr="00486765">
        <w:rPr>
          <w:sz w:val="22"/>
        </w:rPr>
        <w:t>,</w:t>
      </w:r>
      <w:r w:rsidRPr="00486765">
        <w:rPr>
          <w:sz w:val="22"/>
        </w:rPr>
        <w:t xml:space="preserve"> for example as outlined in [</w:t>
      </w:r>
      <w:r w:rsidR="001E591D" w:rsidRPr="00486765">
        <w:rPr>
          <w:sz w:val="22"/>
        </w:rPr>
        <w:fldChar w:fldCharType="begin"/>
      </w:r>
      <w:r w:rsidR="005A7B86" w:rsidRPr="00486765">
        <w:rPr>
          <w:sz w:val="22"/>
        </w:rPr>
        <w:instrText xml:space="preserve"> REF _Ref309471947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49</w:t>
      </w:r>
      <w:r w:rsidR="001E591D" w:rsidRPr="00486765">
        <w:rPr>
          <w:sz w:val="22"/>
        </w:rPr>
        <w:fldChar w:fldCharType="end"/>
      </w:r>
      <w:r w:rsidRPr="00486765">
        <w:rPr>
          <w:sz w:val="22"/>
        </w:rPr>
        <w:t xml:space="preserve">], </w:t>
      </w:r>
      <w:r w:rsidR="005A7B86" w:rsidRPr="00486765">
        <w:rPr>
          <w:sz w:val="22"/>
        </w:rPr>
        <w:t xml:space="preserve">in </w:t>
      </w:r>
      <w:r w:rsidR="00D14934" w:rsidRPr="00486765">
        <w:rPr>
          <w:sz w:val="22"/>
        </w:rPr>
        <w:t xml:space="preserve">the treatment of holes by </w:t>
      </w:r>
      <w:proofErr w:type="spellStart"/>
      <w:r w:rsidR="00D14934" w:rsidRPr="00486765">
        <w:rPr>
          <w:sz w:val="22"/>
        </w:rPr>
        <w:t>Casati</w:t>
      </w:r>
      <w:proofErr w:type="spellEnd"/>
      <w:r w:rsidR="00D14934" w:rsidRPr="00486765">
        <w:rPr>
          <w:sz w:val="22"/>
        </w:rPr>
        <w:t xml:space="preserve"> and </w:t>
      </w:r>
      <w:proofErr w:type="spellStart"/>
      <w:r w:rsidR="00D14934" w:rsidRPr="00486765">
        <w:rPr>
          <w:sz w:val="22"/>
        </w:rPr>
        <w:t>Varzi</w:t>
      </w:r>
      <w:proofErr w:type="spellEnd"/>
      <w:r w:rsidR="00D14934" w:rsidRPr="00486765">
        <w:rPr>
          <w:sz w:val="22"/>
        </w:rPr>
        <w:t xml:space="preserve"> [</w:t>
      </w:r>
      <w:r w:rsidR="001E591D" w:rsidRPr="00486765">
        <w:rPr>
          <w:sz w:val="22"/>
        </w:rPr>
        <w:fldChar w:fldCharType="begin"/>
      </w:r>
      <w:r w:rsidRPr="00486765">
        <w:rPr>
          <w:sz w:val="22"/>
        </w:rPr>
        <w:instrText xml:space="preserve"> REF _Ref309471384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48</w:t>
      </w:r>
      <w:r w:rsidR="001E591D" w:rsidRPr="00486765">
        <w:rPr>
          <w:sz w:val="22"/>
        </w:rPr>
        <w:fldChar w:fldCharType="end"/>
      </w:r>
      <w:r w:rsidR="00D14934" w:rsidRPr="00486765">
        <w:rPr>
          <w:sz w:val="22"/>
        </w:rPr>
        <w:t>]</w:t>
      </w:r>
      <w:r w:rsidRPr="00486765">
        <w:rPr>
          <w:sz w:val="22"/>
        </w:rPr>
        <w:t xml:space="preserve">, </w:t>
      </w:r>
      <w:r w:rsidR="005A7B86" w:rsidRPr="00486765">
        <w:rPr>
          <w:sz w:val="22"/>
        </w:rPr>
        <w:t xml:space="preserve">and </w:t>
      </w:r>
      <w:r w:rsidR="00C1193A" w:rsidRPr="00486765">
        <w:rPr>
          <w:sz w:val="22"/>
        </w:rPr>
        <w:t xml:space="preserve">in </w:t>
      </w:r>
      <w:r w:rsidR="005A7B86" w:rsidRPr="00486765">
        <w:rPr>
          <w:sz w:val="22"/>
        </w:rPr>
        <w:t>the treatment of cavities in the FMA [</w:t>
      </w:r>
      <w:r w:rsidR="001E591D" w:rsidRPr="00486765">
        <w:rPr>
          <w:sz w:val="22"/>
        </w:rPr>
        <w:fldChar w:fldCharType="begin"/>
      </w:r>
      <w:r w:rsidR="005A7B86"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34</w:t>
      </w:r>
      <w:r w:rsidR="001E591D" w:rsidRPr="00486765">
        <w:rPr>
          <w:sz w:val="22"/>
        </w:rPr>
        <w:fldChar w:fldCharType="end"/>
      </w:r>
      <w:r w:rsidR="005A7B86" w:rsidRPr="00486765">
        <w:rPr>
          <w:sz w:val="22"/>
        </w:rPr>
        <w:t xml:space="preserve">, </w:t>
      </w:r>
      <w:r w:rsidR="001E591D" w:rsidRPr="00486765">
        <w:rPr>
          <w:sz w:val="22"/>
        </w:rPr>
        <w:fldChar w:fldCharType="begin"/>
      </w:r>
      <w:r w:rsidR="005A7B86" w:rsidRPr="00486765">
        <w:rPr>
          <w:sz w:val="22"/>
        </w:rPr>
        <w:instrText xml:space="preserve"> REF _Ref309472485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35</w:t>
      </w:r>
      <w:r w:rsidR="001E591D" w:rsidRPr="00486765">
        <w:rPr>
          <w:sz w:val="22"/>
        </w:rPr>
        <w:fldChar w:fldCharType="end"/>
      </w:r>
      <w:r w:rsidR="005A7B86" w:rsidRPr="00486765">
        <w:rPr>
          <w:sz w:val="22"/>
        </w:rPr>
        <w:t>].</w:t>
      </w:r>
    </w:p>
    <w:p w14:paraId="54D5F57B" w14:textId="5C628E29" w:rsidR="00C1193A" w:rsidRPr="00486765" w:rsidRDefault="00C1193A">
      <w:pPr>
        <w:rPr>
          <w:sz w:val="22"/>
        </w:rPr>
      </w:pPr>
      <w:proofErr w:type="spellStart"/>
      <w:r w:rsidRPr="00486765">
        <w:rPr>
          <w:sz w:val="22"/>
        </w:rPr>
        <w:t>Rosse</w:t>
      </w:r>
      <w:proofErr w:type="spellEnd"/>
      <w:r w:rsidRPr="00486765">
        <w:rPr>
          <w:sz w:val="22"/>
        </w:rPr>
        <w:t xml:space="preserve"> and </w:t>
      </w:r>
      <w:proofErr w:type="spellStart"/>
      <w:r w:rsidRPr="00486765">
        <w:rPr>
          <w:sz w:val="22"/>
        </w:rPr>
        <w:t>Mejino</w:t>
      </w:r>
      <w:proofErr w:type="spellEnd"/>
      <w:r w:rsidRPr="00486765">
        <w:rPr>
          <w:sz w:val="22"/>
        </w:rPr>
        <w:t xml:space="preserve"> provide the following rationale for including terms for surfaces, lines, and points in the FMA:</w:t>
      </w:r>
    </w:p>
    <w:p w14:paraId="2F376180" w14:textId="5D83404A" w:rsidR="00C1193A" w:rsidRPr="00486765" w:rsidRDefault="00C1193A" w:rsidP="00687850">
      <w:pPr>
        <w:ind w:left="360"/>
        <w:rPr>
          <w:sz w:val="20"/>
        </w:rPr>
      </w:pPr>
      <w:r w:rsidRPr="00486765">
        <w:rPr>
          <w:sz w:val="20"/>
        </w:rPr>
        <w:t>Although anatomical texts and medical terminologies with an anatomical content deal only superﬁcially, if at all, with anatomical surfaces, lines, and points, it is nevertheless necessary to represent these entities explicitly and comprehensively in the FMA in order to describe boundary and adjacency relationships of material physical anatomical entities and spaces. [</w:t>
      </w:r>
      <w:r w:rsidRPr="00486765">
        <w:rPr>
          <w:sz w:val="20"/>
        </w:rPr>
        <w:fldChar w:fldCharType="begin"/>
      </w:r>
      <w:r w:rsidRPr="00486765">
        <w:rPr>
          <w:sz w:val="20"/>
        </w:rPr>
        <w:instrText xml:space="preserve"> REF _Ref309153892 \r \h </w:instrText>
      </w:r>
      <w:r w:rsidR="00D924FF" w:rsidRPr="00486765">
        <w:rPr>
          <w:sz w:val="20"/>
        </w:rPr>
        <w:instrText xml:space="preserve"> \* MERGEFORMAT </w:instrText>
      </w:r>
      <w:r w:rsidRPr="00486765">
        <w:rPr>
          <w:sz w:val="20"/>
        </w:rPr>
      </w:r>
      <w:r w:rsidRPr="00486765">
        <w:rPr>
          <w:sz w:val="20"/>
        </w:rPr>
        <w:fldChar w:fldCharType="separate"/>
      </w:r>
      <w:r w:rsidR="00B60214">
        <w:rPr>
          <w:sz w:val="20"/>
        </w:rPr>
        <w:t>43</w:t>
      </w:r>
      <w:r w:rsidRPr="00486765">
        <w:rPr>
          <w:sz w:val="20"/>
        </w:rPr>
        <w:fldChar w:fldCharType="end"/>
      </w:r>
      <w:r w:rsidRPr="00486765">
        <w:rPr>
          <w:sz w:val="20"/>
        </w:rPr>
        <w:t>]</w:t>
      </w:r>
    </w:p>
    <w:p w14:paraId="583EE1E2" w14:textId="4FCB5F26" w:rsidR="00AB12A7" w:rsidRPr="00486765" w:rsidRDefault="00AB12A7">
      <w:pPr>
        <w:rPr>
          <w:sz w:val="22"/>
        </w:rPr>
      </w:pPr>
      <w:r w:rsidRPr="00486765">
        <w:rPr>
          <w:i/>
          <w:sz w:val="22"/>
        </w:rPr>
        <w:t>Immaterial entities</w:t>
      </w:r>
      <w:r w:rsidRPr="00486765">
        <w:rPr>
          <w:sz w:val="22"/>
        </w:rPr>
        <w:t xml:space="preserve"> are divided into two subgroups:</w:t>
      </w:r>
    </w:p>
    <w:p w14:paraId="7F6C8B6A" w14:textId="5DE11666" w:rsidR="00AB12A7" w:rsidRPr="00486765" w:rsidRDefault="00151755" w:rsidP="006C702A">
      <w:pPr>
        <w:pStyle w:val="ListParagraph"/>
        <w:numPr>
          <w:ilvl w:val="0"/>
          <w:numId w:val="8"/>
        </w:numPr>
        <w:rPr>
          <w:sz w:val="22"/>
        </w:rPr>
      </w:pPr>
      <w:proofErr w:type="gramStart"/>
      <w:r w:rsidRPr="00486765">
        <w:rPr>
          <w:i/>
          <w:sz w:val="22"/>
        </w:rPr>
        <w:t>boundaries</w:t>
      </w:r>
      <w:proofErr w:type="gramEnd"/>
      <w:r w:rsidR="007B59A9" w:rsidRPr="00486765">
        <w:rPr>
          <w:i/>
          <w:sz w:val="22"/>
        </w:rPr>
        <w:t xml:space="preserve"> </w:t>
      </w:r>
      <w:r w:rsidR="007B59A9" w:rsidRPr="00486765">
        <w:rPr>
          <w:sz w:val="22"/>
        </w:rPr>
        <w:t>and</w:t>
      </w:r>
      <w:r w:rsidR="007B59A9" w:rsidRPr="00486765">
        <w:rPr>
          <w:i/>
          <w:sz w:val="22"/>
        </w:rPr>
        <w:t xml:space="preserve"> sites</w:t>
      </w:r>
      <w:r w:rsidRPr="00486765">
        <w:rPr>
          <w:sz w:val="22"/>
        </w:rPr>
        <w:t>, which</w:t>
      </w:r>
      <w:r w:rsidR="00AB12A7" w:rsidRPr="00486765">
        <w:rPr>
          <w:sz w:val="22"/>
        </w:rPr>
        <w:t xml:space="preserve"> </w:t>
      </w:r>
      <w:r w:rsidR="007B59A9" w:rsidRPr="00486765">
        <w:rPr>
          <w:sz w:val="22"/>
        </w:rPr>
        <w:t>bound, or are demarcated in relation,</w:t>
      </w:r>
      <w:r w:rsidR="00AB12A7" w:rsidRPr="00486765">
        <w:rPr>
          <w:sz w:val="22"/>
        </w:rPr>
        <w:t xml:space="preserve"> to </w:t>
      </w:r>
      <w:r w:rsidR="00AB12A7" w:rsidRPr="00486765">
        <w:rPr>
          <w:i/>
          <w:sz w:val="22"/>
        </w:rPr>
        <w:t>material entities</w:t>
      </w:r>
      <w:r w:rsidR="00AB12A7" w:rsidRPr="00486765">
        <w:rPr>
          <w:sz w:val="22"/>
        </w:rPr>
        <w:t xml:space="preserve">, and which can thus change </w:t>
      </w:r>
      <w:r w:rsidR="00C1193A" w:rsidRPr="00486765">
        <w:rPr>
          <w:sz w:val="22"/>
        </w:rPr>
        <w:t xml:space="preserve">location, </w:t>
      </w:r>
      <w:r w:rsidR="00AB12A7" w:rsidRPr="00486765">
        <w:rPr>
          <w:sz w:val="22"/>
        </w:rPr>
        <w:t>shape</w:t>
      </w:r>
      <w:r w:rsidR="00C1193A" w:rsidRPr="00486765">
        <w:rPr>
          <w:sz w:val="22"/>
        </w:rPr>
        <w:t xml:space="preserve"> and size</w:t>
      </w:r>
      <w:r w:rsidR="00AB12A7" w:rsidRPr="00486765">
        <w:rPr>
          <w:sz w:val="22"/>
        </w:rPr>
        <w:t xml:space="preserve"> and as their material hosts move</w:t>
      </w:r>
      <w:r w:rsidR="007B59A9" w:rsidRPr="00486765">
        <w:rPr>
          <w:sz w:val="22"/>
        </w:rPr>
        <w:t xml:space="preserve"> </w:t>
      </w:r>
      <w:r w:rsidR="00C1193A" w:rsidRPr="00486765">
        <w:rPr>
          <w:sz w:val="22"/>
        </w:rPr>
        <w:t xml:space="preserve">or change shape or size </w:t>
      </w:r>
      <w:r w:rsidR="00AB12A7" w:rsidRPr="00486765">
        <w:rPr>
          <w:sz w:val="22"/>
        </w:rPr>
        <w:t>(for examp</w:t>
      </w:r>
      <w:r w:rsidR="001066FC" w:rsidRPr="00486765">
        <w:rPr>
          <w:sz w:val="22"/>
        </w:rPr>
        <w:t>le: your nasal passage; the hold</w:t>
      </w:r>
      <w:r w:rsidR="00AB12A7" w:rsidRPr="00486765">
        <w:rPr>
          <w:sz w:val="22"/>
        </w:rPr>
        <w:t xml:space="preserve"> of a ship</w:t>
      </w:r>
      <w:r w:rsidR="007B59A9" w:rsidRPr="00486765">
        <w:rPr>
          <w:sz w:val="22"/>
        </w:rPr>
        <w:t>; the boundary of Wales (which moves with the rotation of the Earth)</w:t>
      </w:r>
      <w:r w:rsidR="00AB12A7" w:rsidRPr="00486765">
        <w:rPr>
          <w:sz w:val="22"/>
        </w:rPr>
        <w:t xml:space="preserve"> [</w:t>
      </w:r>
      <w:r w:rsidR="001E591D" w:rsidRPr="00486765">
        <w:rPr>
          <w:sz w:val="22"/>
        </w:rPr>
        <w:fldChar w:fldCharType="begin"/>
      </w:r>
      <w:r w:rsidR="00AB12A7" w:rsidRPr="00486765">
        <w:rPr>
          <w:sz w:val="22"/>
        </w:rPr>
        <w:instrText xml:space="preserve"> REF _Ref309472895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38</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_Ref309560520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7</w:t>
      </w:r>
      <w:r w:rsidR="001E591D" w:rsidRPr="00486765">
        <w:rPr>
          <w:sz w:val="22"/>
        </w:rPr>
        <w:fldChar w:fldCharType="end"/>
      </w:r>
      <w:r w:rsidR="00E44217" w:rsidRPr="00486765">
        <w:rPr>
          <w:sz w:val="22"/>
        </w:rPr>
        <w:t xml:space="preserve">, </w:t>
      </w:r>
      <w:r w:rsidR="001E591D" w:rsidRPr="00486765">
        <w:rPr>
          <w:sz w:val="22"/>
        </w:rPr>
        <w:fldChar w:fldCharType="begin"/>
      </w:r>
      <w:r w:rsidR="00E44217" w:rsidRPr="00486765">
        <w:rPr>
          <w:sz w:val="22"/>
        </w:rPr>
        <w:instrText xml:space="preserve"> REF _Ref309560523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10</w:t>
      </w:r>
      <w:r w:rsidR="001E591D" w:rsidRPr="00486765">
        <w:rPr>
          <w:sz w:val="22"/>
        </w:rPr>
        <w:fldChar w:fldCharType="end"/>
      </w:r>
      <w:r w:rsidR="00AB12A7" w:rsidRPr="00486765">
        <w:rPr>
          <w:sz w:val="22"/>
        </w:rPr>
        <w:t xml:space="preserve">]); </w:t>
      </w:r>
    </w:p>
    <w:p w14:paraId="022D6C6E" w14:textId="77777777" w:rsidR="00870A6A" w:rsidRPr="00486765" w:rsidRDefault="00151755" w:rsidP="006C702A">
      <w:pPr>
        <w:pStyle w:val="ListParagraph"/>
        <w:numPr>
          <w:ilvl w:val="0"/>
          <w:numId w:val="8"/>
        </w:numPr>
        <w:rPr>
          <w:sz w:val="22"/>
        </w:rPr>
      </w:pPr>
      <w:proofErr w:type="gramStart"/>
      <w:r w:rsidRPr="00486765">
        <w:rPr>
          <w:i/>
          <w:sz w:val="22"/>
        </w:rPr>
        <w:t>spatial</w:t>
      </w:r>
      <w:proofErr w:type="gramEnd"/>
      <w:r w:rsidRPr="00486765">
        <w:rPr>
          <w:i/>
          <w:sz w:val="22"/>
        </w:rPr>
        <w:t xml:space="preserve"> regions</w:t>
      </w:r>
      <w:r w:rsidR="00870A6A" w:rsidRPr="00486765">
        <w:rPr>
          <w:sz w:val="22"/>
        </w:rPr>
        <w:t xml:space="preserve">, </w:t>
      </w:r>
      <w:r w:rsidR="00AB12A7" w:rsidRPr="00486765">
        <w:rPr>
          <w:sz w:val="22"/>
        </w:rPr>
        <w:t xml:space="preserve">which exist independently of </w:t>
      </w:r>
      <w:r w:rsidR="00AB12A7" w:rsidRPr="00486765">
        <w:rPr>
          <w:i/>
          <w:sz w:val="22"/>
        </w:rPr>
        <w:t>material entities</w:t>
      </w:r>
      <w:r w:rsidR="00AB12A7" w:rsidRPr="00486765">
        <w:rPr>
          <w:sz w:val="22"/>
        </w:rPr>
        <w:t xml:space="preserve">, and which thus do not change. </w:t>
      </w:r>
    </w:p>
    <w:p w14:paraId="1ABE88E2" w14:textId="2353235D" w:rsidR="00D14934" w:rsidRPr="00486765" w:rsidRDefault="00AB12A7">
      <w:pPr>
        <w:rPr>
          <w:sz w:val="22"/>
        </w:rPr>
      </w:pPr>
      <w:proofErr w:type="gramStart"/>
      <w:r w:rsidRPr="00486765">
        <w:rPr>
          <w:sz w:val="22"/>
        </w:rPr>
        <w:t xml:space="preserve">Immaterial entities under </w:t>
      </w:r>
      <w:r w:rsidR="00D754CA" w:rsidRPr="00486765">
        <w:rPr>
          <w:sz w:val="22"/>
        </w:rPr>
        <w:t>1.</w:t>
      </w:r>
      <w:proofErr w:type="gramEnd"/>
      <w:r w:rsidRPr="00486765">
        <w:rPr>
          <w:sz w:val="22"/>
        </w:rPr>
        <w:t xml:space="preserve"> </w:t>
      </w:r>
      <w:proofErr w:type="gramStart"/>
      <w:r w:rsidRPr="00486765">
        <w:rPr>
          <w:sz w:val="22"/>
        </w:rPr>
        <w:t>are</w:t>
      </w:r>
      <w:proofErr w:type="gramEnd"/>
      <w:r w:rsidRPr="00486765">
        <w:rPr>
          <w:sz w:val="22"/>
        </w:rPr>
        <w:t xml:space="preserve"> in some cases </w:t>
      </w:r>
      <w:r w:rsidR="00C1193A" w:rsidRPr="00486765">
        <w:rPr>
          <w:b/>
          <w:sz w:val="22"/>
        </w:rPr>
        <w:t xml:space="preserve">continuant </w:t>
      </w:r>
      <w:r w:rsidRPr="00486765">
        <w:rPr>
          <w:b/>
          <w:sz w:val="22"/>
        </w:rPr>
        <w:t xml:space="preserve">parts </w:t>
      </w:r>
      <w:r w:rsidRPr="00486765">
        <w:rPr>
          <w:sz w:val="22"/>
        </w:rPr>
        <w:t xml:space="preserve">of their </w:t>
      </w:r>
      <w:r w:rsidR="00870A6A" w:rsidRPr="00486765">
        <w:rPr>
          <w:sz w:val="22"/>
        </w:rPr>
        <w:t xml:space="preserve">material </w:t>
      </w:r>
      <w:r w:rsidRPr="00486765">
        <w:rPr>
          <w:sz w:val="22"/>
        </w:rPr>
        <w:t>hosts</w:t>
      </w:r>
      <w:r w:rsidR="00870A6A" w:rsidRPr="00486765">
        <w:rPr>
          <w:sz w:val="22"/>
        </w:rPr>
        <w:t>.</w:t>
      </w:r>
      <w:r w:rsidR="00831CE2" w:rsidRPr="00486765">
        <w:rPr>
          <w:sz w:val="22"/>
        </w:rPr>
        <w:t xml:space="preserve"> </w:t>
      </w:r>
      <w:r w:rsidR="00934CB2" w:rsidRPr="00486765">
        <w:rPr>
          <w:sz w:val="22"/>
        </w:rPr>
        <w:t xml:space="preserve">Thus the hold of a ship, for example, is part of the ship. </w:t>
      </w:r>
      <w:proofErr w:type="gramStart"/>
      <w:r w:rsidR="00831CE2" w:rsidRPr="00486765">
        <w:rPr>
          <w:sz w:val="22"/>
        </w:rPr>
        <w:t xml:space="preserve">Immaterial entities under both </w:t>
      </w:r>
      <w:r w:rsidR="00D754CA" w:rsidRPr="00486765">
        <w:rPr>
          <w:sz w:val="22"/>
        </w:rPr>
        <w:t>1.</w:t>
      </w:r>
      <w:proofErr w:type="gramEnd"/>
      <w:r w:rsidR="00D754CA" w:rsidRPr="00486765">
        <w:rPr>
          <w:sz w:val="22"/>
        </w:rPr>
        <w:t xml:space="preserve"> </w:t>
      </w:r>
      <w:proofErr w:type="gramStart"/>
      <w:r w:rsidR="00D754CA" w:rsidRPr="00486765">
        <w:rPr>
          <w:sz w:val="22"/>
        </w:rPr>
        <w:t>and</w:t>
      </w:r>
      <w:proofErr w:type="gramEnd"/>
      <w:r w:rsidR="00D754CA" w:rsidRPr="00486765">
        <w:rPr>
          <w:sz w:val="22"/>
        </w:rPr>
        <w:t xml:space="preserve"> 2. </w:t>
      </w:r>
      <w:proofErr w:type="gramStart"/>
      <w:r w:rsidR="00831CE2" w:rsidRPr="00486765">
        <w:rPr>
          <w:sz w:val="22"/>
        </w:rPr>
        <w:t>can</w:t>
      </w:r>
      <w:proofErr w:type="gramEnd"/>
      <w:r w:rsidR="00831CE2" w:rsidRPr="00486765">
        <w:rPr>
          <w:sz w:val="22"/>
        </w:rPr>
        <w:t xml:space="preserve"> be of zero, one, two or three dimensions. </w:t>
      </w:r>
    </w:p>
    <w:p w14:paraId="0954B4C2" w14:textId="29271F80" w:rsidR="00831CE2" w:rsidRPr="00486765" w:rsidRDefault="00831CE2">
      <w:pPr>
        <w:rPr>
          <w:sz w:val="22"/>
        </w:rPr>
      </w:pPr>
      <w:r w:rsidRPr="00486765">
        <w:rPr>
          <w:sz w:val="22"/>
        </w:rPr>
        <w:t>We define:</w:t>
      </w:r>
    </w:p>
    <w:p w14:paraId="618EC09F" w14:textId="77777777" w:rsidR="00C1193A" w:rsidRPr="00486765" w:rsidRDefault="00C1193A" w:rsidP="00486765">
      <w:pPr>
        <w:pStyle w:val="Specification"/>
        <w:rPr>
          <w:rStyle w:val="SpecificationType"/>
          <w:sz w:val="22"/>
        </w:rPr>
      </w:pPr>
    </w:p>
    <w:p w14:paraId="11A71D4B" w14:textId="63A525BE" w:rsidR="009331CA" w:rsidRPr="00486765" w:rsidRDefault="008F5E14">
      <w:pPr>
        <w:pStyle w:val="Specification"/>
        <w:rPr>
          <w:sz w:val="22"/>
        </w:rPr>
      </w:pPr>
      <w:ins w:id="229" w:author="Jonathan Bona" w:date="2012-05-02T17:27:00Z">
        <w:r w:rsidRPr="008F5E14">
          <w:rPr>
            <w:rStyle w:val="Annotation"/>
            <w:rPrChange w:id="230" w:author="Jonathan Bona" w:date="2012-05-02T17:28:00Z">
              <w:rPr>
                <w:rStyle w:val="SpecificationType"/>
                <w:sz w:val="22"/>
              </w:rPr>
            </w:rPrChange>
          </w:rPr>
          <w:lastRenderedPageBreak/>
          <w:t>a(immaterial entity)[</w:t>
        </w:r>
      </w:ins>
      <w:r w:rsidR="001C7765" w:rsidRPr="00486765">
        <w:rPr>
          <w:rStyle w:val="SpecificationType"/>
          <w:sz w:val="22"/>
        </w:rPr>
        <w:t>Definition</w:t>
      </w:r>
      <w:r w:rsidR="001C7765" w:rsidRPr="00486765">
        <w:rPr>
          <w:sz w:val="22"/>
        </w:rPr>
        <w:t xml:space="preserve">: </w:t>
      </w:r>
      <w:proofErr w:type="gramStart"/>
      <w:r w:rsidR="009331CA" w:rsidRPr="00486765">
        <w:rPr>
          <w:sz w:val="22"/>
        </w:rPr>
        <w:t>a</w:t>
      </w:r>
      <w:r w:rsidR="008F67BA" w:rsidRPr="00486765">
        <w:rPr>
          <w:sz w:val="22"/>
        </w:rPr>
        <w:t xml:space="preserve"> </w:t>
      </w:r>
      <w:r w:rsidR="009331CA" w:rsidRPr="00486765">
        <w:rPr>
          <w:sz w:val="22"/>
        </w:rPr>
        <w:t>is</w:t>
      </w:r>
      <w:proofErr w:type="gramEnd"/>
      <w:r w:rsidR="009331CA" w:rsidRPr="00486765">
        <w:rPr>
          <w:sz w:val="22"/>
        </w:rPr>
        <w:t xml:space="preserve"> an immaterial</w:t>
      </w:r>
      <w:r w:rsidR="00465C17" w:rsidRPr="00486765">
        <w:rPr>
          <w:sz w:val="22"/>
        </w:rPr>
        <w:t xml:space="preserve"> entity</w:t>
      </w:r>
      <w:r w:rsidR="008F67BA" w:rsidRPr="00486765">
        <w:rPr>
          <w:sz w:val="22"/>
        </w:rPr>
        <w:t xml:space="preserve"> </w:t>
      </w:r>
      <w:r w:rsidR="009331CA" w:rsidRPr="00486765">
        <w:rPr>
          <w:sz w:val="22"/>
        </w:rPr>
        <w:t>=</w:t>
      </w:r>
      <w:r w:rsidR="008F67BA" w:rsidRPr="00486765">
        <w:rPr>
          <w:sz w:val="22"/>
        </w:rPr>
        <w:t xml:space="preserve"> </w:t>
      </w:r>
      <w:r w:rsidR="00541102" w:rsidRPr="00486765">
        <w:rPr>
          <w:sz w:val="22"/>
        </w:rPr>
        <w:t>Def.</w:t>
      </w:r>
      <w:r w:rsidR="008F67BA" w:rsidRPr="00486765">
        <w:rPr>
          <w:sz w:val="22"/>
        </w:rPr>
        <w:t xml:space="preserve"> </w:t>
      </w:r>
      <w:r w:rsidR="009331CA" w:rsidRPr="00486765">
        <w:rPr>
          <w:sz w:val="22"/>
        </w:rPr>
        <w:t>a is an</w:t>
      </w:r>
      <w:r w:rsidR="00921592" w:rsidRPr="00486765">
        <w:rPr>
          <w:sz w:val="22"/>
        </w:rPr>
        <w:t xml:space="preserve"> independent continuant</w:t>
      </w:r>
      <w:r w:rsidR="009331CA" w:rsidRPr="00486765">
        <w:rPr>
          <w:sz w:val="22"/>
        </w:rPr>
        <w:t xml:space="preserve"> that has no material</w:t>
      </w:r>
      <w:r w:rsidR="00465C17" w:rsidRPr="00486765">
        <w:rPr>
          <w:sz w:val="22"/>
        </w:rPr>
        <w:t xml:space="preserve"> entities</w:t>
      </w:r>
      <w:r w:rsidR="009331CA" w:rsidRPr="00486765">
        <w:rPr>
          <w:sz w:val="22"/>
        </w:rPr>
        <w:t xml:space="preserve"> as parts.</w:t>
      </w:r>
      <w:r w:rsidR="0047147E">
        <w:rPr>
          <w:sz w:val="22"/>
        </w:rPr>
        <w:t xml:space="preserve"> [028-001]</w:t>
      </w:r>
      <w:ins w:id="231" w:author="Jonathan Bona" w:date="2012-05-02T17:27:00Z">
        <w:r w:rsidRPr="008F5E14">
          <w:rPr>
            <w:rStyle w:val="Annotation"/>
            <w:rPrChange w:id="232" w:author="Jonathan Bona" w:date="2012-05-02T17:28:00Z">
              <w:rPr>
                <w:sz w:val="22"/>
              </w:rPr>
            </w:rPrChange>
          </w:rPr>
          <w:t>]</w:t>
        </w:r>
      </w:ins>
    </w:p>
    <w:p w14:paraId="531B7D2B" w14:textId="77777777" w:rsidR="009331CA" w:rsidRPr="00486765" w:rsidRDefault="009331CA" w:rsidP="00486765">
      <w:pPr>
        <w:rPr>
          <w:sz w:val="22"/>
        </w:rPr>
      </w:pPr>
    </w:p>
    <w:p w14:paraId="609DB9EE" w14:textId="77777777" w:rsidR="005D2CB1" w:rsidRPr="00486765" w:rsidRDefault="00DE6862" w:rsidP="00486765">
      <w:pPr>
        <w:pStyle w:val="Heading4"/>
        <w:rPr>
          <w:sz w:val="22"/>
        </w:rPr>
      </w:pPr>
      <w:bookmarkStart w:id="233" w:name="_Toc313270701"/>
      <w:bookmarkStart w:id="234" w:name="_Toc319326107"/>
      <w:r w:rsidRPr="00486765">
        <w:rPr>
          <w:sz w:val="22"/>
        </w:rPr>
        <w:t>2.1.2.1</w:t>
      </w:r>
      <w:r w:rsidR="00091D05" w:rsidRPr="00486765">
        <w:rPr>
          <w:sz w:val="22"/>
        </w:rPr>
        <w:t xml:space="preserve"> </w:t>
      </w:r>
      <w:r w:rsidR="00AD530B" w:rsidRPr="00486765">
        <w:rPr>
          <w:sz w:val="22"/>
        </w:rPr>
        <w:t>Continuant fiat boundary</w:t>
      </w:r>
      <w:bookmarkEnd w:id="233"/>
      <w:bookmarkEnd w:id="234"/>
    </w:p>
    <w:p w14:paraId="1DF2BB1A" w14:textId="77777777" w:rsidR="00D94B24" w:rsidRPr="00486765" w:rsidRDefault="00D94B24" w:rsidP="00486765">
      <w:pPr>
        <w:rPr>
          <w:sz w:val="22"/>
        </w:rPr>
      </w:pPr>
    </w:p>
    <w:p w14:paraId="6B8E0D87" w14:textId="637AC354" w:rsidR="00514A83" w:rsidRPr="00486765" w:rsidRDefault="008F5E14" w:rsidP="00486765">
      <w:pPr>
        <w:pStyle w:val="Specification"/>
        <w:rPr>
          <w:sz w:val="22"/>
        </w:rPr>
      </w:pPr>
      <w:ins w:id="235" w:author="Jonathan Bona" w:date="2012-05-02T17:28:00Z">
        <w:r w:rsidRPr="008F5E14">
          <w:rPr>
            <w:rStyle w:val="Annotation"/>
            <w:rPrChange w:id="236" w:author="Jonathan Bona" w:date="2012-05-02T17:28:00Z">
              <w:rPr>
                <w:rStyle w:val="SpecificationType"/>
                <w:sz w:val="22"/>
              </w:rPr>
            </w:rPrChange>
          </w:rPr>
          <w:t>a(continuant fiat boundary)[</w:t>
        </w:r>
      </w:ins>
      <w:r w:rsidR="001C7765" w:rsidRPr="00486765">
        <w:rPr>
          <w:rStyle w:val="SpecificationType"/>
          <w:sz w:val="22"/>
        </w:rPr>
        <w:t>Definition</w:t>
      </w:r>
      <w:r w:rsidR="001C7765" w:rsidRPr="00486765">
        <w:rPr>
          <w:sz w:val="22"/>
        </w:rPr>
        <w:t xml:space="preserve">: </w:t>
      </w:r>
      <w:proofErr w:type="gramStart"/>
      <w:r w:rsidR="000E3638" w:rsidRPr="00486765">
        <w:rPr>
          <w:i/>
          <w:sz w:val="22"/>
        </w:rPr>
        <w:t>a</w:t>
      </w:r>
      <w:r w:rsidR="008F67BA" w:rsidRPr="00486765">
        <w:rPr>
          <w:i/>
          <w:sz w:val="22"/>
        </w:rPr>
        <w:t xml:space="preserve"> </w:t>
      </w:r>
      <w:r w:rsidR="00831CE2" w:rsidRPr="00486765">
        <w:rPr>
          <w:sz w:val="22"/>
        </w:rPr>
        <w:t>is</w:t>
      </w:r>
      <w:proofErr w:type="gramEnd"/>
      <w:r w:rsidR="00831CE2" w:rsidRPr="00486765">
        <w:rPr>
          <w:sz w:val="22"/>
        </w:rPr>
        <w:t xml:space="preserve"> a</w:t>
      </w:r>
      <w:r w:rsidR="00151755" w:rsidRPr="00486765">
        <w:rPr>
          <w:sz w:val="22"/>
        </w:rPr>
        <w:t xml:space="preserve"> </w:t>
      </w:r>
      <w:r w:rsidR="00831CE2" w:rsidRPr="00486765">
        <w:rPr>
          <w:i/>
          <w:sz w:val="22"/>
        </w:rPr>
        <w:t xml:space="preserve">continuant fiat </w:t>
      </w:r>
      <w:r w:rsidR="000E3638" w:rsidRPr="00486765">
        <w:rPr>
          <w:i/>
          <w:sz w:val="22"/>
        </w:rPr>
        <w:t>boundary =</w:t>
      </w:r>
      <w:r w:rsidR="008F67BA" w:rsidRPr="00486765">
        <w:rPr>
          <w:i/>
          <w:sz w:val="22"/>
        </w:rPr>
        <w:t xml:space="preserve"> </w:t>
      </w:r>
      <w:r w:rsidR="005D2CB1" w:rsidRPr="00486765">
        <w:rPr>
          <w:sz w:val="22"/>
        </w:rPr>
        <w:t>Def.</w:t>
      </w:r>
      <w:r w:rsidR="008F67BA" w:rsidRPr="00486765">
        <w:rPr>
          <w:sz w:val="22"/>
        </w:rPr>
        <w:t xml:space="preserve"> </w:t>
      </w:r>
      <w:r w:rsidR="000E3638" w:rsidRPr="00486765">
        <w:rPr>
          <w:i/>
          <w:sz w:val="22"/>
        </w:rPr>
        <w:t xml:space="preserve">a </w:t>
      </w:r>
      <w:r w:rsidR="000E3638" w:rsidRPr="00486765">
        <w:rPr>
          <w:sz w:val="22"/>
        </w:rPr>
        <w:t xml:space="preserve">is </w:t>
      </w:r>
      <w:r w:rsidR="00831CE2" w:rsidRPr="00486765">
        <w:rPr>
          <w:sz w:val="22"/>
        </w:rPr>
        <w:t xml:space="preserve">an </w:t>
      </w:r>
      <w:r w:rsidR="00831CE2" w:rsidRPr="00486765">
        <w:rPr>
          <w:i/>
          <w:sz w:val="22"/>
        </w:rPr>
        <w:t>immaterial entity</w:t>
      </w:r>
      <w:r w:rsidR="00831CE2" w:rsidRPr="00486765">
        <w:rPr>
          <w:sz w:val="22"/>
        </w:rPr>
        <w:t xml:space="preserve"> that is o</w:t>
      </w:r>
      <w:r w:rsidR="003F5A7E" w:rsidRPr="00486765">
        <w:rPr>
          <w:sz w:val="22"/>
        </w:rPr>
        <w:t>f zero</w:t>
      </w:r>
      <w:r w:rsidR="003F5A7E" w:rsidRPr="00486765">
        <w:rPr>
          <w:rFonts w:ascii="Times New Roman" w:hAnsi="Times New Roman"/>
          <w:sz w:val="22"/>
          <w:szCs w:val="23"/>
        </w:rPr>
        <w:t>,</w:t>
      </w:r>
      <w:r w:rsidR="003F5A7E" w:rsidRPr="00486765">
        <w:rPr>
          <w:sz w:val="22"/>
        </w:rPr>
        <w:t xml:space="preserve"> one or two dimensions and does not include a spatial region as part.</w:t>
      </w:r>
      <w:r w:rsidR="0047147E">
        <w:rPr>
          <w:sz w:val="22"/>
        </w:rPr>
        <w:t xml:space="preserve"> [029-001]</w:t>
      </w:r>
      <w:ins w:id="237" w:author="Jonathan Bona" w:date="2012-05-02T17:28:00Z">
        <w:r w:rsidRPr="008F5E14">
          <w:rPr>
            <w:rStyle w:val="Annotation"/>
            <w:rPrChange w:id="238" w:author="Jonathan Bona" w:date="2012-05-02T17:28:00Z">
              <w:rPr>
                <w:sz w:val="22"/>
              </w:rPr>
            </w:rPrChange>
          </w:rPr>
          <w:t>]</w:t>
        </w:r>
      </w:ins>
    </w:p>
    <w:p w14:paraId="324D86F9" w14:textId="77777777" w:rsidR="0049759E" w:rsidRPr="00486765" w:rsidRDefault="0049759E" w:rsidP="00486765">
      <w:pPr>
        <w:rPr>
          <w:sz w:val="22"/>
        </w:rPr>
      </w:pPr>
      <w:r w:rsidRPr="00486765">
        <w:rPr>
          <w:sz w:val="22"/>
        </w:rPr>
        <w:t xml:space="preserve">Every continuant fiat boundary is </w:t>
      </w:r>
      <w:r w:rsidRPr="00486765">
        <w:rPr>
          <w:b/>
          <w:sz w:val="22"/>
        </w:rPr>
        <w:t>located at</w:t>
      </w:r>
      <w:r w:rsidRPr="00486765">
        <w:rPr>
          <w:sz w:val="22"/>
        </w:rPr>
        <w:t xml:space="preserve"> some spatial region at every time at which it exists (but not necessarily at the same spatial region from one time to the next).</w:t>
      </w:r>
    </w:p>
    <w:p w14:paraId="2012530C" w14:textId="1F252BFC" w:rsidR="004D62F0" w:rsidRPr="00486765" w:rsidRDefault="004D62F0">
      <w:pPr>
        <w:rPr>
          <w:sz w:val="22"/>
        </w:rPr>
      </w:pPr>
      <w:r w:rsidRPr="00486765">
        <w:rPr>
          <w:sz w:val="22"/>
        </w:rPr>
        <w:t>All material entities are of three dimensions. Intuitively, a continuant fiat boundary is a boundary of some material entity (for example</w:t>
      </w:r>
      <w:r w:rsidR="00C1193A" w:rsidRPr="00486765">
        <w:rPr>
          <w:sz w:val="22"/>
        </w:rPr>
        <w:t>:</w:t>
      </w:r>
      <w:r w:rsidRPr="00486765">
        <w:rPr>
          <w:sz w:val="22"/>
        </w:rPr>
        <w:t xml:space="preserve"> the plane separating the Northern and Southern hemispheres</w:t>
      </w:r>
      <w:r w:rsidR="00C1193A" w:rsidRPr="00486765">
        <w:rPr>
          <w:sz w:val="22"/>
        </w:rPr>
        <w:t>;</w:t>
      </w:r>
      <w:r w:rsidRPr="00486765">
        <w:rPr>
          <w:sz w:val="22"/>
        </w:rPr>
        <w:t xml:space="preserve"> the North Pole), or it is a boundary of some immaterial entity (for example of some portion of airspace</w:t>
      </w:r>
      <w:r w:rsidR="007366FE" w:rsidRPr="00486765">
        <w:rPr>
          <w:sz w:val="22"/>
        </w:rPr>
        <w:t>)</w:t>
      </w:r>
      <w:r w:rsidRPr="00486765">
        <w:rPr>
          <w:sz w:val="22"/>
        </w:rPr>
        <w:t xml:space="preserve">. </w:t>
      </w:r>
    </w:p>
    <w:p w14:paraId="7A08B478" w14:textId="1D85BB6C" w:rsidR="00D40259" w:rsidRPr="00486765" w:rsidRDefault="00D40259">
      <w:pPr>
        <w:rPr>
          <w:sz w:val="22"/>
        </w:rPr>
      </w:pPr>
      <w:r w:rsidRPr="00486765">
        <w:rPr>
          <w:sz w:val="22"/>
        </w:rPr>
        <w:t>Three basic kinds of continuant fiat boundary can be distinguished (together with various combination kinds</w:t>
      </w:r>
      <w:r w:rsidR="00C1193A" w:rsidRPr="00486765">
        <w:rPr>
          <w:sz w:val="22"/>
        </w:rPr>
        <w:t xml:space="preserve"> [</w:t>
      </w:r>
      <w:r w:rsidR="00C1193A" w:rsidRPr="00486765">
        <w:rPr>
          <w:sz w:val="22"/>
        </w:rPr>
        <w:fldChar w:fldCharType="begin"/>
      </w:r>
      <w:r w:rsidR="00C1193A" w:rsidRPr="00486765">
        <w:rPr>
          <w:sz w:val="22"/>
        </w:rPr>
        <w:instrText xml:space="preserve"> REF _Ref309470250 \r \h </w:instrText>
      </w:r>
      <w:r w:rsidR="001C5CAA">
        <w:rPr>
          <w:sz w:val="22"/>
        </w:rPr>
        <w:instrText xml:space="preserve"> \* MERGEFORMAT </w:instrText>
      </w:r>
      <w:r w:rsidR="00C1193A" w:rsidRPr="00486765">
        <w:rPr>
          <w:sz w:val="22"/>
        </w:rPr>
      </w:r>
      <w:r w:rsidR="00C1193A" w:rsidRPr="00486765">
        <w:rPr>
          <w:sz w:val="22"/>
        </w:rPr>
        <w:fldChar w:fldCharType="separate"/>
      </w:r>
      <w:r w:rsidR="00B60214">
        <w:rPr>
          <w:sz w:val="22"/>
        </w:rPr>
        <w:t>29</w:t>
      </w:r>
      <w:r w:rsidR="00C1193A" w:rsidRPr="00486765">
        <w:rPr>
          <w:sz w:val="22"/>
        </w:rPr>
        <w:fldChar w:fldCharType="end"/>
      </w:r>
      <w:r w:rsidR="00C1193A" w:rsidRPr="00486765">
        <w:rPr>
          <w:sz w:val="22"/>
        </w:rPr>
        <w:t>]</w:t>
      </w:r>
      <w:r w:rsidRPr="00486765">
        <w:rPr>
          <w:sz w:val="22"/>
        </w:rPr>
        <w:t>):</w:t>
      </w:r>
    </w:p>
    <w:p w14:paraId="1784D100"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t>
      </w:r>
      <w:r w:rsidR="00AB0E32" w:rsidRPr="00486765">
        <w:rPr>
          <w:sz w:val="22"/>
        </w:rPr>
        <w:t xml:space="preserve">(often rectilinear) </w:t>
      </w:r>
      <w:r w:rsidRPr="00486765">
        <w:rPr>
          <w:sz w:val="22"/>
        </w:rPr>
        <w:t>which delineate fiat parts within the interiors of material entities – for example the fiat boundary between the northern and southern hemispheres of the Earth; the North Pole; the fiat boundary whi</w:t>
      </w:r>
      <w:r w:rsidR="00776B28" w:rsidRPr="00486765">
        <w:rPr>
          <w:sz w:val="22"/>
        </w:rPr>
        <w:t>ch separates Utah from Colorado</w:t>
      </w:r>
    </w:p>
    <w:p w14:paraId="5D52B2AF" w14:textId="77777777" w:rsidR="00D40259" w:rsidRPr="00486765" w:rsidRDefault="00D40259" w:rsidP="006C702A">
      <w:pPr>
        <w:pStyle w:val="ListParagraph"/>
        <w:numPr>
          <w:ilvl w:val="0"/>
          <w:numId w:val="9"/>
        </w:numPr>
        <w:rPr>
          <w:sz w:val="22"/>
        </w:rPr>
      </w:pPr>
      <w:proofErr w:type="gramStart"/>
      <w:r w:rsidRPr="00486765">
        <w:rPr>
          <w:sz w:val="22"/>
        </w:rPr>
        <w:t>fiat</w:t>
      </w:r>
      <w:proofErr w:type="gramEnd"/>
      <w:r w:rsidRPr="00486765">
        <w:rPr>
          <w:sz w:val="22"/>
        </w:rPr>
        <w:t xml:space="preserve"> boundaries which delineate holes or cavities, for example fiat boundaries of the type referred to by the FMA </w:t>
      </w:r>
      <w:r w:rsidR="00D754CA" w:rsidRPr="00486765">
        <w:rPr>
          <w:sz w:val="22"/>
        </w:rPr>
        <w:t>as</w:t>
      </w:r>
      <w:r w:rsidRPr="00486765">
        <w:rPr>
          <w:sz w:val="22"/>
        </w:rPr>
        <w:t xml:space="preserve"> ‘plane of anatomical orifice’. </w:t>
      </w:r>
    </w:p>
    <w:p w14:paraId="489DBA91" w14:textId="77777777" w:rsidR="00D40259" w:rsidRPr="00486765" w:rsidRDefault="00D40259" w:rsidP="00486765">
      <w:pPr>
        <w:rPr>
          <w:sz w:val="22"/>
        </w:rPr>
      </w:pPr>
      <w:r w:rsidRPr="00486765">
        <w:rPr>
          <w:sz w:val="22"/>
        </w:rPr>
        <w:t>An example of a combination fiat boundary</w:t>
      </w:r>
      <w:r w:rsidR="00AB0E32" w:rsidRPr="00486765">
        <w:rPr>
          <w:sz w:val="22"/>
        </w:rPr>
        <w:t xml:space="preserve"> would be the border of Israel, which contains both </w:t>
      </w:r>
      <w:r w:rsidR="004D7CE9" w:rsidRPr="00486765">
        <w:rPr>
          <w:sz w:val="22"/>
        </w:rPr>
        <w:t>rectilinear fiat boundaries for example along the border with Egypt and fiat boundaries tracking physical discontinuities for example on the Mediterranean side and along the borders with Syria and Jordan.</w:t>
      </w:r>
    </w:p>
    <w:p w14:paraId="660B2218" w14:textId="70152FB8" w:rsidR="008F67BA" w:rsidRPr="00486765" w:rsidRDefault="00D67C06">
      <w:pPr>
        <w:rPr>
          <w:sz w:val="22"/>
        </w:rPr>
      </w:pPr>
      <w:r w:rsidRPr="00486765">
        <w:rPr>
          <w:sz w:val="22"/>
        </w:rPr>
        <w:t xml:space="preserve">Note that boundaries are dependent entities, but they are not dependent in either of the senses </w:t>
      </w:r>
      <w:r w:rsidR="00934CB2" w:rsidRPr="00486765">
        <w:rPr>
          <w:sz w:val="22"/>
        </w:rPr>
        <w:t xml:space="preserve">(of s- and g-dependence) </w:t>
      </w:r>
      <w:r w:rsidRPr="00486765">
        <w:rPr>
          <w:sz w:val="22"/>
        </w:rPr>
        <w:t xml:space="preserve">identified </w:t>
      </w:r>
      <w:r w:rsidR="00A950A9" w:rsidRPr="00486765">
        <w:rPr>
          <w:sz w:val="22"/>
        </w:rPr>
        <w:t>elsewhere in this document.</w:t>
      </w:r>
    </w:p>
    <w:p w14:paraId="5427CF41" w14:textId="77777777" w:rsidR="0050778E" w:rsidRPr="00486765" w:rsidRDefault="00DE6862" w:rsidP="00486765">
      <w:pPr>
        <w:pStyle w:val="Heading5"/>
        <w:rPr>
          <w:sz w:val="22"/>
        </w:rPr>
      </w:pPr>
      <w:bookmarkStart w:id="239" w:name="_Toc313270702"/>
      <w:bookmarkStart w:id="240" w:name="_Toc319326108"/>
      <w:proofErr w:type="gramStart"/>
      <w:r w:rsidRPr="00486765">
        <w:rPr>
          <w:sz w:val="22"/>
        </w:rPr>
        <w:lastRenderedPageBreak/>
        <w:t>2.1.2.1</w:t>
      </w:r>
      <w:r w:rsidR="0050778E" w:rsidRPr="00486765">
        <w:rPr>
          <w:sz w:val="22"/>
        </w:rPr>
        <w:t xml:space="preserve">.1 </w:t>
      </w:r>
      <w:r w:rsidR="008F67BA" w:rsidRPr="00486765">
        <w:rPr>
          <w:sz w:val="22"/>
        </w:rPr>
        <w:t xml:space="preserve"> </w:t>
      </w:r>
      <w:r w:rsidR="0050778E" w:rsidRPr="00486765">
        <w:rPr>
          <w:sz w:val="22"/>
        </w:rPr>
        <w:t>Zero</w:t>
      </w:r>
      <w:proofErr w:type="gramEnd"/>
      <w:r w:rsidR="0050778E" w:rsidRPr="00486765">
        <w:rPr>
          <w:sz w:val="22"/>
        </w:rPr>
        <w:t xml:space="preserve">-dimensional </w:t>
      </w:r>
      <w:r w:rsidR="00AD530B" w:rsidRPr="00486765">
        <w:rPr>
          <w:sz w:val="22"/>
        </w:rPr>
        <w:t>continuant fiat boundary</w:t>
      </w:r>
      <w:bookmarkEnd w:id="239"/>
      <w:bookmarkEnd w:id="240"/>
    </w:p>
    <w:p w14:paraId="1646D6F8" w14:textId="77777777" w:rsidR="0049759E" w:rsidRPr="00486765" w:rsidRDefault="0049759E" w:rsidP="00486765">
      <w:pPr>
        <w:rPr>
          <w:sz w:val="22"/>
        </w:rPr>
      </w:pPr>
    </w:p>
    <w:p w14:paraId="575C39B1" w14:textId="3FF2ED7B" w:rsidR="0049759E" w:rsidRPr="00486765" w:rsidRDefault="00370CC8" w:rsidP="00486765">
      <w:pPr>
        <w:pStyle w:val="Specification"/>
        <w:rPr>
          <w:sz w:val="22"/>
        </w:rPr>
      </w:pPr>
      <w:ins w:id="241" w:author="Jonathan Bona" w:date="2012-05-02T17:28:00Z">
        <w:r w:rsidRPr="00370CC8">
          <w:rPr>
            <w:rStyle w:val="Annotation"/>
            <w:rPrChange w:id="242" w:author="Jonathan Bona" w:date="2012-05-02T17:29:00Z">
              <w:rPr>
                <w:rStyle w:val="SpecificationType"/>
                <w:sz w:val="22"/>
              </w:rPr>
            </w:rPrChange>
          </w:rPr>
          <w:t>a(zero-dimensional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zero-dimensional continuant fiat boundary is a </w:t>
      </w:r>
      <w:r w:rsidR="00D82F29" w:rsidRPr="00486765">
        <w:rPr>
          <w:sz w:val="22"/>
        </w:rPr>
        <w:t xml:space="preserve">fiat </w:t>
      </w:r>
      <w:r w:rsidR="0049759E" w:rsidRPr="00486765">
        <w:rPr>
          <w:sz w:val="22"/>
        </w:rPr>
        <w:t xml:space="preserve">point whose location is defined in relation to some material entity. </w:t>
      </w:r>
      <w:r w:rsidR="0047147E">
        <w:rPr>
          <w:sz w:val="22"/>
        </w:rPr>
        <w:t>[031-001]</w:t>
      </w:r>
      <w:ins w:id="243" w:author="Jonathan Bona" w:date="2012-05-02T17:29:00Z">
        <w:r w:rsidRPr="00370CC8">
          <w:rPr>
            <w:rStyle w:val="Annotation"/>
            <w:rPrChange w:id="244" w:author="Jonathan Bona" w:date="2012-05-02T17:29:00Z">
              <w:rPr>
                <w:sz w:val="22"/>
              </w:rPr>
            </w:rPrChange>
          </w:rPr>
          <w:t>]</w:t>
        </w:r>
      </w:ins>
    </w:p>
    <w:p w14:paraId="081E21BB" w14:textId="7981FFA4" w:rsidR="00AA337C" w:rsidRPr="00486765" w:rsidRDefault="00370CC8">
      <w:pPr>
        <w:pStyle w:val="Specification"/>
        <w:rPr>
          <w:sz w:val="22"/>
        </w:rPr>
      </w:pPr>
      <w:ins w:id="245" w:author="Jonathan Bona" w:date="2012-05-02T17:29:00Z">
        <w:r w:rsidRPr="00370CC8">
          <w:rPr>
            <w:rStyle w:val="Annotation"/>
            <w:rPrChange w:id="246" w:author="Jonathan Bona" w:date="2012-05-02T17:29:00Z">
              <w:rPr>
                <w:rStyle w:val="SpecificationType"/>
                <w:sz w:val="22"/>
              </w:rPr>
            </w:rPrChange>
          </w:rPr>
          <w:t>as(zero-dimensional continuant fiat boundary)[</w:t>
        </w:r>
      </w:ins>
      <w:r w:rsidR="00267063" w:rsidRPr="00486765">
        <w:rPr>
          <w:rStyle w:val="SpecificationType"/>
          <w:sz w:val="22"/>
        </w:rPr>
        <w:t>Examples</w:t>
      </w:r>
      <w:r w:rsidR="00267063" w:rsidRPr="00486765">
        <w:rPr>
          <w:sz w:val="22"/>
        </w:rPr>
        <w:t>: the</w:t>
      </w:r>
      <w:r w:rsidR="007B59A9" w:rsidRPr="00486765">
        <w:rPr>
          <w:sz w:val="22"/>
        </w:rPr>
        <w:t xml:space="preserve"> geographic</w:t>
      </w:r>
      <w:r w:rsidR="00267063" w:rsidRPr="00486765">
        <w:rPr>
          <w:sz w:val="22"/>
        </w:rPr>
        <w:t xml:space="preserve"> North Pole</w:t>
      </w:r>
      <w:ins w:id="247" w:author="Jonathan Bona" w:date="2012-05-02T17:30:00Z">
        <w:r w:rsidR="00AF5193" w:rsidRPr="00AF5193">
          <w:rPr>
            <w:rStyle w:val="Annotation"/>
            <w:rPrChange w:id="248" w:author="Jonathan Bona" w:date="2012-05-02T17:30:00Z">
              <w:rPr>
                <w:sz w:val="22"/>
              </w:rPr>
            </w:rPrChange>
          </w:rPr>
          <w:t>\</w:t>
        </w:r>
      </w:ins>
      <w:r w:rsidR="00267063" w:rsidRPr="00486765">
        <w:rPr>
          <w:sz w:val="22"/>
        </w:rPr>
        <w:t>;</w:t>
      </w:r>
      <w:r w:rsidR="00AA337C" w:rsidRPr="00486765">
        <w:rPr>
          <w:sz w:val="22"/>
        </w:rPr>
        <w:t xml:space="preserve"> the </w:t>
      </w:r>
      <w:proofErr w:type="spellStart"/>
      <w:r w:rsidR="00AA337C" w:rsidRPr="00486765">
        <w:rPr>
          <w:sz w:val="22"/>
        </w:rPr>
        <w:t>quadripoint</w:t>
      </w:r>
      <w:proofErr w:type="spellEnd"/>
      <w:r w:rsidR="00AA337C" w:rsidRPr="00486765">
        <w:rPr>
          <w:sz w:val="22"/>
        </w:rPr>
        <w:t xml:space="preserve"> where the boundaries of Colorado, Utah, New Mexico, and Arizona</w:t>
      </w:r>
      <w:r w:rsidR="00D82F29" w:rsidRPr="00486765">
        <w:rPr>
          <w:sz w:val="22"/>
        </w:rPr>
        <w:t xml:space="preserve"> meet</w:t>
      </w:r>
      <w:ins w:id="249" w:author="Jonathan Bona" w:date="2012-05-02T17:30:00Z">
        <w:r w:rsidR="00AF5193" w:rsidRPr="00255E9F">
          <w:rPr>
            <w:rStyle w:val="Annotation"/>
          </w:rPr>
          <w:t>\</w:t>
        </w:r>
      </w:ins>
      <w:r w:rsidR="00D82F29" w:rsidRPr="00486765">
        <w:rPr>
          <w:sz w:val="22"/>
        </w:rPr>
        <w:t>, the point of origin of some spatial coordinate system.</w:t>
      </w:r>
      <w:ins w:id="250" w:author="Jonathan Bona" w:date="2012-05-02T17:29:00Z">
        <w:r w:rsidRPr="00370CC8">
          <w:rPr>
            <w:rStyle w:val="Annotation"/>
            <w:rPrChange w:id="251" w:author="Jonathan Bona" w:date="2012-05-02T17:29:00Z">
              <w:rPr>
                <w:sz w:val="22"/>
              </w:rPr>
            </w:rPrChange>
          </w:rPr>
          <w:t>]</w:t>
        </w:r>
      </w:ins>
    </w:p>
    <w:p w14:paraId="0700C207" w14:textId="77777777" w:rsidR="00AA337C" w:rsidRPr="00486765" w:rsidRDefault="00AA337C" w:rsidP="00486765">
      <w:pPr>
        <w:rPr>
          <w:sz w:val="22"/>
        </w:rPr>
      </w:pPr>
    </w:p>
    <w:p w14:paraId="432037C5" w14:textId="77777777" w:rsidR="00AA337C" w:rsidRPr="00486765" w:rsidRDefault="00DE6862" w:rsidP="00486765">
      <w:pPr>
        <w:pStyle w:val="Heading5"/>
        <w:rPr>
          <w:sz w:val="22"/>
        </w:rPr>
      </w:pPr>
      <w:bookmarkStart w:id="252" w:name="_Toc313270703"/>
      <w:bookmarkStart w:id="253" w:name="_Toc319326109"/>
      <w:proofErr w:type="gramStart"/>
      <w:r w:rsidRPr="00486765">
        <w:rPr>
          <w:sz w:val="22"/>
        </w:rPr>
        <w:t>2.1.2.1</w:t>
      </w:r>
      <w:r w:rsidR="0050778E" w:rsidRPr="00486765">
        <w:rPr>
          <w:sz w:val="22"/>
        </w:rPr>
        <w:t xml:space="preserve">.2 </w:t>
      </w:r>
      <w:r w:rsidR="008F67BA" w:rsidRPr="00486765">
        <w:rPr>
          <w:sz w:val="22"/>
        </w:rPr>
        <w:t xml:space="preserve"> </w:t>
      </w:r>
      <w:r w:rsidR="0050778E" w:rsidRPr="00486765">
        <w:rPr>
          <w:sz w:val="22"/>
        </w:rPr>
        <w:t>One</w:t>
      </w:r>
      <w:proofErr w:type="gramEnd"/>
      <w:r w:rsidR="0050778E" w:rsidRPr="00486765">
        <w:rPr>
          <w:sz w:val="22"/>
        </w:rPr>
        <w:t xml:space="preserve">-dimensional </w:t>
      </w:r>
      <w:r w:rsidR="00AD530B" w:rsidRPr="00486765">
        <w:rPr>
          <w:sz w:val="22"/>
        </w:rPr>
        <w:t>continuant fiat boundary</w:t>
      </w:r>
      <w:bookmarkEnd w:id="252"/>
      <w:bookmarkEnd w:id="253"/>
    </w:p>
    <w:p w14:paraId="4608675E" w14:textId="77777777" w:rsidR="00F604ED" w:rsidRPr="00486765" w:rsidRDefault="00F604ED" w:rsidP="00486765">
      <w:pPr>
        <w:rPr>
          <w:sz w:val="22"/>
        </w:rPr>
      </w:pPr>
    </w:p>
    <w:p w14:paraId="7E4FDF9C" w14:textId="756247FD" w:rsidR="0049759E" w:rsidRPr="00486765" w:rsidRDefault="00367C20" w:rsidP="00486765">
      <w:pPr>
        <w:pStyle w:val="Specification"/>
        <w:rPr>
          <w:sz w:val="22"/>
        </w:rPr>
      </w:pPr>
      <w:ins w:id="254" w:author="Jonathan Bona" w:date="2012-05-02T17:29:00Z">
        <w:r w:rsidRPr="00367C20">
          <w:rPr>
            <w:rStyle w:val="Annotation"/>
            <w:rPrChange w:id="255" w:author="Jonathan Bona" w:date="2012-05-02T17:30:00Z">
              <w:rPr>
                <w:rStyle w:val="SpecificationType"/>
                <w:sz w:val="22"/>
              </w:rPr>
            </w:rPrChange>
          </w:rPr>
          <w:t>a(one-dimensional continuant fiat boundary)[</w:t>
        </w:r>
      </w:ins>
      <w:r w:rsidR="00236D40" w:rsidRPr="00486765">
        <w:rPr>
          <w:rStyle w:val="SpecificationType"/>
          <w:sz w:val="22"/>
        </w:rPr>
        <w:t>Elucidation</w:t>
      </w:r>
      <w:r w:rsidR="00236D40" w:rsidRPr="00486765">
        <w:rPr>
          <w:smallCaps/>
          <w:sz w:val="22"/>
        </w:rPr>
        <w:t>:</w:t>
      </w:r>
      <w:r w:rsidR="0049759E" w:rsidRPr="00486765">
        <w:rPr>
          <w:sz w:val="22"/>
        </w:rPr>
        <w:t xml:space="preserve"> a one-dimensional continuant fiat boundary is a continuous </w:t>
      </w:r>
      <w:r w:rsidR="00D82F29" w:rsidRPr="00486765">
        <w:rPr>
          <w:sz w:val="22"/>
        </w:rPr>
        <w:t xml:space="preserve">fiat </w:t>
      </w:r>
      <w:r w:rsidR="0049759E" w:rsidRPr="00486765">
        <w:rPr>
          <w:sz w:val="22"/>
        </w:rPr>
        <w:t>line whose location is defined in relation to some material entity.</w:t>
      </w:r>
      <w:r w:rsidR="0047147E">
        <w:rPr>
          <w:sz w:val="22"/>
        </w:rPr>
        <w:t xml:space="preserve"> [032-001]</w:t>
      </w:r>
      <w:ins w:id="256" w:author="Jonathan Bona" w:date="2012-05-02T17:30:00Z">
        <w:r w:rsidRPr="00367C20">
          <w:rPr>
            <w:rStyle w:val="Annotation"/>
            <w:rPrChange w:id="257" w:author="Jonathan Bona" w:date="2012-05-02T17:30:00Z">
              <w:rPr>
                <w:sz w:val="22"/>
              </w:rPr>
            </w:rPrChange>
          </w:rPr>
          <w:t>]</w:t>
        </w:r>
      </w:ins>
    </w:p>
    <w:p w14:paraId="30301B38" w14:textId="4A68E307" w:rsidR="001C7765" w:rsidRPr="00486765" w:rsidRDefault="00367C20">
      <w:pPr>
        <w:pStyle w:val="Specification"/>
        <w:rPr>
          <w:sz w:val="22"/>
        </w:rPr>
      </w:pPr>
      <w:ins w:id="258" w:author="Jonathan Bona" w:date="2012-05-02T17:30:00Z">
        <w:r w:rsidRPr="00255E9F">
          <w:rPr>
            <w:rStyle w:val="Annotation"/>
          </w:rPr>
          <w:t>a</w:t>
        </w:r>
        <w:r>
          <w:rPr>
            <w:rStyle w:val="Annotation"/>
          </w:rPr>
          <w:t>s</w:t>
        </w:r>
        <w:r w:rsidRPr="00255E9F">
          <w:rPr>
            <w:rStyle w:val="Annotation"/>
          </w:rPr>
          <w:t>(one-dimensional continuant fiat boundary)[</w:t>
        </w:r>
      </w:ins>
      <w:r w:rsidR="001C7765" w:rsidRPr="00486765">
        <w:rPr>
          <w:rStyle w:val="SpecificationType"/>
          <w:sz w:val="22"/>
        </w:rPr>
        <w:t>Examples</w:t>
      </w:r>
      <w:r w:rsidR="001C7765" w:rsidRPr="00486765">
        <w:rPr>
          <w:sz w:val="22"/>
        </w:rPr>
        <w:t>: The Equator</w:t>
      </w:r>
      <w:ins w:id="259" w:author="Jonathan Bona" w:date="2012-05-02T17:31:00Z">
        <w:r w:rsidR="009F0255" w:rsidRPr="00255E9F">
          <w:rPr>
            <w:rStyle w:val="Annotation"/>
          </w:rPr>
          <w:t>\</w:t>
        </w:r>
      </w:ins>
      <w:r w:rsidR="001C7765" w:rsidRPr="00486765">
        <w:rPr>
          <w:sz w:val="22"/>
        </w:rPr>
        <w:t>, all geopolitical boundaries</w:t>
      </w:r>
      <w:ins w:id="260" w:author="Jonathan Bona" w:date="2012-05-02T17:31:00Z">
        <w:r w:rsidR="009F0255" w:rsidRPr="00255E9F">
          <w:rPr>
            <w:rStyle w:val="Annotation"/>
          </w:rPr>
          <w:t>\</w:t>
        </w:r>
      </w:ins>
      <w:r w:rsidR="001C7765" w:rsidRPr="00486765">
        <w:rPr>
          <w:sz w:val="22"/>
        </w:rPr>
        <w:t>, all lines of latitude and longitude</w:t>
      </w:r>
      <w:ins w:id="261" w:author="Jonathan Bona" w:date="2012-05-02T17:31:00Z">
        <w:r w:rsidR="009F0255" w:rsidRPr="00255E9F">
          <w:rPr>
            <w:rStyle w:val="Annotation"/>
          </w:rPr>
          <w:t>\</w:t>
        </w:r>
      </w:ins>
      <w:r w:rsidR="001C7765" w:rsidRPr="00486765">
        <w:rPr>
          <w:sz w:val="22"/>
        </w:rPr>
        <w:t>, the median sulcus of your tongue</w:t>
      </w:r>
      <w:ins w:id="262" w:author="Jonathan Bona" w:date="2012-05-02T17:31:00Z">
        <w:r w:rsidR="009F0255" w:rsidRPr="00255E9F">
          <w:rPr>
            <w:rStyle w:val="Annotation"/>
          </w:rPr>
          <w:t>\</w:t>
        </w:r>
      </w:ins>
      <w:r w:rsidR="001C7765" w:rsidRPr="00486765">
        <w:rPr>
          <w:sz w:val="22"/>
        </w:rPr>
        <w:t>, the line separating the outer surface of the mucosa of the lower lip from the outer surface of the skin of the chin.</w:t>
      </w:r>
      <w:ins w:id="263" w:author="Jonathan Bona" w:date="2012-05-02T17:30:00Z">
        <w:r w:rsidRPr="00367C20">
          <w:rPr>
            <w:rStyle w:val="Annotation"/>
          </w:rPr>
          <w:t xml:space="preserve"> </w:t>
        </w:r>
        <w:r w:rsidRPr="00255E9F">
          <w:rPr>
            <w:rStyle w:val="Annotation"/>
          </w:rPr>
          <w:t>]</w:t>
        </w:r>
      </w:ins>
    </w:p>
    <w:p w14:paraId="07AAC0DC" w14:textId="77777777" w:rsidR="00C1193A" w:rsidRPr="00486765" w:rsidRDefault="00C1193A" w:rsidP="00486765">
      <w:pPr>
        <w:rPr>
          <w:sz w:val="22"/>
        </w:rPr>
      </w:pPr>
    </w:p>
    <w:p w14:paraId="594272B5" w14:textId="77777777" w:rsidR="0049759E" w:rsidRPr="00486765" w:rsidRDefault="0049759E">
      <w:pPr>
        <w:rPr>
          <w:sz w:val="22"/>
        </w:rPr>
      </w:pPr>
      <w:r w:rsidRPr="00486765">
        <w:rPr>
          <w:sz w:val="22"/>
        </w:rPr>
        <w:t xml:space="preserve">To say that a one-dimensional continuant fiat boundary is </w:t>
      </w:r>
      <w:r w:rsidRPr="00486765">
        <w:rPr>
          <w:i/>
          <w:sz w:val="22"/>
        </w:rPr>
        <w:t>continuous</w:t>
      </w:r>
      <w:r w:rsidRPr="00486765">
        <w:rPr>
          <w:sz w:val="22"/>
        </w:rPr>
        <w:t xml:space="preserve"> is to assert that </w:t>
      </w:r>
      <w:r w:rsidR="004C0A57" w:rsidRPr="00486765">
        <w:rPr>
          <w:sz w:val="22"/>
        </w:rPr>
        <w:t>it includes</w:t>
      </w:r>
      <w:r w:rsidR="00A03D91" w:rsidRPr="00486765">
        <w:rPr>
          <w:sz w:val="22"/>
        </w:rPr>
        <w:t xml:space="preserve"> no gaps</w:t>
      </w:r>
      <w:r w:rsidR="007B59A9" w:rsidRPr="00486765">
        <w:rPr>
          <w:sz w:val="22"/>
        </w:rPr>
        <w:t xml:space="preserve"> (that it is a single straight or curved line, with no breaks)</w:t>
      </w:r>
      <w:r w:rsidRPr="00486765">
        <w:rPr>
          <w:sz w:val="22"/>
        </w:rPr>
        <w:t>.</w:t>
      </w:r>
    </w:p>
    <w:p w14:paraId="4569DBD6" w14:textId="6B44C979" w:rsidR="00267063" w:rsidRPr="00486765" w:rsidRDefault="00267063">
      <w:pPr>
        <w:pStyle w:val="Heading5"/>
        <w:rPr>
          <w:sz w:val="22"/>
        </w:rPr>
      </w:pPr>
      <w:bookmarkStart w:id="264" w:name="_Toc313270704"/>
      <w:bookmarkStart w:id="265" w:name="_Toc319326110"/>
      <w:r w:rsidRPr="00486765">
        <w:rPr>
          <w:sz w:val="22"/>
        </w:rPr>
        <w:t xml:space="preserve">2.1.2.1.3 Two-dimensional </w:t>
      </w:r>
      <w:r w:rsidR="00AD530B" w:rsidRPr="00486765">
        <w:rPr>
          <w:sz w:val="22"/>
        </w:rPr>
        <w:t>continuant fiat boundary</w:t>
      </w:r>
      <w:bookmarkEnd w:id="264"/>
      <w:bookmarkEnd w:id="265"/>
    </w:p>
    <w:p w14:paraId="0923823A" w14:textId="77777777" w:rsidR="0049759E" w:rsidRPr="00486765" w:rsidRDefault="0049759E" w:rsidP="00486765">
      <w:pPr>
        <w:rPr>
          <w:sz w:val="22"/>
        </w:rPr>
      </w:pPr>
    </w:p>
    <w:p w14:paraId="3247AA9C" w14:textId="156CFE75" w:rsidR="00A03D91" w:rsidRPr="00486765" w:rsidRDefault="009F0255" w:rsidP="00486765">
      <w:pPr>
        <w:pStyle w:val="Specification"/>
        <w:rPr>
          <w:sz w:val="22"/>
        </w:rPr>
      </w:pPr>
      <w:ins w:id="266" w:author="Jonathan Bona" w:date="2012-05-02T17:31:00Z">
        <w:r w:rsidRPr="009F0255">
          <w:rPr>
            <w:rStyle w:val="Annotation"/>
            <w:rPrChange w:id="267" w:author="Jonathan Bona" w:date="2012-05-02T17:32:00Z">
              <w:rPr>
                <w:rStyle w:val="SpecificationType"/>
                <w:sz w:val="22"/>
              </w:rPr>
            </w:rPrChange>
          </w:rPr>
          <w:lastRenderedPageBreak/>
          <w:t>a(a two-dimensional continuant fiat boundary)[</w:t>
        </w:r>
      </w:ins>
      <w:r w:rsidR="00236D40" w:rsidRPr="00486765">
        <w:rPr>
          <w:rStyle w:val="SpecificationType"/>
          <w:sz w:val="22"/>
        </w:rPr>
        <w:t>Elucidation</w:t>
      </w:r>
      <w:r w:rsidR="00236D40" w:rsidRPr="00486765">
        <w:rPr>
          <w:smallCaps/>
          <w:sz w:val="22"/>
        </w:rPr>
        <w:t>:</w:t>
      </w:r>
      <w:r w:rsidR="00A03D91" w:rsidRPr="00486765">
        <w:rPr>
          <w:sz w:val="22"/>
        </w:rPr>
        <w:t xml:space="preserve"> a two-dimensional continuant fiat boundary (surface) is a self-connected </w:t>
      </w:r>
      <w:r w:rsidR="00D82F29" w:rsidRPr="00486765">
        <w:rPr>
          <w:sz w:val="22"/>
        </w:rPr>
        <w:t xml:space="preserve">fiat surface </w:t>
      </w:r>
      <w:r w:rsidR="00A03D91" w:rsidRPr="00486765">
        <w:rPr>
          <w:sz w:val="22"/>
        </w:rPr>
        <w:t>whose location is defined in relation to some material entity.</w:t>
      </w:r>
      <w:r w:rsidR="0047147E">
        <w:rPr>
          <w:sz w:val="22"/>
        </w:rPr>
        <w:t xml:space="preserve"> [033-001]</w:t>
      </w:r>
      <w:ins w:id="268" w:author="Jonathan Bona" w:date="2012-05-02T17:32:00Z">
        <w:r w:rsidRPr="009F0255">
          <w:rPr>
            <w:rStyle w:val="Annotation"/>
            <w:rPrChange w:id="269" w:author="Jonathan Bona" w:date="2012-05-02T17:32:00Z">
              <w:rPr>
                <w:sz w:val="22"/>
              </w:rPr>
            </w:rPrChange>
          </w:rPr>
          <w:t>]</w:t>
        </w:r>
      </w:ins>
    </w:p>
    <w:p w14:paraId="0268FDB7" w14:textId="77777777" w:rsidR="00A03D91" w:rsidRPr="00486765" w:rsidRDefault="00A03D91" w:rsidP="00486765">
      <w:pPr>
        <w:rPr>
          <w:sz w:val="22"/>
        </w:rPr>
      </w:pPr>
    </w:p>
    <w:p w14:paraId="10D9FD32" w14:textId="40F18CEC" w:rsidR="0049759E" w:rsidRPr="00486765" w:rsidRDefault="00D82F29">
      <w:pPr>
        <w:rPr>
          <w:sz w:val="22"/>
        </w:rPr>
      </w:pPr>
      <w:r w:rsidRPr="00486765">
        <w:rPr>
          <w:sz w:val="22"/>
        </w:rPr>
        <w:t xml:space="preserve">‘Self-connected’ is to be understood in the </w:t>
      </w:r>
      <w:r w:rsidR="00A950A9" w:rsidRPr="00486765">
        <w:rPr>
          <w:sz w:val="22"/>
        </w:rPr>
        <w:t>(</w:t>
      </w:r>
      <w:r w:rsidRPr="00486765">
        <w:rPr>
          <w:sz w:val="22"/>
        </w:rPr>
        <w:t>topological) sense</w:t>
      </w:r>
      <w:r w:rsidR="00A950A9" w:rsidRPr="00486765">
        <w:rPr>
          <w:sz w:val="22"/>
        </w:rPr>
        <w:t xml:space="preserve">; thus </w:t>
      </w:r>
      <w:r w:rsidRPr="00486765">
        <w:rPr>
          <w:sz w:val="22"/>
        </w:rPr>
        <w:t xml:space="preserve">an entity </w:t>
      </w:r>
      <w:r w:rsidRPr="00486765">
        <w:rPr>
          <w:i/>
          <w:sz w:val="22"/>
        </w:rPr>
        <w:t xml:space="preserve">a </w:t>
      </w:r>
      <w:r w:rsidR="0049759E" w:rsidRPr="00486765">
        <w:rPr>
          <w:sz w:val="22"/>
        </w:rPr>
        <w:t xml:space="preserve">is </w:t>
      </w:r>
      <w:r w:rsidR="00A03D91" w:rsidRPr="00486765">
        <w:rPr>
          <w:sz w:val="22"/>
        </w:rPr>
        <w:t xml:space="preserve">self-connected </w:t>
      </w:r>
      <w:r w:rsidR="00A950A9" w:rsidRPr="00486765">
        <w:rPr>
          <w:sz w:val="22"/>
        </w:rPr>
        <w:t xml:space="preserve">if and only if: </w:t>
      </w:r>
      <w:r w:rsidR="00A03D91" w:rsidRPr="00486765">
        <w:rPr>
          <w:sz w:val="22"/>
        </w:rPr>
        <w:t xml:space="preserve">given any two points </w:t>
      </w:r>
      <w:r w:rsidRPr="00486765">
        <w:rPr>
          <w:sz w:val="22"/>
        </w:rPr>
        <w:t xml:space="preserve">in </w:t>
      </w:r>
      <w:r w:rsidRPr="00486765">
        <w:rPr>
          <w:i/>
          <w:sz w:val="22"/>
        </w:rPr>
        <w:t>a</w:t>
      </w:r>
      <w:r w:rsidR="00A03D91" w:rsidRPr="00486765">
        <w:rPr>
          <w:sz w:val="22"/>
        </w:rPr>
        <w:t xml:space="preserve">, a continuous line </w:t>
      </w:r>
      <w:r w:rsidR="007B59A9" w:rsidRPr="00486765">
        <w:rPr>
          <w:sz w:val="22"/>
        </w:rPr>
        <w:t xml:space="preserve">can be traced </w:t>
      </w:r>
      <w:r w:rsidRPr="00486765">
        <w:rPr>
          <w:sz w:val="22"/>
        </w:rPr>
        <w:t xml:space="preserve">in </w:t>
      </w:r>
      <w:proofErr w:type="gramStart"/>
      <w:r w:rsidRPr="00486765">
        <w:rPr>
          <w:i/>
          <w:sz w:val="22"/>
        </w:rPr>
        <w:t xml:space="preserve">a </w:t>
      </w:r>
      <w:r w:rsidRPr="00486765">
        <w:rPr>
          <w:sz w:val="22"/>
        </w:rPr>
        <w:t>which</w:t>
      </w:r>
      <w:proofErr w:type="gramEnd"/>
      <w:r w:rsidRPr="00486765">
        <w:rPr>
          <w:sz w:val="22"/>
        </w:rPr>
        <w:t xml:space="preserve"> connects</w:t>
      </w:r>
      <w:r w:rsidR="00A03D91" w:rsidRPr="00486765">
        <w:rPr>
          <w:sz w:val="22"/>
        </w:rPr>
        <w:t xml:space="preserve"> these points.</w:t>
      </w:r>
    </w:p>
    <w:p w14:paraId="603E9C68" w14:textId="00399909" w:rsidR="00D82F29" w:rsidRPr="00486765" w:rsidRDefault="00D82F29">
      <w:pPr>
        <w:rPr>
          <w:sz w:val="22"/>
        </w:rPr>
      </w:pPr>
      <w:r w:rsidRPr="00486765">
        <w:rPr>
          <w:sz w:val="22"/>
        </w:rPr>
        <w:t xml:space="preserve">From this it follows that a two-dimensional continuant fiat boundary (surface) may have holes, as for example in the case of the </w:t>
      </w:r>
      <w:r w:rsidR="00E662B0" w:rsidRPr="00486765">
        <w:rPr>
          <w:sz w:val="22"/>
        </w:rPr>
        <w:t xml:space="preserve">surface of one side of a compact disk. </w:t>
      </w:r>
    </w:p>
    <w:p w14:paraId="6FD27F89" w14:textId="155AF6D6" w:rsidR="00E662B0" w:rsidRPr="00486765" w:rsidRDefault="00E662B0" w:rsidP="00486765">
      <w:pPr>
        <w:rPr>
          <w:sz w:val="22"/>
        </w:rPr>
      </w:pPr>
    </w:p>
    <w:p w14:paraId="79738EF2" w14:textId="77777777" w:rsidR="00DE6862" w:rsidRPr="00486765" w:rsidRDefault="00263062" w:rsidP="00486765">
      <w:pPr>
        <w:pStyle w:val="Heading5"/>
        <w:rPr>
          <w:sz w:val="22"/>
        </w:rPr>
      </w:pPr>
      <w:bookmarkStart w:id="270" w:name="_Toc319326111"/>
      <w:proofErr w:type="gramStart"/>
      <w:r w:rsidRPr="00486765">
        <w:rPr>
          <w:sz w:val="22"/>
        </w:rPr>
        <w:t>2.1.2.1.4</w:t>
      </w:r>
      <w:r w:rsidR="00DE6862" w:rsidRPr="00486765">
        <w:rPr>
          <w:sz w:val="22"/>
        </w:rPr>
        <w:t xml:space="preserve"> </w:t>
      </w:r>
      <w:r w:rsidR="008F67BA" w:rsidRPr="00486765">
        <w:rPr>
          <w:sz w:val="22"/>
        </w:rPr>
        <w:t xml:space="preserve"> </w:t>
      </w:r>
      <w:r w:rsidR="00DE6862" w:rsidRPr="00486765">
        <w:rPr>
          <w:sz w:val="22"/>
        </w:rPr>
        <w:t>Site</w:t>
      </w:r>
      <w:bookmarkEnd w:id="270"/>
      <w:proofErr w:type="gramEnd"/>
    </w:p>
    <w:p w14:paraId="613FD492" w14:textId="77777777" w:rsidR="00DE6862" w:rsidRPr="00486765" w:rsidRDefault="00DE6862" w:rsidP="00486765">
      <w:pPr>
        <w:rPr>
          <w:sz w:val="22"/>
        </w:rPr>
      </w:pPr>
    </w:p>
    <w:p w14:paraId="47093864" w14:textId="018E23F6" w:rsidR="00DE6862" w:rsidRPr="00486765" w:rsidRDefault="000F17EC" w:rsidP="00486765">
      <w:pPr>
        <w:pStyle w:val="Specification"/>
        <w:rPr>
          <w:sz w:val="22"/>
        </w:rPr>
      </w:pPr>
      <w:ins w:id="271" w:author="Jonathan Bona" w:date="2012-05-02T17:32:00Z">
        <w:r w:rsidRPr="000F17EC">
          <w:rPr>
            <w:rStyle w:val="Annotation"/>
            <w:rPrChange w:id="272" w:author="Jonathan Bona" w:date="2012-05-02T17:32:00Z">
              <w:rPr>
                <w:rStyle w:val="SpecificationType"/>
                <w:sz w:val="22"/>
              </w:rPr>
            </w:rPrChange>
          </w:rPr>
          <w:t>a(site)[</w:t>
        </w:r>
      </w:ins>
      <w:r w:rsidR="00E30616">
        <w:rPr>
          <w:rStyle w:val="SpecificationType"/>
          <w:sz w:val="22"/>
        </w:rPr>
        <w:t>Elucidation</w:t>
      </w:r>
      <w:r w:rsidR="001C7765" w:rsidRPr="00486765">
        <w:rPr>
          <w:sz w:val="22"/>
        </w:rPr>
        <w:t xml:space="preserve">: </w:t>
      </w:r>
      <w:proofErr w:type="gramStart"/>
      <w:r w:rsidR="00DE6862" w:rsidRPr="00486765">
        <w:rPr>
          <w:i/>
          <w:sz w:val="22"/>
        </w:rPr>
        <w:t>a</w:t>
      </w:r>
      <w:r w:rsidR="00DE6862" w:rsidRPr="00486765">
        <w:rPr>
          <w:sz w:val="22"/>
        </w:rPr>
        <w:t xml:space="preserve"> is</w:t>
      </w:r>
      <w:proofErr w:type="gramEnd"/>
      <w:r w:rsidR="00DE6862" w:rsidRPr="00486765">
        <w:rPr>
          <w:sz w:val="22"/>
        </w:rPr>
        <w:t xml:space="preserve"> a </w:t>
      </w:r>
      <w:r w:rsidR="00DE6862" w:rsidRPr="00486765">
        <w:rPr>
          <w:i/>
          <w:sz w:val="22"/>
        </w:rPr>
        <w:t>site</w:t>
      </w:r>
      <w:r w:rsidR="00DE6862" w:rsidRPr="00486765">
        <w:rPr>
          <w:sz w:val="22"/>
        </w:rPr>
        <w:t xml:space="preserve"> </w:t>
      </w:r>
      <w:r w:rsidR="00E30616">
        <w:rPr>
          <w:sz w:val="22"/>
        </w:rPr>
        <w:t>means:</w:t>
      </w:r>
      <w:r w:rsidR="00DE6862" w:rsidRPr="00486765">
        <w:rPr>
          <w:sz w:val="22"/>
        </w:rPr>
        <w:t xml:space="preserve"> </w:t>
      </w:r>
      <w:r w:rsidR="00DE6862" w:rsidRPr="00486765">
        <w:rPr>
          <w:i/>
          <w:sz w:val="22"/>
        </w:rPr>
        <w:t>a</w:t>
      </w:r>
      <w:r w:rsidR="00DE6862" w:rsidRPr="00486765">
        <w:rPr>
          <w:sz w:val="22"/>
        </w:rPr>
        <w:t xml:space="preserve"> is a three-</w:t>
      </w:r>
      <w:r w:rsidR="00151755" w:rsidRPr="00486765">
        <w:rPr>
          <w:sz w:val="22"/>
        </w:rPr>
        <w:t>dimensional</w:t>
      </w:r>
      <w:r w:rsidR="00151755" w:rsidRPr="00486765">
        <w:rPr>
          <w:i/>
          <w:sz w:val="22"/>
        </w:rPr>
        <w:t xml:space="preserve"> immaterial</w:t>
      </w:r>
      <w:r w:rsidR="00465C17" w:rsidRPr="00486765">
        <w:rPr>
          <w:i/>
          <w:sz w:val="22"/>
        </w:rPr>
        <w:t xml:space="preserve"> entity</w:t>
      </w:r>
      <w:r w:rsidR="00DE6862" w:rsidRPr="00486765">
        <w:rPr>
          <w:sz w:val="22"/>
        </w:rPr>
        <w:t xml:space="preserve"> that is (partially or wholly) bounded by a </w:t>
      </w:r>
      <w:r w:rsidR="00DE6862" w:rsidRPr="00486765">
        <w:rPr>
          <w:i/>
          <w:sz w:val="22"/>
        </w:rPr>
        <w:t>material</w:t>
      </w:r>
      <w:r w:rsidR="00465C17" w:rsidRPr="00486765">
        <w:rPr>
          <w:i/>
          <w:sz w:val="22"/>
        </w:rPr>
        <w:t xml:space="preserve"> entity</w:t>
      </w:r>
      <w:r w:rsidR="008F67BA" w:rsidRPr="00486765">
        <w:rPr>
          <w:i/>
          <w:sz w:val="22"/>
        </w:rPr>
        <w:t xml:space="preserve"> </w:t>
      </w:r>
      <w:r w:rsidR="00272E21" w:rsidRPr="00486765">
        <w:rPr>
          <w:sz w:val="22"/>
        </w:rPr>
        <w:t>or a three-dimensional immaterial part thereof</w:t>
      </w:r>
      <w:r w:rsidR="00DE6862" w:rsidRPr="00486765">
        <w:rPr>
          <w:sz w:val="22"/>
        </w:rPr>
        <w:t xml:space="preserve">. </w:t>
      </w:r>
      <w:r w:rsidR="0047147E">
        <w:rPr>
          <w:sz w:val="22"/>
        </w:rPr>
        <w:t>[034-001]</w:t>
      </w:r>
      <w:ins w:id="273" w:author="Jonathan Bona" w:date="2012-05-02T17:32:00Z">
        <w:r w:rsidRPr="000F17EC">
          <w:rPr>
            <w:rStyle w:val="Annotation"/>
            <w:rPrChange w:id="274" w:author="Jonathan Bona" w:date="2012-05-02T17:32:00Z">
              <w:rPr>
                <w:sz w:val="22"/>
              </w:rPr>
            </w:rPrChange>
          </w:rPr>
          <w:t>]</w:t>
        </w:r>
      </w:ins>
    </w:p>
    <w:p w14:paraId="47C52912" w14:textId="5774E189" w:rsidR="00DE6862" w:rsidRPr="00486765" w:rsidRDefault="00051E0F">
      <w:pPr>
        <w:pStyle w:val="Specification"/>
        <w:rPr>
          <w:sz w:val="22"/>
          <w:szCs w:val="22"/>
        </w:rPr>
      </w:pPr>
      <w:ins w:id="275" w:author="Jonathan Bona" w:date="2012-05-02T17:32:00Z">
        <w:r w:rsidRPr="00255E9F">
          <w:rPr>
            <w:rStyle w:val="Annotation"/>
          </w:rPr>
          <w:t>a</w:t>
        </w:r>
        <w:r>
          <w:rPr>
            <w:rStyle w:val="Annotation"/>
          </w:rPr>
          <w:t>s</w:t>
        </w:r>
        <w:r w:rsidRPr="00255E9F">
          <w:rPr>
            <w:rStyle w:val="Annotation"/>
          </w:rPr>
          <w:t>(site)[</w:t>
        </w:r>
      </w:ins>
      <w:r w:rsidR="00DE6862" w:rsidRPr="00486765">
        <w:rPr>
          <w:rStyle w:val="SpecificationType"/>
          <w:sz w:val="22"/>
        </w:rPr>
        <w:t>Examples</w:t>
      </w:r>
      <w:r w:rsidR="00DE6862" w:rsidRPr="00486765">
        <w:rPr>
          <w:sz w:val="22"/>
        </w:rPr>
        <w:t>: a hole in the interior of a portion of cheese</w:t>
      </w:r>
      <w:ins w:id="276" w:author="Jonathan Bona" w:date="2012-05-02T17:33:00Z">
        <w:r w:rsidRPr="00051E0F">
          <w:rPr>
            <w:rStyle w:val="Annotation"/>
            <w:rPrChange w:id="277" w:author="Jonathan Bona" w:date="2012-05-02T17:33:00Z">
              <w:rPr>
                <w:sz w:val="22"/>
              </w:rPr>
            </w:rPrChange>
          </w:rPr>
          <w:t>\</w:t>
        </w:r>
      </w:ins>
      <w:r w:rsidR="00DE6862" w:rsidRPr="00486765">
        <w:rPr>
          <w:sz w:val="22"/>
        </w:rPr>
        <w:t>, a rabbit hole</w:t>
      </w:r>
      <w:ins w:id="278" w:author="Jonathan Bona" w:date="2012-05-02T17:33:00Z">
        <w:r w:rsidRPr="00255E9F">
          <w:rPr>
            <w:rStyle w:val="Annotation"/>
          </w:rPr>
          <w:t>\</w:t>
        </w:r>
      </w:ins>
      <w:r w:rsidR="00DE6862" w:rsidRPr="00486765">
        <w:rPr>
          <w:sz w:val="22"/>
        </w:rPr>
        <w:t xml:space="preserve">, the interior of </w:t>
      </w:r>
      <w:r w:rsidR="00D754CA" w:rsidRPr="00486765">
        <w:rPr>
          <w:sz w:val="22"/>
        </w:rPr>
        <w:t>your bed</w:t>
      </w:r>
      <w:r w:rsidR="00DE6862" w:rsidRPr="00486765">
        <w:rPr>
          <w:sz w:val="22"/>
        </w:rPr>
        <w:t>room</w:t>
      </w:r>
      <w:ins w:id="279" w:author="Jonathan Bona" w:date="2012-05-02T17:33:00Z">
        <w:r w:rsidRPr="00255E9F">
          <w:rPr>
            <w:rStyle w:val="Annotation"/>
          </w:rPr>
          <w:t>\</w:t>
        </w:r>
      </w:ins>
      <w:r w:rsidR="00DE6862" w:rsidRPr="00486765">
        <w:rPr>
          <w:sz w:val="22"/>
        </w:rPr>
        <w:t>, the Grand Canyon</w:t>
      </w:r>
      <w:ins w:id="280" w:author="Jonathan Bona" w:date="2012-05-02T17:33:00Z">
        <w:r w:rsidRPr="00255E9F">
          <w:rPr>
            <w:rStyle w:val="Annotation"/>
          </w:rPr>
          <w:t>\</w:t>
        </w:r>
      </w:ins>
      <w:r w:rsidR="00DE6862" w:rsidRPr="00486765">
        <w:rPr>
          <w:sz w:val="22"/>
        </w:rPr>
        <w:t>, the Piazza San Marco</w:t>
      </w:r>
      <w:ins w:id="281" w:author="Jonathan Bona" w:date="2012-05-02T17:33:00Z">
        <w:r w:rsidRPr="00255E9F">
          <w:rPr>
            <w:rStyle w:val="Annotation"/>
          </w:rPr>
          <w:t>\</w:t>
        </w:r>
      </w:ins>
      <w:r w:rsidR="00DE6862" w:rsidRPr="00486765">
        <w:rPr>
          <w:sz w:val="22"/>
        </w:rPr>
        <w:t>,</w:t>
      </w:r>
      <w:r w:rsidR="00272E21" w:rsidRPr="00486765">
        <w:rPr>
          <w:sz w:val="22"/>
        </w:rPr>
        <w:t xml:space="preserve"> an air traffic control region defined in the airspace above an airport</w:t>
      </w:r>
      <w:ins w:id="282" w:author="Jonathan Bona" w:date="2012-05-02T17:33:00Z">
        <w:r w:rsidRPr="00255E9F">
          <w:rPr>
            <w:rStyle w:val="Annotation"/>
          </w:rPr>
          <w:t>\</w:t>
        </w:r>
      </w:ins>
      <w:r w:rsidR="00272E21" w:rsidRPr="00486765">
        <w:rPr>
          <w:sz w:val="22"/>
        </w:rPr>
        <w:t>,</w:t>
      </w:r>
      <w:r w:rsidR="00DE6862" w:rsidRPr="00486765">
        <w:rPr>
          <w:sz w:val="22"/>
        </w:rPr>
        <w:t xml:space="preserve"> </w:t>
      </w:r>
      <w:r w:rsidR="001066FC" w:rsidRPr="00486765">
        <w:rPr>
          <w:sz w:val="22"/>
        </w:rPr>
        <w:t xml:space="preserve">the interior of </w:t>
      </w:r>
      <w:r w:rsidR="00DE6862" w:rsidRPr="00486765">
        <w:rPr>
          <w:sz w:val="22"/>
        </w:rPr>
        <w:t>a kangaroo pouch</w:t>
      </w:r>
      <w:ins w:id="283" w:author="Jonathan Bona" w:date="2012-05-02T17:33:00Z">
        <w:r w:rsidRPr="00255E9F">
          <w:rPr>
            <w:rStyle w:val="Annotation"/>
          </w:rPr>
          <w:t>\</w:t>
        </w:r>
      </w:ins>
      <w:r w:rsidR="00DE6862" w:rsidRPr="00486765">
        <w:rPr>
          <w:sz w:val="22"/>
        </w:rPr>
        <w:t>, your left nostril</w:t>
      </w:r>
      <w:r w:rsidR="00052342" w:rsidRPr="00486765">
        <w:rPr>
          <w:sz w:val="22"/>
          <w:szCs w:val="22"/>
        </w:rPr>
        <w:t xml:space="preserve"> (a fiat part – the opening – of your left nasal cavity)</w:t>
      </w:r>
      <w:ins w:id="284" w:author="Jonathan Bona" w:date="2012-05-02T17:33:00Z">
        <w:r w:rsidRPr="00051E0F">
          <w:rPr>
            <w:rStyle w:val="Annotation"/>
          </w:rPr>
          <w:t xml:space="preserve"> </w:t>
        </w:r>
        <w:r w:rsidRPr="00255E9F">
          <w:rPr>
            <w:rStyle w:val="Annotation"/>
          </w:rPr>
          <w:t>\</w:t>
        </w:r>
      </w:ins>
      <w:r w:rsidR="00DE6862" w:rsidRPr="00486765">
        <w:rPr>
          <w:sz w:val="22"/>
          <w:szCs w:val="22"/>
        </w:rPr>
        <w:t>, the lumen of your gut</w:t>
      </w:r>
      <w:ins w:id="285" w:author="Jonathan Bona" w:date="2012-05-02T17:33:00Z">
        <w:r w:rsidRPr="00255E9F">
          <w:rPr>
            <w:rStyle w:val="Annotation"/>
          </w:rPr>
          <w:t>\</w:t>
        </w:r>
      </w:ins>
      <w:r w:rsidR="00DE6862" w:rsidRPr="00486765">
        <w:rPr>
          <w:sz w:val="22"/>
        </w:rPr>
        <w:t>, the h</w:t>
      </w:r>
      <w:r w:rsidR="001066FC" w:rsidRPr="00486765">
        <w:rPr>
          <w:sz w:val="22"/>
        </w:rPr>
        <w:t>o</w:t>
      </w:r>
      <w:r w:rsidR="00DE6862" w:rsidRPr="00486765">
        <w:rPr>
          <w:sz w:val="22"/>
        </w:rPr>
        <w:t>l</w:t>
      </w:r>
      <w:r w:rsidR="001066FC" w:rsidRPr="00486765">
        <w:rPr>
          <w:sz w:val="22"/>
        </w:rPr>
        <w:t>d</w:t>
      </w:r>
      <w:r w:rsidR="00DE6862" w:rsidRPr="00486765">
        <w:rPr>
          <w:sz w:val="22"/>
        </w:rPr>
        <w:t xml:space="preserve"> of a ship</w:t>
      </w:r>
      <w:ins w:id="286" w:author="Jonathan Bona" w:date="2012-05-02T17:33:00Z">
        <w:r w:rsidRPr="00255E9F">
          <w:rPr>
            <w:rStyle w:val="Annotation"/>
          </w:rPr>
          <w:t>\</w:t>
        </w:r>
      </w:ins>
      <w:r w:rsidR="00DE6862" w:rsidRPr="00486765">
        <w:rPr>
          <w:sz w:val="22"/>
        </w:rPr>
        <w:t xml:space="preserve">, the </w:t>
      </w:r>
      <w:r w:rsidR="00052342" w:rsidRPr="00486765">
        <w:rPr>
          <w:sz w:val="22"/>
          <w:szCs w:val="22"/>
        </w:rPr>
        <w:t>cockpit</w:t>
      </w:r>
      <w:r w:rsidR="00DE6862" w:rsidRPr="00486765">
        <w:rPr>
          <w:sz w:val="22"/>
        </w:rPr>
        <w:t xml:space="preserve"> of </w:t>
      </w:r>
      <w:r w:rsidR="00052342" w:rsidRPr="00486765">
        <w:rPr>
          <w:sz w:val="22"/>
          <w:szCs w:val="22"/>
        </w:rPr>
        <w:t>an aircraft</w:t>
      </w:r>
      <w:ins w:id="287" w:author="Jonathan Bona" w:date="2012-05-02T17:33:00Z">
        <w:r w:rsidRPr="00255E9F">
          <w:rPr>
            <w:rStyle w:val="Annotation"/>
          </w:rPr>
          <w:t>\</w:t>
        </w:r>
      </w:ins>
      <w:r w:rsidR="00DE6862" w:rsidRPr="00486765">
        <w:rPr>
          <w:sz w:val="22"/>
        </w:rPr>
        <w:t xml:space="preserve">, the </w:t>
      </w:r>
      <w:r w:rsidR="00FB2EB2" w:rsidRPr="00486765">
        <w:rPr>
          <w:sz w:val="22"/>
        </w:rPr>
        <w:t xml:space="preserve">interior of the </w:t>
      </w:r>
      <w:r w:rsidR="00DE6862" w:rsidRPr="00486765">
        <w:rPr>
          <w:sz w:val="22"/>
        </w:rPr>
        <w:t>trunk of your car</w:t>
      </w:r>
      <w:ins w:id="288" w:author="Jonathan Bona" w:date="2012-05-02T17:33:00Z">
        <w:r w:rsidRPr="00255E9F">
          <w:rPr>
            <w:rStyle w:val="Annotation"/>
          </w:rPr>
          <w:t>\</w:t>
        </w:r>
      </w:ins>
      <w:r w:rsidR="00FB2EB2" w:rsidRPr="00486765">
        <w:rPr>
          <w:sz w:val="22"/>
        </w:rPr>
        <w:t>, the interior of your refrigerator</w:t>
      </w:r>
      <w:ins w:id="289" w:author="Jonathan Bona" w:date="2012-05-02T17:33:00Z">
        <w:r w:rsidRPr="00255E9F">
          <w:rPr>
            <w:rStyle w:val="Annotation"/>
          </w:rPr>
          <w:t>\</w:t>
        </w:r>
      </w:ins>
      <w:r w:rsidR="00FB2EB2" w:rsidRPr="00486765">
        <w:rPr>
          <w:sz w:val="22"/>
        </w:rPr>
        <w:t>, the interior of your office</w:t>
      </w:r>
      <w:ins w:id="290" w:author="Jonathan Bona" w:date="2012-05-02T17:33:00Z">
        <w:r w:rsidRPr="00255E9F">
          <w:rPr>
            <w:rStyle w:val="Annotation"/>
          </w:rPr>
          <w:t>\</w:t>
        </w:r>
      </w:ins>
      <w:r w:rsidR="00FB2EB2" w:rsidRPr="00486765">
        <w:rPr>
          <w:sz w:val="22"/>
        </w:rPr>
        <w:t xml:space="preserve">, </w:t>
      </w:r>
      <w:hyperlink r:id="rId26" w:history="1">
        <w:r w:rsidR="00FB2EB2" w:rsidRPr="00486765">
          <w:rPr>
            <w:sz w:val="22"/>
          </w:rPr>
          <w:t>Manhattan Canyon</w:t>
        </w:r>
      </w:hyperlink>
      <w:r w:rsidR="00DE6862" w:rsidRPr="00486765">
        <w:rPr>
          <w:sz w:val="22"/>
        </w:rPr>
        <w:t>)</w:t>
      </w:r>
      <w:ins w:id="291" w:author="Jonathan Bona" w:date="2012-05-02T17:32:00Z">
        <w:r w:rsidRPr="00051E0F">
          <w:rPr>
            <w:rStyle w:val="Annotation"/>
          </w:rPr>
          <w:t xml:space="preserve"> </w:t>
        </w:r>
        <w:r w:rsidRPr="00255E9F">
          <w:rPr>
            <w:rStyle w:val="Annotation"/>
          </w:rPr>
          <w:t>]</w:t>
        </w:r>
      </w:ins>
    </w:p>
    <w:p w14:paraId="71C58216" w14:textId="77777777" w:rsidR="00DE6862" w:rsidRDefault="00DE6862" w:rsidP="00486765">
      <w:pPr>
        <w:rPr>
          <w:sz w:val="22"/>
        </w:rPr>
      </w:pPr>
    </w:p>
    <w:p w14:paraId="37DFF45E" w14:textId="07195E60" w:rsidR="0070548A" w:rsidRPr="0070548A" w:rsidRDefault="0070548A" w:rsidP="00486765">
      <w:pPr>
        <w:rPr>
          <w:sz w:val="22"/>
        </w:rPr>
      </w:pPr>
      <w:r>
        <w:rPr>
          <w:sz w:val="22"/>
        </w:rPr>
        <w:t xml:space="preserve">The above elucidation will be replaced by a definition when </w:t>
      </w:r>
      <w:r>
        <w:rPr>
          <w:i/>
          <w:sz w:val="22"/>
        </w:rPr>
        <w:t xml:space="preserve">dimension </w:t>
      </w:r>
      <w:r>
        <w:rPr>
          <w:sz w:val="22"/>
        </w:rPr>
        <w:t xml:space="preserve">and </w:t>
      </w:r>
      <w:r>
        <w:rPr>
          <w:i/>
          <w:sz w:val="22"/>
        </w:rPr>
        <w:t xml:space="preserve">bounded by </w:t>
      </w:r>
      <w:r>
        <w:rPr>
          <w:sz w:val="22"/>
        </w:rPr>
        <w:t>have been defined within the BFO framework.</w:t>
      </w:r>
    </w:p>
    <w:p w14:paraId="411C6B12" w14:textId="5257CA84" w:rsidR="00DE6862" w:rsidRPr="00486765" w:rsidRDefault="00DE6862">
      <w:pPr>
        <w:rPr>
          <w:sz w:val="22"/>
        </w:rPr>
      </w:pPr>
      <w:proofErr w:type="gramStart"/>
      <w:r w:rsidRPr="00486765">
        <w:rPr>
          <w:sz w:val="22"/>
        </w:rPr>
        <w:t xml:space="preserve">Note: </w:t>
      </w:r>
      <w:r w:rsidRPr="00486765">
        <w:rPr>
          <w:i/>
          <w:sz w:val="22"/>
        </w:rPr>
        <w:t>Sites</w:t>
      </w:r>
      <w:r w:rsidRPr="00486765">
        <w:rPr>
          <w:sz w:val="22"/>
        </w:rPr>
        <w:t xml:space="preserve"> may be bounded by </w:t>
      </w:r>
      <w:r w:rsidR="00052342" w:rsidRPr="00486765">
        <w:rPr>
          <w:sz w:val="22"/>
        </w:rPr>
        <w:t xml:space="preserve">various combinations of </w:t>
      </w:r>
      <w:r w:rsidRPr="00486765">
        <w:rPr>
          <w:sz w:val="22"/>
        </w:rPr>
        <w:t>boundaries</w:t>
      </w:r>
      <w:r w:rsidR="00052342" w:rsidRPr="00486765">
        <w:rPr>
          <w:sz w:val="22"/>
        </w:rPr>
        <w:t xml:space="preserve"> </w:t>
      </w:r>
      <w:r w:rsidR="00A950A9" w:rsidRPr="00486765">
        <w:rPr>
          <w:sz w:val="22"/>
        </w:rPr>
        <w:t>of different sorts</w:t>
      </w:r>
      <w:proofErr w:type="gramEnd"/>
      <w:r w:rsidR="00A950A9" w:rsidRPr="00486765">
        <w:rPr>
          <w:sz w:val="22"/>
        </w:rPr>
        <w:t xml:space="preserve"> </w:t>
      </w:r>
      <w:r w:rsidR="00052342" w:rsidRPr="00486765">
        <w:rPr>
          <w:sz w:val="22"/>
        </w:rPr>
        <w:t>[</w:t>
      </w:r>
      <w:r w:rsidR="00052342" w:rsidRPr="00486765">
        <w:rPr>
          <w:sz w:val="22"/>
        </w:rPr>
        <w:fldChar w:fldCharType="begin"/>
      </w:r>
      <w:r w:rsidR="00052342" w:rsidRPr="00486765">
        <w:rPr>
          <w:sz w:val="22"/>
        </w:rPr>
        <w:instrText xml:space="preserve"> REF _Ref311481677 \r \h </w:instrText>
      </w:r>
      <w:r w:rsidR="001C5CAA">
        <w:rPr>
          <w:sz w:val="22"/>
        </w:rPr>
        <w:instrText xml:space="preserve"> \* MERGEFORMAT </w:instrText>
      </w:r>
      <w:r w:rsidR="00052342" w:rsidRPr="00486765">
        <w:rPr>
          <w:sz w:val="22"/>
        </w:rPr>
      </w:r>
      <w:r w:rsidR="00052342" w:rsidRPr="00486765">
        <w:rPr>
          <w:sz w:val="22"/>
        </w:rPr>
        <w:fldChar w:fldCharType="separate"/>
      </w:r>
      <w:r w:rsidR="00B60214">
        <w:rPr>
          <w:sz w:val="22"/>
        </w:rPr>
        <w:t>9</w:t>
      </w:r>
      <w:r w:rsidR="00052342" w:rsidRPr="00486765">
        <w:rPr>
          <w:sz w:val="22"/>
        </w:rPr>
        <w:fldChar w:fldCharType="end"/>
      </w:r>
      <w:r w:rsidR="00052342" w:rsidRPr="00486765">
        <w:rPr>
          <w:sz w:val="22"/>
        </w:rPr>
        <w:t>]. Thus</w:t>
      </w:r>
      <w:r w:rsidRPr="00486765">
        <w:rPr>
          <w:sz w:val="22"/>
        </w:rPr>
        <w:t xml:space="preserve"> the Mont Blanc Tunnel is bounded by fiat </w:t>
      </w:r>
      <w:r w:rsidR="00A950A9" w:rsidRPr="00486765">
        <w:rPr>
          <w:sz w:val="22"/>
        </w:rPr>
        <w:t xml:space="preserve">surfaces </w:t>
      </w:r>
      <w:r w:rsidRPr="00486765">
        <w:rPr>
          <w:sz w:val="22"/>
        </w:rPr>
        <w:t xml:space="preserve">at either end. Each </w:t>
      </w:r>
      <w:r w:rsidR="00D40259" w:rsidRPr="00486765">
        <w:rPr>
          <w:sz w:val="22"/>
        </w:rPr>
        <w:t>immaterial entity</w:t>
      </w:r>
      <w:r w:rsidRPr="00486765">
        <w:rPr>
          <w:sz w:val="22"/>
        </w:rPr>
        <w:t xml:space="preserve"> coincides at any given time </w:t>
      </w:r>
      <w:r w:rsidRPr="00486765">
        <w:rPr>
          <w:sz w:val="22"/>
        </w:rPr>
        <w:lastRenderedPageBreak/>
        <w:t xml:space="preserve">with some spatial region, </w:t>
      </w:r>
      <w:proofErr w:type="gramStart"/>
      <w:r w:rsidR="00151755" w:rsidRPr="00486765">
        <w:rPr>
          <w:sz w:val="22"/>
        </w:rPr>
        <w:t>but,</w:t>
      </w:r>
      <w:proofErr w:type="gramEnd"/>
      <w:r w:rsidR="00151755" w:rsidRPr="00486765">
        <w:rPr>
          <w:sz w:val="22"/>
        </w:rPr>
        <w:t xml:space="preserve"> as</w:t>
      </w:r>
      <w:r w:rsidR="00D40259" w:rsidRPr="00486765">
        <w:rPr>
          <w:sz w:val="22"/>
        </w:rPr>
        <w:t xml:space="preserve"> in the case of material entities, </w:t>
      </w:r>
      <w:r w:rsidRPr="00486765">
        <w:rPr>
          <w:sz w:val="22"/>
        </w:rPr>
        <w:t>which spatial region this is may vary with time</w:t>
      </w:r>
      <w:r w:rsidR="00FB2EB2" w:rsidRPr="00486765">
        <w:rPr>
          <w:sz w:val="22"/>
        </w:rPr>
        <w:t>. A</w:t>
      </w:r>
      <w:r w:rsidRPr="00486765">
        <w:rPr>
          <w:sz w:val="22"/>
        </w:rPr>
        <w:t xml:space="preserve">s the ship moves through space, </w:t>
      </w:r>
      <w:r w:rsidR="00D40259" w:rsidRPr="00486765">
        <w:rPr>
          <w:sz w:val="22"/>
        </w:rPr>
        <w:t xml:space="preserve">so </w:t>
      </w:r>
      <w:r w:rsidR="001066FC" w:rsidRPr="00486765">
        <w:rPr>
          <w:sz w:val="22"/>
        </w:rPr>
        <w:t>its hold</w:t>
      </w:r>
      <w:r w:rsidR="00FB2EB2" w:rsidRPr="00486765">
        <w:rPr>
          <w:sz w:val="22"/>
        </w:rPr>
        <w:t xml:space="preserve"> moves also. A</w:t>
      </w:r>
      <w:r w:rsidRPr="00486765">
        <w:rPr>
          <w:sz w:val="22"/>
        </w:rPr>
        <w:t xml:space="preserve">s </w:t>
      </w:r>
      <w:r w:rsidR="00FB2EB2" w:rsidRPr="00486765">
        <w:rPr>
          <w:sz w:val="22"/>
        </w:rPr>
        <w:t xml:space="preserve">you pinch and </w:t>
      </w:r>
      <w:proofErr w:type="spellStart"/>
      <w:r w:rsidR="00FB2EB2" w:rsidRPr="00486765">
        <w:rPr>
          <w:sz w:val="22"/>
        </w:rPr>
        <w:t>unpinch</w:t>
      </w:r>
      <w:proofErr w:type="spellEnd"/>
      <w:r w:rsidR="00FB2EB2" w:rsidRPr="00486765">
        <w:rPr>
          <w:sz w:val="22"/>
        </w:rPr>
        <w:t xml:space="preserve"> your nose, </w:t>
      </w:r>
      <w:r w:rsidR="00A950A9" w:rsidRPr="00486765">
        <w:rPr>
          <w:sz w:val="22"/>
        </w:rPr>
        <w:t xml:space="preserve">so </w:t>
      </w:r>
      <w:r w:rsidRPr="00486765">
        <w:rPr>
          <w:sz w:val="22"/>
        </w:rPr>
        <w:t>your n</w:t>
      </w:r>
      <w:r w:rsidR="00D754CA" w:rsidRPr="00486765">
        <w:rPr>
          <w:sz w:val="22"/>
        </w:rPr>
        <w:t>asal passages</w:t>
      </w:r>
      <w:r w:rsidRPr="00486765">
        <w:rPr>
          <w:sz w:val="22"/>
        </w:rPr>
        <w:t xml:space="preserve"> </w:t>
      </w:r>
      <w:r w:rsidR="00D754CA" w:rsidRPr="00486765">
        <w:rPr>
          <w:sz w:val="22"/>
        </w:rPr>
        <w:t>shrink</w:t>
      </w:r>
      <w:r w:rsidR="00FB2EB2" w:rsidRPr="00486765">
        <w:rPr>
          <w:sz w:val="22"/>
        </w:rPr>
        <w:t xml:space="preserve"> and expand</w:t>
      </w:r>
      <w:r w:rsidRPr="00486765">
        <w:rPr>
          <w:sz w:val="22"/>
        </w:rPr>
        <w:t>.</w:t>
      </w:r>
    </w:p>
    <w:p w14:paraId="2E0BF795" w14:textId="08D63DCE" w:rsidR="0044734A" w:rsidRPr="00486765" w:rsidRDefault="0044734A">
      <w:pPr>
        <w:rPr>
          <w:sz w:val="22"/>
        </w:rPr>
      </w:pPr>
      <w:r w:rsidRPr="00486765">
        <w:rPr>
          <w:sz w:val="22"/>
        </w:rPr>
        <w:t xml:space="preserve">To say that ‘detergent is pumped into the tank’ is to assert that the detergent is pumped into the </w:t>
      </w:r>
      <w:proofErr w:type="gramStart"/>
      <w:r w:rsidRPr="00486765">
        <w:rPr>
          <w:sz w:val="22"/>
        </w:rPr>
        <w:t>cavity which</w:t>
      </w:r>
      <w:proofErr w:type="gramEnd"/>
      <w:r w:rsidRPr="00486765">
        <w:rPr>
          <w:sz w:val="22"/>
        </w:rPr>
        <w:t xml:space="preserve"> forms the interior of the tank (rather than into the metal which bounds this cavity, or into the contents of the tank – since the tank may be empty). </w:t>
      </w:r>
    </w:p>
    <w:p w14:paraId="75B7C024" w14:textId="37AEA2F9" w:rsidR="00D91B4B" w:rsidRPr="00486765" w:rsidRDefault="00272E21">
      <w:pPr>
        <w:rPr>
          <w:sz w:val="22"/>
        </w:rPr>
      </w:pPr>
      <w:r w:rsidRPr="00486765">
        <w:rPr>
          <w:sz w:val="22"/>
        </w:rPr>
        <w:t xml:space="preserve">The region of </w:t>
      </w:r>
      <w:r w:rsidR="00776B28" w:rsidRPr="00486765">
        <w:rPr>
          <w:sz w:val="22"/>
        </w:rPr>
        <w:t xml:space="preserve">class A </w:t>
      </w:r>
      <w:r w:rsidRPr="00486765">
        <w:rPr>
          <w:sz w:val="22"/>
        </w:rPr>
        <w:t xml:space="preserve">controlled airspace </w:t>
      </w:r>
      <w:r w:rsidR="00776B28" w:rsidRPr="00486765">
        <w:rPr>
          <w:sz w:val="22"/>
        </w:rPr>
        <w:t xml:space="preserve">associated with any given airport </w:t>
      </w:r>
      <w:r w:rsidRPr="00486765">
        <w:rPr>
          <w:sz w:val="22"/>
        </w:rPr>
        <w:t xml:space="preserve">is a site, since it is a three-dimensional part of the site formed by the sum of </w:t>
      </w:r>
      <w:r w:rsidR="00D40259" w:rsidRPr="00486765">
        <w:rPr>
          <w:sz w:val="22"/>
        </w:rPr>
        <w:t xml:space="preserve">this </w:t>
      </w:r>
      <w:r w:rsidRPr="00486765">
        <w:rPr>
          <w:sz w:val="22"/>
        </w:rPr>
        <w:t>region with the portion of the class E region that is bounded by the surface of the Earth</w:t>
      </w:r>
      <w:r w:rsidR="00D40259" w:rsidRPr="00486765">
        <w:rPr>
          <w:sz w:val="22"/>
        </w:rPr>
        <w:t xml:space="preserve"> (see </w:t>
      </w:r>
      <w:r w:rsidR="001E591D" w:rsidRPr="00486765">
        <w:rPr>
          <w:sz w:val="22"/>
        </w:rPr>
        <w:fldChar w:fldCharType="begin"/>
      </w:r>
      <w:r w:rsidR="00D40259" w:rsidRPr="00486765">
        <w:rPr>
          <w:sz w:val="22"/>
        </w:rPr>
        <w:instrText xml:space="preserve"> REF _Ref309480787 \h </w:instrText>
      </w:r>
      <w:r w:rsidR="00A950A9" w:rsidRPr="00486765">
        <w:rPr>
          <w:sz w:val="22"/>
        </w:rPr>
        <w:instrText xml:space="preserve"> \* MERGEFORMAT </w:instrText>
      </w:r>
      <w:r w:rsidR="001E591D" w:rsidRPr="00486765">
        <w:rPr>
          <w:sz w:val="22"/>
        </w:rPr>
      </w:r>
      <w:r w:rsidR="001E591D" w:rsidRPr="00486765">
        <w:rPr>
          <w:sz w:val="22"/>
        </w:rPr>
        <w:fldChar w:fldCharType="separate"/>
      </w:r>
      <w:r w:rsidR="00B60214" w:rsidRPr="006C702A">
        <w:rPr>
          <w:sz w:val="22"/>
        </w:rPr>
        <w:t>Figure 5</w:t>
      </w:r>
      <w:r w:rsidR="001E591D" w:rsidRPr="00486765">
        <w:rPr>
          <w:sz w:val="22"/>
        </w:rPr>
        <w:fldChar w:fldCharType="end"/>
      </w:r>
      <w:r w:rsidR="00D40259" w:rsidRPr="00486765">
        <w:rPr>
          <w:sz w:val="22"/>
        </w:rPr>
        <w:t>)</w:t>
      </w:r>
      <w:r w:rsidRPr="00486765">
        <w:rPr>
          <w:sz w:val="22"/>
        </w:rPr>
        <w:t>.</w:t>
      </w:r>
    </w:p>
    <w:p w14:paraId="25532488" w14:textId="77777777" w:rsidR="002D5E04" w:rsidRPr="00486765" w:rsidRDefault="002D5E04">
      <w:pPr>
        <w:rPr>
          <w:sz w:val="22"/>
        </w:rPr>
      </w:pPr>
    </w:p>
    <w:p w14:paraId="01AD4E33" w14:textId="77777777" w:rsidR="004D62F0" w:rsidRPr="00486765" w:rsidRDefault="00272E21" w:rsidP="00486765">
      <w:pPr>
        <w:jc w:val="center"/>
        <w:rPr>
          <w:sz w:val="22"/>
        </w:rPr>
      </w:pPr>
      <w:r w:rsidRPr="00486765">
        <w:rPr>
          <w:noProof/>
          <w:sz w:val="22"/>
        </w:rPr>
        <w:drawing>
          <wp:inline distT="0" distB="0" distL="0" distR="0" wp14:anchorId="6A64E568" wp14:editId="3BC1C2B7">
            <wp:extent cx="4842344" cy="2687412"/>
            <wp:effectExtent l="0" t="0" r="0" b="0"/>
            <wp:docPr id="21" name="Picture 21" descr="http://ontology.buffalo.edu/smith/varia/controlledairspace/glos_acl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ntology.buffalo.edu/smith/varia/controlledairspace/glos_aclas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t="8649"/>
                    <a:stretch/>
                  </pic:blipFill>
                  <pic:spPr bwMode="auto">
                    <a:xfrm>
                      <a:off x="0" y="0"/>
                      <a:ext cx="4842510" cy="2687504"/>
                    </a:xfrm>
                    <a:prstGeom prst="rect">
                      <a:avLst/>
                    </a:prstGeom>
                    <a:noFill/>
                    <a:ln>
                      <a:noFill/>
                    </a:ln>
                    <a:extLst>
                      <a:ext uri="{53640926-AAD7-44d8-BBD7-CCE9431645EC}">
                        <a14:shadowObscured xmlns:a14="http://schemas.microsoft.com/office/drawing/2010/main"/>
                      </a:ext>
                    </a:extLst>
                  </pic:spPr>
                </pic:pic>
              </a:graphicData>
            </a:graphic>
          </wp:inline>
        </w:drawing>
      </w:r>
    </w:p>
    <w:p w14:paraId="709DB75E" w14:textId="7CE3FE6E" w:rsidR="00272E21" w:rsidRPr="00486765" w:rsidRDefault="004D62F0" w:rsidP="001C5CAA">
      <w:pPr>
        <w:pStyle w:val="Caption"/>
        <w:jc w:val="center"/>
        <w:rPr>
          <w:sz w:val="24"/>
          <w:szCs w:val="23"/>
        </w:rPr>
      </w:pPr>
      <w:bookmarkStart w:id="292" w:name="_Ref309480787"/>
      <w:r w:rsidRPr="00486765">
        <w:rPr>
          <w:sz w:val="20"/>
        </w:rPr>
        <w:t xml:space="preserve">Figure </w:t>
      </w:r>
      <w:r w:rsidR="001E591D" w:rsidRPr="00486765">
        <w:rPr>
          <w:sz w:val="20"/>
        </w:rPr>
        <w:fldChar w:fldCharType="begin"/>
      </w:r>
      <w:r w:rsidRPr="00486765">
        <w:rPr>
          <w:sz w:val="20"/>
        </w:rPr>
        <w:instrText xml:space="preserve"> SEQ Figure \* ARABIC </w:instrText>
      </w:r>
      <w:r w:rsidR="001E591D" w:rsidRPr="00486765">
        <w:rPr>
          <w:sz w:val="20"/>
        </w:rPr>
        <w:fldChar w:fldCharType="separate"/>
      </w:r>
      <w:r w:rsidR="00B60214">
        <w:rPr>
          <w:noProof/>
          <w:sz w:val="20"/>
        </w:rPr>
        <w:t>5</w:t>
      </w:r>
      <w:r w:rsidR="001E591D" w:rsidRPr="00486765">
        <w:rPr>
          <w:sz w:val="20"/>
        </w:rPr>
        <w:fldChar w:fldCharType="end"/>
      </w:r>
      <w:bookmarkEnd w:id="292"/>
      <w:r w:rsidRPr="00486765">
        <w:rPr>
          <w:sz w:val="20"/>
        </w:rPr>
        <w:t xml:space="preserve">: </w:t>
      </w:r>
      <w:hyperlink r:id="rId28" w:history="1">
        <w:r w:rsidRPr="00486765">
          <w:rPr>
            <w:rStyle w:val="Hyperlink"/>
            <w:b w:val="0"/>
            <w:sz w:val="20"/>
          </w:rPr>
          <w:t>Airspace classes</w:t>
        </w:r>
      </w:hyperlink>
    </w:p>
    <w:p w14:paraId="6D907DDF" w14:textId="77777777" w:rsidR="008F67BA" w:rsidRPr="00486765" w:rsidRDefault="008F67BA" w:rsidP="00486765">
      <w:pPr>
        <w:rPr>
          <w:sz w:val="22"/>
        </w:rPr>
      </w:pPr>
    </w:p>
    <w:p w14:paraId="5B39B3FE" w14:textId="473E63EC" w:rsidR="008A0783" w:rsidRPr="00486765" w:rsidRDefault="008A0783">
      <w:pPr>
        <w:rPr>
          <w:sz w:val="22"/>
        </w:rPr>
      </w:pPr>
      <w:r w:rsidRPr="00486765">
        <w:rPr>
          <w:sz w:val="22"/>
        </w:rPr>
        <w:t xml:space="preserve">Cavities within </w:t>
      </w:r>
      <w:r w:rsidR="00D40259" w:rsidRPr="00486765">
        <w:rPr>
          <w:sz w:val="22"/>
        </w:rPr>
        <w:t xml:space="preserve">what OGMS calls </w:t>
      </w:r>
      <w:r w:rsidRPr="00486765">
        <w:rPr>
          <w:sz w:val="22"/>
        </w:rPr>
        <w:t xml:space="preserve">the </w:t>
      </w:r>
      <w:r w:rsidR="006C241A" w:rsidRPr="00486765">
        <w:rPr>
          <w:sz w:val="22"/>
        </w:rPr>
        <w:t>‘</w:t>
      </w:r>
      <w:r w:rsidRPr="00486765">
        <w:rPr>
          <w:sz w:val="22"/>
        </w:rPr>
        <w:t>extended organism</w:t>
      </w:r>
      <w:r w:rsidR="006C241A" w:rsidRPr="00486765">
        <w:rPr>
          <w:sz w:val="22"/>
        </w:rPr>
        <w:t>’</w:t>
      </w:r>
      <w:r w:rsidRPr="00486765">
        <w:rPr>
          <w:sz w:val="22"/>
        </w:rPr>
        <w:t xml:space="preserve"> are sites; they are</w:t>
      </w:r>
      <w:r w:rsidR="002D5E04" w:rsidRPr="00486765">
        <w:rPr>
          <w:sz w:val="22"/>
        </w:rPr>
        <w:t>, following the FMA,</w:t>
      </w:r>
      <w:r w:rsidRPr="00486765">
        <w:rPr>
          <w:sz w:val="22"/>
        </w:rPr>
        <w:t xml:space="preserve"> parts of the organism if they are part</w:t>
      </w:r>
      <w:r w:rsidR="00D40259" w:rsidRPr="00486765">
        <w:rPr>
          <w:sz w:val="22"/>
        </w:rPr>
        <w:t xml:space="preserve"> of its</w:t>
      </w:r>
      <w:r w:rsidRPr="00486765">
        <w:rPr>
          <w:sz w:val="22"/>
        </w:rPr>
        <w:t xml:space="preserve"> anatomical </w:t>
      </w:r>
      <w:proofErr w:type="spellStart"/>
      <w:r w:rsidRPr="00486765">
        <w:rPr>
          <w:i/>
          <w:sz w:val="22"/>
        </w:rPr>
        <w:t>Bauplan</w:t>
      </w:r>
      <w:proofErr w:type="spellEnd"/>
      <w:r w:rsidR="008F67BA" w:rsidRPr="00486765">
        <w:rPr>
          <w:i/>
          <w:sz w:val="22"/>
        </w:rPr>
        <w:t xml:space="preserve"> </w:t>
      </w:r>
      <w:r w:rsidR="001847BB" w:rsidRPr="00486765">
        <w:rPr>
          <w:sz w:val="22"/>
        </w:rPr>
        <w:t>[</w:t>
      </w:r>
      <w:r w:rsidR="001E591D" w:rsidRPr="00486765">
        <w:rPr>
          <w:sz w:val="22"/>
        </w:rPr>
        <w:fldChar w:fldCharType="begin"/>
      </w:r>
      <w:r w:rsidR="001847BB" w:rsidRPr="00486765">
        <w:rPr>
          <w:sz w:val="22"/>
        </w:rPr>
        <w:instrText xml:space="preserve"> REF _Ref309153892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43</w:t>
      </w:r>
      <w:r w:rsidR="001E591D" w:rsidRPr="00486765">
        <w:rPr>
          <w:sz w:val="22"/>
        </w:rPr>
        <w:fldChar w:fldCharType="end"/>
      </w:r>
      <w:r w:rsidR="001847BB" w:rsidRPr="00486765">
        <w:rPr>
          <w:sz w:val="22"/>
        </w:rPr>
        <w:t xml:space="preserve">, </w:t>
      </w:r>
      <w:r w:rsidR="001E591D" w:rsidRPr="00486765">
        <w:rPr>
          <w:sz w:val="22"/>
        </w:rPr>
        <w:fldChar w:fldCharType="begin"/>
      </w:r>
      <w:r w:rsidR="001847BB" w:rsidRPr="00486765">
        <w:rPr>
          <w:sz w:val="22"/>
        </w:rPr>
        <w:instrText xml:space="preserve"> REF _Ref309153893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44</w:t>
      </w:r>
      <w:r w:rsidR="001E591D" w:rsidRPr="00486765">
        <w:rPr>
          <w:sz w:val="22"/>
        </w:rPr>
        <w:fldChar w:fldCharType="end"/>
      </w:r>
      <w:r w:rsidR="001847BB" w:rsidRPr="00486765">
        <w:rPr>
          <w:sz w:val="22"/>
        </w:rPr>
        <w:t>]</w:t>
      </w:r>
      <w:r w:rsidRPr="00486765">
        <w:rPr>
          <w:i/>
          <w:sz w:val="22"/>
        </w:rPr>
        <w:t>.</w:t>
      </w:r>
      <w:r w:rsidR="00A950A9" w:rsidRPr="00486765">
        <w:rPr>
          <w:i/>
          <w:sz w:val="22"/>
        </w:rPr>
        <w:t xml:space="preserve"> </w:t>
      </w:r>
      <w:r w:rsidR="00A950A9" w:rsidRPr="00486765">
        <w:rPr>
          <w:sz w:val="22"/>
        </w:rPr>
        <w:t>A</w:t>
      </w:r>
      <w:r w:rsidR="001847BB" w:rsidRPr="00486765">
        <w:rPr>
          <w:sz w:val="22"/>
        </w:rPr>
        <w:t xml:space="preserve"> cavity </w:t>
      </w:r>
      <w:r w:rsidR="005747A9" w:rsidRPr="00486765">
        <w:rPr>
          <w:sz w:val="22"/>
        </w:rPr>
        <w:t xml:space="preserve">formed by a swallowed drug-capsule that is half-filled with powder </w:t>
      </w:r>
      <w:r w:rsidR="001847BB" w:rsidRPr="00486765">
        <w:rPr>
          <w:sz w:val="22"/>
        </w:rPr>
        <w:t xml:space="preserve">is </w:t>
      </w:r>
      <w:r w:rsidR="00A950A9" w:rsidRPr="00486765">
        <w:rPr>
          <w:sz w:val="22"/>
        </w:rPr>
        <w:t xml:space="preserve">for this reason </w:t>
      </w:r>
      <w:r w:rsidR="001847BB" w:rsidRPr="00486765">
        <w:rPr>
          <w:sz w:val="22"/>
        </w:rPr>
        <w:t>not a part of the organism.</w:t>
      </w:r>
    </w:p>
    <w:p w14:paraId="483B54F3" w14:textId="414A844E" w:rsidR="0017019A" w:rsidRPr="00486765" w:rsidRDefault="0017019A">
      <w:pPr>
        <w:rPr>
          <w:sz w:val="22"/>
        </w:rPr>
      </w:pPr>
    </w:p>
    <w:p w14:paraId="5C961F39" w14:textId="48F8DB14" w:rsidR="0017019A" w:rsidRDefault="0017019A">
      <w:pPr>
        <w:rPr>
          <w:sz w:val="22"/>
        </w:rPr>
      </w:pPr>
      <w:r>
        <w:rPr>
          <w:noProof/>
        </w:rPr>
        <w:lastRenderedPageBreak/>
        <w:drawing>
          <wp:anchor distT="0" distB="0" distL="114300" distR="114300" simplePos="0" relativeHeight="251664384" behindDoc="0" locked="0" layoutInCell="1" allowOverlap="1" wp14:anchorId="0DF975BF" wp14:editId="3626CDF2">
            <wp:simplePos x="0" y="0"/>
            <wp:positionH relativeFrom="column">
              <wp:posOffset>561340</wp:posOffset>
            </wp:positionH>
            <wp:positionV relativeFrom="paragraph">
              <wp:posOffset>430530</wp:posOffset>
            </wp:positionV>
            <wp:extent cx="4746768" cy="1351276"/>
            <wp:effectExtent l="0" t="0" r="0" b="0"/>
            <wp:wrapNone/>
            <wp:docPr id="49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5" name="Picture 4"/>
                    <pic:cNvPicPr>
                      <a:picLocks noChangeAspect="1"/>
                    </pic:cNvPicPr>
                  </pic:nvPicPr>
                  <pic:blipFill rotWithShape="1">
                    <a:blip r:embed="rId29">
                      <a:extLst>
                        <a:ext uri="{28A0092B-C50C-407E-A947-70E740481C1C}">
                          <a14:useLocalDpi xmlns:a14="http://schemas.microsoft.com/office/drawing/2010/main" val="0"/>
                        </a:ext>
                      </a:extLst>
                    </a:blip>
                    <a:srcRect r="19930"/>
                    <a:stretch/>
                  </pic:blipFill>
                  <pic:spPr bwMode="auto">
                    <a:xfrm>
                      <a:off x="0" y="0"/>
                      <a:ext cx="4746768" cy="1351276"/>
                    </a:xfrm>
                    <a:prstGeom prst="rect">
                      <a:avLst/>
                    </a:prstGeom>
                    <a:noFill/>
                    <a:ln>
                      <a:noFill/>
                    </a:ln>
                    <a:extLst>
                      <a:ext uri="{53640926-AAD7-44d8-BBD7-CCE9431645EC}">
                        <a14:shadowObscured xmlns:a14="http://schemas.microsoft.com/office/drawing/2010/main"/>
                      </a:ext>
                    </a:extLst>
                  </pic:spPr>
                </pic:pic>
              </a:graphicData>
            </a:graphic>
          </wp:anchor>
        </w:drawing>
      </w:r>
    </w:p>
    <w:p w14:paraId="0638B809" w14:textId="77777777" w:rsidR="0017019A" w:rsidRDefault="0017019A">
      <w:pPr>
        <w:rPr>
          <w:sz w:val="22"/>
        </w:rPr>
      </w:pPr>
    </w:p>
    <w:p w14:paraId="09B7812D" w14:textId="77777777" w:rsidR="0017019A" w:rsidRDefault="0017019A">
      <w:pPr>
        <w:rPr>
          <w:sz w:val="22"/>
        </w:rPr>
      </w:pPr>
    </w:p>
    <w:p w14:paraId="5FE36108" w14:textId="77777777" w:rsidR="0017019A" w:rsidRDefault="0017019A">
      <w:pPr>
        <w:rPr>
          <w:sz w:val="22"/>
        </w:rPr>
      </w:pPr>
    </w:p>
    <w:p w14:paraId="310E46E6" w14:textId="595326E6" w:rsidR="0017019A" w:rsidRDefault="0017019A">
      <w:pPr>
        <w:rPr>
          <w:sz w:val="22"/>
        </w:rPr>
      </w:pPr>
      <w:r>
        <w:rPr>
          <w:noProof/>
        </w:rPr>
        <mc:AlternateContent>
          <mc:Choice Requires="wps">
            <w:drawing>
              <wp:anchor distT="0" distB="0" distL="114300" distR="114300" simplePos="0" relativeHeight="251662336" behindDoc="0" locked="0" layoutInCell="1" allowOverlap="1" wp14:anchorId="4A193EA8" wp14:editId="66082E3A">
                <wp:simplePos x="0" y="0"/>
                <wp:positionH relativeFrom="column">
                  <wp:posOffset>142875</wp:posOffset>
                </wp:positionH>
                <wp:positionV relativeFrom="paragraph">
                  <wp:posOffset>194310</wp:posOffset>
                </wp:positionV>
                <wp:extent cx="5072380" cy="589280"/>
                <wp:effectExtent l="0" t="0" r="0" b="1270"/>
                <wp:wrapNone/>
                <wp:docPr id="42" name="Text Box 42"/>
                <wp:cNvGraphicFramePr/>
                <a:graphic xmlns:a="http://schemas.openxmlformats.org/drawingml/2006/main">
                  <a:graphicData uri="http://schemas.microsoft.com/office/word/2010/wordprocessingShape">
                    <wps:wsp>
                      <wps:cNvSpPr txBox="1"/>
                      <wps:spPr>
                        <a:xfrm>
                          <a:off x="0" y="0"/>
                          <a:ext cx="5072380" cy="589280"/>
                        </a:xfrm>
                        <a:prstGeom prst="rect">
                          <a:avLst/>
                        </a:prstGeom>
                        <a:solidFill>
                          <a:prstClr val="white"/>
                        </a:solidFill>
                        <a:ln>
                          <a:noFill/>
                        </a:ln>
                        <a:effectLst/>
                      </wps:spPr>
                      <wps:txbx>
                        <w:txbxContent>
                          <w:p w14:paraId="2B2C1D67" w14:textId="78B4A713" w:rsidR="0036416D" w:rsidRPr="00486765" w:rsidRDefault="0036416D"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36416D" w:rsidRPr="00486765" w:rsidRDefault="0036416D"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2" o:spid="_x0000_s1026" type="#_x0000_t202" style="position:absolute;left:0;text-align:left;margin-left:11.25pt;margin-top:15.3pt;width:399.4pt;height:46.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" stroked="f">
                <v:textbox style="mso-fit-shape-to-text:t" inset="0,0,0,0">
                  <w:txbxContent>
                    <w:p w14:paraId="2B2C1D67" w14:textId="78B4A713" w:rsidR="0036416D" w:rsidRPr="00486765" w:rsidRDefault="0036416D" w:rsidP="00486765">
                      <w:pPr>
                        <w:pStyle w:val="Caption"/>
                        <w:spacing w:after="40"/>
                        <w:jc w:val="center"/>
                        <w:rPr>
                          <w:sz w:val="20"/>
                        </w:rPr>
                      </w:pPr>
                      <w:r w:rsidRPr="00486765">
                        <w:rPr>
                          <w:sz w:val="20"/>
                        </w:rPr>
                        <w:t xml:space="preserve">Figure </w:t>
                      </w:r>
                      <w:r w:rsidRPr="00486765">
                        <w:rPr>
                          <w:sz w:val="20"/>
                        </w:rPr>
                        <w:fldChar w:fldCharType="begin"/>
                      </w:r>
                      <w:r w:rsidRPr="00486765">
                        <w:rPr>
                          <w:sz w:val="20"/>
                        </w:rPr>
                        <w:instrText xml:space="preserve"> SEQ Figure \* ARABIC </w:instrText>
                      </w:r>
                      <w:r w:rsidRPr="00486765">
                        <w:rPr>
                          <w:sz w:val="20"/>
                        </w:rPr>
                        <w:fldChar w:fldCharType="separate"/>
                      </w:r>
                      <w:r>
                        <w:rPr>
                          <w:noProof/>
                          <w:sz w:val="20"/>
                        </w:rPr>
                        <w:t>6</w:t>
                      </w:r>
                      <w:r w:rsidRPr="00486765">
                        <w:rPr>
                          <w:sz w:val="20"/>
                        </w:rPr>
                        <w:fldChar w:fldCharType="end"/>
                      </w:r>
                      <w:r w:rsidRPr="00486765">
                        <w:rPr>
                          <w:sz w:val="20"/>
                        </w:rPr>
                        <w:t>: Examples of types of site:</w:t>
                      </w:r>
                    </w:p>
                    <w:p w14:paraId="71DD5DD3" w14:textId="6B481CA8" w:rsidR="0036416D" w:rsidRPr="00486765" w:rsidRDefault="0036416D" w:rsidP="00486765">
                      <w:pPr>
                        <w:pStyle w:val="Caption"/>
                        <w:spacing w:before="40"/>
                        <w:jc w:val="center"/>
                        <w:rPr>
                          <w:rFonts w:ascii="Times New Roman" w:eastAsia="Calibri" w:hAnsi="Times New Roman" w:cs="Times New Roman"/>
                          <w:noProof/>
                          <w:sz w:val="20"/>
                          <w:szCs w:val="24"/>
                        </w:rPr>
                      </w:pPr>
                      <w:r w:rsidRPr="00486765">
                        <w:rPr>
                          <w:sz w:val="20"/>
                        </w:rPr>
                        <w:t>1: the interior of an egg; 2: the interior of a snail’s shell; 3: the environment of a pasturing cow</w:t>
                      </w:r>
                    </w:p>
                  </w:txbxContent>
                </v:textbox>
              </v:shape>
            </w:pict>
          </mc:Fallback>
        </mc:AlternateContent>
      </w:r>
    </w:p>
    <w:p w14:paraId="0BC2BAFA" w14:textId="77777777" w:rsidR="0017019A" w:rsidRDefault="0017019A">
      <w:pPr>
        <w:rPr>
          <w:sz w:val="22"/>
        </w:rPr>
      </w:pPr>
    </w:p>
    <w:p w14:paraId="488BBEFE" w14:textId="77777777" w:rsidR="0017019A" w:rsidRDefault="0017019A">
      <w:pPr>
        <w:rPr>
          <w:sz w:val="22"/>
        </w:rPr>
      </w:pPr>
    </w:p>
    <w:p w14:paraId="710AA742" w14:textId="77777777" w:rsidR="0017019A" w:rsidRPr="00751DA3" w:rsidRDefault="0017019A" w:rsidP="0017019A">
      <w:pPr>
        <w:pStyle w:val="Heading4"/>
        <w:rPr>
          <w:sz w:val="22"/>
        </w:rPr>
      </w:pPr>
      <w:bookmarkStart w:id="293" w:name="_Toc319326112"/>
      <w:r w:rsidRPr="00751DA3">
        <w:rPr>
          <w:sz w:val="22"/>
        </w:rPr>
        <w:t xml:space="preserve">2.1.2.2 </w:t>
      </w:r>
      <w:proofErr w:type="gramStart"/>
      <w:r w:rsidRPr="00751DA3">
        <w:rPr>
          <w:sz w:val="22"/>
        </w:rPr>
        <w:t>Spatial</w:t>
      </w:r>
      <w:proofErr w:type="gramEnd"/>
      <w:r w:rsidRPr="00751DA3">
        <w:rPr>
          <w:sz w:val="22"/>
        </w:rPr>
        <w:t xml:space="preserve"> region</w:t>
      </w:r>
      <w:bookmarkEnd w:id="293"/>
    </w:p>
    <w:p w14:paraId="73240D0D" w14:textId="5880CCBF" w:rsidR="00DE6862" w:rsidRPr="00486765" w:rsidRDefault="0017019A">
      <w:pPr>
        <w:rPr>
          <w:sz w:val="22"/>
        </w:rPr>
      </w:pPr>
      <w:r w:rsidRPr="00486765">
        <w:rPr>
          <w:noProof/>
          <w:sz w:val="22"/>
        </w:rPr>
        <mc:AlternateContent>
          <mc:Choice Requires="wpg">
            <w:drawing>
              <wp:anchor distT="0" distB="0" distL="114300" distR="114300" simplePos="0" relativeHeight="251659264" behindDoc="0" locked="0" layoutInCell="1" allowOverlap="1" wp14:anchorId="1357AA98" wp14:editId="2B4DA3EA">
                <wp:simplePos x="0" y="0"/>
                <wp:positionH relativeFrom="column">
                  <wp:posOffset>408940</wp:posOffset>
                </wp:positionH>
                <wp:positionV relativeFrom="paragraph">
                  <wp:posOffset>1717040</wp:posOffset>
                </wp:positionV>
                <wp:extent cx="5060315" cy="483870"/>
                <wp:effectExtent l="0" t="0" r="6985" b="0"/>
                <wp:wrapTopAndBottom/>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60315" cy="483870"/>
                          <a:chOff x="0" y="1439186"/>
                          <a:chExt cx="5060486" cy="484228"/>
                        </a:xfrm>
                      </wpg:grpSpPr>
                      <wps:wsp>
                        <wps:cNvPr id="26" name="Text Box 1"/>
                        <wps:cNvSpPr txBox="1"/>
                        <wps:spPr>
                          <a:xfrm>
                            <a:off x="0" y="1645919"/>
                            <a:ext cx="4993005" cy="277495"/>
                          </a:xfrm>
                          <a:prstGeom prst="rect">
                            <a:avLst/>
                          </a:prstGeom>
                          <a:solidFill>
                            <a:prstClr val="white"/>
                          </a:solidFill>
                          <a:ln>
                            <a:noFill/>
                          </a:ln>
                          <a:effectLst/>
                        </wps:spPr>
                        <wps:txbx>
                          <w:txbxContent>
                            <w:p w14:paraId="5DEB3FE0" w14:textId="77777777" w:rsidR="0036416D" w:rsidRPr="00776B28" w:rsidRDefault="0036416D" w:rsidP="00D924FF">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9" name="Text Box 26"/>
                        <wps:cNvSpPr txBox="1"/>
                        <wps:spPr>
                          <a:xfrm>
                            <a:off x="67481" y="1439186"/>
                            <a:ext cx="4993005" cy="118745"/>
                          </a:xfrm>
                          <a:prstGeom prst="rect">
                            <a:avLst/>
                          </a:prstGeom>
                          <a:solidFill>
                            <a:prstClr val="white"/>
                          </a:solidFill>
                          <a:ln>
                            <a:noFill/>
                          </a:ln>
                          <a:effectLst/>
                        </wps:spPr>
                        <wps:txbx>
                          <w:txbxContent>
                            <w:p w14:paraId="4ADA87DA" w14:textId="18CBA89B" w:rsidR="0036416D" w:rsidRPr="00720014" w:rsidRDefault="0036416D" w:rsidP="0046137A">
                              <w:pPr>
                                <w:pStyle w:val="Caption"/>
                              </w:pPr>
                              <w:r>
                                <w:t xml:space="preserve">Figure </w:t>
                              </w:r>
                              <w:fldSimple w:instr=" SEQ Figure \* ARABIC ">
                                <w:r>
                                  <w:rPr>
                                    <w:noProof/>
                                  </w:rPr>
                                  <w:t>7</w:t>
                                </w:r>
                              </w:fldSimple>
                              <w:r>
                                <w:t xml:space="preserve">: Examples of types of site </w:t>
                              </w:r>
                              <w:r>
                                <w:br/>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27" o:spid="_x0000_s1027" style="position:absolute;left:0;text-align:left;margin-left:32.2pt;margin-top:135.2pt;width:398.45pt;height:38.1pt;z-index:251659264" coordorigin=",1439186" coordsize="5060486,484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">
                <v:shape id="Text Box 1" o:spid="_x0000_s1028" type="#_x0000_t202" style="position:absolute;top:1645919;width:4993005;height:277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6yMMwwAA&#10;ANsAAAAPAAAAZHJzL2Rvd25yZXYueG1sRI/Ni8IwFMTvC/4P4QleFk3toSzVKH6Ch92DH3h+NM+2&#10;2LyUJNr635uFhT0OM/MbZr7sTSOe5HxtWcF0koAgLqyuuVRwOe/HXyB8QNbYWCYFL/KwXAw+5phr&#10;2/GRnqdQighhn6OCKoQ2l9IXFRn0E9sSR+9mncEQpSuldthFuGlkmiSZNFhzXKiwpU1Fxf30MAqy&#10;rXt0R958bi+7b/xpy/S6fl2VGg371QxEoD78h//aB60gzeD3S/wBcvE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36yMMwwAAANsAAAAPAAAAAAAAAAAAAAAAAJcCAABkcnMvZG93&#10;bnJldi54bWxQSwUGAAAAAAQABAD1AAAAhwMAAAAA&#10;" stroked="f">
                  <v:textbox inset="0,0,0,0">
                    <w:txbxContent>
                      <w:p w14:paraId="5DEB3FE0" w14:textId="77777777" w:rsidR="0036416D" w:rsidRPr="00776B28" w:rsidRDefault="0036416D" w:rsidP="00D924FF">
                        <w:pPr>
                          <w:pStyle w:val="Caption"/>
                        </w:pPr>
                      </w:p>
                    </w:txbxContent>
                  </v:textbox>
                </v:shape>
                <v:shape id="Text Box 26" o:spid="_x0000_s1029" type="#_x0000_t202" style="position:absolute;left:67481;top:1439186;width:4993005;height:1187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dLd+xQAA&#10;ANsAAAAPAAAAZHJzL2Rvd25yZXYueG1sRI/NasMwEITvhbyD2EAupZHrQ2jdKCE/DfSQHuyGnBdr&#10;a5laKyMpsfP2VaDQ4zAz3zDL9Wg7cSUfWscKnucZCOLa6ZYbBaevw9MLiBCRNXaOScGNAqxXk4cl&#10;FtoNXNK1io1IEA4FKjAx9oWUoTZkMcxdT5y8b+ctxiR9I7XHIcFtJ/MsW0iLLacFgz3tDNU/1cUq&#10;WOz9ZSh597g/vR/xs2/y8/Z2Vmo2HTdvICKN8T/81/7QCvJXuH9JP0C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Z0t37FAAAA2wAAAA8AAAAAAAAAAAAAAAAAlwIAAGRycy9k&#10;b3ducmV2LnhtbFBLBQYAAAAABAAEAPUAAACJAwAAAAA=&#10;" stroked="f">
                  <v:textbox inset="0,0,0,0">
                    <w:txbxContent>
                      <w:p w14:paraId="4ADA87DA" w14:textId="18CBA89B" w:rsidR="0036416D" w:rsidRPr="00720014" w:rsidRDefault="0036416D" w:rsidP="0046137A">
                        <w:pPr>
                          <w:pStyle w:val="Caption"/>
                        </w:pPr>
                        <w:r>
                          <w:t xml:space="preserve">Figure </w:t>
                        </w:r>
                        <w:fldSimple w:instr=" SEQ Figure \* ARABIC ">
                          <w:r>
                            <w:rPr>
                              <w:noProof/>
                            </w:rPr>
                            <w:t>7</w:t>
                          </w:r>
                        </w:fldSimple>
                        <w:r>
                          <w:t xml:space="preserve">: Examples of types of site </w:t>
                        </w:r>
                        <w:r>
                          <w:br/>
                        </w:r>
                      </w:p>
                    </w:txbxContent>
                  </v:textbox>
                </v:shape>
                <w10:wrap type="topAndBottom"/>
              </v:group>
            </w:pict>
          </mc:Fallback>
        </mc:AlternateContent>
      </w:r>
      <w:r w:rsidR="00A950A9" w:rsidRPr="00486765">
        <w:rPr>
          <w:sz w:val="22"/>
        </w:rPr>
        <w:t>W</w:t>
      </w:r>
      <w:r w:rsidR="00FB2EB2" w:rsidRPr="00486765">
        <w:rPr>
          <w:sz w:val="22"/>
        </w:rPr>
        <w:t>e recommend that users of BFO</w:t>
      </w:r>
      <w:r w:rsidR="00DE6862" w:rsidRPr="00486765">
        <w:rPr>
          <w:i/>
          <w:sz w:val="22"/>
        </w:rPr>
        <w:t xml:space="preserve"> </w:t>
      </w:r>
      <w:r w:rsidR="00DE6862" w:rsidRPr="00486765">
        <w:rPr>
          <w:sz w:val="22"/>
        </w:rPr>
        <w:t>region</w:t>
      </w:r>
      <w:r w:rsidR="008F67BA" w:rsidRPr="00486765">
        <w:rPr>
          <w:i/>
          <w:sz w:val="22"/>
        </w:rPr>
        <w:t xml:space="preserve"> </w:t>
      </w:r>
      <w:r w:rsidR="00A950A9" w:rsidRPr="00486765">
        <w:rPr>
          <w:sz w:val="22"/>
        </w:rPr>
        <w:t xml:space="preserve">terms </w:t>
      </w:r>
      <w:r w:rsidR="00FB2EB2" w:rsidRPr="00486765">
        <w:rPr>
          <w:sz w:val="22"/>
        </w:rPr>
        <w:t>specify</w:t>
      </w:r>
      <w:r w:rsidR="008F67BA" w:rsidRPr="00486765">
        <w:rPr>
          <w:sz w:val="22"/>
        </w:rPr>
        <w:t xml:space="preserve"> </w:t>
      </w:r>
      <w:r w:rsidR="00FB2EB2" w:rsidRPr="00486765">
        <w:rPr>
          <w:sz w:val="22"/>
        </w:rPr>
        <w:t>the</w:t>
      </w:r>
      <w:r w:rsidR="008F67BA" w:rsidRPr="00486765">
        <w:rPr>
          <w:sz w:val="22"/>
        </w:rPr>
        <w:t xml:space="preserve"> </w:t>
      </w:r>
      <w:r w:rsidR="00AA337C" w:rsidRPr="00486765">
        <w:rPr>
          <w:sz w:val="22"/>
        </w:rPr>
        <w:t>coordinate</w:t>
      </w:r>
      <w:r w:rsidR="00DE6862" w:rsidRPr="00486765">
        <w:rPr>
          <w:sz w:val="22"/>
        </w:rPr>
        <w:t xml:space="preserve"> frame</w:t>
      </w:r>
      <w:r w:rsidR="00FB2EB2" w:rsidRPr="00486765">
        <w:rPr>
          <w:sz w:val="22"/>
        </w:rPr>
        <w:t xml:space="preserve"> </w:t>
      </w:r>
      <w:r w:rsidR="00A950A9" w:rsidRPr="00486765">
        <w:rPr>
          <w:sz w:val="22"/>
        </w:rPr>
        <w:t xml:space="preserve">in terms of which </w:t>
      </w:r>
      <w:r w:rsidR="00FB2EB2" w:rsidRPr="00486765">
        <w:rPr>
          <w:sz w:val="22"/>
        </w:rPr>
        <w:t>the</w:t>
      </w:r>
      <w:r w:rsidR="00A950A9" w:rsidRPr="00486765">
        <w:rPr>
          <w:sz w:val="22"/>
        </w:rPr>
        <w:t>ir spatial and temporal data is formulated</w:t>
      </w:r>
      <w:r w:rsidR="00D40259" w:rsidRPr="00486765">
        <w:rPr>
          <w:sz w:val="22"/>
        </w:rPr>
        <w:t>. W</w:t>
      </w:r>
      <w:r w:rsidR="00FB2EB2" w:rsidRPr="00486765">
        <w:rPr>
          <w:sz w:val="22"/>
        </w:rPr>
        <w:t xml:space="preserve">hen dealing with spatial regions on the surface of the Earth, </w:t>
      </w:r>
      <w:r w:rsidR="00D40259" w:rsidRPr="00486765">
        <w:rPr>
          <w:sz w:val="22"/>
        </w:rPr>
        <w:t xml:space="preserve">for example, this will be </w:t>
      </w:r>
      <w:r w:rsidR="00FB2EB2" w:rsidRPr="00486765">
        <w:rPr>
          <w:sz w:val="22"/>
        </w:rPr>
        <w:t>the coordinate frame of latitude and longitude</w:t>
      </w:r>
      <w:r w:rsidR="00D40259" w:rsidRPr="00486765">
        <w:rPr>
          <w:sz w:val="22"/>
        </w:rPr>
        <w:t>, potentially supplemented by the dimension of altitude (height above sea level)</w:t>
      </w:r>
      <w:r w:rsidR="00FB2EB2" w:rsidRPr="00486765">
        <w:rPr>
          <w:sz w:val="22"/>
        </w:rPr>
        <w:t xml:space="preserve">. </w:t>
      </w:r>
      <w:r w:rsidR="00816442" w:rsidRPr="00486765">
        <w:rPr>
          <w:sz w:val="22"/>
        </w:rPr>
        <w:t xml:space="preserve">Lines of latitude and longitude are two-dimensional object </w:t>
      </w:r>
      <w:proofErr w:type="gramStart"/>
      <w:r w:rsidR="00816442" w:rsidRPr="00486765">
        <w:rPr>
          <w:sz w:val="22"/>
        </w:rPr>
        <w:t>boundaries which</w:t>
      </w:r>
      <w:proofErr w:type="gramEnd"/>
      <w:r w:rsidR="00816442" w:rsidRPr="00486765">
        <w:rPr>
          <w:sz w:val="22"/>
        </w:rPr>
        <w:t xml:space="preserve"> move</w:t>
      </w:r>
      <w:r w:rsidR="001066FC" w:rsidRPr="00486765">
        <w:rPr>
          <w:sz w:val="22"/>
        </w:rPr>
        <w:t xml:space="preserve"> as the planet rotates and as it moves in orbiting the sun</w:t>
      </w:r>
      <w:r w:rsidR="00816442" w:rsidRPr="00486765">
        <w:rPr>
          <w:sz w:val="22"/>
        </w:rPr>
        <w:t>; however, they are by definition at rest relative to the coordinate frame which they determine.</w:t>
      </w:r>
    </w:p>
    <w:p w14:paraId="058B9C28" w14:textId="1A438FEF" w:rsidR="0063585C" w:rsidRPr="00486765" w:rsidRDefault="0063585C">
      <w:pPr>
        <w:rPr>
          <w:sz w:val="18"/>
          <w:szCs w:val="20"/>
        </w:rPr>
      </w:pPr>
      <w:r w:rsidRPr="00486765">
        <w:rPr>
          <w:sz w:val="22"/>
        </w:rPr>
        <w:t xml:space="preserve">Given </w:t>
      </w:r>
      <w:r w:rsidR="00A950A9" w:rsidRPr="00486765">
        <w:rPr>
          <w:sz w:val="22"/>
        </w:rPr>
        <w:t>terminology of</w:t>
      </w:r>
      <w:r w:rsidRPr="00486765">
        <w:rPr>
          <w:sz w:val="22"/>
        </w:rPr>
        <w:t xml:space="preserve"> spatial frame</w:t>
      </w:r>
      <w:r w:rsidR="00A950A9" w:rsidRPr="00486765">
        <w:rPr>
          <w:sz w:val="22"/>
        </w:rPr>
        <w:t>s</w:t>
      </w:r>
      <w:r w:rsidRPr="00486765">
        <w:rPr>
          <w:sz w:val="22"/>
        </w:rPr>
        <w:t>, we can</w:t>
      </w:r>
      <w:r w:rsidR="00A950A9" w:rsidRPr="00486765">
        <w:rPr>
          <w:sz w:val="22"/>
        </w:rPr>
        <w:t xml:space="preserve"> elucidate </w:t>
      </w:r>
      <w:r w:rsidRPr="00486765">
        <w:rPr>
          <w:sz w:val="22"/>
        </w:rPr>
        <w:t xml:space="preserve">‘space’ </w:t>
      </w:r>
      <w:r w:rsidR="00A950A9" w:rsidRPr="00486765">
        <w:rPr>
          <w:sz w:val="22"/>
        </w:rPr>
        <w:t xml:space="preserve">in a way close to that which was provided in BFO 1.1, as </w:t>
      </w:r>
      <w:r w:rsidRPr="00486765">
        <w:rPr>
          <w:sz w:val="22"/>
        </w:rPr>
        <w:t xml:space="preserve">the maximal </w:t>
      </w:r>
      <w:r w:rsidRPr="00486765">
        <w:rPr>
          <w:b/>
          <w:sz w:val="22"/>
        </w:rPr>
        <w:t>instance</w:t>
      </w:r>
      <w:r w:rsidRPr="00486765">
        <w:rPr>
          <w:sz w:val="22"/>
        </w:rPr>
        <w:t xml:space="preserve"> of the universal </w:t>
      </w:r>
      <w:r w:rsidRPr="00486765">
        <w:rPr>
          <w:i/>
          <w:sz w:val="22"/>
        </w:rPr>
        <w:t>spatial region</w:t>
      </w:r>
      <w:r w:rsidR="00A950A9" w:rsidRPr="00486765">
        <w:rPr>
          <w:sz w:val="22"/>
        </w:rPr>
        <w:t>, relative to some frame, as follows:</w:t>
      </w:r>
    </w:p>
    <w:p w14:paraId="57F27097" w14:textId="77777777" w:rsidR="00DE6862" w:rsidRPr="00486765" w:rsidRDefault="00DE6862">
      <w:pPr>
        <w:rPr>
          <w:sz w:val="22"/>
        </w:rPr>
      </w:pPr>
    </w:p>
    <w:p w14:paraId="680810BB" w14:textId="3BB0418B" w:rsidR="003C7730" w:rsidRPr="00FC5C3B" w:rsidRDefault="00532DBF" w:rsidP="00486765">
      <w:pPr>
        <w:pStyle w:val="Specification"/>
      </w:pPr>
      <w:ins w:id="294" w:author="Jonathan Bona" w:date="2012-05-02T17:37:00Z">
        <w:r w:rsidRPr="00532DBF">
          <w:rPr>
            <w:rStyle w:val="Annotation"/>
            <w:rPrChange w:id="295" w:author="Jonathan Bona" w:date="2012-05-02T17:37:00Z">
              <w:rPr>
                <w:rStyle w:val="SpecificationType"/>
              </w:rPr>
            </w:rPrChange>
          </w:rPr>
          <w:t>a(spatial region)[</w:t>
        </w:r>
      </w:ins>
      <w:r w:rsidR="003C7730" w:rsidRPr="00486765">
        <w:rPr>
          <w:rStyle w:val="SpecificationType"/>
        </w:rPr>
        <w:t>Elucidation</w:t>
      </w:r>
      <w:r w:rsidR="003C7730" w:rsidRPr="00486765">
        <w:t xml:space="preserve">: </w:t>
      </w:r>
      <w:r w:rsidR="00051496" w:rsidRPr="00486765">
        <w:t>A spatial region is a</w:t>
      </w:r>
      <w:r w:rsidR="003C7730" w:rsidRPr="00486765">
        <w:t xml:space="preserve"> continuant entity that is </w:t>
      </w:r>
      <w:r w:rsidR="00A950A9" w:rsidRPr="00FC5C3B">
        <w:t xml:space="preserve">a </w:t>
      </w:r>
      <w:proofErr w:type="spellStart"/>
      <w:r w:rsidR="00A950A9" w:rsidRPr="00151103">
        <w:t>continuant_</w:t>
      </w:r>
      <w:r w:rsidR="003C7730" w:rsidRPr="00486765">
        <w:t>part</w:t>
      </w:r>
      <w:r w:rsidR="00A950A9" w:rsidRPr="00486765">
        <w:t>_</w:t>
      </w:r>
      <w:r w:rsidR="003C7730" w:rsidRPr="00486765">
        <w:t>of</w:t>
      </w:r>
      <w:proofErr w:type="spellEnd"/>
      <w:r w:rsidR="003C7730" w:rsidRPr="00486765">
        <w:t xml:space="preserve"> </w:t>
      </w:r>
      <w:proofErr w:type="spellStart"/>
      <w:r w:rsidR="003C7730" w:rsidRPr="00486765">
        <w:t>space</w:t>
      </w:r>
      <w:r w:rsidR="00A950A9" w:rsidRPr="00FC5C3B">
        <w:t>R</w:t>
      </w:r>
      <w:proofErr w:type="spellEnd"/>
      <w:r w:rsidR="003C7730" w:rsidRPr="00486765">
        <w:t xml:space="preserve"> as defined </w:t>
      </w:r>
      <w:r w:rsidR="005B5665" w:rsidRPr="00486765">
        <w:t>relative</w:t>
      </w:r>
      <w:r w:rsidR="003C7730" w:rsidRPr="00486765">
        <w:t xml:space="preserve"> to some frame</w:t>
      </w:r>
      <w:r w:rsidR="00A950A9" w:rsidRPr="00FC5C3B">
        <w:t xml:space="preserve"> R</w:t>
      </w:r>
      <w:r w:rsidR="003C7730" w:rsidRPr="00486765">
        <w:t>.</w:t>
      </w:r>
      <w:r w:rsidR="006D323D">
        <w:t xml:space="preserve"> [035-001]</w:t>
      </w:r>
      <w:ins w:id="296" w:author="Jonathan Bona" w:date="2012-05-02T17:37:00Z">
        <w:r w:rsidRPr="00532DBF">
          <w:rPr>
            <w:rStyle w:val="Annotation"/>
            <w:rPrChange w:id="297" w:author="Jonathan Bona" w:date="2012-05-02T17:37:00Z">
              <w:rPr/>
            </w:rPrChange>
          </w:rPr>
          <w:t>]</w:t>
        </w:r>
      </w:ins>
    </w:p>
    <w:p w14:paraId="543C6B54" w14:textId="5AEC70BA" w:rsidR="005B5665" w:rsidRPr="00486765" w:rsidRDefault="005B5665">
      <w:pPr>
        <w:rPr>
          <w:sz w:val="22"/>
        </w:rPr>
      </w:pPr>
    </w:p>
    <w:p w14:paraId="2CEE53ED" w14:textId="511DBD41" w:rsidR="0063585C" w:rsidRPr="00486765" w:rsidRDefault="0063585C">
      <w:pPr>
        <w:rPr>
          <w:sz w:val="22"/>
        </w:rPr>
      </w:pPr>
      <w:r w:rsidRPr="00486765">
        <w:rPr>
          <w:sz w:val="22"/>
        </w:rPr>
        <w:t>‘</w:t>
      </w:r>
      <w:r w:rsidR="00092B5A" w:rsidRPr="00486765">
        <w:rPr>
          <w:sz w:val="22"/>
        </w:rPr>
        <w:t>M</w:t>
      </w:r>
      <w:r w:rsidRPr="00486765">
        <w:rPr>
          <w:sz w:val="22"/>
        </w:rPr>
        <w:t>aximal’</w:t>
      </w:r>
      <w:r w:rsidR="00092B5A" w:rsidRPr="00486765">
        <w:rPr>
          <w:sz w:val="22"/>
        </w:rPr>
        <w:t>, in the above,</w:t>
      </w:r>
      <w:r w:rsidRPr="00486765">
        <w:rPr>
          <w:sz w:val="22"/>
        </w:rPr>
        <w:t xml:space="preserve"> means that any instance entity including </w:t>
      </w:r>
      <w:proofErr w:type="spellStart"/>
      <w:r w:rsidRPr="00486765">
        <w:rPr>
          <w:sz w:val="22"/>
        </w:rPr>
        <w:t>spac</w:t>
      </w:r>
      <w:r w:rsidR="00A950A9" w:rsidRPr="00486765">
        <w:rPr>
          <w:sz w:val="22"/>
        </w:rPr>
        <w:t>e</w:t>
      </w:r>
      <w:r w:rsidR="00A950A9" w:rsidRPr="00486765">
        <w:rPr>
          <w:sz w:val="22"/>
          <w:vertAlign w:val="subscript"/>
        </w:rPr>
        <w:t>R</w:t>
      </w:r>
      <w:proofErr w:type="spellEnd"/>
      <w:r w:rsidRPr="00486765">
        <w:rPr>
          <w:sz w:val="22"/>
        </w:rPr>
        <w:t xml:space="preserve"> as proper part is not a spatial region. Space is, in common parlance, the whole of space. </w:t>
      </w:r>
      <w:r w:rsidR="00A950A9" w:rsidRPr="00486765">
        <w:rPr>
          <w:sz w:val="22"/>
        </w:rPr>
        <w:t xml:space="preserve">The term ‘space’ is the name of a certain </w:t>
      </w:r>
      <w:r w:rsidR="00A950A9" w:rsidRPr="00486765">
        <w:rPr>
          <w:sz w:val="22"/>
        </w:rPr>
        <w:lastRenderedPageBreak/>
        <w:t xml:space="preserve">particular. </w:t>
      </w:r>
      <w:r w:rsidRPr="00486765">
        <w:rPr>
          <w:sz w:val="22"/>
        </w:rPr>
        <w:t xml:space="preserve">As we shall see below, </w:t>
      </w:r>
      <w:proofErr w:type="spellStart"/>
      <w:r w:rsidRPr="00486765">
        <w:rPr>
          <w:sz w:val="22"/>
        </w:rPr>
        <w:t>spacetime</w:t>
      </w:r>
      <w:proofErr w:type="spellEnd"/>
      <w:r w:rsidRPr="00486765">
        <w:rPr>
          <w:sz w:val="22"/>
        </w:rPr>
        <w:t xml:space="preserve"> and time, similarly, are maximal instances of spatiotemporal and temporal region, respectively.</w:t>
      </w:r>
    </w:p>
    <w:p w14:paraId="1876C79A" w14:textId="77777777" w:rsidR="003C7730" w:rsidRPr="00486765" w:rsidRDefault="003C7730">
      <w:pPr>
        <w:rPr>
          <w:sz w:val="22"/>
        </w:rPr>
      </w:pPr>
    </w:p>
    <w:p w14:paraId="1FD4277A" w14:textId="141B021C" w:rsidR="003C7730" w:rsidRPr="00486765" w:rsidRDefault="00532DBF" w:rsidP="00486765">
      <w:pPr>
        <w:pStyle w:val="Specification"/>
        <w:rPr>
          <w:sz w:val="18"/>
          <w:szCs w:val="20"/>
        </w:rPr>
      </w:pPr>
      <w:ins w:id="298" w:author="Jonathan Bona" w:date="2012-05-02T17:37:00Z">
        <w:r w:rsidRPr="00255E9F">
          <w:rPr>
            <w:rStyle w:val="Annotation"/>
          </w:rPr>
          <w:t>a(spatial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A950A9" w:rsidRPr="00486765">
        <w:rPr>
          <w:b/>
          <w:sz w:val="22"/>
        </w:rPr>
        <w:t xml:space="preserve">continuant </w:t>
      </w:r>
      <w:r w:rsidR="003C7730" w:rsidRPr="00486765">
        <w:rPr>
          <w:b/>
          <w:sz w:val="22"/>
        </w:rPr>
        <w:t>parts</w:t>
      </w:r>
      <w:r w:rsidR="003C7730" w:rsidRPr="00486765">
        <w:rPr>
          <w:sz w:val="22"/>
        </w:rPr>
        <w:t xml:space="preserve"> of </w:t>
      </w:r>
      <w:r w:rsidR="003C7730" w:rsidRPr="00486765">
        <w:rPr>
          <w:i/>
          <w:sz w:val="22"/>
        </w:rPr>
        <w:t>spatial regions</w:t>
      </w:r>
      <w:r w:rsidR="003C7730" w:rsidRPr="00486765">
        <w:rPr>
          <w:sz w:val="22"/>
        </w:rPr>
        <w:t xml:space="preserve"> are </w:t>
      </w:r>
      <w:r w:rsidR="003C7730" w:rsidRPr="00486765">
        <w:rPr>
          <w:i/>
          <w:sz w:val="22"/>
        </w:rPr>
        <w:t>spatial regions</w:t>
      </w:r>
      <w:r w:rsidR="003C7730" w:rsidRPr="00486765">
        <w:rPr>
          <w:sz w:val="22"/>
        </w:rPr>
        <w:t>. </w:t>
      </w:r>
      <w:r w:rsidR="006D323D">
        <w:rPr>
          <w:sz w:val="22"/>
        </w:rPr>
        <w:t>[036-001]</w:t>
      </w:r>
      <w:ins w:id="299" w:author="Jonathan Bona" w:date="2012-05-02T17:37:00Z">
        <w:r w:rsidRPr="00532DBF">
          <w:rPr>
            <w:rStyle w:val="Annotation"/>
            <w:rPrChange w:id="300" w:author="Jonathan Bona" w:date="2012-05-02T17:37:00Z">
              <w:rPr>
                <w:sz w:val="22"/>
              </w:rPr>
            </w:rPrChange>
          </w:rPr>
          <w:t>]</w:t>
        </w:r>
      </w:ins>
    </w:p>
    <w:p w14:paraId="28FB4691" w14:textId="77777777" w:rsidR="003C7730" w:rsidRPr="00486765" w:rsidRDefault="003C7730" w:rsidP="00486765">
      <w:pPr>
        <w:rPr>
          <w:sz w:val="22"/>
        </w:rPr>
      </w:pPr>
    </w:p>
    <w:p w14:paraId="4ACEFAF2" w14:textId="4F888ABD" w:rsidR="000B34A1" w:rsidRPr="00486765" w:rsidRDefault="000B34A1">
      <w:pPr>
        <w:rPr>
          <w:sz w:val="18"/>
          <w:szCs w:val="20"/>
        </w:rPr>
      </w:pPr>
      <w:r w:rsidRPr="00486765">
        <w:rPr>
          <w:sz w:val="22"/>
        </w:rPr>
        <w:t xml:space="preserve">Spatial regions have no qualities except </w:t>
      </w:r>
      <w:r w:rsidR="00151755" w:rsidRPr="00486765">
        <w:rPr>
          <w:sz w:val="22"/>
        </w:rPr>
        <w:t>shape</w:t>
      </w:r>
      <w:r w:rsidR="005735D0" w:rsidRPr="00486765">
        <w:rPr>
          <w:sz w:val="22"/>
        </w:rPr>
        <w:t xml:space="preserve"> and</w:t>
      </w:r>
      <w:r w:rsidR="00151755" w:rsidRPr="00486765">
        <w:rPr>
          <w:sz w:val="22"/>
        </w:rPr>
        <w:t xml:space="preserve"> size</w:t>
      </w:r>
      <w:r w:rsidR="00DE6862" w:rsidRPr="00486765">
        <w:rPr>
          <w:sz w:val="22"/>
        </w:rPr>
        <w:t>.</w:t>
      </w:r>
      <w:r w:rsidR="00A950A9" w:rsidRPr="00486765">
        <w:rPr>
          <w:sz w:val="22"/>
        </w:rPr>
        <w:t xml:space="preserve"> </w:t>
      </w:r>
    </w:p>
    <w:p w14:paraId="017E00B1" w14:textId="77777777" w:rsidR="000B34A1" w:rsidRPr="00486765" w:rsidRDefault="000B34A1">
      <w:pPr>
        <w:rPr>
          <w:sz w:val="22"/>
          <w:shd w:val="clear" w:color="auto" w:fill="FFFF00"/>
        </w:rPr>
      </w:pPr>
    </w:p>
    <w:p w14:paraId="4E167FD7" w14:textId="77777777" w:rsidR="005B5665" w:rsidRPr="00486765" w:rsidRDefault="00267063">
      <w:pPr>
        <w:rPr>
          <w:sz w:val="22"/>
        </w:rPr>
      </w:pPr>
      <w:r w:rsidRPr="00486765">
        <w:rPr>
          <w:i/>
          <w:sz w:val="22"/>
        </w:rPr>
        <w:t>Object boundaries</w:t>
      </w:r>
      <w:r w:rsidRPr="00486765">
        <w:rPr>
          <w:sz w:val="22"/>
        </w:rPr>
        <w:t xml:space="preserve"> and </w:t>
      </w:r>
      <w:r w:rsidRPr="00486765">
        <w:rPr>
          <w:i/>
          <w:sz w:val="22"/>
        </w:rPr>
        <w:t xml:space="preserve">sites </w:t>
      </w:r>
      <w:r w:rsidRPr="00486765">
        <w:rPr>
          <w:sz w:val="22"/>
        </w:rPr>
        <w:t xml:space="preserve">are distinguished from the spatial </w:t>
      </w:r>
      <w:proofErr w:type="gramStart"/>
      <w:r w:rsidRPr="00486765">
        <w:rPr>
          <w:sz w:val="22"/>
        </w:rPr>
        <w:t>region</w:t>
      </w:r>
      <w:r w:rsidR="000B4375" w:rsidRPr="00486765">
        <w:rPr>
          <w:sz w:val="22"/>
        </w:rPr>
        <w:t>s</w:t>
      </w:r>
      <w:r w:rsidRPr="00486765">
        <w:rPr>
          <w:sz w:val="22"/>
        </w:rPr>
        <w:t xml:space="preserve"> which</w:t>
      </w:r>
      <w:proofErr w:type="gramEnd"/>
      <w:r w:rsidRPr="00486765">
        <w:rPr>
          <w:sz w:val="22"/>
        </w:rPr>
        <w:t xml:space="preserve"> they occupy at any given time </w:t>
      </w:r>
      <w:r w:rsidR="005B5665" w:rsidRPr="00486765">
        <w:rPr>
          <w:sz w:val="22"/>
        </w:rPr>
        <w:t>as follows:</w:t>
      </w:r>
    </w:p>
    <w:p w14:paraId="5A03FCBF" w14:textId="4045EC33" w:rsidR="005B5665" w:rsidRPr="00486765" w:rsidRDefault="00267063">
      <w:pPr>
        <w:rPr>
          <w:sz w:val="22"/>
        </w:rPr>
      </w:pPr>
      <w:r w:rsidRPr="00486765">
        <w:rPr>
          <w:sz w:val="22"/>
        </w:rPr>
        <w:t xml:space="preserve">(1) </w:t>
      </w:r>
      <w:r w:rsidR="005B5665" w:rsidRPr="00486765">
        <w:rPr>
          <w:i/>
          <w:sz w:val="22"/>
        </w:rPr>
        <w:t>Object boundaries</w:t>
      </w:r>
      <w:r w:rsidR="005B5665" w:rsidRPr="00486765">
        <w:rPr>
          <w:sz w:val="22"/>
        </w:rPr>
        <w:t xml:space="preserve"> and </w:t>
      </w:r>
      <w:r w:rsidR="005B5665" w:rsidRPr="00486765">
        <w:rPr>
          <w:i/>
          <w:sz w:val="22"/>
        </w:rPr>
        <w:t>sites</w:t>
      </w:r>
      <w:r w:rsidRPr="00486765">
        <w:rPr>
          <w:sz w:val="22"/>
        </w:rPr>
        <w:t xml:space="preserve"> move when their material host moves, and they change shape or size when their material host changes shape or size</w:t>
      </w:r>
      <w:r w:rsidR="005B5665" w:rsidRPr="00486765">
        <w:rPr>
          <w:sz w:val="22"/>
        </w:rPr>
        <w:t>.</w:t>
      </w:r>
      <w:r w:rsidRPr="00486765">
        <w:rPr>
          <w:sz w:val="22"/>
        </w:rPr>
        <w:t xml:space="preserve"> </w:t>
      </w:r>
    </w:p>
    <w:p w14:paraId="437A318B" w14:textId="78F83532" w:rsidR="006C5BD8" w:rsidRPr="00486765" w:rsidRDefault="00267063">
      <w:pPr>
        <w:rPr>
          <w:sz w:val="22"/>
        </w:rPr>
      </w:pPr>
      <w:r w:rsidRPr="00486765">
        <w:rPr>
          <w:sz w:val="22"/>
        </w:rPr>
        <w:t xml:space="preserve">(2) </w:t>
      </w:r>
      <w:r w:rsidR="005B5665" w:rsidRPr="00486765">
        <w:rPr>
          <w:i/>
          <w:sz w:val="22"/>
        </w:rPr>
        <w:t>Spatial regions</w:t>
      </w:r>
      <w:r w:rsidRPr="00486765">
        <w:rPr>
          <w:sz w:val="22"/>
        </w:rPr>
        <w:t xml:space="preserve"> are by definition at rest relative to th</w:t>
      </w:r>
      <w:r w:rsidR="00A91A6F" w:rsidRPr="00486765">
        <w:rPr>
          <w:sz w:val="22"/>
        </w:rPr>
        <w:t>e pertinent</w:t>
      </w:r>
      <w:r w:rsidRPr="00486765">
        <w:rPr>
          <w:sz w:val="22"/>
        </w:rPr>
        <w:t xml:space="preserve"> coordinate frame.</w:t>
      </w:r>
      <w:r w:rsidR="003410F5" w:rsidRPr="00486765">
        <w:rPr>
          <w:sz w:val="22"/>
        </w:rPr>
        <w:t xml:space="preserve"> </w:t>
      </w:r>
    </w:p>
    <w:p w14:paraId="52638BA8" w14:textId="4CCDED67" w:rsidR="00DE6862" w:rsidRPr="00486765" w:rsidRDefault="00DE6862">
      <w:pPr>
        <w:pStyle w:val="Heading5"/>
        <w:rPr>
          <w:sz w:val="22"/>
        </w:rPr>
      </w:pPr>
      <w:bookmarkStart w:id="301" w:name="_Toc313270706"/>
      <w:bookmarkStart w:id="302" w:name="_Toc319326113"/>
      <w:r w:rsidRPr="00486765">
        <w:rPr>
          <w:sz w:val="22"/>
        </w:rPr>
        <w:t>2.1.2.</w:t>
      </w:r>
      <w:r w:rsidR="00D10C26" w:rsidRPr="00486765">
        <w:rPr>
          <w:sz w:val="22"/>
        </w:rPr>
        <w:t>2</w:t>
      </w:r>
      <w:r w:rsidRPr="00486765">
        <w:rPr>
          <w:sz w:val="22"/>
        </w:rPr>
        <w:t>.1 Zero-dimensional spatial region</w:t>
      </w:r>
      <w:bookmarkEnd w:id="301"/>
      <w:bookmarkEnd w:id="302"/>
    </w:p>
    <w:p w14:paraId="4FF19FF2" w14:textId="77777777" w:rsidR="006F4220" w:rsidRPr="00486765" w:rsidRDefault="006F4220" w:rsidP="00486765">
      <w:pPr>
        <w:rPr>
          <w:sz w:val="22"/>
        </w:rPr>
      </w:pPr>
    </w:p>
    <w:p w14:paraId="0391E0AF" w14:textId="4D290309" w:rsidR="006F4220" w:rsidRPr="00486765" w:rsidRDefault="00331944" w:rsidP="00486765">
      <w:pPr>
        <w:pStyle w:val="Specification"/>
        <w:rPr>
          <w:sz w:val="22"/>
        </w:rPr>
      </w:pPr>
      <w:ins w:id="303" w:author="Jonathan Bona" w:date="2012-05-02T17:37:00Z">
        <w:r w:rsidRPr="00331944">
          <w:rPr>
            <w:rStyle w:val="Annotation"/>
            <w:rPrChange w:id="304" w:author="Jonathan Bona" w:date="2012-05-02T17:38:00Z">
              <w:rPr>
                <w:rStyle w:val="SpecificationType"/>
                <w:sz w:val="22"/>
              </w:rPr>
            </w:rPrChange>
          </w:rPr>
          <w:t>a(</w:t>
        </w:r>
      </w:ins>
      <w:ins w:id="305" w:author="Jonathan Bona" w:date="2012-05-02T17:38:00Z">
        <w:r w:rsidRPr="00331944">
          <w:rPr>
            <w:rStyle w:val="Annotation"/>
            <w:rPrChange w:id="306" w:author="Jonathan Bona" w:date="2012-05-02T17:38:00Z">
              <w:rPr>
                <w:i/>
                <w:sz w:val="22"/>
              </w:rPr>
            </w:rPrChange>
          </w:rPr>
          <w:t>zero-dimensional spatial region)[</w:t>
        </w:r>
      </w:ins>
      <w:r w:rsidR="00236D40" w:rsidRPr="00486765">
        <w:rPr>
          <w:rStyle w:val="SpecificationType"/>
          <w:sz w:val="22"/>
        </w:rPr>
        <w:t>Elucidation</w:t>
      </w:r>
      <w:r w:rsidR="00236D40" w:rsidRPr="00486765">
        <w:rPr>
          <w:sz w:val="22"/>
        </w:rPr>
        <w:t>:</w:t>
      </w:r>
      <w:r w:rsidR="00151755" w:rsidRPr="00486765">
        <w:rPr>
          <w:sz w:val="22"/>
        </w:rPr>
        <w:t xml:space="preserve"> </w:t>
      </w:r>
      <w:r w:rsidR="001C7765" w:rsidRPr="00486765">
        <w:rPr>
          <w:sz w:val="22"/>
        </w:rPr>
        <w:t xml:space="preserve">A </w:t>
      </w:r>
      <w:r w:rsidR="001C7765" w:rsidRPr="00486765">
        <w:rPr>
          <w:i/>
          <w:sz w:val="22"/>
        </w:rPr>
        <w:t xml:space="preserve">zero-dimensional spatial region </w:t>
      </w:r>
      <w:r w:rsidR="001C7765" w:rsidRPr="00486765">
        <w:rPr>
          <w:sz w:val="22"/>
        </w:rPr>
        <w:t xml:space="preserve">is </w:t>
      </w:r>
      <w:r w:rsidR="00151755" w:rsidRPr="00486765">
        <w:rPr>
          <w:sz w:val="22"/>
        </w:rPr>
        <w:t>a</w:t>
      </w:r>
      <w:r w:rsidR="00BD5684" w:rsidRPr="00486765">
        <w:rPr>
          <w:sz w:val="22"/>
        </w:rPr>
        <w:t xml:space="preserve"> point in space</w:t>
      </w:r>
      <w:r w:rsidR="00EC4835" w:rsidRPr="00486765">
        <w:rPr>
          <w:sz w:val="22"/>
        </w:rPr>
        <w:t>.</w:t>
      </w:r>
      <w:r w:rsidR="006D323D">
        <w:rPr>
          <w:sz w:val="22"/>
        </w:rPr>
        <w:t xml:space="preserve"> [037-001]</w:t>
      </w:r>
      <w:ins w:id="307" w:author="Jonathan Bona" w:date="2012-05-02T17:38:00Z">
        <w:r w:rsidRPr="00331944">
          <w:rPr>
            <w:rStyle w:val="Annotation"/>
            <w:rPrChange w:id="308" w:author="Jonathan Bona" w:date="2012-05-02T17:38:00Z">
              <w:rPr>
                <w:sz w:val="22"/>
              </w:rPr>
            </w:rPrChange>
          </w:rPr>
          <w:t>]</w:t>
        </w:r>
      </w:ins>
    </w:p>
    <w:p w14:paraId="0E653DEB" w14:textId="77777777" w:rsidR="00584615" w:rsidRPr="00486765" w:rsidRDefault="00584615" w:rsidP="00486765">
      <w:pPr>
        <w:rPr>
          <w:sz w:val="22"/>
        </w:rPr>
      </w:pPr>
    </w:p>
    <w:p w14:paraId="5D051784" w14:textId="679DD743" w:rsidR="00DE6862" w:rsidRPr="00486765" w:rsidRDefault="00DE6862">
      <w:pPr>
        <w:pStyle w:val="Heading5"/>
        <w:rPr>
          <w:sz w:val="22"/>
        </w:rPr>
      </w:pPr>
      <w:bookmarkStart w:id="309" w:name="_Toc319326114"/>
      <w:bookmarkStart w:id="310" w:name="_Toc313270707"/>
      <w:r w:rsidRPr="00486765">
        <w:rPr>
          <w:sz w:val="22"/>
        </w:rPr>
        <w:t>2.1.2.</w:t>
      </w:r>
      <w:r w:rsidR="00D10C26" w:rsidRPr="00486765">
        <w:rPr>
          <w:sz w:val="22"/>
        </w:rPr>
        <w:t>2</w:t>
      </w:r>
      <w:r w:rsidRPr="00486765">
        <w:rPr>
          <w:sz w:val="22"/>
        </w:rPr>
        <w:t>.2 One-dimensional spatial region</w:t>
      </w:r>
      <w:bookmarkEnd w:id="309"/>
      <w:r w:rsidRPr="00486765">
        <w:rPr>
          <w:sz w:val="22"/>
        </w:rPr>
        <w:t xml:space="preserve"> </w:t>
      </w:r>
      <w:bookmarkEnd w:id="310"/>
    </w:p>
    <w:p w14:paraId="2764172B" w14:textId="77777777" w:rsidR="006F4220" w:rsidRPr="00486765" w:rsidRDefault="006F4220" w:rsidP="00486765">
      <w:pPr>
        <w:rPr>
          <w:sz w:val="22"/>
        </w:rPr>
      </w:pPr>
    </w:p>
    <w:p w14:paraId="483E80C6" w14:textId="6FEAD276" w:rsidR="005830E2" w:rsidRPr="00486765" w:rsidRDefault="00A35402" w:rsidP="00486765">
      <w:pPr>
        <w:pStyle w:val="Specification"/>
        <w:rPr>
          <w:sz w:val="22"/>
        </w:rPr>
      </w:pPr>
      <w:ins w:id="311" w:author="Jonathan Bona" w:date="2012-05-02T17:40:00Z">
        <w:r w:rsidRPr="00A35402">
          <w:rPr>
            <w:rStyle w:val="Annotation"/>
            <w:rPrChange w:id="312" w:author="Jonathan Bona" w:date="2012-05-02T17:41:00Z">
              <w:rPr>
                <w:rStyle w:val="SpecificationType"/>
                <w:sz w:val="22"/>
              </w:rPr>
            </w:rPrChange>
          </w:rPr>
          <w:t>a(one-dimensional spatial region)[</w:t>
        </w:r>
      </w:ins>
      <w:r w:rsidR="00236D40" w:rsidRPr="00486765">
        <w:rPr>
          <w:rStyle w:val="SpecificationType"/>
          <w:sz w:val="22"/>
        </w:rPr>
        <w:t>Elucidation</w:t>
      </w:r>
      <w:r w:rsidR="00236D40" w:rsidRPr="00486765">
        <w:rPr>
          <w:sz w:val="22"/>
        </w:rPr>
        <w:t>:</w:t>
      </w:r>
      <w:r w:rsidR="00BD5684" w:rsidRPr="00486765">
        <w:rPr>
          <w:sz w:val="22"/>
        </w:rPr>
        <w:t xml:space="preserve"> </w:t>
      </w:r>
      <w:r w:rsidR="001C7765" w:rsidRPr="00486765">
        <w:rPr>
          <w:sz w:val="22"/>
        </w:rPr>
        <w:t xml:space="preserve">A </w:t>
      </w:r>
      <w:r w:rsidR="001C7765" w:rsidRPr="00486765">
        <w:rPr>
          <w:i/>
          <w:sz w:val="22"/>
        </w:rPr>
        <w:t>one-dimensional spatial region</w:t>
      </w:r>
      <w:r w:rsidR="001C7765" w:rsidRPr="00486765">
        <w:rPr>
          <w:sz w:val="22"/>
        </w:rPr>
        <w:t xml:space="preserve"> is </w:t>
      </w:r>
      <w:r w:rsidR="00BD5684" w:rsidRPr="00486765">
        <w:rPr>
          <w:sz w:val="22"/>
        </w:rPr>
        <w:t xml:space="preserve">a line </w:t>
      </w:r>
      <w:r w:rsidR="00EC4835" w:rsidRPr="00486765">
        <w:rPr>
          <w:sz w:val="22"/>
        </w:rPr>
        <w:t xml:space="preserve">or aggregate of lines </w:t>
      </w:r>
      <w:r w:rsidR="00BD5684" w:rsidRPr="00486765">
        <w:rPr>
          <w:sz w:val="22"/>
        </w:rPr>
        <w:t>stretching from one point in space to another</w:t>
      </w:r>
      <w:r w:rsidR="006D323D">
        <w:rPr>
          <w:sz w:val="22"/>
        </w:rPr>
        <w:t>. [038-001]</w:t>
      </w:r>
      <w:ins w:id="313" w:author="Jonathan Bona" w:date="2012-05-02T17:41:00Z">
        <w:r w:rsidRPr="00A35402">
          <w:rPr>
            <w:rStyle w:val="Annotation"/>
            <w:rPrChange w:id="314" w:author="Jonathan Bona" w:date="2012-05-02T17:41:00Z">
              <w:rPr>
                <w:sz w:val="22"/>
              </w:rPr>
            </w:rPrChange>
          </w:rPr>
          <w:t>]</w:t>
        </w:r>
      </w:ins>
    </w:p>
    <w:p w14:paraId="20DF0AF1" w14:textId="1ECA4E97" w:rsidR="006F4220" w:rsidRPr="00486765" w:rsidRDefault="00A35402">
      <w:pPr>
        <w:pStyle w:val="Specification"/>
        <w:rPr>
          <w:sz w:val="22"/>
        </w:rPr>
      </w:pPr>
      <w:ins w:id="315" w:author="Jonathan Bona" w:date="2012-05-02T17:42:00Z">
        <w:r w:rsidRPr="00255E9F">
          <w:rPr>
            <w:rStyle w:val="Annotation"/>
          </w:rPr>
          <w:lastRenderedPageBreak/>
          <w:t>a(one-dimensional spatial region)[</w:t>
        </w:r>
      </w:ins>
      <w:r w:rsidR="00FB2EB2" w:rsidRPr="00486765">
        <w:rPr>
          <w:rStyle w:val="SpecificationType"/>
          <w:sz w:val="22"/>
        </w:rPr>
        <w:t>E</w:t>
      </w:r>
      <w:r w:rsidR="00584615" w:rsidRPr="00486765">
        <w:rPr>
          <w:rStyle w:val="SpecificationType"/>
          <w:sz w:val="22"/>
        </w:rPr>
        <w:t>xamples</w:t>
      </w:r>
      <w:r w:rsidR="00584615" w:rsidRPr="00486765">
        <w:rPr>
          <w:sz w:val="22"/>
        </w:rPr>
        <w:t xml:space="preserve">: an edge of a cube-shaped portion </w:t>
      </w:r>
      <w:r w:rsidR="00FB2EB2" w:rsidRPr="00486765">
        <w:rPr>
          <w:sz w:val="22"/>
        </w:rPr>
        <w:t>of space.</w:t>
      </w:r>
      <w:ins w:id="316" w:author="Jonathan Bona" w:date="2012-05-02T17:42:00Z">
        <w:r w:rsidRPr="00A35402">
          <w:rPr>
            <w:rStyle w:val="Annotation"/>
            <w:rPrChange w:id="317" w:author="Jonathan Bona" w:date="2012-05-02T17:42:00Z">
              <w:rPr>
                <w:sz w:val="22"/>
              </w:rPr>
            </w:rPrChange>
          </w:rPr>
          <w:t>]</w:t>
        </w:r>
      </w:ins>
    </w:p>
    <w:p w14:paraId="27B37F51" w14:textId="77777777" w:rsidR="007A4DDC" w:rsidRPr="00486765" w:rsidRDefault="007A4DDC" w:rsidP="00486765">
      <w:pPr>
        <w:rPr>
          <w:sz w:val="22"/>
        </w:rPr>
      </w:pPr>
    </w:p>
    <w:p w14:paraId="2F9C5D8D" w14:textId="1CBDA87E" w:rsidR="00EC4835" w:rsidRPr="00486765" w:rsidRDefault="00EC4835">
      <w:pPr>
        <w:rPr>
          <w:rStyle w:val="apple-style-span"/>
          <w:color w:val="000000"/>
          <w:sz w:val="22"/>
          <w:szCs w:val="23"/>
          <w:shd w:val="clear" w:color="auto" w:fill="FFFFFF"/>
        </w:rPr>
      </w:pPr>
      <w:r w:rsidRPr="00486765">
        <w:rPr>
          <w:rStyle w:val="apple-style-span"/>
          <w:color w:val="000000"/>
          <w:sz w:val="22"/>
          <w:szCs w:val="23"/>
          <w:shd w:val="clear" w:color="auto" w:fill="FFFFFF"/>
        </w:rPr>
        <w:t>A line is a connected one-dimensional spatial region.</w:t>
      </w:r>
    </w:p>
    <w:p w14:paraId="2C281002" w14:textId="62BB085D" w:rsidR="00DE6862" w:rsidRPr="00486765" w:rsidRDefault="00DE6862" w:rsidP="00486765">
      <w:pPr>
        <w:pStyle w:val="Heading5"/>
        <w:rPr>
          <w:sz w:val="22"/>
        </w:rPr>
      </w:pPr>
      <w:bookmarkStart w:id="318" w:name="_Toc319326115"/>
      <w:bookmarkStart w:id="319" w:name="_Toc313270708"/>
      <w:r w:rsidRPr="00486765">
        <w:rPr>
          <w:sz w:val="22"/>
        </w:rPr>
        <w:t>2.1.2.</w:t>
      </w:r>
      <w:r w:rsidR="00D10C26" w:rsidRPr="00486765">
        <w:rPr>
          <w:sz w:val="22"/>
        </w:rPr>
        <w:t>2</w:t>
      </w:r>
      <w:r w:rsidRPr="00486765">
        <w:rPr>
          <w:sz w:val="22"/>
        </w:rPr>
        <w:t>.3 Two-dimensional spatial region</w:t>
      </w:r>
      <w:bookmarkEnd w:id="318"/>
      <w:r w:rsidRPr="00486765">
        <w:rPr>
          <w:sz w:val="22"/>
        </w:rPr>
        <w:t xml:space="preserve"> </w:t>
      </w:r>
      <w:bookmarkEnd w:id="319"/>
    </w:p>
    <w:p w14:paraId="17FADE71" w14:textId="77777777" w:rsidR="006F4220" w:rsidRPr="00486765" w:rsidRDefault="006F4220" w:rsidP="00486765">
      <w:pPr>
        <w:rPr>
          <w:sz w:val="22"/>
        </w:rPr>
      </w:pPr>
    </w:p>
    <w:p w14:paraId="088700EF" w14:textId="4EB32D06" w:rsidR="006F4220" w:rsidRPr="00486765" w:rsidRDefault="00A35402" w:rsidP="00486765">
      <w:pPr>
        <w:pStyle w:val="Specification"/>
        <w:rPr>
          <w:sz w:val="22"/>
        </w:rPr>
      </w:pPr>
      <w:ins w:id="320" w:author="Jonathan Bona" w:date="2012-05-02T17:42:00Z">
        <w:r w:rsidRPr="00A35402">
          <w:rPr>
            <w:rStyle w:val="Annotation"/>
            <w:rPrChange w:id="321" w:author="Jonathan Bona" w:date="2012-05-02T17:42:00Z">
              <w:rPr>
                <w:rStyle w:val="SpecificationType"/>
                <w:sz w:val="22"/>
              </w:rPr>
            </w:rPrChange>
          </w:rPr>
          <w:t>a(two-dimensional spatial region)[</w:t>
        </w:r>
      </w:ins>
      <w:r w:rsidR="0089128F">
        <w:rPr>
          <w:rStyle w:val="SpecificationType"/>
          <w:sz w:val="22"/>
        </w:rPr>
        <w:t>Elucidat</w:t>
      </w:r>
      <w:r w:rsidR="0089128F" w:rsidRPr="00486765">
        <w:rPr>
          <w:rStyle w:val="SpecificationType"/>
          <w:sz w:val="22"/>
        </w:rPr>
        <w:t>ion</w:t>
      </w:r>
      <w:r w:rsidR="001C7765"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two-dimensional spatial region </w:t>
      </w:r>
      <w:r w:rsidR="00A00941" w:rsidRPr="00486765">
        <w:rPr>
          <w:rFonts w:ascii="Times New Roman" w:hAnsi="Times New Roman"/>
          <w:sz w:val="22"/>
          <w:szCs w:val="23"/>
        </w:rPr>
        <w:t xml:space="preserve">is </w:t>
      </w:r>
      <w:r w:rsidR="00B41EE8" w:rsidRPr="00486765">
        <w:rPr>
          <w:rFonts w:ascii="Times New Roman" w:hAnsi="Times New Roman"/>
          <w:sz w:val="22"/>
          <w:szCs w:val="23"/>
        </w:rPr>
        <w:t>a</w:t>
      </w:r>
      <w:r w:rsidR="006F4220" w:rsidRPr="00486765">
        <w:rPr>
          <w:rFonts w:ascii="Times New Roman" w:hAnsi="Times New Roman"/>
          <w:sz w:val="22"/>
          <w:szCs w:val="23"/>
        </w:rPr>
        <w:t xml:space="preserve"> spatial region </w:t>
      </w:r>
      <w:r w:rsidR="00A00941" w:rsidRPr="00486765">
        <w:rPr>
          <w:rFonts w:ascii="Times New Roman" w:hAnsi="Times New Roman"/>
          <w:sz w:val="22"/>
          <w:szCs w:val="23"/>
        </w:rPr>
        <w:t>that is</w:t>
      </w:r>
      <w:r w:rsidR="006F4220" w:rsidRPr="00486765">
        <w:rPr>
          <w:sz w:val="22"/>
        </w:rPr>
        <w:t xml:space="preserve"> of two dimensions. </w:t>
      </w:r>
      <w:r w:rsidR="006D323D">
        <w:rPr>
          <w:sz w:val="22"/>
        </w:rPr>
        <w:t>[039-001]</w:t>
      </w:r>
      <w:ins w:id="322" w:author="Jonathan Bona" w:date="2012-05-02T17:42:00Z">
        <w:r w:rsidRPr="00A35402">
          <w:rPr>
            <w:rStyle w:val="Annotation"/>
            <w:rPrChange w:id="323" w:author="Jonathan Bona" w:date="2012-05-02T17:42:00Z">
              <w:rPr>
                <w:sz w:val="22"/>
              </w:rPr>
            </w:rPrChange>
          </w:rPr>
          <w:t>]</w:t>
        </w:r>
      </w:ins>
    </w:p>
    <w:p w14:paraId="3E3B7324" w14:textId="34DEAD17" w:rsidR="00BD5684" w:rsidRPr="00486765" w:rsidRDefault="00A35402">
      <w:pPr>
        <w:pStyle w:val="Specification"/>
        <w:rPr>
          <w:sz w:val="22"/>
        </w:rPr>
      </w:pPr>
      <w:ins w:id="324" w:author="Jonathan Bona" w:date="2012-05-02T17:42:00Z">
        <w:r w:rsidRPr="00255E9F">
          <w:rPr>
            <w:rStyle w:val="Annotation"/>
          </w:rPr>
          <w:t>a</w:t>
        </w:r>
        <w:r>
          <w:rPr>
            <w:rStyle w:val="Annotation"/>
          </w:rPr>
          <w:t>s</w:t>
        </w:r>
        <w:r w:rsidRPr="00255E9F">
          <w:rPr>
            <w:rStyle w:val="Annotation"/>
          </w:rPr>
          <w:t>(two-dimensional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the surface of a sphere-shaped part of space</w:t>
      </w:r>
      <w:ins w:id="325" w:author="Jonathan Bona" w:date="2012-05-02T17:43:00Z">
        <w:r w:rsidRPr="00A35402">
          <w:rPr>
            <w:rStyle w:val="Annotation"/>
            <w:rPrChange w:id="326" w:author="Jonathan Bona" w:date="2012-05-02T17:43:00Z">
              <w:rPr>
                <w:sz w:val="22"/>
              </w:rPr>
            </w:rPrChange>
          </w:rPr>
          <w:t>\</w:t>
        </w:r>
      </w:ins>
      <w:r w:rsidR="006F4220" w:rsidRPr="00486765">
        <w:rPr>
          <w:sz w:val="22"/>
        </w:rPr>
        <w:t xml:space="preserve">, </w:t>
      </w:r>
      <w:r w:rsidR="00AC523E" w:rsidRPr="00486765">
        <w:rPr>
          <w:sz w:val="22"/>
        </w:rPr>
        <w:t>an infinitely thin plane in space</w:t>
      </w:r>
      <w:r w:rsidR="005830E2" w:rsidRPr="00486765">
        <w:rPr>
          <w:sz w:val="22"/>
        </w:rPr>
        <w:t>.</w:t>
      </w:r>
      <w:ins w:id="327" w:author="Jonathan Bona" w:date="2012-05-02T17:42:00Z">
        <w:r w:rsidRPr="00A35402">
          <w:rPr>
            <w:rStyle w:val="Annotation"/>
          </w:rPr>
          <w:t xml:space="preserve"> </w:t>
        </w:r>
        <w:r w:rsidRPr="00255E9F">
          <w:rPr>
            <w:rStyle w:val="Annotation"/>
          </w:rPr>
          <w:t>]</w:t>
        </w:r>
      </w:ins>
    </w:p>
    <w:p w14:paraId="09BD0D44" w14:textId="77777777" w:rsidR="007A4DDC" w:rsidRPr="00486765" w:rsidRDefault="007A4DDC" w:rsidP="00486765">
      <w:pPr>
        <w:rPr>
          <w:sz w:val="22"/>
        </w:rPr>
      </w:pPr>
    </w:p>
    <w:p w14:paraId="2F6C7D6C" w14:textId="3179414B" w:rsidR="00EC4835" w:rsidRPr="00486765" w:rsidRDefault="00EC4835">
      <w:pPr>
        <w:rPr>
          <w:sz w:val="22"/>
          <w:shd w:val="clear" w:color="auto" w:fill="FFFFFF"/>
        </w:rPr>
      </w:pPr>
      <w:r w:rsidRPr="00486765">
        <w:rPr>
          <w:rStyle w:val="apple-style-span"/>
          <w:color w:val="000000"/>
          <w:sz w:val="22"/>
          <w:szCs w:val="23"/>
          <w:shd w:val="clear" w:color="auto" w:fill="FFFFFF"/>
        </w:rPr>
        <w:t>A surface is a connected one-dimensional spatial region.</w:t>
      </w:r>
    </w:p>
    <w:p w14:paraId="34B28D5F" w14:textId="6BECAC7B" w:rsidR="000B34A1" w:rsidRPr="00486765" w:rsidRDefault="00DE6862" w:rsidP="00486765">
      <w:pPr>
        <w:pStyle w:val="Heading5"/>
        <w:rPr>
          <w:sz w:val="22"/>
        </w:rPr>
      </w:pPr>
      <w:bookmarkStart w:id="328" w:name="_Toc313270709"/>
      <w:bookmarkStart w:id="329" w:name="_Toc319326116"/>
      <w:proofErr w:type="gramStart"/>
      <w:r w:rsidRPr="00486765">
        <w:rPr>
          <w:sz w:val="22"/>
        </w:rPr>
        <w:t>2.1.2.</w:t>
      </w:r>
      <w:r w:rsidR="00D10C26" w:rsidRPr="00486765">
        <w:rPr>
          <w:sz w:val="22"/>
        </w:rPr>
        <w:t>2</w:t>
      </w:r>
      <w:r w:rsidRPr="00486765">
        <w:rPr>
          <w:sz w:val="22"/>
        </w:rPr>
        <w:t>.4  Three</w:t>
      </w:r>
      <w:proofErr w:type="gramEnd"/>
      <w:r w:rsidRPr="00486765">
        <w:rPr>
          <w:sz w:val="22"/>
        </w:rPr>
        <w:t>-dimensional spatial region</w:t>
      </w:r>
      <w:bookmarkEnd w:id="328"/>
      <w:r w:rsidR="00A00941" w:rsidRPr="00486765">
        <w:rPr>
          <w:sz w:val="22"/>
        </w:rPr>
        <w:t xml:space="preserve"> (a spatial volume)</w:t>
      </w:r>
      <w:bookmarkEnd w:id="329"/>
    </w:p>
    <w:p w14:paraId="40E63AAC" w14:textId="77777777" w:rsidR="006F4220" w:rsidRPr="00486765" w:rsidRDefault="006F4220" w:rsidP="00486765">
      <w:pPr>
        <w:rPr>
          <w:sz w:val="22"/>
        </w:rPr>
      </w:pPr>
    </w:p>
    <w:p w14:paraId="657A22B7" w14:textId="33F4FEBA" w:rsidR="00FB2EB2" w:rsidRPr="00486765" w:rsidRDefault="00FD7243" w:rsidP="00486765">
      <w:pPr>
        <w:pStyle w:val="Specification"/>
        <w:rPr>
          <w:sz w:val="22"/>
        </w:rPr>
      </w:pPr>
      <w:ins w:id="330" w:author="Jonathan Bona" w:date="2012-05-02T17:43:00Z">
        <w:r w:rsidRPr="00FD7243">
          <w:rPr>
            <w:rStyle w:val="Annotation"/>
            <w:rPrChange w:id="331" w:author="Jonathan Bona" w:date="2012-05-02T17:43:00Z">
              <w:rPr>
                <w:rStyle w:val="SpecificationType"/>
                <w:sz w:val="22"/>
              </w:rPr>
            </w:rPrChange>
          </w:rPr>
          <w:t>a(three-dimensional spatial region)[</w:t>
        </w:r>
      </w:ins>
      <w:r w:rsidR="0089128F">
        <w:rPr>
          <w:rStyle w:val="SpecificationType"/>
          <w:sz w:val="22"/>
        </w:rPr>
        <w:t>Elucida</w:t>
      </w:r>
      <w:r w:rsidR="0089128F" w:rsidRPr="00486765">
        <w:rPr>
          <w:rStyle w:val="SpecificationType"/>
          <w:sz w:val="22"/>
        </w:rPr>
        <w:t>tion</w:t>
      </w:r>
      <w:r w:rsidR="003D3744" w:rsidRPr="00486765">
        <w:rPr>
          <w:sz w:val="22"/>
        </w:rPr>
        <w:t>:</w:t>
      </w:r>
      <w:r w:rsidR="006F4220" w:rsidRPr="00486765">
        <w:rPr>
          <w:sz w:val="22"/>
        </w:rPr>
        <w:t xml:space="preserve"> </w:t>
      </w:r>
      <w:r w:rsidR="001C7765" w:rsidRPr="00486765">
        <w:rPr>
          <w:sz w:val="22"/>
        </w:rPr>
        <w:t xml:space="preserve">A </w:t>
      </w:r>
      <w:r w:rsidR="001C7765" w:rsidRPr="00486765">
        <w:rPr>
          <w:i/>
          <w:sz w:val="22"/>
        </w:rPr>
        <w:t xml:space="preserve">three-dimensional spatial region </w:t>
      </w:r>
      <w:proofErr w:type="gramStart"/>
      <w:r w:rsidR="00A00941" w:rsidRPr="00486765">
        <w:rPr>
          <w:sz w:val="22"/>
        </w:rPr>
        <w:t>is</w:t>
      </w:r>
      <w:r w:rsidR="00B41EE8" w:rsidRPr="00486765">
        <w:rPr>
          <w:sz w:val="22"/>
        </w:rPr>
        <w:t xml:space="preserve"> </w:t>
      </w:r>
      <w:r w:rsidR="001C7765" w:rsidRPr="00486765">
        <w:rPr>
          <w:sz w:val="22"/>
        </w:rPr>
        <w:t xml:space="preserve"> </w:t>
      </w:r>
      <w:r w:rsidR="006F4220" w:rsidRPr="00486765">
        <w:rPr>
          <w:sz w:val="22"/>
        </w:rPr>
        <w:t>a</w:t>
      </w:r>
      <w:proofErr w:type="gramEnd"/>
      <w:r w:rsidR="006F4220" w:rsidRPr="00486765">
        <w:rPr>
          <w:sz w:val="22"/>
        </w:rPr>
        <w:t xml:space="preserve"> spatial region </w:t>
      </w:r>
      <w:r w:rsidR="00A00941" w:rsidRPr="00486765">
        <w:rPr>
          <w:rFonts w:ascii="Times New Roman" w:hAnsi="Times New Roman"/>
          <w:sz w:val="22"/>
          <w:szCs w:val="23"/>
        </w:rPr>
        <w:t xml:space="preserve">that is </w:t>
      </w:r>
      <w:r w:rsidR="006F4220" w:rsidRPr="00486765">
        <w:rPr>
          <w:sz w:val="22"/>
        </w:rPr>
        <w:t xml:space="preserve">of three dimensions. </w:t>
      </w:r>
      <w:r w:rsidR="006D323D">
        <w:rPr>
          <w:sz w:val="22"/>
        </w:rPr>
        <w:t>[040-001]</w:t>
      </w:r>
      <w:ins w:id="332" w:author="Jonathan Bona" w:date="2012-05-02T17:43:00Z">
        <w:r w:rsidRPr="00FD7243">
          <w:rPr>
            <w:rStyle w:val="Annotation"/>
            <w:rPrChange w:id="333" w:author="Jonathan Bona" w:date="2012-05-02T17:43:00Z">
              <w:rPr>
                <w:sz w:val="22"/>
              </w:rPr>
            </w:rPrChange>
          </w:rPr>
          <w:t>]</w:t>
        </w:r>
      </w:ins>
    </w:p>
    <w:p w14:paraId="1992A066" w14:textId="4BA7611E" w:rsidR="00FB2EB2" w:rsidRPr="00486765" w:rsidRDefault="00FD7243">
      <w:pPr>
        <w:pStyle w:val="Specification"/>
        <w:rPr>
          <w:sz w:val="22"/>
        </w:rPr>
      </w:pPr>
      <w:ins w:id="334" w:author="Jonathan Bona" w:date="2012-05-02T17:43:00Z">
        <w:r w:rsidRPr="00255E9F">
          <w:rPr>
            <w:rStyle w:val="Annotation"/>
          </w:rPr>
          <w:t>a</w:t>
        </w:r>
        <w:r>
          <w:rPr>
            <w:rStyle w:val="Annotation"/>
          </w:rPr>
          <w:t>s</w:t>
        </w:r>
        <w:r w:rsidRPr="00255E9F">
          <w:rPr>
            <w:rStyle w:val="Annotation"/>
          </w:rPr>
          <w:t>(three-dimensional spatial region)[</w:t>
        </w:r>
      </w:ins>
      <w:r w:rsidR="00FB2EB2" w:rsidRPr="00486765">
        <w:rPr>
          <w:rStyle w:val="SpecificationType"/>
          <w:sz w:val="22"/>
        </w:rPr>
        <w:t>E</w:t>
      </w:r>
      <w:r w:rsidR="006F4220" w:rsidRPr="00486765">
        <w:rPr>
          <w:rStyle w:val="SpecificationType"/>
          <w:sz w:val="22"/>
        </w:rPr>
        <w:t>xamples</w:t>
      </w:r>
      <w:r w:rsidR="006F4220" w:rsidRPr="00486765">
        <w:rPr>
          <w:sz w:val="22"/>
        </w:rPr>
        <w:t>: a cube-shaped region of space</w:t>
      </w:r>
      <w:ins w:id="335" w:author="Jonathan Bona" w:date="2012-05-02T17:44:00Z">
        <w:r w:rsidRPr="00255E9F">
          <w:rPr>
            <w:rStyle w:val="Annotation"/>
          </w:rPr>
          <w:t>\</w:t>
        </w:r>
      </w:ins>
      <w:r w:rsidR="006F4220" w:rsidRPr="00486765">
        <w:rPr>
          <w:sz w:val="22"/>
        </w:rPr>
        <w:t xml:space="preserve">, a sphere-shaped region </w:t>
      </w:r>
      <w:r w:rsidR="00BD5684" w:rsidRPr="00486765">
        <w:rPr>
          <w:sz w:val="22"/>
        </w:rPr>
        <w:t xml:space="preserve">of space, </w:t>
      </w:r>
      <w:ins w:id="336" w:author="Jonathan Bona" w:date="2012-05-02T17:43:00Z">
        <w:r w:rsidRPr="00255E9F">
          <w:rPr>
            <w:rStyle w:val="Annotation"/>
          </w:rPr>
          <w:t>]</w:t>
        </w:r>
      </w:ins>
    </w:p>
    <w:p w14:paraId="29201B55" w14:textId="77777777" w:rsidR="005830E2" w:rsidRPr="00486765" w:rsidRDefault="005830E2" w:rsidP="00486765">
      <w:pPr>
        <w:rPr>
          <w:sz w:val="22"/>
        </w:rPr>
      </w:pPr>
    </w:p>
    <w:p w14:paraId="4FC56126" w14:textId="77777777" w:rsidR="008A5BDC" w:rsidRPr="00B56876" w:rsidRDefault="0065182A" w:rsidP="00486765">
      <w:pPr>
        <w:pStyle w:val="Heading2"/>
      </w:pPr>
      <w:bookmarkStart w:id="337" w:name="_Toc313270710"/>
      <w:bookmarkStart w:id="338" w:name="_Toc319326117"/>
      <w:r w:rsidRPr="00486765">
        <w:rPr>
          <w:sz w:val="24"/>
        </w:rPr>
        <w:t xml:space="preserve">The </w:t>
      </w:r>
      <w:proofErr w:type="spellStart"/>
      <w:r w:rsidRPr="00486765">
        <w:rPr>
          <w:sz w:val="24"/>
        </w:rPr>
        <w:t>l</w:t>
      </w:r>
      <w:r w:rsidR="008A5BDC" w:rsidRPr="00486765">
        <w:rPr>
          <w:sz w:val="24"/>
        </w:rPr>
        <w:t>ocated_at</w:t>
      </w:r>
      <w:proofErr w:type="spellEnd"/>
      <w:r w:rsidRPr="00486765">
        <w:rPr>
          <w:sz w:val="24"/>
        </w:rPr>
        <w:t xml:space="preserve"> relation</w:t>
      </w:r>
      <w:bookmarkEnd w:id="337"/>
      <w:bookmarkEnd w:id="338"/>
    </w:p>
    <w:p w14:paraId="622CBD67" w14:textId="688A948C" w:rsidR="000C52A3" w:rsidRPr="00486765" w:rsidRDefault="000C52A3" w:rsidP="00486765">
      <w:pPr>
        <w:rPr>
          <w:rStyle w:val="Emphasis"/>
          <w:b/>
          <w:bCs/>
          <w:i w:val="0"/>
          <w:color w:val="000000"/>
          <w:sz w:val="22"/>
          <w:szCs w:val="23"/>
          <w:bdr w:val="none" w:sz="0" w:space="0" w:color="auto" w:frame="1"/>
          <w:shd w:val="clear" w:color="auto" w:fill="FFFFFF"/>
        </w:rPr>
      </w:pPr>
    </w:p>
    <w:p w14:paraId="696B0703" w14:textId="7BA153B9" w:rsidR="006201FE" w:rsidRPr="006D323D" w:rsidRDefault="00145149" w:rsidP="00486765">
      <w:pPr>
        <w:pStyle w:val="Specification"/>
        <w:rPr>
          <w:rStyle w:val="apple-converted-space"/>
          <w:rFonts w:eastAsiaTheme="majorEastAsia" w:cstheme="majorBidi"/>
          <w:b/>
          <w:bCs/>
          <w:color w:val="4F81BD" w:themeColor="accent1"/>
          <w:szCs w:val="26"/>
        </w:rPr>
      </w:pPr>
      <w:ins w:id="339" w:author="Jonathan Bona" w:date="2012-05-02T17:44:00Z">
        <w:r w:rsidRPr="00145149">
          <w:rPr>
            <w:rStyle w:val="Annotation"/>
            <w:rPrChange w:id="340" w:author="Jonathan Bona" w:date="2012-05-02T17:45:00Z">
              <w:rPr>
                <w:rStyle w:val="SpecificationType"/>
                <w:sz w:val="22"/>
              </w:rPr>
            </w:rPrChange>
          </w:rPr>
          <w:t>a(located_at)[</w:t>
        </w:r>
      </w:ins>
      <w:r w:rsidR="00236D40" w:rsidRPr="00486765">
        <w:rPr>
          <w:rStyle w:val="SpecificationType"/>
          <w:sz w:val="22"/>
        </w:rPr>
        <w:t>Elucidation</w:t>
      </w:r>
      <w:r w:rsidR="00236D40" w:rsidRPr="00486765">
        <w:rPr>
          <w:rStyle w:val="Emphasis"/>
          <w:i w:val="0"/>
          <w:iCs w:val="0"/>
          <w:sz w:val="22"/>
        </w:rPr>
        <w:t>:</w:t>
      </w:r>
      <w:r w:rsidR="00612B09" w:rsidRPr="00486765">
        <w:rPr>
          <w:rStyle w:val="Emphasis"/>
          <w:i w:val="0"/>
          <w:iCs w:val="0"/>
          <w:sz w:val="22"/>
        </w:rPr>
        <w:t xml:space="preserve"> </w:t>
      </w:r>
      <w:r w:rsidR="000B34A1" w:rsidRPr="00486765">
        <w:rPr>
          <w:rStyle w:val="Emphasis"/>
          <w:iCs w:val="0"/>
          <w:sz w:val="22"/>
        </w:rPr>
        <w:t>a</w:t>
      </w:r>
      <w:r w:rsidR="000B34A1" w:rsidRPr="00486765">
        <w:rPr>
          <w:rStyle w:val="apple-converted-space"/>
          <w:i/>
          <w:sz w:val="22"/>
        </w:rPr>
        <w:t> </w:t>
      </w:r>
      <w:proofErr w:type="spellStart"/>
      <w:r w:rsidR="00612B09" w:rsidRPr="00486765">
        <w:rPr>
          <w:rStyle w:val="Strong"/>
          <w:bCs w:val="0"/>
          <w:sz w:val="22"/>
        </w:rPr>
        <w:t>located_at</w:t>
      </w:r>
      <w:proofErr w:type="spellEnd"/>
      <w:r w:rsidR="000B34A1" w:rsidRPr="00486765">
        <w:rPr>
          <w:rStyle w:val="apple-converted-space"/>
          <w:b/>
          <w:sz w:val="22"/>
        </w:rPr>
        <w:t> </w:t>
      </w:r>
      <w:r w:rsidR="000B34A1" w:rsidRPr="00486765">
        <w:rPr>
          <w:rStyle w:val="Emphasis"/>
          <w:iCs w:val="0"/>
          <w:sz w:val="22"/>
        </w:rPr>
        <w:t>r</w:t>
      </w:r>
      <w:r w:rsidR="000B34A1" w:rsidRPr="00486765">
        <w:rPr>
          <w:rStyle w:val="apple-converted-space"/>
          <w:i/>
          <w:sz w:val="22"/>
        </w:rPr>
        <w:t> </w:t>
      </w:r>
      <w:r w:rsidR="000B34A1" w:rsidRPr="00486765">
        <w:rPr>
          <w:rStyle w:val="Strong"/>
          <w:bCs w:val="0"/>
          <w:sz w:val="22"/>
        </w:rPr>
        <w:t>at</w:t>
      </w:r>
      <w:r w:rsidR="000B34A1" w:rsidRPr="00486765">
        <w:rPr>
          <w:rStyle w:val="apple-converted-space"/>
          <w:b/>
          <w:sz w:val="22"/>
        </w:rPr>
        <w:t> </w:t>
      </w:r>
      <w:r w:rsidR="000B34A1" w:rsidRPr="00486765">
        <w:rPr>
          <w:rStyle w:val="Emphasis"/>
          <w:iCs w:val="0"/>
          <w:sz w:val="22"/>
        </w:rPr>
        <w:t>t</w:t>
      </w:r>
      <w:r w:rsidR="000B34A1" w:rsidRPr="00486765">
        <w:rPr>
          <w:rStyle w:val="apple-converted-space"/>
          <w:i/>
          <w:sz w:val="22"/>
        </w:rPr>
        <w:t> </w:t>
      </w:r>
      <w:r w:rsidR="0070548A">
        <w:rPr>
          <w:rStyle w:val="apple-converted-space"/>
          <w:sz w:val="22"/>
        </w:rPr>
        <w:t xml:space="preserve">means that </w:t>
      </w:r>
      <w:r w:rsidR="0070548A">
        <w:rPr>
          <w:rStyle w:val="apple-converted-space"/>
          <w:i/>
          <w:sz w:val="22"/>
        </w:rPr>
        <w:t xml:space="preserve">r </w:t>
      </w:r>
      <w:r w:rsidR="0070548A">
        <w:rPr>
          <w:rStyle w:val="apple-converted-space"/>
          <w:sz w:val="22"/>
        </w:rPr>
        <w:t xml:space="preserve">is a spatial region in which independent continuant </w:t>
      </w:r>
      <w:r w:rsidR="0070548A">
        <w:rPr>
          <w:rStyle w:val="apple-converted-space"/>
          <w:i/>
          <w:sz w:val="22"/>
        </w:rPr>
        <w:t xml:space="preserve">a </w:t>
      </w:r>
      <w:r w:rsidR="0070548A">
        <w:rPr>
          <w:rStyle w:val="apple-converted-space"/>
          <w:sz w:val="22"/>
        </w:rPr>
        <w:t xml:space="preserve">is exactly located </w:t>
      </w:r>
      <w:r w:rsidR="006D323D">
        <w:rPr>
          <w:rStyle w:val="apple-converted-space"/>
          <w:sz w:val="22"/>
        </w:rPr>
        <w:t>[041-00</w:t>
      </w:r>
      <w:r w:rsidR="0023129A">
        <w:rPr>
          <w:rStyle w:val="apple-converted-space"/>
          <w:sz w:val="22"/>
        </w:rPr>
        <w:t>2</w:t>
      </w:r>
      <w:r w:rsidR="006D323D">
        <w:rPr>
          <w:rStyle w:val="apple-converted-space"/>
          <w:sz w:val="22"/>
        </w:rPr>
        <w:t>]</w:t>
      </w:r>
      <w:ins w:id="341" w:author="Jonathan Bona" w:date="2012-05-02T17:44:00Z">
        <w:r w:rsidRPr="00145149">
          <w:rPr>
            <w:rStyle w:val="Annotation"/>
            <w:rPrChange w:id="342" w:author="Jonathan Bona" w:date="2012-05-02T17:44:00Z">
              <w:rPr>
                <w:rStyle w:val="apple-converted-space"/>
                <w:sz w:val="22"/>
              </w:rPr>
            </w:rPrChange>
          </w:rPr>
          <w:t>]</w:t>
        </w:r>
      </w:ins>
    </w:p>
    <w:p w14:paraId="49F8DBD3" w14:textId="54C88AE9" w:rsidR="0065182A" w:rsidRPr="00486765" w:rsidRDefault="00145149">
      <w:pPr>
        <w:pStyle w:val="Specification"/>
        <w:rPr>
          <w:sz w:val="22"/>
        </w:rPr>
      </w:pPr>
      <w:ins w:id="343" w:author="Jonathan Bona" w:date="2012-05-02T17:45:00Z">
        <w:r w:rsidRPr="00255E9F">
          <w:rPr>
            <w:rStyle w:val="Annotation"/>
          </w:rPr>
          <w:lastRenderedPageBreak/>
          <w:t>a(located_at)[</w:t>
        </w:r>
      </w:ins>
      <w:r w:rsidR="0065182A" w:rsidRPr="00486765">
        <w:rPr>
          <w:rStyle w:val="SpecificationType"/>
          <w:sz w:val="22"/>
        </w:rPr>
        <w:t>Domain</w:t>
      </w:r>
      <w:r w:rsidR="0065182A" w:rsidRPr="00486765">
        <w:rPr>
          <w:sz w:val="22"/>
        </w:rPr>
        <w:t xml:space="preserve">: </w:t>
      </w:r>
      <w:r w:rsidR="0089128F">
        <w:rPr>
          <w:sz w:val="22"/>
        </w:rPr>
        <w:t>independent continuant</w:t>
      </w:r>
      <w:ins w:id="344" w:author="Jonathan Bona" w:date="2012-05-02T17:45:00Z">
        <w:r w:rsidRPr="00255E9F">
          <w:rPr>
            <w:rStyle w:val="Annotation"/>
          </w:rPr>
          <w:t>]</w:t>
        </w:r>
      </w:ins>
    </w:p>
    <w:p w14:paraId="6B161068" w14:textId="2C85E8BC" w:rsidR="006201FE" w:rsidRPr="00486765" w:rsidRDefault="00145149">
      <w:pPr>
        <w:pStyle w:val="Specification"/>
        <w:rPr>
          <w:rStyle w:val="apple-style-span"/>
          <w:sz w:val="22"/>
        </w:rPr>
      </w:pPr>
      <w:ins w:id="345" w:author="Jonathan Bona" w:date="2012-05-02T17:45:00Z">
        <w:r w:rsidRPr="00255E9F">
          <w:rPr>
            <w:rStyle w:val="Annotation"/>
          </w:rPr>
          <w:t>a(located_at)[</w:t>
        </w:r>
      </w:ins>
      <w:r w:rsidR="0065182A" w:rsidRPr="00486765">
        <w:rPr>
          <w:rStyle w:val="SpecificationType"/>
          <w:sz w:val="22"/>
        </w:rPr>
        <w:t>Range</w:t>
      </w:r>
      <w:r w:rsidR="0065182A" w:rsidRPr="00486765">
        <w:rPr>
          <w:sz w:val="22"/>
        </w:rPr>
        <w:t xml:space="preserve">: </w:t>
      </w:r>
      <w:r w:rsidR="0065182A" w:rsidRPr="00486765">
        <w:rPr>
          <w:rStyle w:val="apple-style-span"/>
          <w:sz w:val="22"/>
        </w:rPr>
        <w:t>spatial region</w:t>
      </w:r>
      <w:ins w:id="346" w:author="Jonathan Bona" w:date="2012-05-02T17:45:00Z">
        <w:r w:rsidRPr="00255E9F">
          <w:rPr>
            <w:rStyle w:val="Annotation"/>
          </w:rPr>
          <w:t>]</w:t>
        </w:r>
      </w:ins>
    </w:p>
    <w:p w14:paraId="096B2F84" w14:textId="77777777" w:rsidR="00670590" w:rsidRPr="00486765" w:rsidRDefault="00670590">
      <w:pPr>
        <w:pStyle w:val="Specification"/>
        <w:rPr>
          <w:rStyle w:val="apple-converted-space"/>
          <w:sz w:val="22"/>
        </w:rPr>
      </w:pPr>
    </w:p>
    <w:p w14:paraId="48804F0E" w14:textId="5A4BCD9D" w:rsidR="008A5BDC" w:rsidRPr="00486765" w:rsidRDefault="00612B09" w:rsidP="00486765">
      <w:pPr>
        <w:rPr>
          <w:rStyle w:val="apple-style-span"/>
          <w:i/>
          <w:color w:val="000000"/>
          <w:sz w:val="22"/>
          <w:szCs w:val="23"/>
          <w:shd w:val="clear" w:color="auto" w:fill="FFFFFF"/>
        </w:rPr>
      </w:pPr>
      <w:r w:rsidRPr="00486765">
        <w:rPr>
          <w:rStyle w:val="apple-style-span"/>
          <w:color w:val="000000"/>
          <w:sz w:val="22"/>
          <w:szCs w:val="23"/>
          <w:shd w:val="clear" w:color="auto" w:fill="FFFFFF"/>
        </w:rPr>
        <w:t xml:space="preserve">This is </w:t>
      </w:r>
      <w:r w:rsidR="0065182A" w:rsidRPr="00486765">
        <w:rPr>
          <w:rStyle w:val="apple-style-span"/>
          <w:color w:val="000000"/>
          <w:sz w:val="22"/>
          <w:szCs w:val="23"/>
          <w:shd w:val="clear" w:color="auto" w:fill="FFFFFF"/>
        </w:rPr>
        <w:t>a</w:t>
      </w:r>
      <w:r w:rsidR="000B34A1" w:rsidRPr="00486765">
        <w:rPr>
          <w:rStyle w:val="apple-style-span"/>
          <w:color w:val="000000"/>
          <w:sz w:val="22"/>
          <w:szCs w:val="23"/>
          <w:shd w:val="clear" w:color="auto" w:fill="FFFFFF"/>
        </w:rPr>
        <w:t xml:space="preserve"> primitive relation between a</w:t>
      </w:r>
      <w:r w:rsidRPr="00486765">
        <w:rPr>
          <w:rStyle w:val="apple-style-span"/>
          <w:color w:val="000000"/>
          <w:sz w:val="22"/>
          <w:szCs w:val="23"/>
          <w:shd w:val="clear" w:color="auto" w:fill="FFFFFF"/>
        </w:rPr>
        <w:t>n</w:t>
      </w:r>
      <w:r w:rsidR="00921592" w:rsidRPr="00486765">
        <w:rPr>
          <w:rStyle w:val="apple-style-span"/>
          <w:i/>
          <w:color w:val="000000"/>
          <w:sz w:val="22"/>
          <w:szCs w:val="23"/>
          <w:shd w:val="clear" w:color="auto" w:fill="FFFFFF"/>
        </w:rPr>
        <w:t xml:space="preserve"> independent continuant</w:t>
      </w:r>
      <w:r w:rsidR="000B34A1" w:rsidRPr="00486765">
        <w:rPr>
          <w:rStyle w:val="apple-style-span"/>
          <w:color w:val="000000"/>
          <w:sz w:val="22"/>
          <w:szCs w:val="23"/>
          <w:shd w:val="clear" w:color="auto" w:fill="FFFFFF"/>
        </w:rPr>
        <w:t xml:space="preserve">, a spatial </w:t>
      </w:r>
      <w:proofErr w:type="gramStart"/>
      <w:r w:rsidR="000B34A1" w:rsidRPr="00486765">
        <w:rPr>
          <w:rStyle w:val="apple-style-span"/>
          <w:color w:val="000000"/>
          <w:sz w:val="22"/>
          <w:szCs w:val="23"/>
          <w:shd w:val="clear" w:color="auto" w:fill="FFFFFF"/>
        </w:rPr>
        <w:t>region which</w:t>
      </w:r>
      <w:proofErr w:type="gramEnd"/>
      <w:r w:rsidR="000B34A1" w:rsidRPr="00486765">
        <w:rPr>
          <w:rStyle w:val="apple-style-span"/>
          <w:color w:val="000000"/>
          <w:sz w:val="22"/>
          <w:szCs w:val="23"/>
          <w:shd w:val="clear" w:color="auto" w:fill="FFFFFF"/>
        </w:rPr>
        <w:t xml:space="preserve"> it occupies, and a time</w:t>
      </w:r>
      <w:r w:rsidRPr="00486765">
        <w:rPr>
          <w:rStyle w:val="apple-style-span"/>
          <w:color w:val="000000"/>
          <w:sz w:val="22"/>
          <w:szCs w:val="23"/>
          <w:shd w:val="clear" w:color="auto" w:fill="FFFFFF"/>
        </w:rPr>
        <w:t>.</w:t>
      </w:r>
      <w:r w:rsidR="00D754CA" w:rsidRPr="00486765">
        <w:rPr>
          <w:rStyle w:val="apple-style-span"/>
          <w:color w:val="000000"/>
          <w:sz w:val="22"/>
          <w:szCs w:val="23"/>
          <w:shd w:val="clear" w:color="auto" w:fill="FFFFFF"/>
        </w:rPr>
        <w:t xml:space="preserve"> This is a relation of exact location</w:t>
      </w:r>
      <w:proofErr w:type="gramStart"/>
      <w:r w:rsidR="00D754CA" w:rsidRPr="00486765">
        <w:rPr>
          <w:rStyle w:val="apple-style-span"/>
          <w:color w:val="000000"/>
          <w:sz w:val="22"/>
          <w:szCs w:val="23"/>
          <w:shd w:val="clear" w:color="auto" w:fill="FFFFFF"/>
        </w:rPr>
        <w:t>;</w:t>
      </w:r>
      <w:proofErr w:type="gramEnd"/>
      <w:r w:rsidR="00D754CA" w:rsidRPr="00486765">
        <w:rPr>
          <w:rStyle w:val="apple-style-span"/>
          <w:color w:val="000000"/>
          <w:sz w:val="22"/>
          <w:szCs w:val="23"/>
          <w:shd w:val="clear" w:color="auto" w:fill="FFFFFF"/>
        </w:rPr>
        <w:t xml:space="preserve"> the size, shape</w:t>
      </w:r>
      <w:r w:rsidR="00FB0DF4" w:rsidRPr="00486765">
        <w:rPr>
          <w:rStyle w:val="apple-style-span"/>
          <w:color w:val="000000"/>
          <w:sz w:val="22"/>
          <w:szCs w:val="23"/>
          <w:shd w:val="clear" w:color="auto" w:fill="FFFFFF"/>
        </w:rPr>
        <w:t>, orientation</w:t>
      </w:r>
      <w:r w:rsidR="00D754CA" w:rsidRPr="00486765">
        <w:rPr>
          <w:rStyle w:val="apple-style-span"/>
          <w:color w:val="000000"/>
          <w:sz w:val="22"/>
          <w:szCs w:val="23"/>
          <w:shd w:val="clear" w:color="auto" w:fill="FFFFFF"/>
        </w:rPr>
        <w:t xml:space="preserve"> and location of </w:t>
      </w:r>
      <w:r w:rsidR="00D754CA" w:rsidRPr="00486765">
        <w:rPr>
          <w:rStyle w:val="apple-style-span"/>
          <w:i/>
          <w:color w:val="000000"/>
          <w:sz w:val="22"/>
          <w:szCs w:val="23"/>
          <w:shd w:val="clear" w:color="auto" w:fill="FFFFFF"/>
        </w:rPr>
        <w:t xml:space="preserve">a </w:t>
      </w:r>
      <w:r w:rsidR="00D754CA" w:rsidRPr="00486765">
        <w:rPr>
          <w:rStyle w:val="apple-style-span"/>
          <w:color w:val="000000"/>
          <w:sz w:val="22"/>
          <w:szCs w:val="23"/>
          <w:shd w:val="clear" w:color="auto" w:fill="FFFFFF"/>
        </w:rPr>
        <w:t xml:space="preserve">fit exactly to the size, shape and location of </w:t>
      </w:r>
      <w:r w:rsidR="00D754CA" w:rsidRPr="00486765">
        <w:rPr>
          <w:rStyle w:val="apple-style-span"/>
          <w:i/>
          <w:color w:val="000000"/>
          <w:sz w:val="22"/>
          <w:szCs w:val="23"/>
          <w:shd w:val="clear" w:color="auto" w:fill="FFFFFF"/>
        </w:rPr>
        <w:t>r.</w:t>
      </w:r>
      <w:r w:rsidR="00187F8C" w:rsidRPr="00486765">
        <w:rPr>
          <w:rStyle w:val="apple-style-span"/>
          <w:i/>
          <w:color w:val="000000"/>
          <w:sz w:val="22"/>
          <w:szCs w:val="23"/>
          <w:shd w:val="clear" w:color="auto" w:fill="FFFFFF"/>
        </w:rPr>
        <w:t xml:space="preserve"> </w:t>
      </w:r>
      <w:r w:rsidR="0070548A">
        <w:rPr>
          <w:rStyle w:val="apple-style-span"/>
          <w:color w:val="000000"/>
          <w:sz w:val="22"/>
          <w:szCs w:val="23"/>
          <w:shd w:val="clear" w:color="auto" w:fill="FFFFFF"/>
        </w:rPr>
        <w:t>Thus for example i</w:t>
      </w:r>
      <w:r w:rsidR="00187F8C" w:rsidRPr="00486765">
        <w:rPr>
          <w:rStyle w:val="apple-style-span"/>
          <w:color w:val="000000"/>
          <w:sz w:val="22"/>
          <w:szCs w:val="23"/>
          <w:shd w:val="clear" w:color="auto" w:fill="FFFFFF"/>
        </w:rPr>
        <w:t xml:space="preserve">f there </w:t>
      </w:r>
      <w:proofErr w:type="gramStart"/>
      <w:r w:rsidR="00187F8C" w:rsidRPr="00486765">
        <w:rPr>
          <w:rStyle w:val="apple-style-span"/>
          <w:color w:val="000000"/>
          <w:sz w:val="22"/>
          <w:szCs w:val="23"/>
          <w:shd w:val="clear" w:color="auto" w:fill="FFFFFF"/>
        </w:rPr>
        <w:t>are</w:t>
      </w:r>
      <w:proofErr w:type="gramEnd"/>
      <w:r w:rsidR="00187F8C" w:rsidRPr="00486765">
        <w:rPr>
          <w:rStyle w:val="apple-style-span"/>
          <w:color w:val="000000"/>
          <w:sz w:val="22"/>
          <w:szCs w:val="23"/>
          <w:shd w:val="clear" w:color="auto" w:fill="FFFFFF"/>
        </w:rPr>
        <w:t xml:space="preserve"> cavities in the interior of </w:t>
      </w:r>
      <w:r w:rsidR="00187F8C" w:rsidRPr="00486765">
        <w:rPr>
          <w:rStyle w:val="apple-style-span"/>
          <w:i/>
          <w:color w:val="000000"/>
          <w:sz w:val="22"/>
          <w:szCs w:val="23"/>
          <w:shd w:val="clear" w:color="auto" w:fill="FFFFFF"/>
        </w:rPr>
        <w:t xml:space="preserve">a </w:t>
      </w:r>
      <w:r w:rsidR="00187F8C" w:rsidRPr="00486765">
        <w:rPr>
          <w:rStyle w:val="apple-style-span"/>
          <w:color w:val="000000"/>
          <w:sz w:val="22"/>
          <w:szCs w:val="23"/>
          <w:shd w:val="clear" w:color="auto" w:fill="FFFFFF"/>
        </w:rPr>
        <w:t xml:space="preserve">then there are corresponding </w:t>
      </w:r>
      <w:r w:rsidR="00F4014E" w:rsidRPr="00486765">
        <w:rPr>
          <w:rStyle w:val="apple-style-span"/>
          <w:color w:val="000000"/>
          <w:sz w:val="22"/>
          <w:szCs w:val="23"/>
          <w:shd w:val="clear" w:color="auto" w:fill="FFFFFF"/>
        </w:rPr>
        <w:t>holes</w:t>
      </w:r>
      <w:r w:rsidR="00187F8C" w:rsidRPr="00486765">
        <w:rPr>
          <w:rStyle w:val="apple-style-span"/>
          <w:color w:val="000000"/>
          <w:sz w:val="22"/>
          <w:szCs w:val="23"/>
          <w:shd w:val="clear" w:color="auto" w:fill="FFFFFF"/>
        </w:rPr>
        <w:t xml:space="preserve"> in the interior of </w:t>
      </w:r>
      <w:r w:rsidR="00187F8C" w:rsidRPr="00486765">
        <w:rPr>
          <w:rStyle w:val="apple-style-span"/>
          <w:i/>
          <w:color w:val="000000"/>
          <w:sz w:val="22"/>
          <w:szCs w:val="23"/>
          <w:shd w:val="clear" w:color="auto" w:fill="FFFFFF"/>
        </w:rPr>
        <w:t>r.</w:t>
      </w:r>
      <w:r w:rsidR="0070548A">
        <w:rPr>
          <w:rStyle w:val="apple-style-span"/>
          <w:i/>
          <w:color w:val="000000"/>
          <w:sz w:val="22"/>
          <w:szCs w:val="23"/>
          <w:shd w:val="clear" w:color="auto" w:fill="FFFFFF"/>
        </w:rPr>
        <w:t xml:space="preserve"> </w:t>
      </w:r>
    </w:p>
    <w:p w14:paraId="111E3C1A" w14:textId="1F3AFF36" w:rsidR="00575080" w:rsidRPr="00486765" w:rsidRDefault="00575080">
      <w:pPr>
        <w:rPr>
          <w:rStyle w:val="apple-style-span"/>
          <w:color w:val="000000"/>
          <w:sz w:val="22"/>
          <w:szCs w:val="23"/>
          <w:shd w:val="clear" w:color="auto" w:fill="FFFFFF"/>
        </w:rPr>
      </w:pPr>
      <w:r w:rsidRPr="00486765">
        <w:rPr>
          <w:rStyle w:val="apple-style-span"/>
          <w:color w:val="000000"/>
          <w:sz w:val="22"/>
          <w:szCs w:val="23"/>
          <w:shd w:val="clear" w:color="auto" w:fill="FFFFFF"/>
        </w:rPr>
        <w:t xml:space="preserve">Clearly, normal usage will involve not assertions of exact location, but rather more liberal statements for example: John is in London, Mary is in her hotel room, Carlo is in his mother’s womb, which will involve assertions of </w:t>
      </w:r>
      <w:r w:rsidR="0046137A" w:rsidRPr="00486765">
        <w:rPr>
          <w:rStyle w:val="apple-style-span"/>
          <w:color w:val="000000"/>
          <w:sz w:val="22"/>
          <w:szCs w:val="23"/>
          <w:shd w:val="clear" w:color="auto" w:fill="FFFFFF"/>
        </w:rPr>
        <w:t xml:space="preserve">which are formulated using the </w:t>
      </w:r>
      <w:proofErr w:type="spellStart"/>
      <w:r w:rsidRPr="00486765">
        <w:rPr>
          <w:rStyle w:val="apple-style-span"/>
          <w:b/>
          <w:color w:val="000000"/>
          <w:sz w:val="22"/>
          <w:szCs w:val="23"/>
          <w:shd w:val="clear" w:color="auto" w:fill="FFFFFF"/>
        </w:rPr>
        <w:t>located_in</w:t>
      </w:r>
      <w:proofErr w:type="spellEnd"/>
      <w:r w:rsidRPr="00486765">
        <w:rPr>
          <w:rStyle w:val="apple-style-span"/>
          <w:color w:val="000000"/>
          <w:sz w:val="22"/>
          <w:szCs w:val="23"/>
          <w:shd w:val="clear" w:color="auto" w:fill="FFFFFF"/>
        </w:rPr>
        <w:t xml:space="preserve"> relation as defined below</w:t>
      </w:r>
      <w:r w:rsidR="0046137A" w:rsidRPr="00486765">
        <w:rPr>
          <w:rStyle w:val="apple-style-span"/>
          <w:color w:val="000000"/>
          <w:sz w:val="22"/>
          <w:szCs w:val="23"/>
          <w:shd w:val="clear" w:color="auto" w:fill="FFFFFF"/>
        </w:rPr>
        <w:t>.</w:t>
      </w:r>
    </w:p>
    <w:p w14:paraId="7D65ADDD" w14:textId="77777777" w:rsidR="008A5BDC" w:rsidRPr="00486765" w:rsidRDefault="008A5BDC">
      <w:pPr>
        <w:rPr>
          <w:rStyle w:val="apple-style-span"/>
          <w:color w:val="000000"/>
          <w:sz w:val="22"/>
          <w:szCs w:val="23"/>
          <w:shd w:val="clear" w:color="auto" w:fill="FFFFFF"/>
        </w:rPr>
      </w:pPr>
    </w:p>
    <w:p w14:paraId="6C1EA55D" w14:textId="656376C4" w:rsidR="00D754CA" w:rsidRDefault="00145149" w:rsidP="00486765">
      <w:pPr>
        <w:pStyle w:val="Specification"/>
        <w:rPr>
          <w:rStyle w:val="apple-style-span"/>
          <w:sz w:val="22"/>
        </w:rPr>
      </w:pPr>
      <w:ins w:id="347"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12B09" w:rsidRPr="00486765">
        <w:rPr>
          <w:rStyle w:val="apple-style-span"/>
          <w:sz w:val="22"/>
        </w:rPr>
        <w:t xml:space="preserve"> every </w:t>
      </w:r>
      <w:r w:rsidR="00612B09" w:rsidRPr="00B6123E">
        <w:rPr>
          <w:rStyle w:val="apple-style-span"/>
          <w:i/>
          <w:sz w:val="22"/>
        </w:rPr>
        <w:t>region</w:t>
      </w:r>
      <w:r w:rsidR="00612B09" w:rsidRPr="00486765">
        <w:rPr>
          <w:rStyle w:val="apple-style-span"/>
          <w:sz w:val="22"/>
        </w:rPr>
        <w:t xml:space="preserve"> is </w:t>
      </w:r>
      <w:proofErr w:type="spellStart"/>
      <w:r w:rsidR="00612B09" w:rsidRPr="00486765">
        <w:rPr>
          <w:rStyle w:val="apple-style-span"/>
          <w:b/>
          <w:sz w:val="22"/>
        </w:rPr>
        <w:t>located</w:t>
      </w:r>
      <w:r w:rsidR="00FB2EB2" w:rsidRPr="00486765">
        <w:rPr>
          <w:rStyle w:val="apple-style-span"/>
          <w:b/>
          <w:sz w:val="22"/>
        </w:rPr>
        <w:t>_at</w:t>
      </w:r>
      <w:proofErr w:type="spellEnd"/>
      <w:r w:rsidR="007A4DDC" w:rsidRPr="00486765">
        <w:rPr>
          <w:rStyle w:val="apple-style-span"/>
          <w:b/>
          <w:sz w:val="22"/>
        </w:rPr>
        <w:t xml:space="preserve"> </w:t>
      </w:r>
      <w:r w:rsidR="00612B09" w:rsidRPr="00486765">
        <w:rPr>
          <w:rStyle w:val="apple-style-span"/>
          <w:sz w:val="22"/>
        </w:rPr>
        <w:t>itself</w:t>
      </w:r>
      <w:r w:rsidR="007A4DDC" w:rsidRPr="00486765">
        <w:rPr>
          <w:rStyle w:val="apple-style-span"/>
          <w:sz w:val="22"/>
        </w:rPr>
        <w:t xml:space="preserve"> </w:t>
      </w:r>
      <w:r w:rsidR="006201FE" w:rsidRPr="00486765">
        <w:rPr>
          <w:rStyle w:val="apple-style-span"/>
          <w:sz w:val="22"/>
        </w:rPr>
        <w:t>at all times</w:t>
      </w:r>
      <w:r w:rsidR="00612B09" w:rsidRPr="00486765">
        <w:rPr>
          <w:rStyle w:val="apple-style-span"/>
          <w:sz w:val="22"/>
        </w:rPr>
        <w:t>.</w:t>
      </w:r>
      <w:r w:rsidR="006D323D">
        <w:rPr>
          <w:rStyle w:val="apple-style-span"/>
          <w:sz w:val="22"/>
        </w:rPr>
        <w:t xml:space="preserve"> [042-001]</w:t>
      </w:r>
      <w:ins w:id="348" w:author="Jonathan Bona" w:date="2012-05-02T17:45:00Z">
        <w:r w:rsidRPr="00255E9F">
          <w:rPr>
            <w:rStyle w:val="Annotation"/>
          </w:rPr>
          <w:t>]</w:t>
        </w:r>
      </w:ins>
    </w:p>
    <w:p w14:paraId="6EBAD6B8" w14:textId="1DEE98AA" w:rsidR="006201FE" w:rsidRPr="00486765" w:rsidRDefault="00145149">
      <w:pPr>
        <w:pStyle w:val="Specification"/>
        <w:rPr>
          <w:rStyle w:val="apple-style-span"/>
          <w:rFonts w:ascii="Times New Roman" w:hAnsi="Times New Roman"/>
          <w:sz w:val="22"/>
        </w:rPr>
      </w:pPr>
      <w:ins w:id="349" w:author="Jonathan Bona" w:date="2012-05-02T17:45:00Z">
        <w:r w:rsidRPr="00255E9F">
          <w:rPr>
            <w:rStyle w:val="Annotation"/>
          </w:rPr>
          <w:t>a(located_at)[</w:t>
        </w:r>
      </w:ins>
      <w:r w:rsidR="00236D40" w:rsidRPr="00486765">
        <w:rPr>
          <w:rStyle w:val="SpecificationType"/>
          <w:sz w:val="22"/>
        </w:rPr>
        <w:t>Axiom</w:t>
      </w:r>
      <w:r w:rsidR="00236D40" w:rsidRPr="00486765">
        <w:rPr>
          <w:rStyle w:val="apple-style-span"/>
          <w:sz w:val="22"/>
        </w:rPr>
        <w:t>:</w:t>
      </w:r>
      <w:r w:rsidR="006201FE" w:rsidRPr="00486765">
        <w:rPr>
          <w:rStyle w:val="apple-style-span"/>
          <w:sz w:val="22"/>
        </w:rPr>
        <w:t xml:space="preserve"> if </w:t>
      </w:r>
      <w:r w:rsidR="006201FE" w:rsidRPr="00486765">
        <w:rPr>
          <w:rStyle w:val="apple-style-span"/>
          <w:i/>
          <w:sz w:val="22"/>
        </w:rPr>
        <w:t>a</w:t>
      </w:r>
      <w:r w:rsidR="006201FE" w:rsidRPr="00486765">
        <w:rPr>
          <w:rStyle w:val="apple-style-span"/>
          <w:sz w:val="22"/>
        </w:rPr>
        <w:t xml:space="preserve"> </w:t>
      </w:r>
      <w:r w:rsidR="006201FE" w:rsidRPr="00486765">
        <w:rPr>
          <w:rStyle w:val="apple-style-span"/>
          <w:b/>
          <w:sz w:val="22"/>
        </w:rPr>
        <w:t>located</w:t>
      </w:r>
      <w:r w:rsidR="007A4DDC" w:rsidRPr="00486765">
        <w:rPr>
          <w:rStyle w:val="apple-style-span"/>
          <w:b/>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r</w:t>
      </w:r>
      <w:r w:rsidR="006201FE"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&amp;</w:t>
      </w:r>
      <w:r w:rsidR="007A4DDC" w:rsidRPr="00486765">
        <w:rPr>
          <w:rStyle w:val="apple-style-span"/>
          <w:sz w:val="22"/>
        </w:rPr>
        <w:t xml:space="preserve"> </w:t>
      </w:r>
      <w:r w:rsidR="00D754CA" w:rsidRPr="00486765">
        <w:rPr>
          <w:rStyle w:val="apple-style-span"/>
          <w:i/>
          <w:sz w:val="22"/>
        </w:rPr>
        <w:t>a</w:t>
      </w:r>
      <w:r w:rsidR="00D754CA" w:rsidRPr="00486765">
        <w:rPr>
          <w:rStyle w:val="apple-style-span"/>
          <w:i/>
          <w:sz w:val="22"/>
        </w:rPr>
        <w:sym w:font="Symbol" w:char="F0A2"/>
      </w:r>
      <w:r w:rsidR="00D754CA" w:rsidRPr="00486765">
        <w:rPr>
          <w:rStyle w:val="apple-style-span"/>
          <w:sz w:val="22"/>
        </w:rPr>
        <w:t xml:space="preserve">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a</w:t>
      </w:r>
      <w:r w:rsidR="007A4DDC" w:rsidRPr="00486765">
        <w:rPr>
          <w:rStyle w:val="apple-style-span"/>
          <w:sz w:val="22"/>
        </w:rPr>
        <w:t xml:space="preserve"> </w:t>
      </w:r>
      <w:r w:rsidR="006201FE" w:rsidRPr="00486765">
        <w:rPr>
          <w:rStyle w:val="apple-style-span"/>
          <w:b/>
          <w:sz w:val="22"/>
        </w:rPr>
        <w:t>at</w:t>
      </w:r>
      <w:r w:rsidR="007A4DDC" w:rsidRPr="00486765">
        <w:rPr>
          <w:rStyle w:val="apple-style-span"/>
          <w:b/>
          <w:sz w:val="22"/>
        </w:rPr>
        <w:t xml:space="preserve"> </w:t>
      </w:r>
      <w:r w:rsidR="006201FE" w:rsidRPr="00486765">
        <w:rPr>
          <w:rStyle w:val="apple-style-span"/>
          <w:i/>
          <w:sz w:val="22"/>
        </w:rPr>
        <w:t>t</w:t>
      </w:r>
      <w:r w:rsidR="006201FE" w:rsidRPr="00486765">
        <w:rPr>
          <w:rStyle w:val="apple-style-span"/>
          <w:sz w:val="22"/>
        </w:rPr>
        <w:t xml:space="preserve">, then there is some </w:t>
      </w:r>
      <w:r w:rsidR="006201FE" w:rsidRPr="00486765">
        <w:rPr>
          <w:rStyle w:val="apple-style-span"/>
          <w:i/>
          <w:sz w:val="22"/>
        </w:rPr>
        <w:t>r</w:t>
      </w:r>
      <w:r w:rsidR="006201FE" w:rsidRPr="00486765">
        <w:rPr>
          <w:rStyle w:val="apple-style-span"/>
          <w:i/>
          <w:sz w:val="22"/>
        </w:rPr>
        <w:sym w:font="Symbol" w:char="F0A2"/>
      </w:r>
      <w:r w:rsidR="00D754CA" w:rsidRPr="00486765">
        <w:rPr>
          <w:rStyle w:val="apple-style-span"/>
          <w:sz w:val="22"/>
        </w:rPr>
        <w:t xml:space="preserve"> </w:t>
      </w:r>
      <w:r w:rsidR="006201FE" w:rsidRPr="00486765">
        <w:rPr>
          <w:rStyle w:val="apple-style-span"/>
          <w:sz w:val="22"/>
        </w:rPr>
        <w:t xml:space="preserve">which is </w:t>
      </w:r>
      <w:proofErr w:type="spellStart"/>
      <w:r w:rsidR="009D1AD3" w:rsidRPr="00486765">
        <w:rPr>
          <w:rStyle w:val="apple-style-span"/>
          <w:b/>
          <w:sz w:val="22"/>
        </w:rPr>
        <w:t>continuant_part_of</w:t>
      </w:r>
      <w:proofErr w:type="spellEnd"/>
      <w:r w:rsidR="009D1AD3" w:rsidRPr="00486765">
        <w:rPr>
          <w:rStyle w:val="apple-style-span"/>
          <w:b/>
          <w:sz w:val="22"/>
        </w:rPr>
        <w:t xml:space="preserve"> </w:t>
      </w:r>
      <w:r w:rsidR="006201FE" w:rsidRPr="00486765">
        <w:rPr>
          <w:rStyle w:val="apple-style-span"/>
          <w:i/>
          <w:sz w:val="22"/>
        </w:rPr>
        <w:t>r</w:t>
      </w:r>
      <w:r w:rsidR="00187F8C" w:rsidRPr="00486765">
        <w:rPr>
          <w:rStyle w:val="apple-style-span"/>
          <w:sz w:val="22"/>
        </w:rPr>
        <w:t xml:space="preserve"> </w:t>
      </w:r>
      <w:r w:rsidR="006201FE" w:rsidRPr="00486765">
        <w:rPr>
          <w:rStyle w:val="apple-style-span"/>
          <w:sz w:val="22"/>
        </w:rPr>
        <w:t xml:space="preserve">&amp; such that </w:t>
      </w:r>
      <w:r w:rsidR="00D754CA" w:rsidRPr="00486765">
        <w:rPr>
          <w:rStyle w:val="apple-style-span"/>
          <w:i/>
          <w:sz w:val="22"/>
        </w:rPr>
        <w:t>a</w:t>
      </w:r>
      <w:r w:rsidR="00D754CA" w:rsidRPr="00486765">
        <w:rPr>
          <w:rStyle w:val="apple-style-span"/>
          <w:i/>
          <w:sz w:val="22"/>
        </w:rPr>
        <w:sym w:font="Symbol" w:char="F0A2"/>
      </w:r>
      <w:proofErr w:type="gramStart"/>
      <w:r w:rsidR="00D754CA" w:rsidRPr="00486765">
        <w:rPr>
          <w:rStyle w:val="apple-style-span"/>
          <w:sz w:val="22"/>
        </w:rPr>
        <w:t xml:space="preserve"> </w:t>
      </w:r>
      <w:r w:rsidR="009D1AD3" w:rsidRPr="00486765">
        <w:rPr>
          <w:rStyle w:val="apple-style-span"/>
          <w:sz w:val="22"/>
        </w:rPr>
        <w:t xml:space="preserve"> </w:t>
      </w:r>
      <w:proofErr w:type="spellStart"/>
      <w:r w:rsidR="006201FE" w:rsidRPr="00486765">
        <w:rPr>
          <w:rStyle w:val="apple-style-span"/>
          <w:b/>
          <w:sz w:val="22"/>
        </w:rPr>
        <w:t>located</w:t>
      </w:r>
      <w:proofErr w:type="gramEnd"/>
      <w:r w:rsidR="006201FE" w:rsidRPr="00486765">
        <w:rPr>
          <w:rStyle w:val="apple-style-span"/>
          <w:b/>
          <w:sz w:val="22"/>
        </w:rPr>
        <w:t>_at</w:t>
      </w:r>
      <w:proofErr w:type="spellEnd"/>
      <w:r w:rsidR="006201FE" w:rsidRPr="00486765">
        <w:rPr>
          <w:rStyle w:val="apple-style-span"/>
          <w:b/>
          <w:sz w:val="22"/>
        </w:rPr>
        <w:t xml:space="preserve"> </w:t>
      </w:r>
      <w:r w:rsidR="00D754CA" w:rsidRPr="00486765">
        <w:rPr>
          <w:rStyle w:val="apple-style-span"/>
          <w:i/>
          <w:sz w:val="22"/>
        </w:rPr>
        <w:t>r</w:t>
      </w:r>
      <w:r w:rsidR="00D754CA" w:rsidRPr="00486765">
        <w:rPr>
          <w:rStyle w:val="apple-style-span"/>
          <w:i/>
          <w:sz w:val="22"/>
        </w:rPr>
        <w:sym w:font="Symbol" w:char="F0A2"/>
      </w:r>
      <w:r w:rsidR="007A4DDC" w:rsidRPr="00486765">
        <w:rPr>
          <w:rStyle w:val="apple-style-span"/>
          <w:sz w:val="22"/>
        </w:rPr>
        <w:t xml:space="preserve"> </w:t>
      </w:r>
      <w:r w:rsidR="006201FE" w:rsidRPr="00486765">
        <w:rPr>
          <w:rStyle w:val="apple-style-span"/>
          <w:b/>
          <w:sz w:val="22"/>
        </w:rPr>
        <w:t xml:space="preserve">at </w:t>
      </w:r>
      <w:r w:rsidR="006201FE" w:rsidRPr="00486765">
        <w:rPr>
          <w:rStyle w:val="apple-style-span"/>
          <w:sz w:val="22"/>
        </w:rPr>
        <w:t>t.</w:t>
      </w:r>
      <w:r w:rsidR="006D323D">
        <w:rPr>
          <w:rStyle w:val="apple-style-span"/>
          <w:sz w:val="22"/>
        </w:rPr>
        <w:t xml:space="preserve"> [043-001]</w:t>
      </w:r>
      <w:ins w:id="350" w:author="Jonathan Bona" w:date="2012-05-02T17:45:00Z">
        <w:r w:rsidRPr="00255E9F">
          <w:rPr>
            <w:rStyle w:val="Annotation"/>
          </w:rPr>
          <w:t>]</w:t>
        </w:r>
      </w:ins>
    </w:p>
    <w:p w14:paraId="034D348F" w14:textId="77777777" w:rsidR="00125281" w:rsidRPr="00486765" w:rsidRDefault="00125281">
      <w:pPr>
        <w:pStyle w:val="Specification"/>
        <w:rPr>
          <w:rStyle w:val="apple-style-span"/>
          <w:sz w:val="22"/>
        </w:rPr>
      </w:pPr>
    </w:p>
    <w:p w14:paraId="08C41151" w14:textId="536F9DAC" w:rsidR="008A5BDC" w:rsidRPr="00486765" w:rsidRDefault="0065182A">
      <w:pPr>
        <w:pStyle w:val="Heading2"/>
        <w:rPr>
          <w:sz w:val="24"/>
        </w:rPr>
      </w:pPr>
      <w:bookmarkStart w:id="351" w:name="_Toc313270711"/>
      <w:bookmarkStart w:id="352" w:name="_Toc319326118"/>
      <w:r w:rsidRPr="00486765">
        <w:rPr>
          <w:sz w:val="24"/>
        </w:rPr>
        <w:t xml:space="preserve">The </w:t>
      </w:r>
      <w:proofErr w:type="spellStart"/>
      <w:r w:rsidRPr="00486765">
        <w:rPr>
          <w:sz w:val="24"/>
        </w:rPr>
        <w:t>l</w:t>
      </w:r>
      <w:r w:rsidR="008A5BDC" w:rsidRPr="00486765">
        <w:rPr>
          <w:sz w:val="24"/>
        </w:rPr>
        <w:t>ocated_in</w:t>
      </w:r>
      <w:proofErr w:type="spellEnd"/>
      <w:r w:rsidRPr="00486765">
        <w:rPr>
          <w:sz w:val="24"/>
        </w:rPr>
        <w:t xml:space="preserve"> relation</w:t>
      </w:r>
      <w:bookmarkEnd w:id="351"/>
      <w:bookmarkEnd w:id="352"/>
    </w:p>
    <w:p w14:paraId="74982571" w14:textId="524BD7D9" w:rsidR="00F1597E" w:rsidRPr="00486765" w:rsidRDefault="00125281" w:rsidP="00F06E2E">
      <w:pPr>
        <w:rPr>
          <w:rStyle w:val="Emphasis"/>
          <w:rFonts w:asciiTheme="majorHAnsi" w:hAnsiTheme="majorHAnsi"/>
          <w:i w:val="0"/>
          <w:color w:val="000000"/>
          <w:sz w:val="22"/>
          <w:szCs w:val="23"/>
          <w:bdr w:val="none" w:sz="0" w:space="0" w:color="auto" w:frame="1"/>
          <w:shd w:val="clear" w:color="auto" w:fill="FFFFFF"/>
        </w:rPr>
      </w:pPr>
      <w:r w:rsidRPr="00486765">
        <w:rPr>
          <w:rStyle w:val="Emphasis"/>
          <w:i w:val="0"/>
          <w:color w:val="000000"/>
          <w:sz w:val="22"/>
          <w:szCs w:val="23"/>
          <w:bdr w:val="none" w:sz="0" w:space="0" w:color="auto" w:frame="1"/>
          <w:shd w:val="clear" w:color="auto" w:fill="FFFFFF"/>
        </w:rPr>
        <w:t xml:space="preserve">The </w:t>
      </w:r>
      <w:proofErr w:type="spellStart"/>
      <w:r w:rsidR="00670590" w:rsidRPr="00486765">
        <w:rPr>
          <w:rStyle w:val="Emphasis"/>
          <w:b/>
          <w:i w:val="0"/>
          <w:color w:val="000000"/>
          <w:sz w:val="22"/>
          <w:szCs w:val="23"/>
          <w:bdr w:val="none" w:sz="0" w:space="0" w:color="auto" w:frame="1"/>
          <w:shd w:val="clear" w:color="auto" w:fill="FFFFFF"/>
        </w:rPr>
        <w:t>located_in</w:t>
      </w:r>
      <w:proofErr w:type="spellEnd"/>
      <w:r w:rsidR="00670590" w:rsidRPr="00486765">
        <w:rPr>
          <w:rStyle w:val="Emphasis"/>
          <w:b/>
          <w:i w:val="0"/>
          <w:color w:val="000000"/>
          <w:sz w:val="22"/>
          <w:szCs w:val="23"/>
          <w:bdr w:val="none" w:sz="0" w:space="0" w:color="auto" w:frame="1"/>
          <w:shd w:val="clear" w:color="auto" w:fill="FFFFFF"/>
        </w:rPr>
        <w:t xml:space="preserve"> </w:t>
      </w:r>
      <w:r w:rsidRPr="00486765">
        <w:rPr>
          <w:rStyle w:val="Emphasis"/>
          <w:i w:val="0"/>
          <w:color w:val="000000"/>
          <w:sz w:val="22"/>
          <w:szCs w:val="23"/>
          <w:bdr w:val="none" w:sz="0" w:space="0" w:color="auto" w:frame="1"/>
          <w:shd w:val="clear" w:color="auto" w:fill="FFFFFF"/>
        </w:rPr>
        <w:t>relation links independent continuants which are not spatial regions</w:t>
      </w:r>
      <w:proofErr w:type="gramStart"/>
      <w:r w:rsidRPr="00486765">
        <w:rPr>
          <w:rStyle w:val="Emphasis"/>
          <w:i w:val="0"/>
          <w:color w:val="000000"/>
          <w:sz w:val="22"/>
          <w:szCs w:val="23"/>
          <w:bdr w:val="none" w:sz="0" w:space="0" w:color="auto" w:frame="1"/>
          <w:shd w:val="clear" w:color="auto" w:fill="FFFFFF"/>
        </w:rPr>
        <w:t>.</w:t>
      </w:r>
      <w:r w:rsidR="00F1597E" w:rsidRPr="00486765">
        <w:rPr>
          <w:rStyle w:val="Emphasis"/>
          <w:i w:val="0"/>
          <w:color w:val="000000"/>
          <w:sz w:val="22"/>
          <w:szCs w:val="23"/>
          <w:bdr w:val="none" w:sz="0" w:space="0" w:color="auto" w:frame="1"/>
          <w:shd w:val="clear" w:color="auto" w:fill="FFFFFF"/>
        </w:rPr>
        <w:t>.</w:t>
      </w:r>
      <w:proofErr w:type="gramEnd"/>
    </w:p>
    <w:p w14:paraId="2A7E802B" w14:textId="77777777" w:rsidR="00125281" w:rsidRPr="00486765" w:rsidRDefault="00125281">
      <w:pPr>
        <w:rPr>
          <w:rStyle w:val="Emphasis"/>
          <w:b/>
          <w:i w:val="0"/>
          <w:color w:val="000000"/>
          <w:sz w:val="22"/>
          <w:szCs w:val="23"/>
          <w:bdr w:val="none" w:sz="0" w:space="0" w:color="auto" w:frame="1"/>
          <w:shd w:val="clear" w:color="auto" w:fill="FFFFFF"/>
        </w:rPr>
      </w:pPr>
    </w:p>
    <w:p w14:paraId="765790FD" w14:textId="1B61A669" w:rsidR="00612B09" w:rsidRPr="00486765" w:rsidRDefault="002F16BE" w:rsidP="00486765">
      <w:pPr>
        <w:pStyle w:val="Specification"/>
        <w:rPr>
          <w:rStyle w:val="Emphasis"/>
          <w:i w:val="0"/>
          <w:iCs w:val="0"/>
          <w:sz w:val="22"/>
        </w:rPr>
      </w:pPr>
      <w:ins w:id="353"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Definition</w:t>
      </w:r>
      <w:r w:rsidR="0065182A" w:rsidRPr="00486765">
        <w:rPr>
          <w:sz w:val="22"/>
        </w:rPr>
        <w:t xml:space="preserve">: </w:t>
      </w:r>
      <w:r w:rsidR="00612B09" w:rsidRPr="00486765">
        <w:rPr>
          <w:rStyle w:val="Emphasis"/>
          <w:iCs w:val="0"/>
          <w:sz w:val="22"/>
        </w:rPr>
        <w:t>a</w:t>
      </w:r>
      <w:r w:rsidR="00612B09" w:rsidRPr="00486765">
        <w:rPr>
          <w:rStyle w:val="apple-converted-space"/>
          <w:i/>
          <w:sz w:val="22"/>
        </w:rPr>
        <w:t> </w:t>
      </w:r>
      <w:proofErr w:type="spellStart"/>
      <w:r w:rsidR="008A5BDC" w:rsidRPr="00486765">
        <w:rPr>
          <w:rStyle w:val="Strong"/>
          <w:bCs w:val="0"/>
          <w:sz w:val="22"/>
        </w:rPr>
        <w:t>located_in</w:t>
      </w:r>
      <w:proofErr w:type="spellEnd"/>
      <w:r w:rsidR="00151755" w:rsidRPr="00486765">
        <w:rPr>
          <w:rStyle w:val="Strong"/>
          <w:bCs w:val="0"/>
          <w:sz w:val="22"/>
        </w:rPr>
        <w:t xml:space="preserve"> </w:t>
      </w:r>
      <w:r w:rsidR="00612B09" w:rsidRPr="00486765">
        <w:rPr>
          <w:rStyle w:val="Emphasis"/>
          <w:iCs w:val="0"/>
          <w:sz w:val="22"/>
        </w:rPr>
        <w:t>b</w:t>
      </w:r>
      <w:r w:rsidR="00612B09" w:rsidRPr="00486765">
        <w:rPr>
          <w:rStyle w:val="Emphasis"/>
          <w:i w:val="0"/>
          <w:iCs w:val="0"/>
          <w:sz w:val="22"/>
        </w:rPr>
        <w:t xml:space="preserve"> </w:t>
      </w:r>
      <w:r w:rsidR="00612B09" w:rsidRPr="00486765">
        <w:rPr>
          <w:rStyle w:val="Strong"/>
          <w:bCs w:val="0"/>
          <w:sz w:val="22"/>
        </w:rPr>
        <w:t>at</w:t>
      </w:r>
      <w:r w:rsidR="00612B09" w:rsidRPr="00486765">
        <w:rPr>
          <w:rStyle w:val="apple-converted-space"/>
          <w:b/>
          <w:sz w:val="22"/>
        </w:rPr>
        <w:t> </w:t>
      </w:r>
      <w:r w:rsidR="00612B09" w:rsidRPr="00486765">
        <w:rPr>
          <w:rStyle w:val="Emphasis"/>
          <w:iCs w:val="0"/>
          <w:sz w:val="22"/>
        </w:rPr>
        <w:t>t</w:t>
      </w:r>
      <w:r w:rsidR="007A4DDC" w:rsidRPr="00486765">
        <w:rPr>
          <w:rStyle w:val="Emphasis"/>
          <w:i w:val="0"/>
          <w:iCs w:val="0"/>
          <w:sz w:val="22"/>
        </w:rPr>
        <w:t xml:space="preserve"> </w:t>
      </w:r>
      <w:r w:rsidR="00612B09" w:rsidRPr="00486765">
        <w:rPr>
          <w:rStyle w:val="Emphasis"/>
          <w:i w:val="0"/>
          <w:iCs w:val="0"/>
          <w:sz w:val="22"/>
        </w:rPr>
        <w:t>=</w:t>
      </w:r>
      <w:r w:rsidR="007A4DDC" w:rsidRPr="00486765">
        <w:rPr>
          <w:rStyle w:val="Emphasis"/>
          <w:i w:val="0"/>
          <w:iCs w:val="0"/>
          <w:sz w:val="22"/>
        </w:rPr>
        <w:t xml:space="preserve"> </w:t>
      </w:r>
      <w:r w:rsidR="00612B09" w:rsidRPr="00486765">
        <w:rPr>
          <w:rStyle w:val="Emphasis"/>
          <w:i w:val="0"/>
          <w:iCs w:val="0"/>
          <w:sz w:val="22"/>
        </w:rPr>
        <w:t xml:space="preserve">Def. </w:t>
      </w:r>
      <w:r w:rsidR="00612B09" w:rsidRPr="00486765">
        <w:rPr>
          <w:rStyle w:val="Emphasis"/>
          <w:iCs w:val="0"/>
          <w:sz w:val="22"/>
        </w:rPr>
        <w:t>a</w:t>
      </w:r>
      <w:r w:rsidR="00612B09" w:rsidRPr="00486765">
        <w:rPr>
          <w:rStyle w:val="Emphasis"/>
          <w:i w:val="0"/>
          <w:iCs w:val="0"/>
          <w:sz w:val="22"/>
        </w:rPr>
        <w:t xml:space="preserve"> and </w:t>
      </w:r>
      <w:r w:rsidR="00612B09" w:rsidRPr="00486765">
        <w:rPr>
          <w:rStyle w:val="Emphasis"/>
          <w:iCs w:val="0"/>
          <w:sz w:val="22"/>
        </w:rPr>
        <w:t>b</w:t>
      </w:r>
      <w:r w:rsidR="00612B09" w:rsidRPr="00486765">
        <w:rPr>
          <w:rStyle w:val="Emphasis"/>
          <w:i w:val="0"/>
          <w:iCs w:val="0"/>
          <w:sz w:val="22"/>
        </w:rPr>
        <w:t xml:space="preserve"> </w:t>
      </w:r>
      <w:r w:rsidR="0065182A" w:rsidRPr="00486765">
        <w:rPr>
          <w:rStyle w:val="Emphasis"/>
          <w:i w:val="0"/>
          <w:iCs w:val="0"/>
          <w:sz w:val="22"/>
        </w:rPr>
        <w:t xml:space="preserve">are </w:t>
      </w:r>
      <w:r w:rsidR="0065182A" w:rsidRPr="00486765">
        <w:rPr>
          <w:rStyle w:val="Emphasis"/>
          <w:iCs w:val="0"/>
          <w:sz w:val="22"/>
        </w:rPr>
        <w:t>independent continuants</w:t>
      </w:r>
      <w:r w:rsidR="00612B09" w:rsidRPr="00486765">
        <w:rPr>
          <w:rStyle w:val="Emphasis"/>
          <w:i w:val="0"/>
          <w:iCs w:val="0"/>
          <w:sz w:val="22"/>
        </w:rPr>
        <w:t xml:space="preserve">, and the </w:t>
      </w:r>
      <w:r w:rsidR="00612B09" w:rsidRPr="00486765">
        <w:rPr>
          <w:rStyle w:val="Emphasis"/>
          <w:iCs w:val="0"/>
          <w:sz w:val="22"/>
        </w:rPr>
        <w:t xml:space="preserve">region </w:t>
      </w:r>
      <w:r w:rsidR="00125281" w:rsidRPr="00486765">
        <w:rPr>
          <w:rStyle w:val="Emphasis"/>
          <w:b/>
          <w:iCs w:val="0"/>
          <w:sz w:val="22"/>
        </w:rPr>
        <w:t xml:space="preserve">at </w:t>
      </w:r>
      <w:r w:rsidR="00125281" w:rsidRPr="00486765">
        <w:rPr>
          <w:rStyle w:val="Emphasis"/>
          <w:iCs w:val="0"/>
          <w:sz w:val="22"/>
        </w:rPr>
        <w:t xml:space="preserve">which </w:t>
      </w:r>
      <w:r w:rsidR="00612B09" w:rsidRPr="00486765">
        <w:rPr>
          <w:rStyle w:val="Emphasis"/>
          <w:iCs w:val="0"/>
          <w:sz w:val="22"/>
        </w:rPr>
        <w:t>a</w:t>
      </w:r>
      <w:r w:rsidR="00612B09" w:rsidRPr="00486765">
        <w:rPr>
          <w:rStyle w:val="Emphasis"/>
          <w:i w:val="0"/>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 xml:space="preserve">t </w:t>
      </w:r>
      <w:r w:rsidR="00612B09" w:rsidRPr="00486765">
        <w:rPr>
          <w:rStyle w:val="Emphasis"/>
          <w:i w:val="0"/>
          <w:iCs w:val="0"/>
          <w:sz w:val="22"/>
        </w:rPr>
        <w:t xml:space="preserve">is a (proper or improper) </w:t>
      </w:r>
      <w:proofErr w:type="spellStart"/>
      <w:r w:rsidR="00455895" w:rsidRPr="00486765">
        <w:rPr>
          <w:rStyle w:val="Emphasis"/>
          <w:b/>
          <w:i w:val="0"/>
          <w:iCs w:val="0"/>
          <w:sz w:val="22"/>
        </w:rPr>
        <w:t>continuant_</w:t>
      </w:r>
      <w:r w:rsidR="005D1353" w:rsidRPr="00486765">
        <w:rPr>
          <w:rStyle w:val="Emphasis"/>
          <w:b/>
          <w:i w:val="0"/>
          <w:iCs w:val="0"/>
          <w:sz w:val="22"/>
        </w:rPr>
        <w:t>part_of</w:t>
      </w:r>
      <w:proofErr w:type="spellEnd"/>
      <w:r w:rsidR="008A5BDC" w:rsidRPr="00486765">
        <w:rPr>
          <w:rStyle w:val="Emphasis"/>
          <w:b/>
          <w:i w:val="0"/>
          <w:iCs w:val="0"/>
          <w:sz w:val="22"/>
        </w:rPr>
        <w:t xml:space="preserve"> </w:t>
      </w:r>
      <w:r w:rsidR="00F1597E" w:rsidRPr="00486765">
        <w:rPr>
          <w:rStyle w:val="Emphasis"/>
          <w:i w:val="0"/>
          <w:iCs w:val="0"/>
          <w:sz w:val="22"/>
        </w:rPr>
        <w:t xml:space="preserve">the </w:t>
      </w:r>
      <w:r w:rsidR="008A5BDC" w:rsidRPr="00486765">
        <w:rPr>
          <w:rStyle w:val="Emphasis"/>
          <w:iCs w:val="0"/>
          <w:sz w:val="22"/>
        </w:rPr>
        <w:t>region</w:t>
      </w:r>
      <w:r w:rsidR="00125281" w:rsidRPr="00486765">
        <w:rPr>
          <w:rStyle w:val="Emphasis"/>
          <w:i w:val="0"/>
          <w:iCs w:val="0"/>
          <w:sz w:val="22"/>
        </w:rPr>
        <w:t xml:space="preserve"> </w:t>
      </w:r>
      <w:r w:rsidR="00125281" w:rsidRPr="00486765">
        <w:rPr>
          <w:rStyle w:val="Emphasis"/>
          <w:b/>
          <w:i w:val="0"/>
          <w:iCs w:val="0"/>
          <w:sz w:val="22"/>
        </w:rPr>
        <w:t xml:space="preserve">at </w:t>
      </w:r>
      <w:r w:rsidR="00125281" w:rsidRPr="00486765">
        <w:rPr>
          <w:rStyle w:val="Emphasis"/>
          <w:i w:val="0"/>
          <w:iCs w:val="0"/>
          <w:sz w:val="22"/>
        </w:rPr>
        <w:t>which</w:t>
      </w:r>
      <w:r w:rsidR="00125281" w:rsidRPr="00486765">
        <w:rPr>
          <w:rStyle w:val="Emphasis"/>
          <w:iCs w:val="0"/>
          <w:sz w:val="22"/>
        </w:rPr>
        <w:t xml:space="preserve"> </w:t>
      </w:r>
      <w:r w:rsidR="00612B09" w:rsidRPr="00486765">
        <w:rPr>
          <w:rStyle w:val="Emphasis"/>
          <w:iCs w:val="0"/>
          <w:sz w:val="22"/>
        </w:rPr>
        <w:t>b</w:t>
      </w:r>
      <w:r w:rsidR="00125281" w:rsidRPr="00486765">
        <w:rPr>
          <w:rStyle w:val="Emphasis"/>
          <w:iCs w:val="0"/>
          <w:sz w:val="22"/>
        </w:rPr>
        <w:t xml:space="preserve"> </w:t>
      </w:r>
      <w:r w:rsidR="00125281" w:rsidRPr="00486765">
        <w:rPr>
          <w:rStyle w:val="Emphasis"/>
          <w:i w:val="0"/>
          <w:iCs w:val="0"/>
          <w:sz w:val="22"/>
        </w:rPr>
        <w:t xml:space="preserve">is </w:t>
      </w:r>
      <w:r w:rsidR="00125281" w:rsidRPr="00486765">
        <w:rPr>
          <w:rStyle w:val="Emphasis"/>
          <w:b/>
          <w:i w:val="0"/>
          <w:iCs w:val="0"/>
          <w:sz w:val="22"/>
        </w:rPr>
        <w:t xml:space="preserve">located at </w:t>
      </w:r>
      <w:r w:rsidR="00125281" w:rsidRPr="00486765">
        <w:rPr>
          <w:rStyle w:val="Emphasis"/>
          <w:iCs w:val="0"/>
          <w:sz w:val="22"/>
        </w:rPr>
        <w:t>t</w:t>
      </w:r>
      <w:r w:rsidR="00612B09" w:rsidRPr="00486765">
        <w:rPr>
          <w:rStyle w:val="Emphasis"/>
          <w:i w:val="0"/>
          <w:iCs w:val="0"/>
          <w:sz w:val="22"/>
        </w:rPr>
        <w:t>.</w:t>
      </w:r>
      <w:r w:rsidR="006D323D">
        <w:rPr>
          <w:rStyle w:val="Emphasis"/>
          <w:i w:val="0"/>
          <w:iCs w:val="0"/>
          <w:sz w:val="22"/>
        </w:rPr>
        <w:t xml:space="preserve"> [045-001]</w:t>
      </w:r>
      <w:ins w:id="354" w:author="Jonathan Bona" w:date="2012-05-02T17:46:00Z">
        <w:r w:rsidRPr="002F16BE">
          <w:rPr>
            <w:rStyle w:val="Annotation"/>
          </w:rPr>
          <w:t xml:space="preserve"> </w:t>
        </w:r>
        <w:r w:rsidRPr="00255E9F">
          <w:rPr>
            <w:rStyle w:val="Annotation"/>
          </w:rPr>
          <w:t>]</w:t>
        </w:r>
      </w:ins>
    </w:p>
    <w:p w14:paraId="18623BFD" w14:textId="0C39D6F3" w:rsidR="0065182A" w:rsidRPr="00486765" w:rsidRDefault="002F16BE">
      <w:pPr>
        <w:pStyle w:val="Specification"/>
        <w:rPr>
          <w:sz w:val="22"/>
        </w:rPr>
      </w:pPr>
      <w:ins w:id="355"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Domain</w:t>
      </w:r>
      <w:r w:rsidR="0065182A" w:rsidRPr="00486765">
        <w:rPr>
          <w:sz w:val="22"/>
        </w:rPr>
        <w:t>: independent continuant</w:t>
      </w:r>
      <w:ins w:id="356" w:author="Jonathan Bona" w:date="2012-05-02T17:46:00Z">
        <w:r w:rsidRPr="00255E9F">
          <w:rPr>
            <w:rStyle w:val="Annotation"/>
          </w:rPr>
          <w:t>]</w:t>
        </w:r>
      </w:ins>
    </w:p>
    <w:p w14:paraId="21D9DB3D" w14:textId="21F7E2B9" w:rsidR="000B34A1" w:rsidRPr="00486765" w:rsidRDefault="002F16BE">
      <w:pPr>
        <w:pStyle w:val="Specification"/>
        <w:rPr>
          <w:sz w:val="22"/>
        </w:rPr>
      </w:pPr>
      <w:ins w:id="357" w:author="Jonathan Bona" w:date="2012-05-02T17:46:00Z">
        <w:r w:rsidRPr="00255E9F">
          <w:rPr>
            <w:rStyle w:val="Annotation"/>
          </w:rPr>
          <w:t>a(located_</w:t>
        </w:r>
        <w:r>
          <w:rPr>
            <w:rStyle w:val="Annotation"/>
          </w:rPr>
          <w:t>in</w:t>
        </w:r>
        <w:r w:rsidRPr="00255E9F">
          <w:rPr>
            <w:rStyle w:val="Annotation"/>
          </w:rPr>
          <w:t>)[</w:t>
        </w:r>
      </w:ins>
      <w:r w:rsidR="0065182A" w:rsidRPr="00486765">
        <w:rPr>
          <w:rStyle w:val="SpecificationType"/>
          <w:sz w:val="22"/>
        </w:rPr>
        <w:t>Range</w:t>
      </w:r>
      <w:r w:rsidR="0065182A" w:rsidRPr="00486765">
        <w:rPr>
          <w:sz w:val="22"/>
        </w:rPr>
        <w:t xml:space="preserve">: </w:t>
      </w:r>
      <w:r w:rsidR="002001F8" w:rsidRPr="00486765">
        <w:rPr>
          <w:rStyle w:val="apple-style-span"/>
          <w:sz w:val="22"/>
        </w:rPr>
        <w:t>independent continuant</w:t>
      </w:r>
      <w:ins w:id="358" w:author="Jonathan Bona" w:date="2012-05-02T17:46:00Z">
        <w:r w:rsidRPr="00255E9F">
          <w:rPr>
            <w:rStyle w:val="Annotation"/>
          </w:rPr>
          <w:t>]</w:t>
        </w:r>
      </w:ins>
    </w:p>
    <w:p w14:paraId="0DF0383E" w14:textId="403290D5" w:rsidR="00125281" w:rsidRPr="00486765" w:rsidRDefault="00A273EC">
      <w:pPr>
        <w:pStyle w:val="Specification"/>
        <w:rPr>
          <w:sz w:val="22"/>
          <w:highlight w:val="yellow"/>
        </w:rPr>
      </w:pPr>
      <w:ins w:id="359" w:author="Jonathan Bona" w:date="2012-05-02T17:46:00Z">
        <w:r w:rsidRPr="00255E9F">
          <w:rPr>
            <w:rStyle w:val="Annotation"/>
          </w:rPr>
          <w:lastRenderedPageBreak/>
          <w:t>a</w:t>
        </w:r>
        <w:r>
          <w:rPr>
            <w:rStyle w:val="Annotation"/>
          </w:rPr>
          <w:t>s</w:t>
        </w:r>
        <w:r w:rsidRPr="00255E9F">
          <w:rPr>
            <w:rStyle w:val="Annotation"/>
          </w:rPr>
          <w:t>(located_</w:t>
        </w:r>
        <w:r>
          <w:rPr>
            <w:rStyle w:val="Annotation"/>
          </w:rPr>
          <w:t>in</w:t>
        </w:r>
        <w:r w:rsidRPr="00255E9F">
          <w:rPr>
            <w:rStyle w:val="Annotation"/>
          </w:rPr>
          <w:t>)[</w:t>
        </w:r>
      </w:ins>
      <w:proofErr w:type="gramStart"/>
      <w:r w:rsidR="00FB2EB2" w:rsidRPr="00486765">
        <w:rPr>
          <w:rStyle w:val="SpecificationType"/>
          <w:sz w:val="22"/>
        </w:rPr>
        <w:t>Examples</w:t>
      </w:r>
      <w:r w:rsidR="00FB2EB2" w:rsidRPr="00486765">
        <w:rPr>
          <w:sz w:val="22"/>
        </w:rPr>
        <w:t xml:space="preserve">: your </w:t>
      </w:r>
      <w:r w:rsidR="00575080" w:rsidRPr="00486765">
        <w:rPr>
          <w:sz w:val="22"/>
          <w:szCs w:val="23"/>
        </w:rPr>
        <w:t>arm</w:t>
      </w:r>
      <w:r w:rsidR="00FB2EB2" w:rsidRPr="00486765">
        <w:rPr>
          <w:sz w:val="22"/>
        </w:rPr>
        <w:t xml:space="preserve"> </w:t>
      </w:r>
      <w:proofErr w:type="spellStart"/>
      <w:r w:rsidR="00FB2EB2" w:rsidRPr="00486765">
        <w:rPr>
          <w:b/>
          <w:sz w:val="22"/>
        </w:rPr>
        <w:t>located_in</w:t>
      </w:r>
      <w:proofErr w:type="spellEnd"/>
      <w:r w:rsidR="007A4DDC" w:rsidRPr="00486765">
        <w:rPr>
          <w:b/>
          <w:sz w:val="22"/>
        </w:rPr>
        <w:t xml:space="preserve"> </w:t>
      </w:r>
      <w:r w:rsidR="00FB2EB2" w:rsidRPr="00486765">
        <w:rPr>
          <w:sz w:val="22"/>
        </w:rPr>
        <w:t>your body</w:t>
      </w:r>
      <w:ins w:id="360" w:author="Jonathan Bona" w:date="2012-05-02T17:46:00Z">
        <w:r w:rsidRPr="00A273EC">
          <w:rPr>
            <w:rStyle w:val="Annotation"/>
            <w:rPrChange w:id="361" w:author="Jonathan Bona" w:date="2012-05-02T17:46:00Z">
              <w:rPr>
                <w:sz w:val="22"/>
              </w:rPr>
            </w:rPrChange>
          </w:rPr>
          <w:t>\</w:t>
        </w:r>
      </w:ins>
      <w:r w:rsidR="00FB2EB2" w:rsidRPr="00486765">
        <w:rPr>
          <w:sz w:val="22"/>
        </w:rPr>
        <w:t xml:space="preserve">; </w:t>
      </w:r>
      <w:r w:rsidR="006201FE" w:rsidRPr="00486765">
        <w:rPr>
          <w:sz w:val="22"/>
        </w:rPr>
        <w:t xml:space="preserve">this </w:t>
      </w:r>
      <w:r w:rsidR="00FB2EB2" w:rsidRPr="00486765">
        <w:rPr>
          <w:sz w:val="22"/>
        </w:rPr>
        <w:t xml:space="preserve">stem cell </w:t>
      </w:r>
      <w:proofErr w:type="spellStart"/>
      <w:r w:rsidR="00FB2EB2" w:rsidRPr="00486765">
        <w:rPr>
          <w:b/>
          <w:sz w:val="22"/>
        </w:rPr>
        <w:t>located_in</w:t>
      </w:r>
      <w:proofErr w:type="spellEnd"/>
      <w:r w:rsidR="007A4DDC" w:rsidRPr="00486765">
        <w:rPr>
          <w:b/>
          <w:sz w:val="22"/>
        </w:rPr>
        <w:t xml:space="preserve"> </w:t>
      </w:r>
      <w:r w:rsidR="006201FE" w:rsidRPr="00486765">
        <w:rPr>
          <w:sz w:val="22"/>
        </w:rPr>
        <w:t>this portion of</w:t>
      </w:r>
      <w:r w:rsidR="007A4DDC" w:rsidRPr="00486765">
        <w:rPr>
          <w:sz w:val="22"/>
        </w:rPr>
        <w:t xml:space="preserve"> </w:t>
      </w:r>
      <w:r w:rsidR="00FB2EB2" w:rsidRPr="00486765">
        <w:rPr>
          <w:sz w:val="22"/>
        </w:rPr>
        <w:t>bone marrow</w:t>
      </w:r>
      <w:ins w:id="362" w:author="Jonathan Bona" w:date="2012-05-02T17:47:00Z">
        <w:r w:rsidRPr="00255E9F">
          <w:rPr>
            <w:rStyle w:val="Annotation"/>
          </w:rPr>
          <w:t>\</w:t>
        </w:r>
      </w:ins>
      <w:r w:rsidR="00FB2EB2" w:rsidRPr="00486765">
        <w:rPr>
          <w:sz w:val="22"/>
        </w:rPr>
        <w:t xml:space="preserve">; </w:t>
      </w:r>
      <w:r w:rsidR="006201FE" w:rsidRPr="00486765">
        <w:rPr>
          <w:sz w:val="22"/>
        </w:rPr>
        <w:t xml:space="preserve">this </w:t>
      </w:r>
      <w:r w:rsidR="00FB2EB2" w:rsidRPr="00486765">
        <w:rPr>
          <w:sz w:val="22"/>
        </w:rPr>
        <w:t xml:space="preserve">portion of cocaine </w:t>
      </w:r>
      <w:proofErr w:type="spellStart"/>
      <w:r w:rsidR="00FB2EB2" w:rsidRPr="00486765">
        <w:rPr>
          <w:b/>
          <w:sz w:val="22"/>
        </w:rPr>
        <w:t>located_in</w:t>
      </w:r>
      <w:proofErr w:type="spellEnd"/>
      <w:r w:rsidR="007A4DDC" w:rsidRPr="00486765">
        <w:rPr>
          <w:b/>
          <w:sz w:val="22"/>
        </w:rPr>
        <w:t xml:space="preserve"> </w:t>
      </w:r>
      <w:r w:rsidR="00151755" w:rsidRPr="00486765">
        <w:rPr>
          <w:sz w:val="22"/>
        </w:rPr>
        <w:t>this portion</w:t>
      </w:r>
      <w:r w:rsidR="00FB2EB2" w:rsidRPr="00486765">
        <w:rPr>
          <w:sz w:val="22"/>
        </w:rPr>
        <w:t xml:space="preserve"> of blood</w:t>
      </w:r>
      <w:ins w:id="363" w:author="Jonathan Bona" w:date="2012-05-02T17:47:00Z">
        <w:r w:rsidRPr="00255E9F">
          <w:rPr>
            <w:rStyle w:val="Annotation"/>
          </w:rPr>
          <w:t>\</w:t>
        </w:r>
      </w:ins>
      <w:r w:rsidR="00125281" w:rsidRPr="00486765">
        <w:rPr>
          <w:sz w:val="22"/>
        </w:rPr>
        <w:t xml:space="preserve">; Mary </w:t>
      </w:r>
      <w:proofErr w:type="spellStart"/>
      <w:r w:rsidR="00125281" w:rsidRPr="00486765">
        <w:rPr>
          <w:b/>
          <w:sz w:val="22"/>
        </w:rPr>
        <w:t>located_in</w:t>
      </w:r>
      <w:proofErr w:type="spellEnd"/>
      <w:r w:rsidR="00125281" w:rsidRPr="00486765">
        <w:rPr>
          <w:b/>
          <w:sz w:val="22"/>
        </w:rPr>
        <w:t xml:space="preserve"> </w:t>
      </w:r>
      <w:r w:rsidR="00125281" w:rsidRPr="00486765">
        <w:rPr>
          <w:sz w:val="22"/>
        </w:rPr>
        <w:t>Salzburg</w:t>
      </w:r>
      <w:ins w:id="364" w:author="Jonathan Bona" w:date="2012-05-02T17:47:00Z">
        <w:r w:rsidRPr="00255E9F">
          <w:rPr>
            <w:rStyle w:val="Annotation"/>
          </w:rPr>
          <w:t>\</w:t>
        </w:r>
      </w:ins>
      <w:r w:rsidR="00125281" w:rsidRPr="00486765">
        <w:rPr>
          <w:sz w:val="22"/>
        </w:rPr>
        <w:t xml:space="preserve">; the Empire State Building </w:t>
      </w:r>
      <w:proofErr w:type="spellStart"/>
      <w:r w:rsidR="00125281" w:rsidRPr="00486765">
        <w:rPr>
          <w:b/>
          <w:sz w:val="22"/>
        </w:rPr>
        <w:t>located_in</w:t>
      </w:r>
      <w:proofErr w:type="spellEnd"/>
      <w:r w:rsidR="00125281" w:rsidRPr="00486765">
        <w:rPr>
          <w:b/>
          <w:sz w:val="22"/>
        </w:rPr>
        <w:t xml:space="preserve"> </w:t>
      </w:r>
      <w:r w:rsidR="00125281" w:rsidRPr="00486765">
        <w:rPr>
          <w:sz w:val="22"/>
        </w:rPr>
        <w:t>New York.</w:t>
      </w:r>
      <w:proofErr w:type="gramEnd"/>
      <w:ins w:id="365" w:author="Jonathan Bona" w:date="2012-05-02T17:47:00Z">
        <w:r w:rsidRPr="00A273EC">
          <w:rPr>
            <w:rStyle w:val="Annotation"/>
          </w:rPr>
          <w:t xml:space="preserve"> </w:t>
        </w:r>
        <w:r w:rsidRPr="00255E9F">
          <w:rPr>
            <w:rStyle w:val="Annotation"/>
          </w:rPr>
          <w:t>]</w:t>
        </w:r>
      </w:ins>
    </w:p>
    <w:p w14:paraId="01AB9684" w14:textId="0D8D9468" w:rsidR="00F604ED" w:rsidRPr="00486765" w:rsidRDefault="00F604ED" w:rsidP="00486765">
      <w:pPr>
        <w:rPr>
          <w:sz w:val="22"/>
        </w:rPr>
      </w:pPr>
    </w:p>
    <w:p w14:paraId="2EBA08F1" w14:textId="5111ACFC" w:rsidR="00187F8C" w:rsidRPr="00486765" w:rsidRDefault="00A273EC" w:rsidP="00486765">
      <w:pPr>
        <w:pStyle w:val="Specification"/>
        <w:rPr>
          <w:sz w:val="22"/>
        </w:rPr>
      </w:pPr>
      <w:ins w:id="366" w:author="Jonathan Bona" w:date="2012-05-02T17:47:00Z">
        <w:r w:rsidRPr="00255E9F">
          <w:rPr>
            <w:rStyle w:val="Annotation"/>
          </w:rPr>
          <w:t>a(located_</w:t>
        </w:r>
        <w:r>
          <w:rPr>
            <w:rStyle w:val="Annotation"/>
          </w:rPr>
          <w:t>in</w:t>
        </w:r>
        <w:r w:rsidRPr="00255E9F">
          <w:rPr>
            <w:rStyle w:val="Annotation"/>
          </w:rPr>
          <w:t>)[</w:t>
        </w:r>
      </w:ins>
      <w:r w:rsidR="00236D40" w:rsidRPr="00486765">
        <w:rPr>
          <w:rStyle w:val="SpecificationType"/>
          <w:sz w:val="22"/>
        </w:rPr>
        <w:t>Axiom</w:t>
      </w:r>
      <w:r w:rsidR="00236D40" w:rsidRPr="00486765">
        <w:rPr>
          <w:smallCaps/>
          <w:sz w:val="22"/>
        </w:rPr>
        <w:t>:</w:t>
      </w:r>
      <w:r w:rsidR="00187F8C" w:rsidRPr="00486765">
        <w:rPr>
          <w:sz w:val="22"/>
        </w:rPr>
        <w:t xml:space="preserve"> </w:t>
      </w:r>
      <w:proofErr w:type="spellStart"/>
      <w:r w:rsidR="00187F8C" w:rsidRPr="00486765">
        <w:rPr>
          <w:b/>
          <w:sz w:val="22"/>
        </w:rPr>
        <w:t>Located_in</w:t>
      </w:r>
      <w:proofErr w:type="spellEnd"/>
      <w:r w:rsidR="00187F8C" w:rsidRPr="00486765">
        <w:rPr>
          <w:sz w:val="22"/>
        </w:rPr>
        <w:t xml:space="preserve"> is transitive</w:t>
      </w:r>
      <w:r w:rsidR="006D323D">
        <w:rPr>
          <w:sz w:val="22"/>
        </w:rPr>
        <w:t>. [046-001]</w:t>
      </w:r>
    </w:p>
    <w:p w14:paraId="351142A9" w14:textId="02C16A25" w:rsidR="00F4014E" w:rsidRPr="00486765" w:rsidRDefault="00F4014E" w:rsidP="00486765">
      <w:pPr>
        <w:ind w:left="1440"/>
        <w:rPr>
          <w:sz w:val="22"/>
        </w:rPr>
      </w:pPr>
      <w:proofErr w:type="gramStart"/>
      <w:r w:rsidRPr="00486765">
        <w:rPr>
          <w:i/>
          <w:sz w:val="22"/>
        </w:rPr>
        <w:t>a</w:t>
      </w:r>
      <w:proofErr w:type="gramEnd"/>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b</w:t>
      </w:r>
      <w:r w:rsidRPr="00486765">
        <w:rPr>
          <w:sz w:val="22"/>
        </w:rPr>
        <w:t xml:space="preserve"> at </w:t>
      </w:r>
      <w:r w:rsidRPr="00486765">
        <w:rPr>
          <w:i/>
          <w:sz w:val="22"/>
        </w:rPr>
        <w:t>t</w:t>
      </w:r>
      <w:r w:rsidRPr="00486765">
        <w:rPr>
          <w:sz w:val="22"/>
        </w:rPr>
        <w:t xml:space="preserve"> and </w:t>
      </w:r>
      <w:r w:rsidRPr="00486765">
        <w:rPr>
          <w:i/>
          <w:sz w:val="22"/>
        </w:rPr>
        <w:t>b</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r w:rsidRPr="00486765">
        <w:rPr>
          <w:sz w:val="22"/>
        </w:rPr>
        <w:t xml:space="preserve"> at </w:t>
      </w:r>
      <w:r w:rsidRPr="00486765">
        <w:rPr>
          <w:i/>
          <w:sz w:val="22"/>
        </w:rPr>
        <w:t>t</w:t>
      </w:r>
      <w:r w:rsidRPr="00486765">
        <w:rPr>
          <w:sz w:val="22"/>
        </w:rPr>
        <w:t xml:space="preserve">, then </w:t>
      </w:r>
      <w:r w:rsidRPr="00486765">
        <w:rPr>
          <w:i/>
          <w:sz w:val="22"/>
        </w:rPr>
        <w:t>a</w:t>
      </w:r>
      <w:r w:rsidRPr="00486765">
        <w:rPr>
          <w:sz w:val="22"/>
        </w:rPr>
        <w:t xml:space="preserve"> </w:t>
      </w:r>
      <w:proofErr w:type="spellStart"/>
      <w:r w:rsidRPr="00486765">
        <w:rPr>
          <w:b/>
          <w:sz w:val="22"/>
        </w:rPr>
        <w:t>located_in</w:t>
      </w:r>
      <w:proofErr w:type="spellEnd"/>
      <w:r w:rsidRPr="00486765">
        <w:rPr>
          <w:sz w:val="22"/>
        </w:rPr>
        <w:t xml:space="preserve"> </w:t>
      </w:r>
      <w:r w:rsidRPr="00486765">
        <w:rPr>
          <w:i/>
          <w:sz w:val="22"/>
        </w:rPr>
        <w:t>c</w:t>
      </w:r>
      <w:ins w:id="367" w:author="Jonathan Bona" w:date="2012-05-02T17:47:00Z">
        <w:r w:rsidR="00A273EC" w:rsidRPr="00255E9F">
          <w:rPr>
            <w:rStyle w:val="Annotation"/>
          </w:rPr>
          <w:t>]</w:t>
        </w:r>
      </w:ins>
    </w:p>
    <w:p w14:paraId="723712B3" w14:textId="77777777" w:rsidR="00187F8C" w:rsidRPr="00486765" w:rsidRDefault="00187F8C" w:rsidP="00486765">
      <w:pPr>
        <w:rPr>
          <w:sz w:val="22"/>
        </w:rPr>
      </w:pPr>
    </w:p>
    <w:p w14:paraId="3D01509D" w14:textId="77777777" w:rsidR="001A5D90" w:rsidRPr="00486765" w:rsidRDefault="00187F8C">
      <w:pPr>
        <w:rPr>
          <w:sz w:val="22"/>
        </w:rPr>
      </w:pPr>
      <w:r w:rsidRPr="00486765">
        <w:rPr>
          <w:sz w:val="22"/>
        </w:rPr>
        <w:t xml:space="preserve">For all material entities </w:t>
      </w:r>
      <w:r w:rsidRPr="00486765">
        <w:rPr>
          <w:i/>
          <w:sz w:val="22"/>
        </w:rPr>
        <w:t>a</w:t>
      </w:r>
      <w:r w:rsidRPr="00486765">
        <w:rPr>
          <w:sz w:val="22"/>
        </w:rPr>
        <w:t xml:space="preserve"> and </w:t>
      </w:r>
      <w:r w:rsidRPr="00486765">
        <w:rPr>
          <w:i/>
          <w:sz w:val="22"/>
        </w:rPr>
        <w:t>b</w:t>
      </w:r>
      <w:r w:rsidRPr="00486765">
        <w:rPr>
          <w:sz w:val="22"/>
        </w:rPr>
        <w:t xml:space="preserve">, </w:t>
      </w:r>
      <w:proofErr w:type="spellStart"/>
      <w:r w:rsidRPr="00486765">
        <w:rPr>
          <w:sz w:val="22"/>
        </w:rPr>
        <w:t>parthood</w:t>
      </w:r>
      <w:proofErr w:type="spellEnd"/>
      <w:r w:rsidRPr="00486765">
        <w:rPr>
          <w:sz w:val="22"/>
        </w:rPr>
        <w:t xml:space="preserve"> implies location: </w:t>
      </w:r>
    </w:p>
    <w:p w14:paraId="23E7B425" w14:textId="77777777" w:rsidR="00EC4835" w:rsidRPr="00486765" w:rsidRDefault="00EC4835">
      <w:pPr>
        <w:rPr>
          <w:sz w:val="22"/>
        </w:rPr>
      </w:pPr>
    </w:p>
    <w:p w14:paraId="767E5D04" w14:textId="00919B05" w:rsidR="00187F8C" w:rsidRPr="006D323D" w:rsidRDefault="00BC4A0D" w:rsidP="00486765">
      <w:pPr>
        <w:pStyle w:val="Specification"/>
        <w:rPr>
          <w:sz w:val="22"/>
        </w:rPr>
      </w:pPr>
      <w:r w:rsidRPr="00486765">
        <w:rPr>
          <w:rStyle w:val="SpecificationType"/>
          <w:sz w:val="22"/>
        </w:rPr>
        <w:t>Axiom</w:t>
      </w:r>
      <w:r w:rsidRPr="00486765">
        <w:rPr>
          <w:sz w:val="22"/>
        </w:rPr>
        <w:t xml:space="preserve">: </w:t>
      </w:r>
      <w:r w:rsidR="00187F8C" w:rsidRPr="00486765">
        <w:rPr>
          <w:sz w:val="22"/>
        </w:rPr>
        <w:t xml:space="preserve">if </w:t>
      </w:r>
      <w:r w:rsidR="00187F8C" w:rsidRPr="00486765">
        <w:rPr>
          <w:i/>
          <w:sz w:val="22"/>
        </w:rPr>
        <w:t>a</w:t>
      </w:r>
      <w:r w:rsidR="00187F8C" w:rsidRPr="00486765">
        <w:rPr>
          <w:sz w:val="22"/>
        </w:rPr>
        <w:t xml:space="preserve">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 xml:space="preserve">, </w:t>
      </w:r>
      <w:r w:rsidR="00187F8C" w:rsidRPr="00486765">
        <w:rPr>
          <w:sz w:val="22"/>
        </w:rPr>
        <w:t xml:space="preserve">then </w:t>
      </w:r>
      <w:r w:rsidR="00187F8C" w:rsidRPr="00486765">
        <w:rPr>
          <w:i/>
          <w:sz w:val="22"/>
        </w:rPr>
        <w:t>a</w:t>
      </w:r>
      <w:r w:rsidR="00187F8C" w:rsidRPr="00486765">
        <w:rPr>
          <w:sz w:val="22"/>
        </w:rPr>
        <w:t xml:space="preserve"> is </w:t>
      </w:r>
      <w:proofErr w:type="spellStart"/>
      <w:r w:rsidR="003D5797" w:rsidRPr="00486765">
        <w:rPr>
          <w:b/>
          <w:sz w:val="22"/>
        </w:rPr>
        <w:t>continuant_</w:t>
      </w:r>
      <w:r w:rsidR="00187F8C" w:rsidRPr="00486765">
        <w:rPr>
          <w:b/>
          <w:sz w:val="22"/>
        </w:rPr>
        <w:t>located_in</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A5D90" w:rsidRPr="00486765">
        <w:rPr>
          <w:i/>
          <w:sz w:val="22"/>
        </w:rPr>
        <w:t>t.</w:t>
      </w:r>
      <w:r w:rsidR="006D323D">
        <w:rPr>
          <w:sz w:val="22"/>
        </w:rPr>
        <w:t xml:space="preserve"> [047-001]</w:t>
      </w:r>
    </w:p>
    <w:p w14:paraId="28ACEFCD" w14:textId="77777777" w:rsidR="00187F8C" w:rsidRDefault="00187F8C" w:rsidP="00486765">
      <w:pPr>
        <w:rPr>
          <w:sz w:val="22"/>
        </w:rPr>
      </w:pPr>
    </w:p>
    <w:p w14:paraId="55EE45CF" w14:textId="6512F902" w:rsidR="00334D1D" w:rsidRPr="00486765" w:rsidRDefault="00125281">
      <w:pPr>
        <w:rPr>
          <w:sz w:val="22"/>
        </w:rPr>
      </w:pPr>
      <w:r w:rsidRPr="00486765">
        <w:rPr>
          <w:sz w:val="22"/>
        </w:rPr>
        <w:t xml:space="preserve">Sites and boundaries, too, may stand in the </w:t>
      </w:r>
      <w:proofErr w:type="spellStart"/>
      <w:r w:rsidRPr="00486765">
        <w:rPr>
          <w:b/>
          <w:sz w:val="22"/>
        </w:rPr>
        <w:t>located_in</w:t>
      </w:r>
      <w:proofErr w:type="spellEnd"/>
      <w:r w:rsidRPr="00486765">
        <w:rPr>
          <w:sz w:val="22"/>
        </w:rPr>
        <w:t xml:space="preserve"> relation, as for example when we say that 5th Avenue is </w:t>
      </w:r>
      <w:r w:rsidRPr="00486765">
        <w:rPr>
          <w:b/>
          <w:sz w:val="22"/>
        </w:rPr>
        <w:t>located in</w:t>
      </w:r>
      <w:r w:rsidRPr="00486765">
        <w:rPr>
          <w:sz w:val="22"/>
        </w:rPr>
        <w:t xml:space="preserve"> New York, or that </w:t>
      </w:r>
      <w:r w:rsidR="00EC4835" w:rsidRPr="00486765">
        <w:rPr>
          <w:sz w:val="22"/>
        </w:rPr>
        <w:t>a portion</w:t>
      </w:r>
      <w:r w:rsidR="00334D1D" w:rsidRPr="00486765">
        <w:rPr>
          <w:sz w:val="22"/>
        </w:rPr>
        <w:t xml:space="preserve"> of </w:t>
      </w:r>
      <w:r w:rsidRPr="00486765">
        <w:rPr>
          <w:sz w:val="22"/>
        </w:rPr>
        <w:t xml:space="preserve">the Franco-German boundary </w:t>
      </w:r>
      <w:r w:rsidR="00EC4835" w:rsidRPr="00486765">
        <w:rPr>
          <w:sz w:val="22"/>
        </w:rPr>
        <w:t xml:space="preserve">is </w:t>
      </w:r>
      <w:r w:rsidR="00334D1D" w:rsidRPr="00486765">
        <w:rPr>
          <w:b/>
          <w:sz w:val="22"/>
        </w:rPr>
        <w:t>located in</w:t>
      </w:r>
      <w:r w:rsidR="00334D1D" w:rsidRPr="00486765">
        <w:rPr>
          <w:sz w:val="22"/>
        </w:rPr>
        <w:t xml:space="preserve"> the </w:t>
      </w:r>
      <w:proofErr w:type="spellStart"/>
      <w:r w:rsidR="00334D1D" w:rsidRPr="00486765">
        <w:rPr>
          <w:sz w:val="22"/>
        </w:rPr>
        <w:t>Rhein</w:t>
      </w:r>
      <w:proofErr w:type="spellEnd"/>
      <w:r w:rsidR="00334D1D" w:rsidRPr="00486765">
        <w:rPr>
          <w:sz w:val="22"/>
        </w:rPr>
        <w:t xml:space="preserve"> valley. Note</w:t>
      </w:r>
      <w:r w:rsidR="00334D1D" w:rsidRPr="00486765">
        <w:rPr>
          <w:i/>
          <w:sz w:val="22"/>
        </w:rPr>
        <w:t xml:space="preserve"> </w:t>
      </w:r>
      <w:r w:rsidR="00334D1D" w:rsidRPr="00486765">
        <w:rPr>
          <w:sz w:val="22"/>
        </w:rPr>
        <w:t xml:space="preserve">that </w:t>
      </w:r>
      <w:r w:rsidR="00334D1D" w:rsidRPr="00486765">
        <w:rPr>
          <w:i/>
          <w:sz w:val="22"/>
        </w:rPr>
        <w:t>object aggregates</w:t>
      </w:r>
      <w:r w:rsidR="00EC4835" w:rsidRPr="00486765">
        <w:rPr>
          <w:sz w:val="22"/>
        </w:rPr>
        <w:t>,</w:t>
      </w:r>
      <w:r w:rsidR="00334D1D" w:rsidRPr="00486765">
        <w:rPr>
          <w:sz w:val="22"/>
        </w:rPr>
        <w:t xml:space="preserve"> </w:t>
      </w:r>
      <w:r w:rsidR="00334D1D" w:rsidRPr="00486765">
        <w:rPr>
          <w:i/>
          <w:sz w:val="22"/>
        </w:rPr>
        <w:t>aggregate of sites</w:t>
      </w:r>
      <w:r w:rsidR="00EC4835" w:rsidRPr="00486765">
        <w:rPr>
          <w:sz w:val="22"/>
        </w:rPr>
        <w:t xml:space="preserve"> can also stand in the </w:t>
      </w:r>
      <w:proofErr w:type="spellStart"/>
      <w:r w:rsidR="00EC4835" w:rsidRPr="00486765">
        <w:rPr>
          <w:b/>
          <w:sz w:val="22"/>
        </w:rPr>
        <w:t>located_in</w:t>
      </w:r>
      <w:proofErr w:type="spellEnd"/>
      <w:r w:rsidR="00EC4835" w:rsidRPr="00486765">
        <w:rPr>
          <w:b/>
          <w:sz w:val="22"/>
        </w:rPr>
        <w:t xml:space="preserve"> </w:t>
      </w:r>
      <w:r w:rsidR="00EC4835" w:rsidRPr="00486765">
        <w:rPr>
          <w:sz w:val="22"/>
        </w:rPr>
        <w:t>relation.</w:t>
      </w:r>
      <w:r w:rsidR="00334D1D" w:rsidRPr="00486765">
        <w:rPr>
          <w:sz w:val="22"/>
        </w:rPr>
        <w:t xml:space="preserve"> </w:t>
      </w:r>
    </w:p>
    <w:p w14:paraId="707E9BCC" w14:textId="3DBEA5E0" w:rsidR="00125281" w:rsidRPr="00486765" w:rsidRDefault="00125281">
      <w:pPr>
        <w:rPr>
          <w:b/>
          <w:sz w:val="22"/>
        </w:rPr>
      </w:pPr>
    </w:p>
    <w:p w14:paraId="0361B305" w14:textId="71D78497" w:rsidR="00334D1D" w:rsidRPr="00486765" w:rsidRDefault="00EC4835" w:rsidP="00486765">
      <w:pPr>
        <w:pStyle w:val="Specification"/>
        <w:ind w:left="0"/>
        <w:jc w:val="left"/>
        <w:rPr>
          <w:b/>
          <w:sz w:val="22"/>
        </w:rPr>
      </w:pPr>
      <w:r w:rsidRPr="00486765">
        <w:rPr>
          <w:b/>
          <w:sz w:val="22"/>
        </w:rPr>
        <w:t xml:space="preserve">Problem cases for the </w:t>
      </w:r>
      <w:proofErr w:type="spellStart"/>
      <w:r w:rsidRPr="00486765">
        <w:rPr>
          <w:b/>
          <w:sz w:val="22"/>
        </w:rPr>
        <w:t>located_in</w:t>
      </w:r>
      <w:proofErr w:type="spellEnd"/>
      <w:r w:rsidRPr="00486765">
        <w:rPr>
          <w:b/>
          <w:sz w:val="22"/>
        </w:rPr>
        <w:t xml:space="preserve"> relation </w:t>
      </w:r>
    </w:p>
    <w:p w14:paraId="170A607F" w14:textId="5C56F3CF" w:rsidR="00F732B3" w:rsidRPr="00486765" w:rsidRDefault="00F1597E">
      <w:pPr>
        <w:rPr>
          <w:b/>
          <w:sz w:val="22"/>
        </w:rPr>
      </w:pPr>
      <w:r w:rsidRPr="00486765">
        <w:rPr>
          <w:sz w:val="22"/>
        </w:rPr>
        <w:t>As pointed out in [</w:t>
      </w:r>
      <w:r w:rsidRPr="00486765">
        <w:rPr>
          <w:sz w:val="22"/>
        </w:rPr>
        <w:fldChar w:fldCharType="begin"/>
      </w:r>
      <w:r w:rsidRPr="00486765">
        <w:rPr>
          <w:sz w:val="22"/>
        </w:rPr>
        <w:instrText xml:space="preserve"> REF _Ref309482413 \r \h </w:instrText>
      </w:r>
      <w:r w:rsidR="00F732B3" w:rsidRPr="00486765">
        <w:rPr>
          <w:sz w:val="22"/>
        </w:rPr>
        <w:instrText xml:space="preserve"> \* MERGEFORMAT </w:instrText>
      </w:r>
      <w:r w:rsidRPr="00486765">
        <w:rPr>
          <w:sz w:val="22"/>
        </w:rPr>
      </w:r>
      <w:r w:rsidRPr="00486765">
        <w:rPr>
          <w:sz w:val="22"/>
        </w:rPr>
        <w:fldChar w:fldCharType="separate"/>
      </w:r>
      <w:r w:rsidR="00B60214">
        <w:rPr>
          <w:sz w:val="22"/>
        </w:rPr>
        <w:t>52</w:t>
      </w:r>
      <w:r w:rsidRPr="00486765">
        <w:rPr>
          <w:sz w:val="22"/>
        </w:rPr>
        <w:fldChar w:fldCharType="end"/>
      </w:r>
      <w:r w:rsidRPr="00486765">
        <w:rPr>
          <w:sz w:val="22"/>
        </w:rPr>
        <w:t xml:space="preserve">] there are problem cases for this account, in that, for example an insect located near the stem of a wine glass would be counted as </w:t>
      </w:r>
      <w:proofErr w:type="spellStart"/>
      <w:r w:rsidRPr="00486765">
        <w:rPr>
          <w:b/>
          <w:sz w:val="22"/>
        </w:rPr>
        <w:t>located_in</w:t>
      </w:r>
      <w:proofErr w:type="spellEnd"/>
      <w:r w:rsidRPr="00486765">
        <w:rPr>
          <w:b/>
          <w:sz w:val="22"/>
        </w:rPr>
        <w:t xml:space="preserve"> </w:t>
      </w:r>
      <w:r w:rsidRPr="00486765">
        <w:rPr>
          <w:sz w:val="22"/>
        </w:rPr>
        <w:t>the wine glass</w:t>
      </w:r>
      <w:r w:rsidR="00F732B3" w:rsidRPr="00486765">
        <w:rPr>
          <w:sz w:val="22"/>
        </w:rPr>
        <w:t xml:space="preserve">; similarly crumbs placed in the hole of a donut would be counted as </w:t>
      </w:r>
      <w:proofErr w:type="spellStart"/>
      <w:r w:rsidR="00F732B3" w:rsidRPr="00486765">
        <w:rPr>
          <w:b/>
          <w:sz w:val="22"/>
        </w:rPr>
        <w:t>located_in</w:t>
      </w:r>
      <w:proofErr w:type="spellEnd"/>
      <w:r w:rsidR="00F732B3" w:rsidRPr="00486765">
        <w:rPr>
          <w:b/>
          <w:sz w:val="22"/>
        </w:rPr>
        <w:t xml:space="preserve"> </w:t>
      </w:r>
      <w:r w:rsidR="00F732B3" w:rsidRPr="00486765">
        <w:rPr>
          <w:sz w:val="22"/>
        </w:rPr>
        <w:t xml:space="preserve">the donut. Briefly, users of </w:t>
      </w:r>
      <w:proofErr w:type="spellStart"/>
      <w:r w:rsidR="00F732B3" w:rsidRPr="00486765">
        <w:rPr>
          <w:b/>
          <w:sz w:val="22"/>
        </w:rPr>
        <w:t>located_in</w:t>
      </w:r>
      <w:proofErr w:type="spellEnd"/>
      <w:r w:rsidR="00F732B3" w:rsidRPr="00486765">
        <w:rPr>
          <w:sz w:val="22"/>
        </w:rPr>
        <w:t xml:space="preserve"> should use an intuitive test to the effect that: if </w:t>
      </w:r>
      <w:r w:rsidR="00F732B3" w:rsidRPr="00486765">
        <w:rPr>
          <w:i/>
          <w:sz w:val="22"/>
        </w:rPr>
        <w:t xml:space="preserve">a </w:t>
      </w:r>
      <w:r w:rsidR="00F732B3" w:rsidRPr="00486765">
        <w:rPr>
          <w:sz w:val="22"/>
        </w:rPr>
        <w:t xml:space="preserve">is not in the interior of </w:t>
      </w:r>
      <w:r w:rsidR="00F732B3" w:rsidRPr="00486765">
        <w:rPr>
          <w:i/>
          <w:sz w:val="22"/>
        </w:rPr>
        <w:t xml:space="preserve">b </w:t>
      </w:r>
      <w:r w:rsidR="00F732B3" w:rsidRPr="00486765">
        <w:rPr>
          <w:sz w:val="22"/>
        </w:rPr>
        <w:t xml:space="preserve">but is rather in some hole or cavity attached to </w:t>
      </w:r>
      <w:r w:rsidR="00F732B3" w:rsidRPr="00486765">
        <w:rPr>
          <w:i/>
          <w:sz w:val="22"/>
        </w:rPr>
        <w:t>b</w:t>
      </w:r>
      <w:r w:rsidR="00F732B3" w:rsidRPr="00486765">
        <w:rPr>
          <w:sz w:val="22"/>
        </w:rPr>
        <w:t xml:space="preserve">’s outer boundary, then </w:t>
      </w:r>
      <w:r w:rsidR="00F732B3" w:rsidRPr="00486765">
        <w:rPr>
          <w:i/>
          <w:sz w:val="22"/>
        </w:rPr>
        <w:t xml:space="preserve">a </w:t>
      </w:r>
      <w:proofErr w:type="spellStart"/>
      <w:r w:rsidR="00F732B3" w:rsidRPr="00486765">
        <w:rPr>
          <w:b/>
          <w:sz w:val="22"/>
        </w:rPr>
        <w:t>located</w:t>
      </w:r>
      <w:r w:rsidR="00F732B3" w:rsidRPr="00486765">
        <w:rPr>
          <w:b/>
          <w:sz w:val="22"/>
        </w:rPr>
        <w:softHyphen/>
        <w:t>_in</w:t>
      </w:r>
      <w:proofErr w:type="spellEnd"/>
      <w:r w:rsidR="00F732B3" w:rsidRPr="00486765">
        <w:rPr>
          <w:b/>
          <w:sz w:val="22"/>
        </w:rPr>
        <w:t xml:space="preserve"> </w:t>
      </w:r>
      <w:r w:rsidR="00F732B3" w:rsidRPr="00486765">
        <w:rPr>
          <w:i/>
          <w:sz w:val="22"/>
        </w:rPr>
        <w:t xml:space="preserve">b </w:t>
      </w:r>
      <w:r w:rsidR="00F732B3" w:rsidRPr="00486765">
        <w:rPr>
          <w:sz w:val="22"/>
        </w:rPr>
        <w:t xml:space="preserve">will obtain only if this hole is a fillable hole in the sense defined by </w:t>
      </w:r>
      <w:proofErr w:type="spellStart"/>
      <w:r w:rsidR="00F732B3" w:rsidRPr="00486765">
        <w:rPr>
          <w:sz w:val="22"/>
        </w:rPr>
        <w:t>Casati</w:t>
      </w:r>
      <w:proofErr w:type="spellEnd"/>
      <w:r w:rsidR="00F732B3" w:rsidRPr="00486765">
        <w:rPr>
          <w:sz w:val="22"/>
        </w:rPr>
        <w:t xml:space="preserve"> and </w:t>
      </w:r>
      <w:proofErr w:type="spellStart"/>
      <w:r w:rsidR="00F732B3" w:rsidRPr="00486765">
        <w:rPr>
          <w:sz w:val="22"/>
        </w:rPr>
        <w:t>Varzi</w:t>
      </w:r>
      <w:proofErr w:type="spellEnd"/>
      <w:r w:rsidR="00F732B3" w:rsidRPr="00486765">
        <w:rPr>
          <w:sz w:val="22"/>
        </w:rPr>
        <w:t xml:space="preserve"> [</w:t>
      </w:r>
      <w:r w:rsidR="00F732B3" w:rsidRPr="00486765">
        <w:rPr>
          <w:sz w:val="22"/>
        </w:rPr>
        <w:fldChar w:fldCharType="begin"/>
      </w:r>
      <w:r w:rsidR="00F732B3" w:rsidRPr="00486765">
        <w:rPr>
          <w:sz w:val="22"/>
        </w:rPr>
        <w:instrText xml:space="preserve"> REF _Ref309482413 \r \h  \* MERGEFORMAT </w:instrText>
      </w:r>
      <w:r w:rsidR="00F732B3" w:rsidRPr="00486765">
        <w:rPr>
          <w:sz w:val="22"/>
        </w:rPr>
      </w:r>
      <w:r w:rsidR="00F732B3" w:rsidRPr="00486765">
        <w:rPr>
          <w:sz w:val="22"/>
        </w:rPr>
        <w:fldChar w:fldCharType="separate"/>
      </w:r>
      <w:r w:rsidR="00B60214">
        <w:rPr>
          <w:sz w:val="22"/>
        </w:rPr>
        <w:t>52</w:t>
      </w:r>
      <w:r w:rsidR="00F732B3" w:rsidRPr="00486765">
        <w:rPr>
          <w:sz w:val="22"/>
        </w:rPr>
        <w:fldChar w:fldCharType="end"/>
      </w:r>
      <w:r w:rsidR="00F732B3" w:rsidRPr="00486765">
        <w:rPr>
          <w:sz w:val="22"/>
        </w:rPr>
        <w:t xml:space="preserve">]. The </w:t>
      </w:r>
      <w:r w:rsidR="00193F25" w:rsidRPr="00486765">
        <w:rPr>
          <w:sz w:val="22"/>
        </w:rPr>
        <w:t>cup-shaped hole in the wine glass is fillable in this sense; not however the concave spaces around the stem.</w:t>
      </w:r>
    </w:p>
    <w:p w14:paraId="156881A7" w14:textId="77777777" w:rsidR="00334D1D" w:rsidRPr="00486765" w:rsidRDefault="00334D1D">
      <w:pPr>
        <w:rPr>
          <w:sz w:val="22"/>
        </w:rPr>
      </w:pPr>
    </w:p>
    <w:p w14:paraId="0D784A1E" w14:textId="77777777" w:rsidR="001A5D90" w:rsidRPr="00486765" w:rsidRDefault="001A5D90" w:rsidP="00687850">
      <w:pPr>
        <w:jc w:val="left"/>
        <w:rPr>
          <w:b/>
          <w:sz w:val="22"/>
        </w:rPr>
      </w:pPr>
      <w:r w:rsidRPr="00486765">
        <w:rPr>
          <w:b/>
          <w:sz w:val="22"/>
        </w:rPr>
        <w:lastRenderedPageBreak/>
        <w:t>Cha</w:t>
      </w:r>
      <w:r w:rsidR="0065182A" w:rsidRPr="00486765">
        <w:rPr>
          <w:b/>
          <w:sz w:val="22"/>
        </w:rPr>
        <w:t>ining rules</w:t>
      </w:r>
      <w:r w:rsidR="00187F8C" w:rsidRPr="00486765">
        <w:rPr>
          <w:b/>
          <w:sz w:val="22"/>
        </w:rPr>
        <w:br/>
      </w:r>
    </w:p>
    <w:p w14:paraId="15000261" w14:textId="7C3A91CA" w:rsidR="001A5D90" w:rsidRPr="006D323D" w:rsidRDefault="00173A0B" w:rsidP="00486765">
      <w:pPr>
        <w:pStyle w:val="Specification"/>
        <w:rPr>
          <w:sz w:val="22"/>
        </w:rPr>
      </w:pPr>
      <w:ins w:id="368"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87F8C" w:rsidRPr="00486765">
        <w:rPr>
          <w:sz w:val="22"/>
        </w:rPr>
        <w:t xml:space="preserve">for all </w:t>
      </w:r>
      <w:r w:rsidR="00334D1D" w:rsidRPr="00486765">
        <w:rPr>
          <w:sz w:val="22"/>
        </w:rPr>
        <w:t xml:space="preserve">independent continuants </w:t>
      </w:r>
      <w:r w:rsidR="00187F8C" w:rsidRPr="00486765">
        <w:rPr>
          <w:i/>
          <w:sz w:val="22"/>
        </w:rPr>
        <w:t>a</w:t>
      </w:r>
      <w:r w:rsidR="00187F8C" w:rsidRPr="00486765">
        <w:rPr>
          <w:sz w:val="22"/>
        </w:rPr>
        <w:t xml:space="preserve">, </w:t>
      </w:r>
      <w:r w:rsidR="00187F8C" w:rsidRPr="00486765">
        <w:rPr>
          <w:i/>
          <w:sz w:val="22"/>
        </w:rPr>
        <w:t>b</w:t>
      </w:r>
      <w:r w:rsidR="00187F8C" w:rsidRPr="00486765">
        <w:rPr>
          <w:sz w:val="22"/>
        </w:rPr>
        <w:t xml:space="preserve">, and </w:t>
      </w:r>
      <w:r w:rsidR="00187F8C" w:rsidRPr="00486765">
        <w:rPr>
          <w:i/>
          <w:sz w:val="22"/>
        </w:rPr>
        <w:t>c</w:t>
      </w:r>
      <w:r w:rsidR="00187F8C" w:rsidRPr="00486765">
        <w:rPr>
          <w:sz w:val="22"/>
        </w:rPr>
        <w:t xml:space="preserve">:  if </w:t>
      </w:r>
      <w:r w:rsidR="00187F8C" w:rsidRPr="00486765">
        <w:rPr>
          <w:i/>
          <w:sz w:val="22"/>
        </w:rPr>
        <w:t xml:space="preserve">a </w:t>
      </w:r>
      <w:proofErr w:type="spellStart"/>
      <w:r w:rsidR="003D5797" w:rsidRPr="00486765">
        <w:rPr>
          <w:b/>
          <w:sz w:val="22"/>
        </w:rPr>
        <w:t>continuant_</w:t>
      </w:r>
      <w:r w:rsidR="00187F8C" w:rsidRPr="00486765">
        <w:rPr>
          <w:b/>
          <w:sz w:val="22"/>
        </w:rPr>
        <w:t>part_of</w:t>
      </w:r>
      <w:proofErr w:type="spellEnd"/>
      <w:r w:rsidR="00187F8C" w:rsidRPr="00486765">
        <w:rPr>
          <w:sz w:val="22"/>
        </w:rPr>
        <w:t xml:space="preserve"> </w:t>
      </w:r>
      <w:r w:rsidR="00187F8C" w:rsidRPr="00486765">
        <w:rPr>
          <w:i/>
          <w:sz w:val="22"/>
        </w:rPr>
        <w:t>b</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1A5D90" w:rsidRPr="00486765">
        <w:rPr>
          <w:sz w:val="22"/>
        </w:rPr>
        <w:t xml:space="preserve"> &amp; </w:t>
      </w:r>
      <w:r w:rsidR="00187F8C" w:rsidRPr="00486765">
        <w:rPr>
          <w:i/>
          <w:sz w:val="22"/>
        </w:rPr>
        <w:t>b</w:t>
      </w:r>
      <w:r w:rsidR="00187F8C" w:rsidRPr="00486765">
        <w:rPr>
          <w:sz w:val="22"/>
        </w:rPr>
        <w:t xml:space="preserve"> </w:t>
      </w:r>
      <w:proofErr w:type="spellStart"/>
      <w:r w:rsidR="00187F8C" w:rsidRPr="00486765">
        <w:rPr>
          <w:b/>
          <w:sz w:val="22"/>
        </w:rPr>
        <w:t>located</w:t>
      </w:r>
      <w:r w:rsidR="001A5D90" w:rsidRPr="00486765">
        <w:rPr>
          <w:b/>
          <w:sz w:val="22"/>
        </w:rPr>
        <w:t>_</w:t>
      </w:r>
      <w:r w:rsidR="00187F8C" w:rsidRPr="00486765">
        <w:rPr>
          <w:b/>
          <w:sz w:val="22"/>
        </w:rPr>
        <w:t>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A5D90" w:rsidRPr="00486765">
        <w:rPr>
          <w:sz w:val="22"/>
        </w:rPr>
        <w:t xml:space="preserve"> </w:t>
      </w:r>
      <w:r w:rsidR="001A5D90" w:rsidRPr="00486765">
        <w:rPr>
          <w:i/>
          <w:sz w:val="22"/>
        </w:rPr>
        <w:t>t</w:t>
      </w:r>
      <w:r w:rsidR="001A5D90" w:rsidRPr="00486765">
        <w:rPr>
          <w:sz w:val="22"/>
        </w:rPr>
        <w:t>,</w:t>
      </w:r>
      <w:r w:rsidR="00187F8C" w:rsidRPr="00486765">
        <w:rPr>
          <w:sz w:val="22"/>
        </w:rPr>
        <w:t xml:space="preserve"> then </w:t>
      </w:r>
      <w:r w:rsidR="00187F8C" w:rsidRPr="00486765">
        <w:rPr>
          <w:i/>
          <w:sz w:val="22"/>
        </w:rPr>
        <w:t xml:space="preserve">a </w:t>
      </w:r>
      <w:proofErr w:type="spellStart"/>
      <w:r w:rsidR="00187F8C" w:rsidRPr="00486765">
        <w:rPr>
          <w:b/>
          <w:sz w:val="22"/>
        </w:rPr>
        <w:t>located_in</w:t>
      </w:r>
      <w:proofErr w:type="spellEnd"/>
      <w:r w:rsidR="00187F8C" w:rsidRPr="00486765">
        <w:rPr>
          <w:sz w:val="22"/>
        </w:rPr>
        <w:t xml:space="preserve"> </w:t>
      </w:r>
      <w:r w:rsidR="00187F8C" w:rsidRPr="00486765">
        <w:rPr>
          <w:i/>
          <w:sz w:val="22"/>
        </w:rPr>
        <w:t>c</w:t>
      </w:r>
      <w:r w:rsidR="00187F8C" w:rsidRPr="00486765">
        <w:rPr>
          <w:sz w:val="22"/>
        </w:rPr>
        <w:t xml:space="preserve"> </w:t>
      </w:r>
      <w:r w:rsidR="00187F8C" w:rsidRPr="00486765">
        <w:rPr>
          <w:b/>
          <w:sz w:val="22"/>
        </w:rPr>
        <w:t>at</w:t>
      </w:r>
      <w:r w:rsidR="00187F8C" w:rsidRPr="00486765">
        <w:rPr>
          <w:sz w:val="22"/>
        </w:rPr>
        <w:t xml:space="preserve"> </w:t>
      </w:r>
      <w:r w:rsidR="00187F8C" w:rsidRPr="00486765">
        <w:rPr>
          <w:i/>
          <w:sz w:val="22"/>
        </w:rPr>
        <w:t>t</w:t>
      </w:r>
      <w:r w:rsidR="006D323D">
        <w:rPr>
          <w:sz w:val="22"/>
        </w:rPr>
        <w:t>. [048-001]</w:t>
      </w:r>
      <w:ins w:id="369" w:author="Jonathan Bona" w:date="2012-05-02T17:51:00Z">
        <w:r w:rsidRPr="00173A0B">
          <w:rPr>
            <w:rStyle w:val="Annotation"/>
            <w:rPrChange w:id="370" w:author="Jonathan Bona" w:date="2012-05-02T17:52:00Z">
              <w:rPr>
                <w:sz w:val="22"/>
              </w:rPr>
            </w:rPrChange>
          </w:rPr>
          <w:t>]</w:t>
        </w:r>
      </w:ins>
    </w:p>
    <w:p w14:paraId="3C67FC8F" w14:textId="2B0B09CD" w:rsidR="001A5D90" w:rsidRPr="006D323D" w:rsidRDefault="00173A0B">
      <w:pPr>
        <w:pStyle w:val="Specification"/>
        <w:rPr>
          <w:sz w:val="22"/>
        </w:rPr>
      </w:pPr>
      <w:ins w:id="371" w:author="Jonathan Bona" w:date="2012-05-02T17:51:00Z">
        <w:r w:rsidRPr="00255E9F">
          <w:rPr>
            <w:rStyle w:val="Annotation"/>
          </w:rPr>
          <w:t>a(located_</w:t>
        </w:r>
        <w:r>
          <w:rPr>
            <w:rStyle w:val="Annotation"/>
          </w:rPr>
          <w:t>in</w:t>
        </w:r>
        <w:r w:rsidRPr="00255E9F">
          <w:rPr>
            <w:rStyle w:val="Annotation"/>
          </w:rPr>
          <w:t>)[</w:t>
        </w:r>
      </w:ins>
      <w:r w:rsidR="00BC4A0D" w:rsidRPr="00486765">
        <w:rPr>
          <w:rStyle w:val="SpecificationType"/>
          <w:sz w:val="22"/>
        </w:rPr>
        <w:t>Axiom</w:t>
      </w:r>
      <w:r w:rsidR="00BC4A0D" w:rsidRPr="00486765">
        <w:rPr>
          <w:sz w:val="22"/>
        </w:rPr>
        <w:t xml:space="preserve">: </w:t>
      </w:r>
      <w:r w:rsidR="001A5D90" w:rsidRPr="00486765">
        <w:rPr>
          <w:sz w:val="22"/>
        </w:rPr>
        <w:t xml:space="preserve">for all </w:t>
      </w:r>
      <w:r w:rsidR="00334D1D" w:rsidRPr="00486765">
        <w:rPr>
          <w:sz w:val="22"/>
        </w:rPr>
        <w:t xml:space="preserve">independent continuants </w:t>
      </w:r>
      <w:r w:rsidR="001A5D90" w:rsidRPr="00486765">
        <w:rPr>
          <w:i/>
          <w:sz w:val="22"/>
        </w:rPr>
        <w:t>a</w:t>
      </w:r>
      <w:r w:rsidR="001A5D90" w:rsidRPr="00486765">
        <w:rPr>
          <w:sz w:val="22"/>
        </w:rPr>
        <w:t xml:space="preserve">, </w:t>
      </w:r>
      <w:r w:rsidR="001A5D90" w:rsidRPr="00486765">
        <w:rPr>
          <w:i/>
          <w:sz w:val="22"/>
        </w:rPr>
        <w:t>b</w:t>
      </w:r>
      <w:r w:rsidR="001A5D90" w:rsidRPr="00486765">
        <w:rPr>
          <w:sz w:val="22"/>
        </w:rPr>
        <w:t xml:space="preserve">, and </w:t>
      </w:r>
      <w:r w:rsidR="001A5D90" w:rsidRPr="00486765">
        <w:rPr>
          <w:i/>
          <w:sz w:val="22"/>
        </w:rPr>
        <w:t>c</w:t>
      </w:r>
      <w:r w:rsidR="001A5D90" w:rsidRPr="00486765">
        <w:rPr>
          <w:sz w:val="22"/>
        </w:rPr>
        <w:t xml:space="preserve">:  if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b</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&amp; </w:t>
      </w:r>
      <w:r w:rsidR="001A5D90" w:rsidRPr="00486765">
        <w:rPr>
          <w:i/>
          <w:sz w:val="22"/>
        </w:rPr>
        <w:t>b</w:t>
      </w:r>
      <w:r w:rsidR="001A5D90" w:rsidRPr="00486765">
        <w:rPr>
          <w:sz w:val="22"/>
        </w:rPr>
        <w:t xml:space="preserve"> </w:t>
      </w:r>
      <w:proofErr w:type="spellStart"/>
      <w:r w:rsidR="009D1AD3" w:rsidRPr="00486765">
        <w:rPr>
          <w:b/>
          <w:sz w:val="22"/>
        </w:rPr>
        <w:t>continuant_part_of</w:t>
      </w:r>
      <w:proofErr w:type="spellEnd"/>
      <w:r w:rsidR="009D1AD3" w:rsidRPr="00486765">
        <w:rPr>
          <w:b/>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1A5D90" w:rsidRPr="00486765">
        <w:rPr>
          <w:sz w:val="22"/>
        </w:rPr>
        <w:t xml:space="preserve">, then </w:t>
      </w:r>
      <w:r w:rsidR="001A5D90" w:rsidRPr="00486765">
        <w:rPr>
          <w:i/>
          <w:sz w:val="22"/>
        </w:rPr>
        <w:t xml:space="preserve">a </w:t>
      </w:r>
      <w:proofErr w:type="spellStart"/>
      <w:r w:rsidR="001A5D90" w:rsidRPr="00486765">
        <w:rPr>
          <w:b/>
          <w:sz w:val="22"/>
        </w:rPr>
        <w:t>located_in</w:t>
      </w:r>
      <w:proofErr w:type="spellEnd"/>
      <w:r w:rsidR="001A5D90" w:rsidRPr="00486765">
        <w:rPr>
          <w:sz w:val="22"/>
        </w:rPr>
        <w:t xml:space="preserve"> </w:t>
      </w:r>
      <w:r w:rsidR="001A5D90" w:rsidRPr="00486765">
        <w:rPr>
          <w:i/>
          <w:sz w:val="22"/>
        </w:rPr>
        <w:t>c</w:t>
      </w:r>
      <w:r w:rsidR="001A5D90" w:rsidRPr="00486765">
        <w:rPr>
          <w:sz w:val="22"/>
        </w:rPr>
        <w:t xml:space="preserve"> </w:t>
      </w:r>
      <w:r w:rsidR="001A5D90" w:rsidRPr="00486765">
        <w:rPr>
          <w:b/>
          <w:sz w:val="22"/>
        </w:rPr>
        <w:t>at</w:t>
      </w:r>
      <w:r w:rsidR="001A5D90" w:rsidRPr="00486765">
        <w:rPr>
          <w:sz w:val="22"/>
        </w:rPr>
        <w:t xml:space="preserve"> </w:t>
      </w:r>
      <w:r w:rsidR="001A5D90" w:rsidRPr="00486765">
        <w:rPr>
          <w:i/>
          <w:sz w:val="22"/>
        </w:rPr>
        <w:t>t</w:t>
      </w:r>
      <w:r w:rsidR="006D323D">
        <w:rPr>
          <w:sz w:val="22"/>
        </w:rPr>
        <w:t>. [049-001]</w:t>
      </w:r>
      <w:ins w:id="372" w:author="Jonathan Bona" w:date="2012-05-02T17:52:00Z">
        <w:r w:rsidRPr="00255E9F">
          <w:rPr>
            <w:rStyle w:val="Annotation"/>
          </w:rPr>
          <w:t>]</w:t>
        </w:r>
      </w:ins>
    </w:p>
    <w:p w14:paraId="7C50D210" w14:textId="77777777" w:rsidR="00187F8C" w:rsidRPr="00486765" w:rsidRDefault="00187F8C" w:rsidP="00486765">
      <w:pPr>
        <w:rPr>
          <w:sz w:val="22"/>
        </w:rPr>
      </w:pPr>
    </w:p>
    <w:p w14:paraId="5042484E" w14:textId="089837F1" w:rsidR="00107230" w:rsidRPr="00486765" w:rsidRDefault="00107230">
      <w:pPr>
        <w:pStyle w:val="Heading2"/>
        <w:rPr>
          <w:sz w:val="24"/>
        </w:rPr>
      </w:pPr>
      <w:bookmarkStart w:id="373" w:name="_Toc313270713"/>
      <w:bookmarkStart w:id="374" w:name="_Toc319326119"/>
      <w:r w:rsidRPr="00486765">
        <w:rPr>
          <w:sz w:val="24"/>
        </w:rPr>
        <w:t>2.2 Specifically dependent continuant</w:t>
      </w:r>
      <w:bookmarkEnd w:id="373"/>
      <w:bookmarkEnd w:id="374"/>
    </w:p>
    <w:p w14:paraId="19DCC12A" w14:textId="77777777" w:rsidR="007A4DDC" w:rsidRPr="00486765" w:rsidRDefault="007A4DDC" w:rsidP="00486765">
      <w:pPr>
        <w:rPr>
          <w:sz w:val="22"/>
        </w:rPr>
      </w:pPr>
    </w:p>
    <w:p w14:paraId="0B3D6558" w14:textId="4B378131" w:rsidR="001A5D90" w:rsidRPr="00486765" w:rsidRDefault="00173A0B" w:rsidP="00486765">
      <w:pPr>
        <w:pStyle w:val="Specification"/>
        <w:rPr>
          <w:sz w:val="22"/>
        </w:rPr>
      </w:pPr>
      <w:ins w:id="375" w:author="Jonathan Bona" w:date="2012-05-02T17:52:00Z">
        <w:r w:rsidRPr="00173A0B">
          <w:rPr>
            <w:rStyle w:val="Annotation"/>
            <w:rPrChange w:id="376" w:author="Jonathan Bona" w:date="2012-05-02T17:53:00Z">
              <w:rPr>
                <w:rStyle w:val="SpecificationType"/>
                <w:sz w:val="22"/>
              </w:rPr>
            </w:rPrChange>
          </w:rPr>
          <w:t>a(specifically dependent continuant)[</w:t>
        </w:r>
      </w:ins>
      <w:r w:rsidR="00A91A6F" w:rsidRPr="00486765">
        <w:rPr>
          <w:rStyle w:val="SpecificationType"/>
          <w:sz w:val="22"/>
        </w:rPr>
        <w:t>Definition</w:t>
      </w:r>
      <w:r w:rsidR="00A91A6F" w:rsidRPr="00486765">
        <w:rPr>
          <w:smallCaps/>
          <w:sz w:val="22"/>
        </w:rPr>
        <w:t>:</w:t>
      </w:r>
      <w:r w:rsidR="00A91A6F" w:rsidRPr="00486765">
        <w:rPr>
          <w:sz w:val="22"/>
        </w:rPr>
        <w:t xml:space="preserve"> </w:t>
      </w:r>
      <w:proofErr w:type="gramStart"/>
      <w:r w:rsidR="00105CC7" w:rsidRPr="00486765">
        <w:rPr>
          <w:i/>
          <w:sz w:val="22"/>
        </w:rPr>
        <w:t>a</w:t>
      </w:r>
      <w:r w:rsidR="007A4DDC" w:rsidRPr="00486765">
        <w:rPr>
          <w:i/>
          <w:sz w:val="22"/>
        </w:rPr>
        <w:t xml:space="preserve"> </w:t>
      </w:r>
      <w:r w:rsidR="00105CC7" w:rsidRPr="00486765">
        <w:rPr>
          <w:sz w:val="22"/>
        </w:rPr>
        <w:t>is</w:t>
      </w:r>
      <w:proofErr w:type="gramEnd"/>
      <w:r w:rsidR="00105CC7" w:rsidRPr="00486765">
        <w:rPr>
          <w:sz w:val="22"/>
        </w:rPr>
        <w:t xml:space="preserve"> a </w:t>
      </w:r>
      <w:r w:rsidR="00105CC7" w:rsidRPr="00486765">
        <w:rPr>
          <w:i/>
          <w:sz w:val="22"/>
        </w:rPr>
        <w:t>specifically</w:t>
      </w:r>
      <w:r w:rsidR="00921592" w:rsidRPr="00486765">
        <w:rPr>
          <w:i/>
          <w:sz w:val="22"/>
        </w:rPr>
        <w:t xml:space="preserve"> dependent continuant</w:t>
      </w:r>
      <w:r w:rsidR="00105CC7" w:rsidRPr="00486765">
        <w:rPr>
          <w:i/>
          <w:sz w:val="22"/>
        </w:rPr>
        <w:t xml:space="preserve"> =</w:t>
      </w:r>
      <w:r w:rsidR="007A4DDC" w:rsidRPr="00486765">
        <w:rPr>
          <w:i/>
          <w:sz w:val="22"/>
        </w:rPr>
        <w:t xml:space="preserve"> </w:t>
      </w:r>
      <w:r w:rsidR="00B1604E" w:rsidRPr="00486765">
        <w:rPr>
          <w:sz w:val="22"/>
        </w:rPr>
        <w:t>Def.</w:t>
      </w:r>
      <w:r w:rsidR="00105CC7" w:rsidRPr="00486765">
        <w:rPr>
          <w:i/>
          <w:sz w:val="22"/>
        </w:rPr>
        <w:t xml:space="preserve"> a </w:t>
      </w:r>
      <w:r w:rsidR="00105CC7" w:rsidRPr="00486765">
        <w:rPr>
          <w:sz w:val="22"/>
        </w:rPr>
        <w:t xml:space="preserve">is a </w:t>
      </w:r>
      <w:r w:rsidR="00FB129B" w:rsidRPr="00486765">
        <w:rPr>
          <w:i/>
          <w:sz w:val="22"/>
        </w:rPr>
        <w:t>continuant</w:t>
      </w:r>
      <w:r w:rsidR="00105CC7" w:rsidRPr="00486765">
        <w:rPr>
          <w:sz w:val="22"/>
        </w:rPr>
        <w:t xml:space="preserve"> which </w:t>
      </w:r>
      <w:r w:rsidR="00105CC7" w:rsidRPr="00486765">
        <w:rPr>
          <w:b/>
          <w:sz w:val="22"/>
        </w:rPr>
        <w:t xml:space="preserve">s-depends </w:t>
      </w:r>
      <w:r w:rsidR="00105CC7" w:rsidRPr="00486765">
        <w:rPr>
          <w:sz w:val="22"/>
        </w:rPr>
        <w:t>on some</w:t>
      </w:r>
      <w:r w:rsidR="00465C17" w:rsidRPr="00486765">
        <w:rPr>
          <w:sz w:val="22"/>
        </w:rPr>
        <w:t xml:space="preserve"> </w:t>
      </w:r>
      <w:r w:rsidR="00C3445C" w:rsidRPr="00486765">
        <w:rPr>
          <w:sz w:val="22"/>
        </w:rPr>
        <w:t xml:space="preserve">independent </w:t>
      </w:r>
      <w:r w:rsidR="001A5D90" w:rsidRPr="00486765">
        <w:rPr>
          <w:i/>
          <w:sz w:val="22"/>
        </w:rPr>
        <w:t>continuant</w:t>
      </w:r>
      <w:r w:rsidR="00105CC7" w:rsidRPr="00486765">
        <w:rPr>
          <w:sz w:val="22"/>
        </w:rPr>
        <w:t>.</w:t>
      </w:r>
      <w:r w:rsidR="006D323D">
        <w:rPr>
          <w:sz w:val="22"/>
        </w:rPr>
        <w:t xml:space="preserve"> [050-001]</w:t>
      </w:r>
      <w:ins w:id="377" w:author="Jonathan Bona" w:date="2012-05-02T17:52:00Z">
        <w:r w:rsidRPr="00173A0B">
          <w:rPr>
            <w:rStyle w:val="Annotation"/>
            <w:rPrChange w:id="378" w:author="Jonathan Bona" w:date="2012-05-02T17:53:00Z">
              <w:rPr>
                <w:sz w:val="22"/>
              </w:rPr>
            </w:rPrChange>
          </w:rPr>
          <w:t>]</w:t>
        </w:r>
      </w:ins>
    </w:p>
    <w:p w14:paraId="4AFA223C" w14:textId="6A9F4C9C" w:rsidR="00D25757" w:rsidRPr="00486765" w:rsidRDefault="00173A0B">
      <w:pPr>
        <w:pStyle w:val="Specification"/>
        <w:rPr>
          <w:sz w:val="22"/>
        </w:rPr>
      </w:pPr>
      <w:ins w:id="379" w:author="Jonathan Bona" w:date="2012-05-02T17:52:00Z">
        <w:r w:rsidRPr="00173A0B">
          <w:rPr>
            <w:rStyle w:val="Annotation"/>
            <w:rPrChange w:id="380" w:author="Jonathan Bona" w:date="2012-05-02T17:53:00Z">
              <w:rPr>
                <w:rStyle w:val="SpecificationType"/>
                <w:sz w:val="22"/>
              </w:rPr>
            </w:rPrChange>
          </w:rPr>
          <w:t>as(specifically dependent continuant)[</w:t>
        </w:r>
      </w:ins>
      <w:r w:rsidR="001A5D90" w:rsidRPr="00486765">
        <w:rPr>
          <w:rStyle w:val="SpecificationType"/>
          <w:sz w:val="22"/>
        </w:rPr>
        <w:t>Examples</w:t>
      </w:r>
      <w:r w:rsidR="00BC4A0D" w:rsidRPr="00486765">
        <w:rPr>
          <w:rStyle w:val="SpecificationType"/>
          <w:sz w:val="22"/>
        </w:rPr>
        <w:t>:</w:t>
      </w:r>
      <w:r w:rsidR="00D25757" w:rsidRPr="00486765">
        <w:rPr>
          <w:sz w:val="22"/>
        </w:rPr>
        <w:t xml:space="preserve"> of one-sided </w:t>
      </w:r>
      <w:r w:rsidR="00D25757" w:rsidRPr="00486765">
        <w:rPr>
          <w:i/>
          <w:sz w:val="22"/>
        </w:rPr>
        <w:t>specifically dependent continuants</w:t>
      </w:r>
      <w:r w:rsidR="001A5D90" w:rsidRPr="00486765">
        <w:rPr>
          <w:sz w:val="22"/>
        </w:rPr>
        <w:t>: the mass of this tomato</w:t>
      </w:r>
      <w:ins w:id="381" w:author="Jonathan Bona" w:date="2012-05-02T17:53:00Z">
        <w:r w:rsidRPr="00173A0B">
          <w:rPr>
            <w:rStyle w:val="Annotation"/>
            <w:rPrChange w:id="382" w:author="Jonathan Bona" w:date="2012-05-02T17:53:00Z">
              <w:rPr>
                <w:sz w:val="22"/>
              </w:rPr>
            </w:rPrChange>
          </w:rPr>
          <w:t>\</w:t>
        </w:r>
      </w:ins>
      <w:r w:rsidR="001A5D90" w:rsidRPr="00486765">
        <w:rPr>
          <w:sz w:val="22"/>
        </w:rPr>
        <w:t>, the color of this tomato</w:t>
      </w:r>
      <w:ins w:id="383" w:author="Jonathan Bona" w:date="2012-05-02T17:53:00Z">
        <w:r w:rsidRPr="00255E9F">
          <w:rPr>
            <w:rStyle w:val="Annotation"/>
          </w:rPr>
          <w:t>\</w:t>
        </w:r>
      </w:ins>
      <w:r w:rsidR="001A5D90" w:rsidRPr="00486765">
        <w:rPr>
          <w:sz w:val="22"/>
        </w:rPr>
        <w:t>, the smell of this portion of mozzarella</w:t>
      </w:r>
      <w:ins w:id="384" w:author="Jonathan Bona" w:date="2012-05-02T17:53:00Z">
        <w:r w:rsidRPr="00255E9F">
          <w:rPr>
            <w:rStyle w:val="Annotation"/>
          </w:rPr>
          <w:t>\</w:t>
        </w:r>
      </w:ins>
      <w:r w:rsidR="001A5D90" w:rsidRPr="00486765">
        <w:rPr>
          <w:sz w:val="22"/>
        </w:rPr>
        <w:t>, the disposition of this fish to decay</w:t>
      </w:r>
      <w:ins w:id="385" w:author="Jonathan Bona" w:date="2012-05-02T17:53:00Z">
        <w:r w:rsidRPr="00255E9F">
          <w:rPr>
            <w:rStyle w:val="Annotation"/>
          </w:rPr>
          <w:t>\</w:t>
        </w:r>
      </w:ins>
      <w:r w:rsidR="001A5D90" w:rsidRPr="00486765">
        <w:rPr>
          <w:sz w:val="22"/>
        </w:rPr>
        <w:t>, the role of being a doctor</w:t>
      </w:r>
      <w:ins w:id="386" w:author="Jonathan Bona" w:date="2012-05-02T17:53:00Z">
        <w:r w:rsidRPr="00255E9F">
          <w:rPr>
            <w:rStyle w:val="Annotation"/>
          </w:rPr>
          <w:t>\</w:t>
        </w:r>
      </w:ins>
      <w:r w:rsidR="001A5D90" w:rsidRPr="00486765">
        <w:rPr>
          <w:sz w:val="22"/>
        </w:rPr>
        <w:t>, the function of this heart: to pump blood</w:t>
      </w:r>
      <w:ins w:id="387" w:author="Jonathan Bona" w:date="2012-05-02T17:53:00Z">
        <w:r w:rsidRPr="00255E9F">
          <w:rPr>
            <w:rStyle w:val="Annotation"/>
          </w:rPr>
          <w:t>\</w:t>
        </w:r>
      </w:ins>
      <w:r w:rsidR="001A5D90" w:rsidRPr="00486765">
        <w:rPr>
          <w:sz w:val="22"/>
        </w:rPr>
        <w:t xml:space="preserve">, </w:t>
      </w:r>
      <w:r w:rsidR="00C3445C" w:rsidRPr="00486765">
        <w:rPr>
          <w:sz w:val="22"/>
        </w:rPr>
        <w:t>the shape of this region of space.</w:t>
      </w:r>
      <w:ins w:id="388" w:author="Jonathan Bona" w:date="2012-05-02T17:52:00Z">
        <w:r w:rsidRPr="00173A0B">
          <w:rPr>
            <w:rStyle w:val="Annotation"/>
            <w:rPrChange w:id="389" w:author="Jonathan Bona" w:date="2012-05-02T17:53:00Z">
              <w:rPr>
                <w:sz w:val="22"/>
              </w:rPr>
            </w:rPrChange>
          </w:rPr>
          <w:t>]</w:t>
        </w:r>
      </w:ins>
    </w:p>
    <w:p w14:paraId="18BC1D89" w14:textId="7A15688A" w:rsidR="00D25757" w:rsidRPr="00486765" w:rsidRDefault="00B61FB3">
      <w:pPr>
        <w:pStyle w:val="Specification"/>
        <w:rPr>
          <w:sz w:val="22"/>
        </w:rPr>
      </w:pPr>
      <w:proofErr w:type="gramStart"/>
      <w:ins w:id="390" w:author="Jonathan Bona" w:date="2012-05-04T16:05:00Z">
        <w:r w:rsidRPr="007539EB">
          <w:rPr>
            <w:rStyle w:val="Annotation"/>
          </w:rPr>
          <w:t>as</w:t>
        </w:r>
        <w:proofErr w:type="gramEnd"/>
        <w:r w:rsidRPr="007539EB">
          <w:rPr>
            <w:rStyle w:val="Annotation"/>
          </w:rPr>
          <w:t>(specifically dependent continuant)[</w:t>
        </w:r>
      </w:ins>
      <w:commentRangeStart w:id="391"/>
      <w:r w:rsidR="00D25757" w:rsidRPr="00486765">
        <w:rPr>
          <w:rStyle w:val="SpecificationType"/>
          <w:sz w:val="22"/>
        </w:rPr>
        <w:t>Examples</w:t>
      </w:r>
      <w:r w:rsidR="00BC4A0D" w:rsidRPr="00486765">
        <w:rPr>
          <w:rStyle w:val="SpecificationType"/>
          <w:sz w:val="22"/>
        </w:rPr>
        <w:t>:</w:t>
      </w:r>
      <w:r w:rsidR="00D25757" w:rsidRPr="00486765">
        <w:rPr>
          <w:sz w:val="22"/>
        </w:rPr>
        <w:t xml:space="preserve"> of </w:t>
      </w:r>
      <w:r w:rsidR="00D25757" w:rsidRPr="00486765">
        <w:rPr>
          <w:i/>
          <w:sz w:val="22"/>
        </w:rPr>
        <w:t>relational dependent continuants</w:t>
      </w:r>
      <w:r w:rsidR="00D25757" w:rsidRPr="00486765">
        <w:rPr>
          <w:sz w:val="22"/>
        </w:rPr>
        <w:t xml:space="preserve"> (multiple bearers): John’s love for Mary, the ownership relation between John and this statue, the relation of authority between John and his </w:t>
      </w:r>
      <w:r w:rsidR="00BE5CE2" w:rsidRPr="00486765">
        <w:rPr>
          <w:sz w:val="22"/>
        </w:rPr>
        <w:t>subordinates.</w:t>
      </w:r>
      <w:commentRangeEnd w:id="391"/>
      <w:r>
        <w:rPr>
          <w:rStyle w:val="CommentReference"/>
          <w:rFonts w:ascii="Times New Roman" w:hAnsi="Times New Roman"/>
        </w:rPr>
        <w:commentReference w:id="391"/>
      </w:r>
      <w:ins w:id="392" w:author="Jonathan Bona" w:date="2012-05-04T16:06:00Z">
        <w:r w:rsidRPr="007539EB">
          <w:rPr>
            <w:rStyle w:val="Annotation"/>
          </w:rPr>
          <w:t>]</w:t>
        </w:r>
      </w:ins>
    </w:p>
    <w:p w14:paraId="258634CB" w14:textId="77777777" w:rsidR="0046137A" w:rsidRPr="00B56876" w:rsidRDefault="0046137A" w:rsidP="00486765"/>
    <w:p w14:paraId="1B95C38D" w14:textId="0115D90C" w:rsidR="002001F8" w:rsidRPr="00B56876" w:rsidRDefault="002001F8" w:rsidP="00486765">
      <w:r w:rsidRPr="00486765">
        <w:rPr>
          <w:sz w:val="22"/>
        </w:rPr>
        <w:t>John’s ownership of the statue is an instance of the ownership relation</w:t>
      </w:r>
      <w:r w:rsidR="002C4E4C" w:rsidRPr="00486765">
        <w:rPr>
          <w:sz w:val="22"/>
        </w:rPr>
        <w:t>.</w:t>
      </w:r>
      <w:r w:rsidR="00971033" w:rsidRPr="00486765">
        <w:rPr>
          <w:sz w:val="22"/>
        </w:rPr>
        <w:t xml:space="preserve"> It starts to exist at a certain time and ceases to exist at some later time.</w:t>
      </w:r>
    </w:p>
    <w:p w14:paraId="0C4591A9" w14:textId="77777777" w:rsidR="00971033" w:rsidRPr="00486765" w:rsidRDefault="00971033" w:rsidP="00687850">
      <w:pPr>
        <w:rPr>
          <w:sz w:val="22"/>
        </w:rPr>
      </w:pPr>
    </w:p>
    <w:p w14:paraId="03C5C6CC" w14:textId="60C827A3" w:rsidR="00107230" w:rsidRPr="00B56876" w:rsidRDefault="00B61FB3" w:rsidP="00486765">
      <w:pPr>
        <w:pStyle w:val="Specification"/>
        <w:rPr>
          <w:rFonts w:ascii="Times New Roman" w:hAnsi="Times New Roman"/>
          <w:szCs w:val="23"/>
        </w:rPr>
      </w:pPr>
      <w:ins w:id="393" w:author="Jonathan Bona" w:date="2012-05-04T16:06:00Z">
        <w:r w:rsidRPr="007539EB">
          <w:rPr>
            <w:rStyle w:val="Annotation"/>
          </w:rPr>
          <w:lastRenderedPageBreak/>
          <w:t>as(specifically dependent continuant)[</w:t>
        </w:r>
      </w:ins>
      <w:r w:rsidR="00D25757" w:rsidRPr="00486765">
        <w:rPr>
          <w:rStyle w:val="SpecificationType"/>
          <w:sz w:val="22"/>
        </w:rPr>
        <w:t>Examples</w:t>
      </w:r>
      <w:r w:rsidR="00BC4A0D" w:rsidRPr="00486765">
        <w:rPr>
          <w:rStyle w:val="SpecificationType"/>
          <w:sz w:val="22"/>
        </w:rPr>
        <w:t>:</w:t>
      </w:r>
      <w:r w:rsidR="00D25757" w:rsidRPr="00486765">
        <w:rPr>
          <w:sz w:val="22"/>
        </w:rPr>
        <w:t xml:space="preserve"> of reciprocal </w:t>
      </w:r>
      <w:r w:rsidR="00D25757" w:rsidRPr="00486765">
        <w:rPr>
          <w:i/>
          <w:sz w:val="22"/>
        </w:rPr>
        <w:t>specifically dependent continuants</w:t>
      </w:r>
      <w:r w:rsidR="00D25757" w:rsidRPr="00486765">
        <w:rPr>
          <w:sz w:val="22"/>
        </w:rPr>
        <w:t xml:space="preserve">: </w:t>
      </w:r>
      <w:r w:rsidR="001A5D90" w:rsidRPr="00486765">
        <w:rPr>
          <w:sz w:val="22"/>
        </w:rPr>
        <w:t>the function of this key to open this lock and the reciprocally dependent disposition of this lock: to be opened by this key</w:t>
      </w:r>
      <w:ins w:id="394" w:author="Jonathan Bona" w:date="2012-05-04T16:06:00Z">
        <w:r w:rsidRPr="00B61FB3">
          <w:rPr>
            <w:rStyle w:val="Annotation"/>
            <w:rPrChange w:id="395" w:author="Jonathan Bona" w:date="2012-05-04T16:06:00Z">
              <w:rPr>
                <w:sz w:val="22"/>
              </w:rPr>
            </w:rPrChange>
          </w:rPr>
          <w:t>\</w:t>
        </w:r>
      </w:ins>
      <w:r w:rsidR="00E74901" w:rsidRPr="00486765">
        <w:rPr>
          <w:rFonts w:ascii="Times New Roman" w:hAnsi="Times New Roman"/>
          <w:sz w:val="22"/>
          <w:szCs w:val="23"/>
        </w:rPr>
        <w:t>;</w:t>
      </w:r>
      <w:r w:rsidR="00E74901" w:rsidRPr="00486765">
        <w:rPr>
          <w:sz w:val="22"/>
        </w:rPr>
        <w:t xml:space="preserve"> the reciprocal dependence of the role </w:t>
      </w:r>
      <w:r w:rsidR="00E74901" w:rsidRPr="00486765">
        <w:rPr>
          <w:i/>
          <w:sz w:val="22"/>
        </w:rPr>
        <w:t xml:space="preserve">predator </w:t>
      </w:r>
      <w:r w:rsidR="00E74901" w:rsidRPr="00486765">
        <w:rPr>
          <w:sz w:val="22"/>
        </w:rPr>
        <w:t xml:space="preserve">and the role </w:t>
      </w:r>
      <w:r w:rsidR="00E74901" w:rsidRPr="00486765">
        <w:rPr>
          <w:i/>
          <w:sz w:val="22"/>
        </w:rPr>
        <w:t xml:space="preserve">prey </w:t>
      </w:r>
      <w:r w:rsidR="00E74901" w:rsidRPr="00486765">
        <w:rPr>
          <w:sz w:val="22"/>
        </w:rPr>
        <w:t>as played by two organisms in a given interaction</w:t>
      </w:r>
      <w:ins w:id="396" w:author="Jonathan Bona" w:date="2012-05-04T16:06:00Z">
        <w:r w:rsidRPr="007539EB">
          <w:rPr>
            <w:rStyle w:val="Annotation"/>
          </w:rPr>
          <w:t>\</w:t>
        </w:r>
      </w:ins>
      <w:bookmarkStart w:id="397" w:name="_GoBack"/>
      <w:bookmarkEnd w:id="397"/>
      <w:r w:rsidR="001E66EA" w:rsidRPr="00486765">
        <w:rPr>
          <w:rFonts w:ascii="Times New Roman" w:hAnsi="Times New Roman"/>
          <w:sz w:val="22"/>
          <w:szCs w:val="23"/>
        </w:rPr>
        <w:t>;  the reciprocal dependence of proton donors and acceptors in chemical reactions [79]</w:t>
      </w:r>
      <w:r w:rsidR="00E74901" w:rsidRPr="00486765">
        <w:rPr>
          <w:rFonts w:ascii="Times New Roman" w:hAnsi="Times New Roman"/>
          <w:sz w:val="22"/>
          <w:szCs w:val="23"/>
        </w:rPr>
        <w:t>.</w:t>
      </w:r>
      <w:ins w:id="398" w:author="Jonathan Bona" w:date="2012-05-04T16:06:00Z">
        <w:r w:rsidRPr="00B61FB3">
          <w:rPr>
            <w:rStyle w:val="Annotation"/>
          </w:rPr>
          <w:t xml:space="preserve"> </w:t>
        </w:r>
        <w:r w:rsidRPr="007539EB">
          <w:rPr>
            <w:rStyle w:val="Annotation"/>
          </w:rPr>
          <w:t>]</w:t>
        </w:r>
      </w:ins>
    </w:p>
    <w:p w14:paraId="63F1BEF5" w14:textId="77777777" w:rsidR="00971033" w:rsidRPr="004C5178" w:rsidRDefault="00971033" w:rsidP="00486765"/>
    <w:p w14:paraId="41603D9C" w14:textId="38CCDDAD" w:rsidR="002001F8" w:rsidRPr="00B56876" w:rsidRDefault="002C4E4C" w:rsidP="00486765">
      <w:r w:rsidRPr="00486765">
        <w:rPr>
          <w:sz w:val="22"/>
        </w:rPr>
        <w:t xml:space="preserve">Question: </w:t>
      </w:r>
      <w:r w:rsidR="002001F8" w:rsidRPr="00486765">
        <w:rPr>
          <w:sz w:val="22"/>
        </w:rPr>
        <w:t xml:space="preserve">Are reciprocal </w:t>
      </w:r>
      <w:r w:rsidR="00971033" w:rsidRPr="00486765">
        <w:rPr>
          <w:sz w:val="22"/>
        </w:rPr>
        <w:t xml:space="preserve">specifically dependent continuants </w:t>
      </w:r>
      <w:r w:rsidR="002001F8" w:rsidRPr="00486765">
        <w:rPr>
          <w:sz w:val="22"/>
        </w:rPr>
        <w:t xml:space="preserve">always </w:t>
      </w:r>
      <w:proofErr w:type="spellStart"/>
      <w:r w:rsidR="002001F8" w:rsidRPr="00486765">
        <w:rPr>
          <w:sz w:val="22"/>
        </w:rPr>
        <w:t>realizables</w:t>
      </w:r>
      <w:proofErr w:type="spellEnd"/>
      <w:r w:rsidR="002001F8" w:rsidRPr="00486765">
        <w:rPr>
          <w:sz w:val="22"/>
        </w:rPr>
        <w:t xml:space="preserve"> and never qualities? </w:t>
      </w:r>
    </w:p>
    <w:p w14:paraId="55683229" w14:textId="77777777" w:rsidR="00BE5CE2" w:rsidRPr="004C5178" w:rsidRDefault="00BE5CE2" w:rsidP="00486765"/>
    <w:p w14:paraId="195935A0" w14:textId="77777777" w:rsidR="00107230" w:rsidRPr="00B56876" w:rsidRDefault="00107230" w:rsidP="00486765">
      <w:r w:rsidRPr="00486765">
        <w:rPr>
          <w:sz w:val="22"/>
        </w:rPr>
        <w:t xml:space="preserve">Sub-types of </w:t>
      </w:r>
      <w:r w:rsidRPr="00486765">
        <w:rPr>
          <w:i/>
          <w:sz w:val="22"/>
        </w:rPr>
        <w:t>specifically dependent continuant</w:t>
      </w:r>
      <w:r w:rsidR="007A4DDC" w:rsidRPr="00486765">
        <w:rPr>
          <w:i/>
          <w:sz w:val="22"/>
        </w:rPr>
        <w:t xml:space="preserve"> </w:t>
      </w:r>
      <w:r w:rsidRPr="00486765">
        <w:rPr>
          <w:sz w:val="22"/>
        </w:rPr>
        <w:t>recognized by BFO are:</w:t>
      </w:r>
    </w:p>
    <w:p w14:paraId="0E6AEFBA" w14:textId="77777777" w:rsidR="00D25757" w:rsidRPr="00486765" w:rsidRDefault="00D25757">
      <w:pPr>
        <w:rPr>
          <w:sz w:val="22"/>
        </w:rPr>
      </w:pPr>
    </w:p>
    <w:p w14:paraId="377B79AE" w14:textId="77777777" w:rsidR="00D94B24" w:rsidRPr="00486765" w:rsidRDefault="00D94B24">
      <w:pPr>
        <w:rPr>
          <w:sz w:val="22"/>
        </w:rPr>
      </w:pPr>
      <w:r w:rsidRPr="00486765">
        <w:rPr>
          <w:noProof/>
          <w:sz w:val="22"/>
        </w:rPr>
        <w:drawing>
          <wp:inline distT="0" distB="0" distL="0" distR="0" wp14:anchorId="7A2122F6" wp14:editId="64473266">
            <wp:extent cx="2350439" cy="882594"/>
            <wp:effectExtent l="19050" t="0" r="0" b="0"/>
            <wp:docPr id="2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t="4098" b="4918"/>
                    <a:stretch>
                      <a:fillRect/>
                    </a:stretch>
                  </pic:blipFill>
                  <pic:spPr bwMode="auto">
                    <a:xfrm>
                      <a:off x="0" y="0"/>
                      <a:ext cx="2350439" cy="882594"/>
                    </a:xfrm>
                    <a:prstGeom prst="rect">
                      <a:avLst/>
                    </a:prstGeom>
                    <a:noFill/>
                    <a:ln w="9525">
                      <a:noFill/>
                      <a:miter lim="800000"/>
                      <a:headEnd/>
                      <a:tailEnd/>
                    </a:ln>
                  </pic:spPr>
                </pic:pic>
              </a:graphicData>
            </a:graphic>
          </wp:inline>
        </w:drawing>
      </w:r>
    </w:p>
    <w:p w14:paraId="16F7CA27" w14:textId="77777777" w:rsidR="00B1604E" w:rsidRPr="00486765" w:rsidRDefault="00B1604E">
      <w:pPr>
        <w:rPr>
          <w:sz w:val="22"/>
        </w:rPr>
      </w:pPr>
    </w:p>
    <w:p w14:paraId="3B12E7A6" w14:textId="50D2C642" w:rsidR="004C372C" w:rsidRDefault="00FE1DA1" w:rsidP="00486765">
      <w:pPr>
        <w:pStyle w:val="Specification"/>
        <w:rPr>
          <w:sz w:val="22"/>
        </w:rPr>
      </w:pPr>
      <w:ins w:id="399" w:author="Jonathan Bona" w:date="2012-05-03T23:19:00Z">
        <w:r w:rsidRPr="00FE1DA1">
          <w:rPr>
            <w:rStyle w:val="Annotation"/>
            <w:rPrChange w:id="400" w:author="Jonathan Bona" w:date="2012-05-03T23:19:00Z">
              <w:rPr>
                <w:rStyle w:val="SpecificationType"/>
                <w:sz w:val="22"/>
              </w:rPr>
            </w:rPrChange>
          </w:rPr>
          <w:t>a(inheres_in)[</w:t>
        </w:r>
      </w:ins>
      <w:r w:rsidR="00492DAF" w:rsidRPr="00486765">
        <w:rPr>
          <w:rStyle w:val="SpecificationType"/>
          <w:sz w:val="22"/>
        </w:rPr>
        <w:t>Definition</w:t>
      </w:r>
      <w:r w:rsidR="00492DAF" w:rsidRPr="00B6123E">
        <w:rPr>
          <w:rStyle w:val="SpecificationType"/>
          <w:sz w:val="22"/>
        </w:rPr>
        <w:t>:</w:t>
      </w:r>
      <w:r w:rsidR="00492DAF" w:rsidRPr="00486765">
        <w:rPr>
          <w:smallCaps/>
          <w:sz w:val="22"/>
        </w:rPr>
        <w:t xml:space="preserve"> </w:t>
      </w:r>
      <w:r w:rsidR="00B1604E" w:rsidRPr="00486765">
        <w:rPr>
          <w:i/>
          <w:sz w:val="22"/>
        </w:rPr>
        <w:t>a</w:t>
      </w:r>
      <w:r w:rsidR="007A4DDC" w:rsidRPr="00486765">
        <w:rPr>
          <w:sz w:val="22"/>
        </w:rPr>
        <w:t xml:space="preserve"> </w:t>
      </w:r>
      <w:proofErr w:type="spellStart"/>
      <w:r w:rsidR="000E3998" w:rsidRPr="00486765">
        <w:rPr>
          <w:b/>
          <w:sz w:val="22"/>
        </w:rPr>
        <w:t>inheres_</w:t>
      </w:r>
      <w:r w:rsidR="00B1604E" w:rsidRPr="00486765">
        <w:rPr>
          <w:b/>
          <w:sz w:val="22"/>
        </w:rPr>
        <w:t>in</w:t>
      </w:r>
      <w:proofErr w:type="spellEnd"/>
      <w:r w:rsidR="007A4DDC" w:rsidRPr="00486765">
        <w:rPr>
          <w:b/>
          <w:sz w:val="22"/>
        </w:rPr>
        <w:t xml:space="preserve"> </w:t>
      </w:r>
      <w:r w:rsidR="00B1604E" w:rsidRPr="00486765">
        <w:rPr>
          <w:i/>
          <w:sz w:val="22"/>
        </w:rPr>
        <w:t>b</w:t>
      </w:r>
      <w:r w:rsidR="00B1604E" w:rsidRPr="00486765">
        <w:rPr>
          <w:sz w:val="22"/>
        </w:rPr>
        <w:t xml:space="preserve"> </w:t>
      </w:r>
      <w:r w:rsidR="008C75EE" w:rsidRPr="00486765">
        <w:rPr>
          <w:b/>
          <w:sz w:val="22"/>
        </w:rPr>
        <w:t xml:space="preserve">at </w:t>
      </w:r>
      <w:r w:rsidR="008C75EE" w:rsidRPr="00486765">
        <w:rPr>
          <w:i/>
          <w:sz w:val="22"/>
        </w:rPr>
        <w:t>t</w:t>
      </w:r>
      <w:r w:rsidR="008C75EE" w:rsidRPr="00486765">
        <w:rPr>
          <w:sz w:val="22"/>
        </w:rPr>
        <w:t xml:space="preserve"> </w:t>
      </w:r>
      <w:r w:rsidR="00B1604E" w:rsidRPr="00486765">
        <w:rPr>
          <w:sz w:val="22"/>
        </w:rPr>
        <w:t>=Def.</w:t>
      </w:r>
      <w:r w:rsidR="007A4DDC" w:rsidRPr="00486765">
        <w:rPr>
          <w:sz w:val="22"/>
        </w:rPr>
        <w:t xml:space="preserve"> </w:t>
      </w:r>
      <w:r w:rsidR="00B1604E" w:rsidRPr="00486765">
        <w:rPr>
          <w:i/>
          <w:sz w:val="22"/>
        </w:rPr>
        <w:t>a</w:t>
      </w:r>
      <w:r w:rsidR="00B1604E" w:rsidRPr="00486765">
        <w:rPr>
          <w:sz w:val="22"/>
        </w:rPr>
        <w:t xml:space="preserve"> is a</w:t>
      </w:r>
      <w:r w:rsidR="00921592" w:rsidRPr="00486765">
        <w:rPr>
          <w:sz w:val="22"/>
        </w:rPr>
        <w:t xml:space="preserve"> </w:t>
      </w:r>
      <w:r w:rsidR="00921592" w:rsidRPr="00B6123E">
        <w:rPr>
          <w:i/>
          <w:sz w:val="22"/>
        </w:rPr>
        <w:t>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 xml:space="preserve">b </w:t>
      </w:r>
      <w:r w:rsidR="00B1604E" w:rsidRPr="00486765">
        <w:rPr>
          <w:sz w:val="22"/>
        </w:rPr>
        <w:t>is an</w:t>
      </w:r>
      <w:r w:rsidR="00921592" w:rsidRPr="00486765">
        <w:rPr>
          <w:sz w:val="22"/>
        </w:rPr>
        <w:t xml:space="preserve"> </w:t>
      </w:r>
      <w:r w:rsidR="00921592" w:rsidRPr="00B6123E">
        <w:rPr>
          <w:i/>
          <w:sz w:val="22"/>
        </w:rPr>
        <w:t>independent continuant</w:t>
      </w:r>
      <w:r w:rsidR="007A4DDC" w:rsidRPr="00486765">
        <w:rPr>
          <w:sz w:val="22"/>
        </w:rPr>
        <w:t xml:space="preserve"> </w:t>
      </w:r>
      <w:r w:rsidR="00B1604E" w:rsidRPr="00486765">
        <w:rPr>
          <w:sz w:val="22"/>
        </w:rPr>
        <w:t>&amp;</w:t>
      </w:r>
      <w:r w:rsidR="007A4DDC" w:rsidRPr="00486765">
        <w:rPr>
          <w:sz w:val="22"/>
        </w:rPr>
        <w:t xml:space="preserve"> </w:t>
      </w:r>
      <w:r w:rsidR="00B1604E" w:rsidRPr="00486765">
        <w:rPr>
          <w:i/>
          <w:sz w:val="22"/>
        </w:rPr>
        <w:t>a</w:t>
      </w:r>
      <w:r w:rsidR="00B1604E" w:rsidRPr="00486765">
        <w:rPr>
          <w:sz w:val="22"/>
        </w:rPr>
        <w:t xml:space="preserve"> </w:t>
      </w:r>
      <w:r w:rsidR="00B1604E" w:rsidRPr="00486765">
        <w:rPr>
          <w:b/>
          <w:sz w:val="22"/>
        </w:rPr>
        <w:t>s-depends on</w:t>
      </w:r>
      <w:r w:rsidR="007A4DDC" w:rsidRPr="00486765">
        <w:rPr>
          <w:sz w:val="22"/>
        </w:rPr>
        <w:t xml:space="preserve"> </w:t>
      </w:r>
      <w:r w:rsidR="007A4DDC" w:rsidRPr="00486765">
        <w:rPr>
          <w:i/>
          <w:sz w:val="22"/>
        </w:rPr>
        <w:t>b</w:t>
      </w:r>
      <w:r w:rsidR="000E3998" w:rsidRPr="00486765">
        <w:rPr>
          <w:i/>
          <w:sz w:val="22"/>
        </w:rPr>
        <w:t xml:space="preserve"> </w:t>
      </w:r>
      <w:r w:rsidR="008C75EE" w:rsidRPr="00486765">
        <w:rPr>
          <w:b/>
          <w:sz w:val="22"/>
        </w:rPr>
        <w:t xml:space="preserve">at </w:t>
      </w:r>
      <w:r w:rsidR="008C75EE" w:rsidRPr="00486765">
        <w:rPr>
          <w:i/>
          <w:sz w:val="22"/>
        </w:rPr>
        <w:t>t</w:t>
      </w:r>
      <w:r w:rsidR="006D323D">
        <w:rPr>
          <w:sz w:val="22"/>
        </w:rPr>
        <w:t>. [051-001]</w:t>
      </w:r>
      <w:ins w:id="401" w:author="Jonathan Bona" w:date="2012-05-03T23:19:00Z">
        <w:r w:rsidRPr="00FE1DA1">
          <w:rPr>
            <w:rStyle w:val="Annotation"/>
            <w:rPrChange w:id="402" w:author="Jonathan Bona" w:date="2012-05-03T23:19:00Z">
              <w:rPr>
                <w:sz w:val="22"/>
              </w:rPr>
            </w:rPrChange>
          </w:rPr>
          <w:t>]</w:t>
        </w:r>
      </w:ins>
    </w:p>
    <w:p w14:paraId="0BF5365F" w14:textId="6B6A507C" w:rsidR="00A52523" w:rsidRDefault="00FE1DA1" w:rsidP="00486765">
      <w:pPr>
        <w:pStyle w:val="Specification"/>
        <w:rPr>
          <w:i/>
          <w:sz w:val="22"/>
        </w:rPr>
      </w:pPr>
      <w:ins w:id="403" w:author="Jonathan Bona" w:date="2012-05-03T23:19:00Z">
        <w:r w:rsidRPr="00476F65">
          <w:rPr>
            <w:rStyle w:val="Annotation"/>
          </w:rPr>
          <w:t>a(inheres_in)[</w:t>
        </w:r>
      </w:ins>
      <w:r w:rsidR="00A52523" w:rsidRPr="00B6123E">
        <w:rPr>
          <w:rStyle w:val="SpecificationType"/>
          <w:sz w:val="22"/>
        </w:rPr>
        <w:t>Domain:</w:t>
      </w:r>
      <w:r w:rsidR="00A52523">
        <w:rPr>
          <w:sz w:val="22"/>
        </w:rPr>
        <w:t xml:space="preserve"> </w:t>
      </w:r>
      <w:r w:rsidR="00A52523">
        <w:rPr>
          <w:i/>
          <w:sz w:val="22"/>
        </w:rPr>
        <w:t>specifically dependent continuant</w:t>
      </w:r>
      <w:ins w:id="404" w:author="Jonathan Bona" w:date="2012-05-03T23:20:00Z">
        <w:r w:rsidRPr="00476F65">
          <w:rPr>
            <w:rStyle w:val="Annotation"/>
          </w:rPr>
          <w:t>]</w:t>
        </w:r>
      </w:ins>
      <w:r w:rsidR="00A52523">
        <w:rPr>
          <w:i/>
          <w:sz w:val="22"/>
        </w:rPr>
        <w:t xml:space="preserve"> </w:t>
      </w:r>
    </w:p>
    <w:p w14:paraId="56BAE66C" w14:textId="689EA5C6" w:rsidR="00A52523" w:rsidRPr="00B6123E" w:rsidRDefault="00FE1DA1" w:rsidP="00486765">
      <w:pPr>
        <w:pStyle w:val="Specification"/>
        <w:rPr>
          <w:rStyle w:val="SpecificationType"/>
          <w:sz w:val="22"/>
        </w:rPr>
      </w:pPr>
      <w:ins w:id="405" w:author="Jonathan Bona" w:date="2012-05-03T23:19:00Z">
        <w:r w:rsidRPr="00476F65">
          <w:rPr>
            <w:rStyle w:val="Annotation"/>
          </w:rPr>
          <w:t>a(inheres_in)[</w:t>
        </w:r>
      </w:ins>
      <w:r w:rsidR="00A52523" w:rsidRPr="00B6123E">
        <w:rPr>
          <w:rStyle w:val="SpecificationType"/>
          <w:sz w:val="22"/>
        </w:rPr>
        <w:t>Range</w:t>
      </w:r>
      <w:r w:rsidR="00A52523">
        <w:rPr>
          <w:rStyle w:val="SpecificationType"/>
          <w:sz w:val="22"/>
        </w:rPr>
        <w:t>:</w:t>
      </w:r>
      <w:r w:rsidR="00A52523" w:rsidRPr="00A52523">
        <w:rPr>
          <w:i/>
          <w:sz w:val="22"/>
        </w:rPr>
        <w:t xml:space="preserve"> </w:t>
      </w:r>
      <w:r w:rsidR="00A52523" w:rsidRPr="00B30FF0">
        <w:rPr>
          <w:i/>
          <w:sz w:val="22"/>
        </w:rPr>
        <w:t>independent continuant</w:t>
      </w:r>
      <w:ins w:id="406" w:author="Jonathan Bona" w:date="2012-05-03T23:20:00Z">
        <w:r w:rsidRPr="00476F65">
          <w:rPr>
            <w:rStyle w:val="Annotation"/>
          </w:rPr>
          <w:t>]</w:t>
        </w:r>
      </w:ins>
    </w:p>
    <w:p w14:paraId="70004DF0" w14:textId="77777777" w:rsidR="00A52523" w:rsidRPr="006D323D" w:rsidRDefault="00A52523" w:rsidP="00486765">
      <w:pPr>
        <w:pStyle w:val="Specification"/>
        <w:rPr>
          <w:sz w:val="22"/>
        </w:rPr>
      </w:pPr>
    </w:p>
    <w:p w14:paraId="5F4DAEF5" w14:textId="77777777" w:rsidR="00B1604E" w:rsidRPr="00486765" w:rsidRDefault="00B1604E" w:rsidP="00486765">
      <w:pPr>
        <w:rPr>
          <w:sz w:val="22"/>
        </w:rPr>
      </w:pPr>
    </w:p>
    <w:p w14:paraId="4A2B12C3" w14:textId="77777777" w:rsidR="00894677" w:rsidRPr="00486765" w:rsidRDefault="00624F91">
      <w:pPr>
        <w:rPr>
          <w:b/>
          <w:sz w:val="22"/>
        </w:rPr>
      </w:pPr>
      <w:r w:rsidRPr="00486765">
        <w:rPr>
          <w:b/>
          <w:sz w:val="22"/>
        </w:rPr>
        <w:t>Inherence</w:t>
      </w:r>
      <w:r w:rsidRPr="00486765">
        <w:rPr>
          <w:sz w:val="22"/>
        </w:rPr>
        <w:t xml:space="preserve"> is a </w:t>
      </w:r>
      <w:proofErr w:type="spellStart"/>
      <w:r w:rsidRPr="00486765">
        <w:rPr>
          <w:sz w:val="22"/>
        </w:rPr>
        <w:t>subrelation</w:t>
      </w:r>
      <w:proofErr w:type="spellEnd"/>
      <w:r w:rsidRPr="00486765">
        <w:rPr>
          <w:sz w:val="22"/>
        </w:rPr>
        <w:t xml:space="preserve"> of </w:t>
      </w:r>
      <w:r w:rsidR="002D5E04" w:rsidRPr="00486765">
        <w:rPr>
          <w:b/>
          <w:sz w:val="22"/>
        </w:rPr>
        <w:t>s-</w:t>
      </w:r>
      <w:proofErr w:type="gramStart"/>
      <w:r w:rsidRPr="00486765">
        <w:rPr>
          <w:b/>
          <w:sz w:val="22"/>
        </w:rPr>
        <w:t>dependence</w:t>
      </w:r>
      <w:r w:rsidRPr="00486765">
        <w:rPr>
          <w:sz w:val="22"/>
        </w:rPr>
        <w:t xml:space="preserve"> which</w:t>
      </w:r>
      <w:proofErr w:type="gramEnd"/>
      <w:r w:rsidRPr="00486765">
        <w:rPr>
          <w:sz w:val="22"/>
        </w:rPr>
        <w:t xml:space="preserve"> holds between a </w:t>
      </w:r>
      <w:r w:rsidRPr="00486765">
        <w:rPr>
          <w:i/>
          <w:sz w:val="22"/>
        </w:rPr>
        <w:t>dependent continuant</w:t>
      </w:r>
      <w:r w:rsidRPr="00486765">
        <w:rPr>
          <w:sz w:val="22"/>
        </w:rPr>
        <w:t xml:space="preserve"> and an </w:t>
      </w:r>
      <w:r w:rsidRPr="00486765">
        <w:rPr>
          <w:i/>
          <w:sz w:val="22"/>
        </w:rPr>
        <w:t>independent continuant</w:t>
      </w:r>
      <w:r w:rsidRPr="00486765">
        <w:rPr>
          <w:sz w:val="22"/>
        </w:rPr>
        <w:t>.</w:t>
      </w:r>
      <w:r w:rsidR="004C372C" w:rsidRPr="00486765">
        <w:rPr>
          <w:sz w:val="22"/>
        </w:rPr>
        <w:t xml:space="preserve"> Since dependent continuants cannot migrate from one bearer to another, we do </w:t>
      </w:r>
      <w:r w:rsidR="004C372C" w:rsidRPr="00486765">
        <w:rPr>
          <w:sz w:val="22"/>
        </w:rPr>
        <w:lastRenderedPageBreak/>
        <w:t>not need to include the qualifier ‘</w:t>
      </w:r>
      <w:r w:rsidR="004C372C" w:rsidRPr="00486765">
        <w:rPr>
          <w:b/>
          <w:sz w:val="22"/>
        </w:rPr>
        <w:t xml:space="preserve">at </w:t>
      </w:r>
      <w:r w:rsidR="004C372C" w:rsidRPr="00486765">
        <w:rPr>
          <w:i/>
          <w:sz w:val="22"/>
        </w:rPr>
        <w:t>t</w:t>
      </w:r>
      <w:r w:rsidR="004C372C" w:rsidRPr="00486765">
        <w:rPr>
          <w:sz w:val="22"/>
        </w:rPr>
        <w:t>’.</w:t>
      </w:r>
      <w:r w:rsidRPr="00486765">
        <w:rPr>
          <w:sz w:val="22"/>
        </w:rPr>
        <w:t xml:space="preserve"> </w:t>
      </w:r>
      <w:r w:rsidR="000E3998" w:rsidRPr="00486765">
        <w:rPr>
          <w:sz w:val="22"/>
        </w:rPr>
        <w:t xml:space="preserve">If </w:t>
      </w:r>
      <w:proofErr w:type="gramStart"/>
      <w:r w:rsidR="000E3998" w:rsidRPr="00486765">
        <w:rPr>
          <w:i/>
          <w:sz w:val="22"/>
        </w:rPr>
        <w:t>a</w:t>
      </w:r>
      <w:proofErr w:type="gramEnd"/>
      <w:r w:rsidR="000E3998" w:rsidRPr="00486765">
        <w:rPr>
          <w:i/>
          <w:sz w:val="22"/>
        </w:rPr>
        <w:t xml:space="preserve"> </w:t>
      </w:r>
      <w:r w:rsidR="000E3998" w:rsidRPr="00486765">
        <w:rPr>
          <w:b/>
          <w:sz w:val="22"/>
        </w:rPr>
        <w:t xml:space="preserve">s-depends on </w:t>
      </w:r>
      <w:r w:rsidR="000E3998" w:rsidRPr="00486765">
        <w:rPr>
          <w:i/>
          <w:sz w:val="22"/>
        </w:rPr>
        <w:t xml:space="preserve">b </w:t>
      </w:r>
      <w:r w:rsidR="000E3998" w:rsidRPr="00486765">
        <w:rPr>
          <w:sz w:val="22"/>
        </w:rPr>
        <w:t xml:space="preserve">at some time, then </w:t>
      </w:r>
      <w:r w:rsidR="000E3998" w:rsidRPr="00486765">
        <w:rPr>
          <w:i/>
          <w:sz w:val="22"/>
        </w:rPr>
        <w:t xml:space="preserve">a </w:t>
      </w:r>
      <w:r w:rsidR="000E3998" w:rsidRPr="00486765">
        <w:rPr>
          <w:b/>
          <w:sz w:val="22"/>
        </w:rPr>
        <w:t xml:space="preserve">s-depends on </w:t>
      </w:r>
      <w:r w:rsidR="000E3998" w:rsidRPr="00486765">
        <w:rPr>
          <w:i/>
          <w:sz w:val="22"/>
        </w:rPr>
        <w:t xml:space="preserve">b </w:t>
      </w:r>
      <w:r w:rsidR="000E3998" w:rsidRPr="00486765">
        <w:rPr>
          <w:sz w:val="22"/>
        </w:rPr>
        <w:t xml:space="preserve">at all times at which </w:t>
      </w:r>
      <w:r w:rsidR="000E3998" w:rsidRPr="00486765">
        <w:rPr>
          <w:i/>
          <w:sz w:val="22"/>
        </w:rPr>
        <w:t xml:space="preserve">a </w:t>
      </w:r>
      <w:r w:rsidR="000E3998" w:rsidRPr="00486765">
        <w:rPr>
          <w:sz w:val="22"/>
        </w:rPr>
        <w:t>exists.</w:t>
      </w:r>
      <w:r w:rsidR="000E3998" w:rsidRPr="00486765">
        <w:rPr>
          <w:b/>
          <w:sz w:val="22"/>
        </w:rPr>
        <w:t xml:space="preserve"> </w:t>
      </w:r>
    </w:p>
    <w:p w14:paraId="1B317211" w14:textId="7CD5FBE2" w:rsidR="002001F8" w:rsidRPr="00B56876" w:rsidRDefault="002C4E4C" w:rsidP="00486765">
      <w:r w:rsidRPr="00486765">
        <w:rPr>
          <w:sz w:val="22"/>
        </w:rPr>
        <w:t xml:space="preserve">For example, consider the </w:t>
      </w:r>
      <w:r w:rsidR="002001F8" w:rsidRPr="00486765">
        <w:rPr>
          <w:sz w:val="22"/>
        </w:rPr>
        <w:t xml:space="preserve">particular instance of openness inhering in my mouth at </w:t>
      </w:r>
      <w:r w:rsidR="002001F8" w:rsidRPr="00486765">
        <w:rPr>
          <w:i/>
          <w:sz w:val="22"/>
        </w:rPr>
        <w:t>t</w:t>
      </w:r>
      <w:r w:rsidR="002001F8" w:rsidRPr="00486765">
        <w:rPr>
          <w:sz w:val="22"/>
        </w:rPr>
        <w:t xml:space="preserve"> as I prepare to take a bite out of a donut, </w:t>
      </w:r>
      <w:r w:rsidRPr="00486765">
        <w:rPr>
          <w:sz w:val="22"/>
        </w:rPr>
        <w:t xml:space="preserve">followed by </w:t>
      </w:r>
      <w:proofErr w:type="gramStart"/>
      <w:r w:rsidR="002001F8" w:rsidRPr="00486765">
        <w:rPr>
          <w:sz w:val="22"/>
        </w:rPr>
        <w:t xml:space="preserve">a </w:t>
      </w:r>
      <w:proofErr w:type="spellStart"/>
      <w:r w:rsidR="002001F8" w:rsidRPr="00486765">
        <w:rPr>
          <w:sz w:val="22"/>
        </w:rPr>
        <w:t>closedness</w:t>
      </w:r>
      <w:proofErr w:type="spellEnd"/>
      <w:proofErr w:type="gramEnd"/>
      <w:r w:rsidR="002001F8" w:rsidRPr="00486765">
        <w:rPr>
          <w:sz w:val="22"/>
        </w:rPr>
        <w:t xml:space="preserve"> at </w:t>
      </w:r>
      <w:r w:rsidR="002001F8" w:rsidRPr="00486765">
        <w:rPr>
          <w:i/>
          <w:sz w:val="22"/>
        </w:rPr>
        <w:t>t</w:t>
      </w:r>
      <w:r w:rsidR="002001F8" w:rsidRPr="00486765">
        <w:rPr>
          <w:sz w:val="22"/>
        </w:rPr>
        <w:t xml:space="preserve">+1 when I bite </w:t>
      </w:r>
      <w:r w:rsidRPr="00486765">
        <w:rPr>
          <w:sz w:val="22"/>
        </w:rPr>
        <w:t xml:space="preserve">the donut </w:t>
      </w:r>
      <w:r w:rsidR="002001F8" w:rsidRPr="00486765">
        <w:rPr>
          <w:sz w:val="22"/>
        </w:rPr>
        <w:t>and start chewing</w:t>
      </w:r>
      <w:r w:rsidRPr="00486765">
        <w:rPr>
          <w:sz w:val="22"/>
        </w:rPr>
        <w:t xml:space="preserve">. The openness instance is then </w:t>
      </w:r>
      <w:proofErr w:type="spellStart"/>
      <w:r w:rsidRPr="00486765">
        <w:rPr>
          <w:sz w:val="22"/>
        </w:rPr>
        <w:t>shortlived</w:t>
      </w:r>
      <w:proofErr w:type="spellEnd"/>
      <w:r w:rsidRPr="00486765">
        <w:rPr>
          <w:sz w:val="22"/>
        </w:rPr>
        <w:t xml:space="preserve">, and to say that </w:t>
      </w:r>
      <w:r w:rsidRPr="00486765">
        <w:rPr>
          <w:b/>
          <w:sz w:val="22"/>
        </w:rPr>
        <w:t>s-depends</w:t>
      </w:r>
      <w:r w:rsidRPr="00486765">
        <w:rPr>
          <w:sz w:val="22"/>
        </w:rPr>
        <w:t xml:space="preserve"> on my mouth at all times at which it exists, means: at all times during this short life.</w:t>
      </w:r>
      <w:r w:rsidR="0041213E" w:rsidRPr="00486765">
        <w:rPr>
          <w:sz w:val="22"/>
        </w:rPr>
        <w:t xml:space="preserve"> Every time you make a fist, you make a new (instance of the universal) fist.</w:t>
      </w:r>
      <w:r w:rsidR="0041213E" w:rsidRPr="00486765">
        <w:rPr>
          <w:i/>
          <w:sz w:val="22"/>
        </w:rPr>
        <w:t xml:space="preserve"> </w:t>
      </w:r>
      <w:r w:rsidR="0041213E" w:rsidRPr="00486765">
        <w:rPr>
          <w:sz w:val="22"/>
        </w:rPr>
        <w:t>(Every time your hand has the fist-shaped quality, there is created a new instance of the universal fist-shaped quality.)</w:t>
      </w:r>
    </w:p>
    <w:p w14:paraId="2FC14D74" w14:textId="77777777" w:rsidR="0041213E" w:rsidRPr="00486765" w:rsidRDefault="0041213E" w:rsidP="00687850">
      <w:pPr>
        <w:rPr>
          <w:sz w:val="22"/>
        </w:rPr>
      </w:pPr>
    </w:p>
    <w:p w14:paraId="4C421550" w14:textId="79C37B0C" w:rsidR="0041213E" w:rsidRPr="00B23775" w:rsidRDefault="00FE1DA1" w:rsidP="00486765">
      <w:pPr>
        <w:pStyle w:val="Specification"/>
      </w:pPr>
      <w:ins w:id="407" w:author="Jonathan Bona" w:date="2012-05-03T23:21:00Z">
        <w:r w:rsidRPr="00FE1DA1">
          <w:rPr>
            <w:rStyle w:val="Annotation"/>
            <w:rPrChange w:id="408" w:author="Jonathan Bona" w:date="2012-05-03T23:21:00Z">
              <w:rPr>
                <w:rStyle w:val="SpecificationType"/>
              </w:rPr>
            </w:rPrChange>
          </w:rPr>
          <w:t>a(s-dependence)[</w:t>
        </w:r>
      </w:ins>
      <w:r w:rsidR="0041213E" w:rsidRPr="00B23775">
        <w:rPr>
          <w:rStyle w:val="SpecificationType"/>
        </w:rPr>
        <w:t>Axiom</w:t>
      </w:r>
      <w:r w:rsidR="0041213E" w:rsidRPr="00486765">
        <w:rPr>
          <w:sz w:val="22"/>
        </w:rPr>
        <w:t xml:space="preserve">: If </w:t>
      </w:r>
      <w:proofErr w:type="gramStart"/>
      <w:r w:rsidR="0041213E" w:rsidRPr="00486765">
        <w:rPr>
          <w:i/>
          <w:sz w:val="22"/>
        </w:rPr>
        <w:t>a</w:t>
      </w:r>
      <w:proofErr w:type="gramEnd"/>
      <w:r w:rsidR="0041213E" w:rsidRPr="00486765">
        <w:rPr>
          <w:i/>
          <w:sz w:val="22"/>
        </w:rPr>
        <w:t xml:space="preserve"> </w:t>
      </w:r>
      <w:r w:rsidR="0041213E" w:rsidRPr="00486765">
        <w:rPr>
          <w:b/>
          <w:sz w:val="22"/>
        </w:rPr>
        <w:t xml:space="preserve">s-dependent </w:t>
      </w:r>
      <w:r w:rsidR="0041213E" w:rsidRPr="00486765">
        <w:rPr>
          <w:sz w:val="22"/>
        </w:rPr>
        <w:t xml:space="preserve">on something, then </w:t>
      </w:r>
      <w:r w:rsidR="0041213E" w:rsidRPr="00486765">
        <w:rPr>
          <w:i/>
          <w:sz w:val="22"/>
        </w:rPr>
        <w:t xml:space="preserve">a </w:t>
      </w:r>
      <w:r w:rsidR="0041213E" w:rsidRPr="00486765">
        <w:rPr>
          <w:sz w:val="22"/>
        </w:rPr>
        <w:t xml:space="preserve">is not a </w:t>
      </w:r>
      <w:r w:rsidR="0041213E" w:rsidRPr="00486765">
        <w:rPr>
          <w:i/>
          <w:sz w:val="22"/>
        </w:rPr>
        <w:t>material entity.</w:t>
      </w:r>
      <w:r w:rsidR="006D323D">
        <w:rPr>
          <w:sz w:val="22"/>
        </w:rPr>
        <w:t xml:space="preserve"> [052-001]</w:t>
      </w:r>
      <w:ins w:id="409" w:author="Jonathan Bona" w:date="2012-05-03T23:21:00Z">
        <w:r w:rsidRPr="00FE1DA1">
          <w:rPr>
            <w:rStyle w:val="Annotation"/>
            <w:rPrChange w:id="410" w:author="Jonathan Bona" w:date="2012-05-03T23:21:00Z">
              <w:rPr>
                <w:sz w:val="22"/>
              </w:rPr>
            </w:rPrChange>
          </w:rPr>
          <w:t>]</w:t>
        </w:r>
      </w:ins>
    </w:p>
    <w:p w14:paraId="31CEED65" w14:textId="77777777" w:rsidR="0041213E" w:rsidRPr="00B56876" w:rsidRDefault="0041213E" w:rsidP="00486765"/>
    <w:p w14:paraId="25C52A6B" w14:textId="40F57F43" w:rsidR="0041213E" w:rsidRPr="00B56876" w:rsidRDefault="00541009" w:rsidP="00486765">
      <w:r w:rsidRPr="00486765">
        <w:rPr>
          <w:sz w:val="22"/>
        </w:rPr>
        <w:t>Intuitively inherence</w:t>
      </w:r>
      <w:r w:rsidRPr="00486765">
        <w:rPr>
          <w:b/>
          <w:sz w:val="22"/>
        </w:rPr>
        <w:t xml:space="preserve"> </w:t>
      </w:r>
      <w:r w:rsidRPr="00486765">
        <w:rPr>
          <w:sz w:val="22"/>
        </w:rPr>
        <w:t xml:space="preserve">holds only where the </w:t>
      </w:r>
      <w:r w:rsidRPr="00486765">
        <w:rPr>
          <w:b/>
          <w:sz w:val="22"/>
        </w:rPr>
        <w:t>s-dependent</w:t>
      </w:r>
      <w:r w:rsidRPr="00486765">
        <w:rPr>
          <w:sz w:val="22"/>
        </w:rPr>
        <w:t xml:space="preserve"> entity or entities </w:t>
      </w:r>
      <w:r w:rsidR="0041213E" w:rsidRPr="00486765">
        <w:rPr>
          <w:sz w:val="22"/>
        </w:rPr>
        <w:t xml:space="preserve">have no material parts. The accused in a court of law has an </w:t>
      </w:r>
      <w:r w:rsidR="0041213E" w:rsidRPr="00486765">
        <w:rPr>
          <w:b/>
          <w:sz w:val="22"/>
        </w:rPr>
        <w:t>s-dependent</w:t>
      </w:r>
      <w:r w:rsidR="0041213E" w:rsidRPr="00486765">
        <w:rPr>
          <w:sz w:val="22"/>
        </w:rPr>
        <w:t xml:space="preserve"> role, but he himself is a human being, and thus not an </w:t>
      </w:r>
      <w:r w:rsidR="0041213E" w:rsidRPr="00486765">
        <w:rPr>
          <w:b/>
          <w:sz w:val="22"/>
        </w:rPr>
        <w:t>s-dependent</w:t>
      </w:r>
      <w:r w:rsidR="0041213E" w:rsidRPr="00486765">
        <w:rPr>
          <w:sz w:val="22"/>
        </w:rPr>
        <w:t xml:space="preserve"> entity.</w:t>
      </w:r>
    </w:p>
    <w:p w14:paraId="5A5AB79A" w14:textId="163C6EFD" w:rsidR="00541009" w:rsidRPr="004C5178" w:rsidRDefault="00541009" w:rsidP="00486765"/>
    <w:p w14:paraId="5ACA68F5" w14:textId="53237456" w:rsidR="007325BB" w:rsidRDefault="00FE1DA1" w:rsidP="00486765">
      <w:pPr>
        <w:pStyle w:val="Specification"/>
        <w:rPr>
          <w:sz w:val="22"/>
        </w:rPr>
      </w:pPr>
      <w:ins w:id="411" w:author="Jonathan Bona" w:date="2012-05-03T23:21:00Z">
        <w:r w:rsidRPr="00FE1DA1">
          <w:rPr>
            <w:rStyle w:val="Annotation"/>
            <w:rPrChange w:id="412" w:author="Jonathan Bona" w:date="2012-05-03T23:22:00Z">
              <w:rPr>
                <w:rStyle w:val="SpecificationType"/>
                <w:sz w:val="22"/>
              </w:rPr>
            </w:rPrChange>
          </w:rPr>
          <w:t>a(bearer_of)[</w:t>
        </w:r>
      </w:ins>
      <w:r w:rsidR="00492DAF" w:rsidRPr="00486765">
        <w:rPr>
          <w:rStyle w:val="SpecificationType"/>
          <w:sz w:val="22"/>
        </w:rPr>
        <w:t>Definition</w:t>
      </w:r>
      <w:r w:rsidR="00492DAF" w:rsidRPr="00486765">
        <w:rPr>
          <w:smallCaps/>
          <w:sz w:val="22"/>
        </w:rPr>
        <w:t xml:space="preserve">: </w:t>
      </w:r>
      <w:r w:rsidR="004C372C" w:rsidRPr="00486765">
        <w:rPr>
          <w:i/>
          <w:sz w:val="22"/>
        </w:rPr>
        <w:t xml:space="preserve">a </w:t>
      </w:r>
      <w:proofErr w:type="spellStart"/>
      <w:r w:rsidR="004C372C" w:rsidRPr="00486765">
        <w:rPr>
          <w:b/>
          <w:sz w:val="22"/>
        </w:rPr>
        <w:t>bearer_of</w:t>
      </w:r>
      <w:proofErr w:type="spellEnd"/>
      <w:r w:rsidR="004C372C" w:rsidRPr="00486765">
        <w:rPr>
          <w:b/>
          <w:sz w:val="22"/>
        </w:rPr>
        <w:t xml:space="preserve"> </w:t>
      </w:r>
      <w:r w:rsidR="004C372C" w:rsidRPr="00486765">
        <w:rPr>
          <w:i/>
          <w:sz w:val="22"/>
        </w:rPr>
        <w:t xml:space="preserve">b </w:t>
      </w:r>
      <w:r w:rsidR="004C372C" w:rsidRPr="00486765">
        <w:rPr>
          <w:b/>
          <w:sz w:val="22"/>
        </w:rPr>
        <w:t xml:space="preserve">at </w:t>
      </w:r>
      <w:r w:rsidR="004C372C" w:rsidRPr="00486765">
        <w:rPr>
          <w:i/>
          <w:sz w:val="22"/>
        </w:rPr>
        <w:t>t =</w:t>
      </w:r>
      <w:r w:rsidR="004C372C" w:rsidRPr="00486765">
        <w:rPr>
          <w:sz w:val="22"/>
        </w:rPr>
        <w:t xml:space="preserve">Def. </w:t>
      </w:r>
      <w:r w:rsidR="004C372C" w:rsidRPr="00486765">
        <w:rPr>
          <w:i/>
          <w:sz w:val="22"/>
        </w:rPr>
        <w:t xml:space="preserve">b </w:t>
      </w:r>
      <w:r w:rsidR="004C372C" w:rsidRPr="00486765">
        <w:rPr>
          <w:b/>
          <w:sz w:val="22"/>
        </w:rPr>
        <w:t xml:space="preserve">s-depends on </w:t>
      </w:r>
      <w:r w:rsidR="004C372C" w:rsidRPr="00486765">
        <w:rPr>
          <w:i/>
          <w:sz w:val="22"/>
        </w:rPr>
        <w:t xml:space="preserve">a </w:t>
      </w:r>
      <w:r w:rsidR="0039662B" w:rsidRPr="00486765">
        <w:rPr>
          <w:sz w:val="22"/>
        </w:rPr>
        <w:t xml:space="preserve">&amp; </w:t>
      </w:r>
      <w:r w:rsidR="008E181C" w:rsidRPr="00486765">
        <w:rPr>
          <w:i/>
          <w:sz w:val="22"/>
        </w:rPr>
        <w:t xml:space="preserve">a </w:t>
      </w:r>
      <w:r w:rsidR="008E181C" w:rsidRPr="00486765">
        <w:rPr>
          <w:sz w:val="22"/>
        </w:rPr>
        <w:t xml:space="preserve">is an </w:t>
      </w:r>
      <w:r w:rsidR="008E181C" w:rsidRPr="00486765">
        <w:rPr>
          <w:i/>
          <w:sz w:val="22"/>
        </w:rPr>
        <w:t>independent continuant</w:t>
      </w:r>
      <w:r w:rsidR="008E181C" w:rsidRPr="00486765">
        <w:rPr>
          <w:sz w:val="22"/>
        </w:rPr>
        <w:t xml:space="preserve"> &amp; </w:t>
      </w:r>
      <w:r w:rsidR="0039662B" w:rsidRPr="00486765">
        <w:rPr>
          <w:i/>
          <w:sz w:val="22"/>
        </w:rPr>
        <w:t xml:space="preserve">b </w:t>
      </w:r>
      <w:r w:rsidR="0039662B" w:rsidRPr="00486765">
        <w:rPr>
          <w:sz w:val="22"/>
        </w:rPr>
        <w:t>exists at</w:t>
      </w:r>
      <w:r w:rsidR="0039662B" w:rsidRPr="00486765">
        <w:rPr>
          <w:i/>
          <w:sz w:val="22"/>
        </w:rPr>
        <w:t xml:space="preserve"> t.</w:t>
      </w:r>
      <w:r w:rsidR="008E181C" w:rsidRPr="00486765">
        <w:rPr>
          <w:i/>
          <w:sz w:val="22"/>
        </w:rPr>
        <w:t xml:space="preserve"> </w:t>
      </w:r>
      <w:r w:rsidR="006D323D">
        <w:rPr>
          <w:sz w:val="22"/>
        </w:rPr>
        <w:t>[053-001]</w:t>
      </w:r>
      <w:ins w:id="413" w:author="Jonathan Bona" w:date="2012-05-03T23:21:00Z">
        <w:r w:rsidRPr="00FE1DA1">
          <w:rPr>
            <w:rStyle w:val="Annotation"/>
            <w:rPrChange w:id="414" w:author="Jonathan Bona" w:date="2012-05-03T23:22:00Z">
              <w:rPr>
                <w:sz w:val="22"/>
              </w:rPr>
            </w:rPrChange>
          </w:rPr>
          <w:t>]</w:t>
        </w:r>
      </w:ins>
    </w:p>
    <w:p w14:paraId="4FFDA1B2" w14:textId="055436B9" w:rsidR="0089128F" w:rsidRPr="00B6123E" w:rsidRDefault="00FE1DA1" w:rsidP="00486765">
      <w:pPr>
        <w:pStyle w:val="Specification"/>
        <w:rPr>
          <w:rStyle w:val="SpecificationType"/>
          <w:sz w:val="22"/>
        </w:rPr>
      </w:pPr>
      <w:ins w:id="415" w:author="Jonathan Bona" w:date="2012-05-03T23:22:00Z">
        <w:r w:rsidRPr="00476F65">
          <w:rPr>
            <w:rStyle w:val="Annotation"/>
          </w:rPr>
          <w:t>a(bearer_of)[</w:t>
        </w:r>
      </w:ins>
      <w:r w:rsidR="0089128F" w:rsidRPr="00B6123E">
        <w:rPr>
          <w:rStyle w:val="SpecificationType"/>
          <w:sz w:val="22"/>
        </w:rPr>
        <w:t>Domain:</w:t>
      </w:r>
      <w:r w:rsidR="0089128F">
        <w:rPr>
          <w:rStyle w:val="SpecificationType"/>
          <w:sz w:val="22"/>
        </w:rPr>
        <w:t xml:space="preserve">  </w:t>
      </w:r>
      <w:r w:rsidR="0089128F" w:rsidRPr="00486765">
        <w:rPr>
          <w:i/>
          <w:sz w:val="22"/>
        </w:rPr>
        <w:t>independent continuant</w:t>
      </w:r>
      <w:ins w:id="416" w:author="Jonathan Bona" w:date="2012-05-03T23:22:00Z">
        <w:r w:rsidRPr="00476F65">
          <w:rPr>
            <w:rStyle w:val="Annotation"/>
          </w:rPr>
          <w:t>]</w:t>
        </w:r>
      </w:ins>
    </w:p>
    <w:p w14:paraId="43E2A635" w14:textId="0AC3FC26" w:rsidR="0089128F" w:rsidRPr="00B6123E" w:rsidRDefault="00FE1DA1" w:rsidP="0089128F">
      <w:pPr>
        <w:pStyle w:val="Specification"/>
        <w:rPr>
          <w:rStyle w:val="SpecificationType"/>
          <w:sz w:val="22"/>
        </w:rPr>
      </w:pPr>
      <w:ins w:id="417" w:author="Jonathan Bona" w:date="2012-05-03T23:22:00Z">
        <w:r w:rsidRPr="00476F65">
          <w:rPr>
            <w:rStyle w:val="Annotation"/>
          </w:rPr>
          <w:t>a(bearer_of)[</w:t>
        </w:r>
      </w:ins>
      <w:r w:rsidR="0089128F" w:rsidRPr="00B6123E">
        <w:rPr>
          <w:rStyle w:val="SpecificationType"/>
          <w:sz w:val="22"/>
        </w:rPr>
        <w:t>Range:</w:t>
      </w:r>
      <w:r w:rsidR="0089128F">
        <w:rPr>
          <w:rStyle w:val="SpecificationType"/>
          <w:sz w:val="22"/>
        </w:rPr>
        <w:t xml:space="preserve"> </w:t>
      </w:r>
      <w:r w:rsidR="00A52523">
        <w:rPr>
          <w:i/>
          <w:sz w:val="22"/>
        </w:rPr>
        <w:t>specifically</w:t>
      </w:r>
      <w:r w:rsidR="000E2488">
        <w:rPr>
          <w:i/>
          <w:sz w:val="22"/>
        </w:rPr>
        <w:t xml:space="preserve"> d</w:t>
      </w:r>
      <w:r w:rsidR="000E2488" w:rsidRPr="00486765">
        <w:rPr>
          <w:i/>
          <w:sz w:val="22"/>
        </w:rPr>
        <w:t>ependent continuant</w:t>
      </w:r>
      <w:ins w:id="418" w:author="Jonathan Bona" w:date="2012-05-03T23:22:00Z">
        <w:r w:rsidRPr="00476F65">
          <w:rPr>
            <w:rStyle w:val="Annotation"/>
          </w:rPr>
          <w:t>]</w:t>
        </w:r>
      </w:ins>
    </w:p>
    <w:p w14:paraId="3F983A3E" w14:textId="77777777" w:rsidR="000E3998" w:rsidRPr="00486765" w:rsidRDefault="000E3998" w:rsidP="00486765">
      <w:pPr>
        <w:rPr>
          <w:sz w:val="22"/>
        </w:rPr>
      </w:pPr>
    </w:p>
    <w:p w14:paraId="4DFF4100" w14:textId="1FBAD0E6" w:rsidR="000E3998" w:rsidRPr="00486765" w:rsidRDefault="0041213E">
      <w:pPr>
        <w:rPr>
          <w:sz w:val="22"/>
        </w:rPr>
      </w:pPr>
      <w:proofErr w:type="spellStart"/>
      <w:r w:rsidRPr="00486765">
        <w:rPr>
          <w:b/>
          <w:sz w:val="22"/>
        </w:rPr>
        <w:t>B</w:t>
      </w:r>
      <w:r w:rsidR="000E3998" w:rsidRPr="00486765">
        <w:rPr>
          <w:b/>
          <w:sz w:val="22"/>
        </w:rPr>
        <w:t>earer_of</w:t>
      </w:r>
      <w:proofErr w:type="spellEnd"/>
      <w:r w:rsidR="000E3998" w:rsidRPr="00486765">
        <w:rPr>
          <w:b/>
          <w:sz w:val="22"/>
        </w:rPr>
        <w:t xml:space="preserve"> </w:t>
      </w:r>
      <w:r w:rsidR="000E3998" w:rsidRPr="00486765">
        <w:rPr>
          <w:sz w:val="22"/>
        </w:rPr>
        <w:t xml:space="preserve">in contrast to inherence, is time-indexed, since if </w:t>
      </w:r>
      <w:r w:rsidR="000E3998" w:rsidRPr="00486765">
        <w:rPr>
          <w:i/>
          <w:sz w:val="22"/>
        </w:rPr>
        <w:t xml:space="preserve">a </w:t>
      </w:r>
      <w:r w:rsidR="000E3998" w:rsidRPr="00486765">
        <w:rPr>
          <w:sz w:val="22"/>
        </w:rPr>
        <w:t xml:space="preserve">is a bearer of some </w:t>
      </w:r>
      <w:r w:rsidR="000E3998" w:rsidRPr="00486765">
        <w:rPr>
          <w:i/>
          <w:sz w:val="22"/>
        </w:rPr>
        <w:t xml:space="preserve">b </w:t>
      </w:r>
      <w:r w:rsidR="002C4E4C" w:rsidRPr="00486765">
        <w:rPr>
          <w:sz w:val="22"/>
        </w:rPr>
        <w:t xml:space="preserve">only </w:t>
      </w:r>
      <w:r w:rsidR="000E3998" w:rsidRPr="00486765">
        <w:rPr>
          <w:sz w:val="22"/>
        </w:rPr>
        <w:t>at some time</w:t>
      </w:r>
      <w:r w:rsidR="002C4E4C" w:rsidRPr="00486765">
        <w:rPr>
          <w:sz w:val="22"/>
        </w:rPr>
        <w:t xml:space="preserve"> during which </w:t>
      </w:r>
      <w:r w:rsidR="002C4E4C" w:rsidRPr="00486765">
        <w:rPr>
          <w:i/>
          <w:sz w:val="22"/>
        </w:rPr>
        <w:t xml:space="preserve">a </w:t>
      </w:r>
      <w:r w:rsidR="002C4E4C" w:rsidRPr="00486765">
        <w:rPr>
          <w:sz w:val="22"/>
        </w:rPr>
        <w:t>exists</w:t>
      </w:r>
      <w:r w:rsidR="000E3998" w:rsidRPr="00486765">
        <w:rPr>
          <w:sz w:val="22"/>
        </w:rPr>
        <w:t xml:space="preserve">, </w:t>
      </w:r>
      <w:r w:rsidR="002C4E4C" w:rsidRPr="00486765">
        <w:rPr>
          <w:sz w:val="22"/>
        </w:rPr>
        <w:t xml:space="preserve">but </w:t>
      </w:r>
      <w:r w:rsidR="002C4E4C" w:rsidRPr="00486765">
        <w:rPr>
          <w:i/>
          <w:sz w:val="22"/>
        </w:rPr>
        <w:t xml:space="preserve">b </w:t>
      </w:r>
      <w:r w:rsidR="002C4E4C" w:rsidRPr="00486765">
        <w:rPr>
          <w:sz w:val="22"/>
        </w:rPr>
        <w:t xml:space="preserve">cannot similarly inhere in </w:t>
      </w:r>
      <w:proofErr w:type="gramStart"/>
      <w:r w:rsidR="000E3998" w:rsidRPr="00486765">
        <w:rPr>
          <w:i/>
          <w:sz w:val="22"/>
        </w:rPr>
        <w:t>a</w:t>
      </w:r>
      <w:proofErr w:type="gramEnd"/>
      <w:r w:rsidR="000E3998" w:rsidRPr="00486765">
        <w:rPr>
          <w:i/>
          <w:sz w:val="22"/>
        </w:rPr>
        <w:t xml:space="preserve"> </w:t>
      </w:r>
      <w:r w:rsidR="002C4E4C" w:rsidRPr="00486765">
        <w:rPr>
          <w:sz w:val="22"/>
        </w:rPr>
        <w:t xml:space="preserve">only at some times during which </w:t>
      </w:r>
      <w:r w:rsidR="002C4E4C" w:rsidRPr="00486765">
        <w:rPr>
          <w:i/>
          <w:sz w:val="22"/>
        </w:rPr>
        <w:t xml:space="preserve">b </w:t>
      </w:r>
      <w:r w:rsidR="002C4E4C" w:rsidRPr="00486765">
        <w:rPr>
          <w:sz w:val="22"/>
        </w:rPr>
        <w:t>exists.</w:t>
      </w:r>
    </w:p>
    <w:p w14:paraId="546D8D18" w14:textId="77777777" w:rsidR="008E181C" w:rsidRPr="00486765" w:rsidRDefault="008E181C">
      <w:pPr>
        <w:rPr>
          <w:sz w:val="22"/>
        </w:rPr>
      </w:pPr>
    </w:p>
    <w:p w14:paraId="09CAA15F" w14:textId="77777777" w:rsidR="00513AAE" w:rsidRPr="00486765" w:rsidRDefault="00513AAE">
      <w:pPr>
        <w:rPr>
          <w:sz w:val="22"/>
        </w:rPr>
      </w:pPr>
      <w:r w:rsidRPr="00486765">
        <w:rPr>
          <w:sz w:val="22"/>
        </w:rPr>
        <w:lastRenderedPageBreak/>
        <w:t xml:space="preserve">See also the discussion of </w:t>
      </w:r>
      <w:proofErr w:type="spellStart"/>
      <w:r w:rsidR="003068B6" w:rsidRPr="00486765">
        <w:rPr>
          <w:b/>
          <w:sz w:val="22"/>
        </w:rPr>
        <w:t>has_m</w:t>
      </w:r>
      <w:r w:rsidRPr="00486765">
        <w:rPr>
          <w:b/>
          <w:sz w:val="22"/>
        </w:rPr>
        <w:t>aterial_basis</w:t>
      </w:r>
      <w:r w:rsidR="003068B6" w:rsidRPr="00486765">
        <w:rPr>
          <w:b/>
          <w:sz w:val="22"/>
        </w:rPr>
        <w:t>_in</w:t>
      </w:r>
      <w:proofErr w:type="spellEnd"/>
      <w:r w:rsidR="003068B6" w:rsidRPr="00486765">
        <w:rPr>
          <w:sz w:val="22"/>
        </w:rPr>
        <w:t xml:space="preserve"> below.</w:t>
      </w:r>
    </w:p>
    <w:p w14:paraId="3D9D7036" w14:textId="77777777" w:rsidR="00513AAE" w:rsidRPr="00486765" w:rsidRDefault="00513AAE">
      <w:pPr>
        <w:rPr>
          <w:sz w:val="22"/>
        </w:rPr>
      </w:pPr>
    </w:p>
    <w:p w14:paraId="5BE69205" w14:textId="5CECCD9C" w:rsidR="000E3998" w:rsidRPr="00486765" w:rsidRDefault="0041213E">
      <w:pPr>
        <w:rPr>
          <w:b/>
          <w:sz w:val="22"/>
        </w:rPr>
      </w:pPr>
      <w:r w:rsidRPr="00486765">
        <w:rPr>
          <w:b/>
          <w:sz w:val="22"/>
        </w:rPr>
        <w:t>N</w:t>
      </w:r>
      <w:r w:rsidR="000E3998" w:rsidRPr="00486765">
        <w:rPr>
          <w:b/>
          <w:sz w:val="22"/>
        </w:rPr>
        <w:t xml:space="preserve">o </w:t>
      </w:r>
      <w:r w:rsidR="002C4E4C" w:rsidRPr="00486765">
        <w:rPr>
          <w:b/>
          <w:sz w:val="22"/>
        </w:rPr>
        <w:t>s-</w:t>
      </w:r>
      <w:r w:rsidR="000E3998" w:rsidRPr="00486765">
        <w:rPr>
          <w:b/>
          <w:sz w:val="22"/>
        </w:rPr>
        <w:t>d</w:t>
      </w:r>
      <w:r w:rsidR="008E181C" w:rsidRPr="00486765">
        <w:rPr>
          <w:b/>
          <w:sz w:val="22"/>
        </w:rPr>
        <w:t>ependence of higher order</w:t>
      </w:r>
      <w:r w:rsidR="000E3998" w:rsidRPr="00486765">
        <w:rPr>
          <w:b/>
          <w:sz w:val="22"/>
        </w:rPr>
        <w:t xml:space="preserve"> </w:t>
      </w:r>
    </w:p>
    <w:p w14:paraId="24EB389F" w14:textId="6BD60A07" w:rsidR="002C4E4C" w:rsidRPr="00486765" w:rsidRDefault="004C372C">
      <w:pPr>
        <w:rPr>
          <w:sz w:val="22"/>
        </w:rPr>
      </w:pPr>
      <w:r w:rsidRPr="00486765">
        <w:rPr>
          <w:sz w:val="22"/>
        </w:rPr>
        <w:t xml:space="preserve">BFO does not </w:t>
      </w:r>
      <w:r w:rsidR="008901C1" w:rsidRPr="00486765">
        <w:rPr>
          <w:sz w:val="22"/>
        </w:rPr>
        <w:t xml:space="preserve">recognize </w:t>
      </w:r>
      <w:r w:rsidR="002C4E4C" w:rsidRPr="00486765">
        <w:rPr>
          <w:b/>
          <w:sz w:val="22"/>
        </w:rPr>
        <w:t>s-</w:t>
      </w:r>
      <w:r w:rsidR="008901C1" w:rsidRPr="00486765">
        <w:rPr>
          <w:b/>
          <w:sz w:val="22"/>
        </w:rPr>
        <w:t>dependence</w:t>
      </w:r>
      <w:r w:rsidR="008901C1" w:rsidRPr="00486765">
        <w:rPr>
          <w:sz w:val="22"/>
        </w:rPr>
        <w:t xml:space="preserve"> of </w:t>
      </w:r>
      <w:r w:rsidR="008E181C" w:rsidRPr="00486765">
        <w:rPr>
          <w:sz w:val="22"/>
        </w:rPr>
        <w:t xml:space="preserve">higher </w:t>
      </w:r>
      <w:r w:rsidR="008901C1" w:rsidRPr="00486765">
        <w:rPr>
          <w:sz w:val="22"/>
        </w:rPr>
        <w:t>order</w:t>
      </w:r>
      <w:r w:rsidR="002C4E4C" w:rsidRPr="00486765">
        <w:rPr>
          <w:sz w:val="22"/>
        </w:rPr>
        <w:t xml:space="preserve">. Thus there are no </w:t>
      </w:r>
      <w:r w:rsidR="002C4E4C" w:rsidRPr="00486765">
        <w:rPr>
          <w:b/>
          <w:sz w:val="22"/>
        </w:rPr>
        <w:t>s-dependence</w:t>
      </w:r>
      <w:r w:rsidR="002C4E4C" w:rsidRPr="00486765">
        <w:rPr>
          <w:sz w:val="22"/>
        </w:rPr>
        <w:t xml:space="preserve"> structures of this sort:</w:t>
      </w:r>
    </w:p>
    <w:p w14:paraId="5F26DE87" w14:textId="77777777" w:rsidR="003F3473" w:rsidRPr="00486765" w:rsidRDefault="003F3473">
      <w:pPr>
        <w:rPr>
          <w:sz w:val="22"/>
        </w:rPr>
      </w:pPr>
      <w:r w:rsidRPr="00486765">
        <w:rPr>
          <w:noProof/>
          <w:sz w:val="22"/>
        </w:rPr>
        <mc:AlternateContent>
          <mc:Choice Requires="wpc">
            <w:drawing>
              <wp:inline distT="0" distB="0" distL="0" distR="0" wp14:anchorId="48809D1E" wp14:editId="7512EF1D">
                <wp:extent cx="1612490" cy="1936955"/>
                <wp:effectExtent l="0" t="0" r="0" b="25400"/>
                <wp:docPr id="39" name="Canvas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 name="Rectangle 33"/>
                        <wps:cNvSpPr/>
                        <wps:spPr>
                          <a:xfrm>
                            <a:off x="2528" y="65804"/>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DB03D6" w14:textId="77777777" w:rsidR="0036416D" w:rsidRPr="00486765" w:rsidRDefault="0036416D" w:rsidP="00687850">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057" y="843316"/>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2F1311" w14:textId="77777777" w:rsidR="0036416D" w:rsidRPr="00486765" w:rsidRDefault="0036416D" w:rsidP="00687850">
                              <w:pPr>
                                <w:pStyle w:val="NormalWeb"/>
                                <w:rPr>
                                  <w:i/>
                                  <w:color w:val="000000" w:themeColor="text1"/>
                                  <w:sz w:val="10"/>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512020" y="379337"/>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37" name="Rectangle 37"/>
                        <wps:cNvSpPr/>
                        <wps:spPr>
                          <a:xfrm>
                            <a:off x="0" y="1620828"/>
                            <a:ext cx="1018983" cy="31353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5FB4359" w14:textId="77777777" w:rsidR="0036416D" w:rsidRPr="00486765" w:rsidRDefault="0036416D" w:rsidP="00687850">
                              <w:pPr>
                                <w:pStyle w:val="NormalWeb"/>
                                <w:rPr>
                                  <w:i/>
                                  <w:color w:val="000000" w:themeColor="text1"/>
                                  <w:sz w:val="10"/>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506963" y="1156849"/>
                            <a:ext cx="2528" cy="463979"/>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39" o:spid="_x0000_s1030" style="width:126.95pt;height:152.5pt;mso-position-horizontal-relative:char;mso-position-vertical-relative:line" coordsize="1612265,19367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1612265;height:1936750;visibility:visible;mso-wrap-style:square">
                  <v:fill o:detectmouseclick="t"/>
                  <v:path o:connecttype="none"/>
                </v:shape>
                <v:rect id="Rectangle 33" o:spid="_x0000_s1032" style="position:absolute;left:2528;top:65804;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sqeKxQAA&#10;ANsAAAAPAAAAZHJzL2Rvd25yZXYueG1sRI9Ba8JAFITvhf6H5RV6azZVEEldxQoFoSrEtIK3x+4z&#10;ic2+DdlV0/56VxB6HGbmG2Yy620jztT52rGC1yQFQaydqblU8FV8vIxB+IBssHFMCn7Jw2z6+DDB&#10;zLgL53TehlJECPsMFVQhtJmUXldk0SeuJY7ewXUWQ5RdKU2Hlwi3jRyk6UharDkuVNjSoiL9sz1Z&#10;BfS9O+Z/+0+9Wem5y3kRivdirdTzUz9/AxGoD//he3tpFAyHcPsSf4CcX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yp4rFAAAA2wAAAA8AAAAAAAAAAAAAAAAAlwIAAGRycy9k&#10;b3ducmV2LnhtbFBLBQYAAAAABAAEAPUAAACJAwAAAAA=&#10;" filled="f" strokecolor="#243f60 [1604]" strokeweight="2pt">
                  <v:textbox>
                    <w:txbxContent>
                      <w:p w14:paraId="64DB03D6" w14:textId="77777777" w:rsidR="009F3382" w:rsidRPr="00486765" w:rsidRDefault="009F3382" w:rsidP="00687850">
                        <w:pPr>
                          <w:pStyle w:val="NormalWeb"/>
                          <w:rPr>
                            <w:i/>
                            <w:color w:val="000000" w:themeColor="text1"/>
                            <w:sz w:val="10"/>
                          </w:rPr>
                        </w:pPr>
                        <w:proofErr w:type="gramStart"/>
                        <w:r w:rsidRPr="00486765">
                          <w:rPr>
                            <w:i/>
                            <w:color w:val="000000" w:themeColor="text1"/>
                          </w:rPr>
                          <w:t>a</w:t>
                        </w:r>
                        <w:proofErr w:type="gramEnd"/>
                      </w:p>
                    </w:txbxContent>
                  </v:textbox>
                </v:rect>
                <v:rect id="Rectangle 35" o:spid="_x0000_s1033" style="position:absolute;left:5057;top:843316;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F5plxQAA&#10;ANsAAAAPAAAAZHJzL2Rvd25yZXYueG1sRI9Ba8JAFITvQv/D8gq96aYWpURXsYJQ0AoxKvT22H1N&#10;0mbfhuxWY3+9Kwg9DjPzDTOdd7YWJ2p95VjB8yABQaydqbhQsM9X/VcQPiAbrB2Tggt5mM8eelNM&#10;jTtzRqddKESEsE9RQRlCk0rpdUkW/cA1xNH7cq3FEGVbSNPiOcJtLYdJMpYWK44LJTa0LEn/7H6t&#10;Ajocv7O/z7XebvTCZbwM+Vv+odTTY7eYgAjUhf/wvf1uFLyM4P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8XmmXFAAAA2wAAAA8AAAAAAAAAAAAAAAAAlwIAAGRycy9k&#10;b3ducmV2LnhtbFBLBQYAAAAABAAEAPUAAACJAwAAAAA=&#10;" filled="f" strokecolor="#243f60 [1604]" strokeweight="2pt">
                  <v:textbox>
                    <w:txbxContent>
                      <w:p w14:paraId="412F1311" w14:textId="77777777" w:rsidR="009F3382" w:rsidRPr="00486765" w:rsidRDefault="009F3382" w:rsidP="00687850">
                        <w:pPr>
                          <w:pStyle w:val="NormalWeb"/>
                          <w:rPr>
                            <w:i/>
                            <w:color w:val="000000" w:themeColor="text1"/>
                            <w:sz w:val="10"/>
                          </w:rPr>
                        </w:pPr>
                        <w:proofErr w:type="gramStart"/>
                        <w:r w:rsidRPr="00486765">
                          <w:rPr>
                            <w:i/>
                            <w:color w:val="000000" w:themeColor="text1"/>
                          </w:rPr>
                          <w:t>b</w:t>
                        </w:r>
                        <w:proofErr w:type="gramEnd"/>
                      </w:p>
                    </w:txbxContent>
                  </v:textbox>
                </v:rect>
                <v:shapetype id="_x0000_t32" coordsize="21600,21600" o:spt="32" o:oned="t" path="m0,0l21600,21600e" filled="f">
                  <v:path arrowok="t" fillok="f" o:connecttype="none"/>
                  <o:lock v:ext="edit" shapetype="t"/>
                </v:shapetype>
                <v:shape id="Straight Arrow Connector 36" o:spid="_x0000_s1034" type="#_x0000_t32" style="position:absolute;left:512020;top:379337;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GwfB8MAAADbAAAADwAAAGRycy9kb3ducmV2LnhtbESPQYvCMBSE78L+h/AWvGm6FWWtRpEV&#10;wYMXq+B6ezTPtmzzUppsW/+9EQSPw8x8wyzXvalES40rLSv4GkcgiDOrS84VnE+70TcI55E1VpZJ&#10;wZ0crFcfgyUm2nZ8pDb1uQgQdgkqKLyvEyldVpBBN7Y1cfButjHog2xyqRvsAtxUMo6imTRYclgo&#10;sKafgrK/9N8o6Ldl7C7xfZ623SaaHg7X3+2lVmr42W8WIDz1/h1+tfdawWQGzy/hB8jV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BsHwfDAAAA2wAAAA8AAAAAAAAAAAAA&#10;AAAAoQIAAGRycy9kb3ducmV2LnhtbFBLBQYAAAAABAAEAPkAAACRAwAAAAA=&#10;" strokecolor="#4579b8 [3044]" strokeweight="1.75pt">
                  <v:stroke endarrow="open"/>
                </v:shape>
                <v:rect id="Rectangle 37" o:spid="_x0000_s1035" style="position:absolute;top:1620828;width:1018983;height:313533;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iaGJxQAA&#10;ANsAAAAPAAAAZHJzL2Rvd25yZXYueG1sRI9Ba8JAFITvQv/D8gq96aYWtERXsYJQ0AoxKvT22H1N&#10;0mbfhuxWY3+9Kwg9DjPzDTOdd7YWJ2p95VjB8yABQaydqbhQsM9X/VcQPiAbrB2Tggt5mM8eelNM&#10;jTtzRqddKESEsE9RQRlCk0rpdUkW/cA1xNH7cq3FEGVbSNPiOcJtLYdJMpIWK44LJTa0LEn/7H6t&#10;Ajocv7O/z7XebvTCZbwM+Vv+odTTY7eYgAjUhf/wvf1uFLyM4fYl/gA5u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CJoYnFAAAA2wAAAA8AAAAAAAAAAAAAAAAAlwIAAGRycy9k&#10;b3ducmV2LnhtbFBLBQYAAAAABAAEAPUAAACJAwAAAAA=&#10;" filled="f" strokecolor="#243f60 [1604]" strokeweight="2pt">
                  <v:textbox>
                    <w:txbxContent>
                      <w:p w14:paraId="45FB4359" w14:textId="77777777" w:rsidR="009F3382" w:rsidRPr="00486765" w:rsidRDefault="009F3382" w:rsidP="00687850">
                        <w:pPr>
                          <w:pStyle w:val="NormalWeb"/>
                          <w:rPr>
                            <w:i/>
                            <w:color w:val="000000" w:themeColor="text1"/>
                            <w:sz w:val="10"/>
                          </w:rPr>
                        </w:pPr>
                        <w:proofErr w:type="gramStart"/>
                        <w:r w:rsidRPr="00486765">
                          <w:rPr>
                            <w:i/>
                            <w:color w:val="000000" w:themeColor="text1"/>
                          </w:rPr>
                          <w:t>c</w:t>
                        </w:r>
                        <w:proofErr w:type="gramEnd"/>
                      </w:p>
                    </w:txbxContent>
                  </v:textbox>
                </v:rect>
                <v:shape id="Straight Arrow Connector 38" o:spid="_x0000_s1036" type="#_x0000_t32" style="position:absolute;left:506963;top:1156849;width:2528;height:463979;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r8u7sIAAADbAAAADwAAAGRycy9kb3ducmV2LnhtbERPy2rCQBTdF/yH4QrumokpFptmFFEK&#10;LrJpWtDuLpnbJJi5EzJjHn/vLApdHs4720+mFQP1rrGsYB3FIIhLqxuuFHx/fTxvQTiPrLG1TApm&#10;crDfLZ4yTLUd+ZOGwlcihLBLUUHtfZdK6cqaDLrIdsSB+7W9QR9gX0nd4xjCTSuTOH6VBhsODTV2&#10;dKypvBV3o2A6NYm7JPNbMYyHeJPnP9fTpVNqtZwO7yA8Tf5f/Oc+awUvYWz4En6A3D0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vr8u7sIAAADbAAAADwAAAAAAAAAAAAAA&#10;AAChAgAAZHJzL2Rvd25yZXYueG1sUEsFBgAAAAAEAAQA+QAAAJADAAAAAA==&#10;" strokecolor="#4579b8 [3044]" strokeweight="1.75pt">
                  <v:stroke endarrow="open"/>
                </v:shape>
                <w10:anchorlock/>
              </v:group>
            </w:pict>
          </mc:Fallback>
        </mc:AlternateContent>
      </w:r>
    </w:p>
    <w:p w14:paraId="60093F7E" w14:textId="3BDD6E02" w:rsidR="003F3473" w:rsidRPr="00486765" w:rsidRDefault="003F3473" w:rsidP="00486765">
      <w:pPr>
        <w:pStyle w:val="Caption"/>
        <w:rPr>
          <w:sz w:val="16"/>
        </w:rPr>
      </w:pPr>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8</w:t>
      </w:r>
      <w:r w:rsidRPr="00486765">
        <w:rPr>
          <w:sz w:val="16"/>
        </w:rPr>
        <w:fldChar w:fldCharType="end"/>
      </w:r>
      <w:r w:rsidRPr="00486765">
        <w:rPr>
          <w:sz w:val="16"/>
        </w:rPr>
        <w:t>: Higher-order dependence</w:t>
      </w:r>
    </w:p>
    <w:p w14:paraId="17649179" w14:textId="117B7188" w:rsidR="007325BB" w:rsidRPr="00486765" w:rsidRDefault="002C4E4C">
      <w:pPr>
        <w:rPr>
          <w:sz w:val="22"/>
        </w:rPr>
      </w:pPr>
      <w:r w:rsidRPr="00486765">
        <w:rPr>
          <w:sz w:val="22"/>
        </w:rPr>
        <w:t xml:space="preserve"> </w:t>
      </w:r>
    </w:p>
    <w:p w14:paraId="7F421FDD" w14:textId="2D92C064" w:rsidR="00661AA5" w:rsidRPr="00B56876" w:rsidRDefault="003F3473" w:rsidP="00486765">
      <w:r w:rsidRPr="00486765">
        <w:rPr>
          <w:sz w:val="22"/>
        </w:rPr>
        <w:t xml:space="preserve">If </w:t>
      </w:r>
      <w:r w:rsidR="00661AA5" w:rsidRPr="00486765">
        <w:rPr>
          <w:i/>
          <w:sz w:val="22"/>
        </w:rPr>
        <w:t xml:space="preserve">a </w:t>
      </w:r>
      <w:r w:rsidR="00661AA5" w:rsidRPr="00486765">
        <w:rPr>
          <w:sz w:val="22"/>
        </w:rPr>
        <w:t xml:space="preserve">is dependent on </w:t>
      </w:r>
      <w:r w:rsidR="00661AA5" w:rsidRPr="00486765">
        <w:rPr>
          <w:i/>
          <w:sz w:val="22"/>
        </w:rPr>
        <w:t xml:space="preserve">b </w:t>
      </w:r>
      <w:r w:rsidRPr="00486765">
        <w:rPr>
          <w:sz w:val="22"/>
        </w:rPr>
        <w:t xml:space="preserve">and </w:t>
      </w:r>
      <w:r w:rsidRPr="00486765">
        <w:rPr>
          <w:i/>
          <w:sz w:val="22"/>
        </w:rPr>
        <w:t xml:space="preserve">b </w:t>
      </w:r>
      <w:r w:rsidRPr="00486765">
        <w:rPr>
          <w:sz w:val="22"/>
        </w:rPr>
        <w:t xml:space="preserve">is dependent on </w:t>
      </w:r>
      <w:r w:rsidRPr="00486765">
        <w:rPr>
          <w:i/>
          <w:sz w:val="22"/>
        </w:rPr>
        <w:t xml:space="preserve">c </w:t>
      </w:r>
      <w:r w:rsidRPr="00486765">
        <w:rPr>
          <w:sz w:val="22"/>
        </w:rPr>
        <w:t xml:space="preserve">then it must be that there obtains some structure as in </w:t>
      </w:r>
      <w:r w:rsidRPr="00486765">
        <w:rPr>
          <w:sz w:val="22"/>
        </w:rPr>
        <w:fldChar w:fldCharType="begin"/>
      </w:r>
      <w:r w:rsidRPr="00486765">
        <w:rPr>
          <w:sz w:val="22"/>
        </w:rPr>
        <w:instrText xml:space="preserve"> REF _Ref315617863 \h </w:instrText>
      </w:r>
      <w:r w:rsidR="001C5CAA">
        <w:rPr>
          <w:sz w:val="22"/>
        </w:rPr>
        <w:instrText xml:space="preserve"> \* MERGEFORMAT </w:instrText>
      </w:r>
      <w:r w:rsidRPr="00486765">
        <w:rPr>
          <w:sz w:val="22"/>
        </w:rPr>
      </w:r>
      <w:r w:rsidRPr="00486765">
        <w:rPr>
          <w:sz w:val="22"/>
        </w:rPr>
        <w:fldChar w:fldCharType="separate"/>
      </w:r>
      <w:r w:rsidR="00B60214" w:rsidRPr="006C702A">
        <w:rPr>
          <w:sz w:val="22"/>
        </w:rPr>
        <w:t xml:space="preserve">Figure </w:t>
      </w:r>
      <w:r w:rsidR="00B60214" w:rsidRPr="006C702A">
        <w:rPr>
          <w:noProof/>
          <w:sz w:val="22"/>
        </w:rPr>
        <w:t>9</w:t>
      </w:r>
      <w:r w:rsidRPr="00486765">
        <w:rPr>
          <w:sz w:val="22"/>
        </w:rPr>
        <w:fldChar w:fldCharType="end"/>
      </w:r>
      <w:r w:rsidRPr="00486765">
        <w:rPr>
          <w:sz w:val="22"/>
        </w:rPr>
        <w:t>:</w:t>
      </w:r>
    </w:p>
    <w:p w14:paraId="05A71C25" w14:textId="77777777" w:rsidR="003F3473" w:rsidRPr="00486765" w:rsidRDefault="003F3473" w:rsidP="00687850">
      <w:pPr>
        <w:rPr>
          <w:sz w:val="22"/>
        </w:rPr>
      </w:pPr>
    </w:p>
    <w:p w14:paraId="28F8D687" w14:textId="7E8E7895" w:rsidR="003F3473" w:rsidRPr="00B56876" w:rsidRDefault="00661AA5" w:rsidP="00486765">
      <w:r w:rsidRPr="00486765">
        <w:rPr>
          <w:noProof/>
          <w:sz w:val="22"/>
        </w:rPr>
        <mc:AlternateContent>
          <mc:Choice Requires="wpc">
            <w:drawing>
              <wp:inline distT="0" distB="0" distL="0" distR="0" wp14:anchorId="10E2C594" wp14:editId="77E35468">
                <wp:extent cx="2695492" cy="1296063"/>
                <wp:effectExtent l="0" t="0" r="10160" b="0"/>
                <wp:docPr id="49154" name="Canvas 49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0" name="Rectangle 8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9C94E2" w14:textId="77777777" w:rsidR="0036416D" w:rsidRPr="00486765" w:rsidRDefault="0036416D" w:rsidP="0046137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Rectangle 8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177C4E" w14:textId="77777777" w:rsidR="0036416D" w:rsidRPr="00486765" w:rsidRDefault="0036416D" w:rsidP="00687850">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8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E9D8553" w14:textId="77777777" w:rsidR="0036416D" w:rsidRPr="00486765" w:rsidRDefault="0036416D" w:rsidP="00687850">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Straight Arrow Connector 83"/>
                        <wps:cNvCnPr>
                          <a:stCxn id="81" idx="2"/>
                          <a:endCxn id="82" idx="0"/>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a:stCxn id="80" idx="2"/>
                          <a:endCxn id="82" idx="0"/>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0" idx="3"/>
                          <a:endCxn id="81" idx="1"/>
                        </wps:cNvCnPr>
                        <wps:spPr>
                          <a:xfrm>
                            <a:off x="1077128" y="165712"/>
                            <a:ext cx="541236" cy="0"/>
                          </a:xfrm>
                          <a:prstGeom prst="straightConnector1">
                            <a:avLst/>
                          </a:prstGeom>
                          <a:ln w="22225">
                            <a:headEnd type="stealth"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49154" o:spid="_x0000_s1037"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">
                <v:shape id="_x0000_s1038" type="#_x0000_t75" style="position:absolute;width:2694940;height:1296035;visibility:visible;mso-wrap-style:square">
                  <v:fill o:detectmouseclick="t"/>
                  <v:path o:connecttype="none"/>
                </v:shape>
                <v:rect id="Rectangle 80" o:spid="_x0000_s1039"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AawQAA&#10;ANsAAAAPAAAAZHJzL2Rvd25yZXYueG1sRE/Pa8IwFL4P/B/CE3abqTsMqUZRQRDmBrUqeHskz7ba&#10;vJQmare/3hwEjx/f78mss7W4UesrxwqGgwQEsXam4kLBLl99jED4gGywdkwK/sjDbNp7m2Bq3J0z&#10;um1DIWII+xQVlCE0qZRel2TRD1xDHLmTay2GCNtCmhbvMdzW8jNJvqTFimNDiQ0tS9KX7dUqoP3h&#10;nP0fv/XvRs9dxsuQL/Ifpd773XwMIlAXXuKne20UjOL6+CX+ADl9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wGsEAAADbAAAADwAAAAAAAAAAAAAAAACXAgAAZHJzL2Rvd25y&#10;ZXYueG1sUEsFBgAAAAAEAAQA9QAAAIUDAAAAAA==&#10;" filled="f" strokecolor="#243f60 [1604]" strokeweight="2pt">
                  <v:textbox>
                    <w:txbxContent>
                      <w:p w14:paraId="049C94E2" w14:textId="77777777" w:rsidR="009F3382" w:rsidRPr="00486765" w:rsidRDefault="009F3382" w:rsidP="0046137A">
                        <w:pPr>
                          <w:pStyle w:val="NormalWeb"/>
                          <w:rPr>
                            <w:i/>
                            <w:color w:val="000000" w:themeColor="text1"/>
                            <w:sz w:val="10"/>
                          </w:rPr>
                        </w:pPr>
                        <w:proofErr w:type="gramStart"/>
                        <w:r w:rsidRPr="00486765">
                          <w:rPr>
                            <w:i/>
                            <w:color w:val="000000" w:themeColor="text1"/>
                          </w:rPr>
                          <w:t>a</w:t>
                        </w:r>
                        <w:proofErr w:type="gramEnd"/>
                      </w:p>
                    </w:txbxContent>
                  </v:textbox>
                </v:rect>
                <v:rect id="Rectangle 81" o:spid="_x0000_s1040"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k1WBxAAA&#10;ANsAAAAPAAAAZHJzL2Rvd25yZXYueG1sRI9Ba8JAFITvBf/D8gRvdaOHItFVVBCEViHGFnp77L4m&#10;0ezbkN1q7K/vCoLHYWa+YWaLztbiQq2vHCsYDRMQxNqZigsFx3zzOgHhA7LB2jEpuJGHxbz3MsPU&#10;uCtndDmEQkQI+xQVlCE0qZRel2TRD11DHL0f11oMUbaFNC1eI9zWcpwkb9JixXGhxIbWJenz4dcq&#10;oM+vU/b3/a73H3rpMl6HfJXvlBr0u+UURKAuPMOP9tYomIzg/iX+ADn/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5NVgcQAAADbAAAADwAAAAAAAAAAAAAAAACXAgAAZHJzL2Rv&#10;d25yZXYueG1sUEsFBgAAAAAEAAQA9QAAAIgDAAAAAA==&#10;" filled="f" strokecolor="#243f60 [1604]" strokeweight="2pt">
                  <v:textbox>
                    <w:txbxContent>
                      <w:p w14:paraId="46177C4E" w14:textId="77777777" w:rsidR="009F3382" w:rsidRPr="00486765" w:rsidRDefault="009F3382" w:rsidP="00687850">
                        <w:pPr>
                          <w:pStyle w:val="NormalWeb"/>
                          <w:rPr>
                            <w:i/>
                            <w:color w:val="000000" w:themeColor="text1"/>
                            <w:sz w:val="12"/>
                          </w:rPr>
                        </w:pPr>
                        <w:proofErr w:type="gramStart"/>
                        <w:r w:rsidRPr="00486765">
                          <w:rPr>
                            <w:i/>
                            <w:color w:val="000000" w:themeColor="text1"/>
                          </w:rPr>
                          <w:t>b</w:t>
                        </w:r>
                        <w:proofErr w:type="gramEnd"/>
                      </w:p>
                    </w:txbxContent>
                  </v:textbox>
                </v:rect>
                <v:rect id="Rectangle 82" o:spid="_x0000_s1041"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cv2xQAA&#10;ANsAAAAPAAAAZHJzL2Rvd25yZXYueG1sRI9Pa8JAFMTvBb/D8oTe6kYPRaKrxECh0D8Qo4K3x+4z&#10;iWbfhuxW0376bqHgcZiZ3zDL9WBbcaXeN44VTCcJCGLtTMOVgl358jQH4QOywdYxKfgmD+vV6GGJ&#10;qXE3Lui6DZWIEPYpKqhD6FIpva7Jop+4jjh6J9dbDFH2lTQ93iLctnKWJM/SYsNxocaO8pr0Zftl&#10;FdD+cC5+jm/6811nruA8lJvyQ6nH8ZAtQAQawj383341CuYz+PsSf4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NBy/bFAAAA2wAAAA8AAAAAAAAAAAAAAAAAlwIAAGRycy9k&#10;b3ducmV2LnhtbFBLBQYAAAAABAAEAPUAAACJAwAAAAA=&#10;" filled="f" strokecolor="#243f60 [1604]" strokeweight="2pt">
                  <v:textbox>
                    <w:txbxContent>
                      <w:p w14:paraId="7E9D8553" w14:textId="77777777" w:rsidR="009F3382" w:rsidRPr="00486765" w:rsidRDefault="009F3382" w:rsidP="00687850">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83" o:spid="_x0000_s1042"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V6gsUAAADbAAAADwAAAGRycy9kb3ducmV2LnhtbESP3WrCQBSE7wu+w3KE3oS6UaHY6Coi&#10;WC25kKoPcMgek2j2bMiu+Xn7bqHQy2FmvmFWm95UoqXGlZYVTCcxCOLM6pJzBdfL/m0BwnlkjZVl&#10;UjCQg8169LLCRNuOv6k9+1wECLsEFRTe14mULivIoJvYmjh4N9sY9EE2udQNdgFuKjmL43dpsOSw&#10;UGBNu4Kyx/lpFHx+nO5p5Nthnx/mF/sVzbbpySj1Ou63SxCeev8f/msftYLFHH6/hB8g1z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ESV6gsUAAADbAAAADwAAAAAAAAAA&#10;AAAAAAChAgAAZHJzL2Rvd25yZXYueG1sUEsFBgAAAAAEAAQA+QAAAJMDAAAAAA==&#10;" strokecolor="#4579b8 [3044]" strokeweight="1.75pt">
                  <v:stroke endarrow="open"/>
                </v:shape>
                <v:shape id="Straight Arrow Connector 84" o:spid="_x0000_s1043"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E3tDMUAAADbAAAADwAAAGRycy9kb3ducmV2LnhtbESPzWrDMBCE74G+g9hCb4lc04bUiRJM&#10;TaAHX+oE0twWa2ubWitjKf55+6pQyHGYmW+Y3WEyrRiod41lBc+rCARxaXXDlYLz6bjcgHAeWWNr&#10;mRTM5OCwf1jsMNF25E8aCl+JAGGXoILa+y6R0pU1GXQr2xEH79v2Bn2QfSV1j2OAm1bGUbSWBhsO&#10;CzV29F5T+VPcjIIpa2J3iee3YhjT6DXPr1/ZpVPq6XFKtyA8Tf4e/m9/aAWbF/j7En6A3P8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E3tDMUAAADbAAAADwAAAAAAAAAA&#10;AAAAAAChAgAAZHJzL2Rvd25yZXYueG1sUEsFBgAAAAAEAAQA+QAAAJMDAAAAAA==&#10;" strokecolor="#4579b8 [3044]" strokeweight="1.75pt">
                  <v:stroke endarrow="open"/>
                </v:shape>
                <v:shape id="Straight Arrow Connector 85" o:spid="_x0000_s1044"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ICpcIAAADbAAAADwAAAGRycy9kb3ducmV2LnhtbESPQYvCMBSE74L/ITzBm6YKu0g1igiC&#10;4GFXV++P5NkWk5fSpLb66zfCwh6HmfmGWW16Z8WDmlB5VjCbZiCItTcVFwouP/vJAkSIyAatZ1Lw&#10;pACb9XCwwtz4jk/0OMdCJAiHHBWUMda5lEGX5DBMfU2cvJtvHMYkm0KaBrsEd1bOs+xTOqw4LZRY&#10;064kfT+3LlGu7XF/3N5Na6+6+56/vqy+3JQaj/rtEkSkPv6H/9oHo2DxAe8v6QfI9S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CICpcIAAADbAAAADwAAAAAAAAAAAAAA&#10;AAChAgAAZHJzL2Rvd25yZXYueG1sUEsFBgAAAAAEAAQA+QAAAJADAAAAAA==&#10;" strokecolor="#4579b8 [3044]" strokeweight="1.75pt">
                  <v:stroke startarrow="classic" startarrowwidth="wide" startarrowlength="long" endarrow="classic" endarrowwidth="wide" endarrowlength="long"/>
                </v:shape>
                <w10:anchorlock/>
              </v:group>
            </w:pict>
          </mc:Fallback>
        </mc:AlternateContent>
      </w:r>
      <w:r w:rsidR="0070548A">
        <w:t xml:space="preserve">     </w:t>
      </w:r>
      <w:r w:rsidR="0070548A" w:rsidRPr="00B6123E">
        <w:rPr>
          <w:noProof/>
          <w:sz w:val="22"/>
        </w:rPr>
        <mc:AlternateContent>
          <mc:Choice Requires="wpc">
            <w:drawing>
              <wp:inline distT="0" distB="0" distL="0" distR="0" wp14:anchorId="3AB4E404" wp14:editId="2C3FF2C0">
                <wp:extent cx="2695492" cy="1296063"/>
                <wp:effectExtent l="0" t="0" r="10160" b="0"/>
                <wp:docPr id="16" name="Canvas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0"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52AA9E5" w14:textId="77777777" w:rsidR="0036416D" w:rsidRPr="00486765" w:rsidRDefault="0036416D" w:rsidP="0070548A">
                              <w:pPr>
                                <w:pStyle w:val="NormalWeb"/>
                                <w:rPr>
                                  <w:i/>
                                  <w:color w:val="000000" w:themeColor="text1"/>
                                  <w:sz w:val="10"/>
                                </w:rPr>
                              </w:pPr>
                              <w:proofErr w:type="gramStart"/>
                              <w:r w:rsidRPr="00486765">
                                <w:rPr>
                                  <w:i/>
                                  <w:color w:val="000000" w:themeColor="text1"/>
                                </w:rPr>
                                <w:t>a</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1618364" y="0"/>
                            <a:ext cx="1077128"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0C48158" w14:textId="77777777" w:rsidR="0036416D" w:rsidRPr="00486765" w:rsidRDefault="0036416D" w:rsidP="0070548A">
                              <w:pPr>
                                <w:pStyle w:val="NormalWeb"/>
                                <w:rPr>
                                  <w:i/>
                                  <w:color w:val="000000" w:themeColor="text1"/>
                                  <w:sz w:val="12"/>
                                </w:rPr>
                              </w:pPr>
                              <w:proofErr w:type="gramStart"/>
                              <w:r w:rsidRPr="00486765">
                                <w:rPr>
                                  <w:i/>
                                  <w:color w:val="000000" w:themeColor="text1"/>
                                </w:rPr>
                                <w:t>b</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911416" y="821878"/>
                            <a:ext cx="1077127" cy="331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DA2EDED" w14:textId="77777777" w:rsidR="0036416D" w:rsidRPr="00486765" w:rsidRDefault="0036416D" w:rsidP="0070548A">
                              <w:pPr>
                                <w:pStyle w:val="NormalWeb"/>
                                <w:rPr>
                                  <w:i/>
                                  <w:color w:val="000000" w:themeColor="text1"/>
                                  <w:sz w:val="12"/>
                                </w:rPr>
                              </w:pPr>
                              <w:proofErr w:type="gramStart"/>
                              <w:r w:rsidRPr="00486765">
                                <w:rPr>
                                  <w:i/>
                                  <w:color w:val="000000" w:themeColor="text1"/>
                                </w:rPr>
                                <w:t>c</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wps:spPr>
                          <a:xfrm flipH="1">
                            <a:off x="1449980" y="331424"/>
                            <a:ext cx="706948"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a:off x="538564" y="331424"/>
                            <a:ext cx="911416" cy="490454"/>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wps:spPr>
                          <a:xfrm>
                            <a:off x="1077128" y="165712"/>
                            <a:ext cx="541236" cy="0"/>
                          </a:xfrm>
                          <a:prstGeom prst="straightConnector1">
                            <a:avLst/>
                          </a:prstGeom>
                          <a:ln w="22225">
                            <a:headEnd type="none" w="lg" len="lg"/>
                            <a:tailEnd type="stealth" w="lg" len="lg"/>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6" o:spid="_x0000_s1045" style="width:212.25pt;height:102.05pt;mso-position-horizontal-relative:char;mso-position-vertical-relative:line" coordsize="2694940,129603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">
                <v:shape id="_x0000_s1046" type="#_x0000_t75" style="position:absolute;width:2694940;height:1296035;visibility:visible;mso-wrap-style:square">
                  <v:fill o:detectmouseclick="t"/>
                  <v:path o:connecttype="none"/>
                </v:shape>
                <v:rect id="Rectangle 10" o:spid="_x0000_s1047" style="position:absolute;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1WWdxQAA&#10;ANsAAAAPAAAAZHJzL2Rvd25yZXYueG1sRI9Ba8JAEIXvhf6HZYTe6kYPRVJXsUJBaCvE2EJvw+40&#10;SZudDdmtRn+9cxC8zfDevPfNfDn4Vh2oj01gA5NxBorYBtdwZWBfvj7OQMWE7LANTAZOFGG5uL+b&#10;Y+7CkQs67FKlJIRjjgbqlLpc62hr8hjHoSMW7Sf0HpOsfaVdj0cJ962eZtmT9tiwNNTY0bom+7f7&#10;9wbo8+u3OH+/2e27XYWC16l8KT+MeRgNq2dQiYZ0M1+vN07whV5+kQH04g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TVZZ3FAAAA2wAAAA8AAAAAAAAAAAAAAAAAlwIAAGRycy9k&#10;b3ducmV2LnhtbFBLBQYAAAAABAAEAPUAAACJAwAAAAA=&#10;" filled="f" strokecolor="#243f60 [1604]" strokeweight="2pt">
                  <v:textbox>
                    <w:txbxContent>
                      <w:p w14:paraId="352AA9E5" w14:textId="77777777" w:rsidR="009F3382" w:rsidRPr="00486765" w:rsidRDefault="009F3382" w:rsidP="0070548A">
                        <w:pPr>
                          <w:pStyle w:val="NormalWeb"/>
                          <w:rPr>
                            <w:i/>
                            <w:color w:val="000000" w:themeColor="text1"/>
                            <w:sz w:val="10"/>
                          </w:rPr>
                        </w:pPr>
                        <w:proofErr w:type="gramStart"/>
                        <w:r w:rsidRPr="00486765">
                          <w:rPr>
                            <w:i/>
                            <w:color w:val="000000" w:themeColor="text1"/>
                          </w:rPr>
                          <w:t>a</w:t>
                        </w:r>
                        <w:proofErr w:type="gramEnd"/>
                      </w:p>
                    </w:txbxContent>
                  </v:textbox>
                </v:rect>
                <v:rect id="Rectangle 11" o:spid="_x0000_s1048" style="position:absolute;left:1618364;width:1077128;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mcAGwgAA&#10;ANsAAAAPAAAAZHJzL2Rvd25yZXYueG1sRE9Na8JAEL0L/odlhN50Yw9FUldRQRBqhRhb6G3YHZNo&#10;djZkV03767uC4G0e73Om887W4kqtrxwrGI8SEMTamYoLBYd8PZyA8AHZYO2YFPySh/ms35tiatyN&#10;M7ruQyFiCPsUFZQhNKmUXpdk0Y9cQxy5o2sthgjbQpoWbzHc1vI1Sd6kxYpjQ4kNrUrS5/3FKqCv&#10;71P29/Ohd1u9cBmvQr7MP5V6GXSLdxCBuvAUP9wbE+eP4f5LPEDO/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ZwAbCAAAA2wAAAA8AAAAAAAAAAAAAAAAAlwIAAGRycy9kb3du&#10;cmV2LnhtbFBLBQYAAAAABAAEAPUAAACGAwAAAAA=&#10;" filled="f" strokecolor="#243f60 [1604]" strokeweight="2pt">
                  <v:textbox>
                    <w:txbxContent>
                      <w:p w14:paraId="40C48158" w14:textId="77777777" w:rsidR="009F3382" w:rsidRPr="00486765" w:rsidRDefault="009F3382" w:rsidP="0070548A">
                        <w:pPr>
                          <w:pStyle w:val="NormalWeb"/>
                          <w:rPr>
                            <w:i/>
                            <w:color w:val="000000" w:themeColor="text1"/>
                            <w:sz w:val="12"/>
                          </w:rPr>
                        </w:pPr>
                        <w:proofErr w:type="gramStart"/>
                        <w:r w:rsidRPr="00486765">
                          <w:rPr>
                            <w:i/>
                            <w:color w:val="000000" w:themeColor="text1"/>
                          </w:rPr>
                          <w:t>b</w:t>
                        </w:r>
                        <w:proofErr w:type="gramEnd"/>
                      </w:p>
                    </w:txbxContent>
                  </v:textbox>
                </v:rect>
                <v:rect id="Rectangle 12" o:spid="_x0000_s1049" style="position:absolute;left:911416;top:821878;width:1077127;height:33142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15xwgAA&#10;ANsAAAAPAAAAZHJzL2Rvd25yZXYueG1sRE9Na8JAEL0X+h+WEbzVjR6kpK6iQkFQCzG20NuwOybR&#10;7GzIrhr767uC4G0e73Mms87W4kKtrxwrGA4SEMTamYoLBfv88+0dhA/IBmvHpOBGHmbT15cJpsZd&#10;OaPLLhQihrBPUUEZQpNK6XVJFv3ANcSRO7jWYoiwLaRp8RrDbS1HSTKWFiuODSU2tCxJn3Znq4C+&#10;f47Z3+9af2303GW8DPki3yrV73XzDxCBuvAUP9wrE+eP4P5LPEBO/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tLXnHCAAAA2wAAAA8AAAAAAAAAAAAAAAAAlwIAAGRycy9kb3du&#10;cmV2LnhtbFBLBQYAAAAABAAEAPUAAACGAwAAAAA=&#10;" filled="f" strokecolor="#243f60 [1604]" strokeweight="2pt">
                  <v:textbox>
                    <w:txbxContent>
                      <w:p w14:paraId="4DA2EDED" w14:textId="77777777" w:rsidR="009F3382" w:rsidRPr="00486765" w:rsidRDefault="009F3382" w:rsidP="0070548A">
                        <w:pPr>
                          <w:pStyle w:val="NormalWeb"/>
                          <w:rPr>
                            <w:i/>
                            <w:color w:val="000000" w:themeColor="text1"/>
                            <w:sz w:val="12"/>
                          </w:rPr>
                        </w:pPr>
                        <w:proofErr w:type="gramStart"/>
                        <w:r w:rsidRPr="00486765">
                          <w:rPr>
                            <w:i/>
                            <w:color w:val="000000" w:themeColor="text1"/>
                          </w:rPr>
                          <w:t>c</w:t>
                        </w:r>
                        <w:proofErr w:type="gramEnd"/>
                      </w:p>
                    </w:txbxContent>
                  </v:textbox>
                </v:rect>
                <v:shape id="Straight Arrow Connector 13" o:spid="_x0000_s1050" type="#_x0000_t32" style="position:absolute;left:1449980;top:331424;width:706948;height:490454;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vBcMAAADbAAAADwAAAGRycy9kb3ducmV2LnhtbERP22rCQBB9F/yHZYS+SLNpAtKmWUUE&#10;q8UHqfYDhuw0Sc3Ohuw2l7/vFgq+zeFcJ9+MphE9da62rOApikEQF1bXXCr4vO4fn0E4j6yxsUwK&#10;JnKwWc9nOWbaDvxB/cWXIoSwy1BB5X2bSemKigy6yLbEgfuynUEfYFdK3eEQwk0jkzheSYM1h4YK&#10;W9pVVNwuP0bB28v5+7T0/bQvD+nVvi+T7elslHpYjNtXEJ5Gfxf/u486zE/h75dwgF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kv7wXDAAAA2wAAAA8AAAAAAAAAAAAA&#10;AAAAoQIAAGRycy9kb3ducmV2LnhtbFBLBQYAAAAABAAEAPkAAACRAwAAAAA=&#10;" strokecolor="#4579b8 [3044]" strokeweight="1.75pt">
                  <v:stroke endarrow="open"/>
                </v:shape>
                <v:shape id="Straight Arrow Connector 14" o:spid="_x0000_s1051" type="#_x0000_t32" style="position:absolute;left:538564;top:331424;width:911416;height:490454;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Ed4i8MAAADbAAAADwAAAGRycy9kb3ducmV2LnhtbERPS2vCQBC+F/wPywi9NRtDW9roKmIo&#10;ePBiLKTehuw0Cc3Ohuw2j3/vFoTe5uN7zmY3mVYM1LvGsoJVFIMgLq1uuFLwefl4egPhPLLG1jIp&#10;mMnBbrt42GCq7chnGnJfiRDCLkUFtfddKqUrazLoItsRB+7b9gZ9gH0ldY9jCDetTOL4VRpsODTU&#10;2NGhpvIn/zUKpqxJXJHM7/kw7uOX0+n6lRWdUo/Lab8G4Wny/+K7+6jD/Gf4+yUcILc3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HRHeIvDAAAA2wAAAA8AAAAAAAAAAAAA&#10;AAAAoQIAAGRycy9kb3ducmV2LnhtbFBLBQYAAAAABAAEAPkAAACRAwAAAAA=&#10;" strokecolor="#4579b8 [3044]" strokeweight="1.75pt">
                  <v:stroke endarrow="open"/>
                </v:shape>
                <v:shape id="Straight Arrow Connector 15" o:spid="_x0000_s1052" type="#_x0000_t32" style="position:absolute;left:1077128;top:165712;width:54123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" strokecolor="#4579b8 [3044]" strokeweight="1.75pt">
                  <v:stroke startarrowwidth="wide" startarrowlength="long" endarrow="classic" endarrowwidth="wide" endarrowlength="long"/>
                </v:shape>
                <w10:anchorlock/>
              </v:group>
            </w:pict>
          </mc:Fallback>
        </mc:AlternateContent>
      </w:r>
    </w:p>
    <w:p w14:paraId="3AE5E79E" w14:textId="65807A52" w:rsidR="00661AA5" w:rsidRPr="00486765" w:rsidRDefault="003F3473" w:rsidP="00B6123E">
      <w:pPr>
        <w:pStyle w:val="Caption"/>
        <w:ind w:left="720"/>
        <w:jc w:val="center"/>
        <w:rPr>
          <w:sz w:val="16"/>
        </w:rPr>
      </w:pPr>
      <w:bookmarkStart w:id="419" w:name="_Ref315617863"/>
      <w:bookmarkStart w:id="420" w:name="_Ref315617841"/>
      <w:r w:rsidRPr="00486765">
        <w:rPr>
          <w:sz w:val="16"/>
        </w:rPr>
        <w:t xml:space="preserve">Figure </w:t>
      </w:r>
      <w:r w:rsidRPr="00486765">
        <w:rPr>
          <w:sz w:val="16"/>
        </w:rPr>
        <w:fldChar w:fldCharType="begin"/>
      </w:r>
      <w:r w:rsidRPr="00486765">
        <w:rPr>
          <w:sz w:val="16"/>
        </w:rPr>
        <w:instrText xml:space="preserve"> SEQ Figure \* ARABIC </w:instrText>
      </w:r>
      <w:r w:rsidRPr="00486765">
        <w:rPr>
          <w:sz w:val="16"/>
        </w:rPr>
        <w:fldChar w:fldCharType="separate"/>
      </w:r>
      <w:r w:rsidR="00B60214">
        <w:rPr>
          <w:noProof/>
          <w:sz w:val="16"/>
        </w:rPr>
        <w:t>9</w:t>
      </w:r>
      <w:r w:rsidRPr="00486765">
        <w:rPr>
          <w:sz w:val="16"/>
        </w:rPr>
        <w:fldChar w:fldCharType="end"/>
      </w:r>
      <w:bookmarkEnd w:id="419"/>
      <w:r w:rsidRPr="00486765">
        <w:rPr>
          <w:sz w:val="16"/>
        </w:rPr>
        <w:t>: Reciprocal dependence</w:t>
      </w:r>
      <w:bookmarkEnd w:id="420"/>
      <w:r w:rsidR="0070548A">
        <w:rPr>
          <w:sz w:val="16"/>
        </w:rPr>
        <w:t xml:space="preserve"> and Transitive Dependence</w:t>
      </w:r>
    </w:p>
    <w:p w14:paraId="51FCA7DA" w14:textId="77777777" w:rsidR="00661AA5" w:rsidRPr="00486765" w:rsidRDefault="00661AA5" w:rsidP="00486765">
      <w:pPr>
        <w:rPr>
          <w:sz w:val="22"/>
        </w:rPr>
      </w:pPr>
    </w:p>
    <w:p w14:paraId="0CE1896A" w14:textId="77777777" w:rsidR="0070548A" w:rsidRDefault="0070548A">
      <w:pPr>
        <w:rPr>
          <w:sz w:val="22"/>
        </w:rPr>
      </w:pPr>
      <w:r>
        <w:rPr>
          <w:sz w:val="22"/>
        </w:rPr>
        <w:lastRenderedPageBreak/>
        <w:t xml:space="preserve">Another way of formulating this principle is to assert </w:t>
      </w:r>
    </w:p>
    <w:p w14:paraId="076DF86C" w14:textId="37F003AE" w:rsidR="0070548A" w:rsidRDefault="00FE1DA1" w:rsidP="00B6123E">
      <w:pPr>
        <w:pStyle w:val="Specification"/>
        <w:ind w:left="1440"/>
      </w:pPr>
      <w:ins w:id="421" w:author="Jonathan Bona" w:date="2012-05-03T23:22:00Z">
        <w:r w:rsidRPr="00FE1DA1">
          <w:rPr>
            <w:rStyle w:val="Annotation"/>
            <w:rPrChange w:id="422" w:author="Jonathan Bona" w:date="2012-05-03T23:22:00Z">
              <w:rPr>
                <w:smallCaps/>
              </w:rPr>
            </w:rPrChange>
          </w:rPr>
          <w:t>a(s-dependence)[</w:t>
        </w:r>
      </w:ins>
      <w:r w:rsidR="0070548A" w:rsidRPr="00B6123E">
        <w:rPr>
          <w:smallCaps/>
        </w:rPr>
        <w:t>Axiom</w:t>
      </w:r>
      <w:r w:rsidR="0070548A">
        <w:t xml:space="preserve">: </w:t>
      </w:r>
      <w:r w:rsidR="0070548A" w:rsidRPr="00B6123E">
        <w:rPr>
          <w:b/>
        </w:rPr>
        <w:t>s-dependence</w:t>
      </w:r>
      <w:r w:rsidR="0070548A">
        <w:t xml:space="preserve"> is transitive.</w:t>
      </w:r>
      <w:r w:rsidR="00BF5E76">
        <w:t xml:space="preserve"> [114-001]</w:t>
      </w:r>
      <w:ins w:id="423" w:author="Jonathan Bona" w:date="2012-05-03T23:22:00Z">
        <w:r w:rsidRPr="00FE1DA1">
          <w:rPr>
            <w:rStyle w:val="Annotation"/>
            <w:rPrChange w:id="424" w:author="Jonathan Bona" w:date="2012-05-03T23:22:00Z">
              <w:rPr/>
            </w:rPrChange>
          </w:rPr>
          <w:t>]</w:t>
        </w:r>
      </w:ins>
    </w:p>
    <w:p w14:paraId="20E00547" w14:textId="77777777" w:rsidR="0070548A" w:rsidRDefault="0070548A">
      <w:pPr>
        <w:rPr>
          <w:sz w:val="22"/>
        </w:rPr>
      </w:pPr>
    </w:p>
    <w:p w14:paraId="4056E841" w14:textId="43615105" w:rsidR="007325BB" w:rsidRPr="00486765" w:rsidRDefault="003F3473">
      <w:pPr>
        <w:rPr>
          <w:sz w:val="22"/>
        </w:rPr>
      </w:pPr>
      <w:r w:rsidRPr="00486765">
        <w:rPr>
          <w:sz w:val="22"/>
        </w:rPr>
        <w:t>H</w:t>
      </w:r>
      <w:r w:rsidR="00661AA5" w:rsidRPr="00486765">
        <w:rPr>
          <w:sz w:val="22"/>
        </w:rPr>
        <w:t xml:space="preserve">ere </w:t>
      </w:r>
      <w:proofErr w:type="gramStart"/>
      <w:r w:rsidR="00661AA5" w:rsidRPr="00486765">
        <w:rPr>
          <w:i/>
          <w:sz w:val="22"/>
        </w:rPr>
        <w:t xml:space="preserve">a </w:t>
      </w:r>
      <w:r w:rsidR="00661AA5" w:rsidRPr="00486765">
        <w:rPr>
          <w:sz w:val="22"/>
        </w:rPr>
        <w:t>and</w:t>
      </w:r>
      <w:proofErr w:type="gramEnd"/>
      <w:r w:rsidR="00661AA5" w:rsidRPr="00486765">
        <w:rPr>
          <w:sz w:val="22"/>
        </w:rPr>
        <w:t xml:space="preserve"> </w:t>
      </w:r>
      <w:r w:rsidR="00661AA5" w:rsidRPr="00486765">
        <w:rPr>
          <w:i/>
          <w:sz w:val="22"/>
        </w:rPr>
        <w:t xml:space="preserve">b </w:t>
      </w:r>
      <w:r w:rsidR="00661AA5" w:rsidRPr="00486765">
        <w:rPr>
          <w:sz w:val="22"/>
        </w:rPr>
        <w:t>are</w:t>
      </w:r>
      <w:r w:rsidR="00661AA5" w:rsidRPr="00486765">
        <w:rPr>
          <w:i/>
          <w:sz w:val="22"/>
        </w:rPr>
        <w:t xml:space="preserve"> </w:t>
      </w:r>
      <w:r w:rsidR="00661AA5" w:rsidRPr="00486765">
        <w:rPr>
          <w:sz w:val="22"/>
        </w:rPr>
        <w:t xml:space="preserve">both </w:t>
      </w:r>
      <w:r w:rsidR="00904EC1" w:rsidRPr="00486765">
        <w:rPr>
          <w:sz w:val="22"/>
        </w:rPr>
        <w:t xml:space="preserve">(one-sidedly) </w:t>
      </w:r>
      <w:r w:rsidR="00661AA5" w:rsidRPr="00486765">
        <w:rPr>
          <w:sz w:val="22"/>
        </w:rPr>
        <w:t xml:space="preserve">dependent on </w:t>
      </w:r>
      <w:r w:rsidR="00661AA5" w:rsidRPr="00486765">
        <w:rPr>
          <w:i/>
          <w:sz w:val="22"/>
        </w:rPr>
        <w:t xml:space="preserve">c </w:t>
      </w:r>
      <w:r w:rsidR="00661AA5" w:rsidRPr="00486765">
        <w:rPr>
          <w:sz w:val="22"/>
        </w:rPr>
        <w:t xml:space="preserve">and </w:t>
      </w:r>
      <w:r w:rsidR="00904EC1" w:rsidRPr="00486765">
        <w:rPr>
          <w:sz w:val="22"/>
        </w:rPr>
        <w:t xml:space="preserve">(reciprocally) </w:t>
      </w:r>
      <w:r w:rsidR="00661AA5" w:rsidRPr="00486765">
        <w:rPr>
          <w:sz w:val="22"/>
        </w:rPr>
        <w:t xml:space="preserve">dependent on each other. </w:t>
      </w:r>
      <w:r w:rsidR="00904EC1" w:rsidRPr="00486765">
        <w:rPr>
          <w:sz w:val="22"/>
        </w:rPr>
        <w:t xml:space="preserve"> Thus for BFO </w:t>
      </w:r>
      <w:r w:rsidR="008901C1" w:rsidRPr="00486765">
        <w:rPr>
          <w:sz w:val="22"/>
        </w:rPr>
        <w:t>there are</w:t>
      </w:r>
      <w:r w:rsidR="00904EC1" w:rsidRPr="00486765">
        <w:rPr>
          <w:sz w:val="22"/>
        </w:rPr>
        <w:t>, for example,</w:t>
      </w:r>
      <w:r w:rsidR="008901C1" w:rsidRPr="00486765">
        <w:rPr>
          <w:sz w:val="22"/>
        </w:rPr>
        <w:t xml:space="preserve"> no qualities of roles; </w:t>
      </w:r>
      <w:r w:rsidR="00904EC1" w:rsidRPr="00486765">
        <w:rPr>
          <w:sz w:val="22"/>
        </w:rPr>
        <w:t>and similarly there are no roles of qualities; however, there are qualities – such as the quality of pressure and temperature of a body of gas in a certain container</w:t>
      </w:r>
      <w:r w:rsidRPr="00486765">
        <w:rPr>
          <w:sz w:val="22"/>
        </w:rPr>
        <w:t xml:space="preserve"> </w:t>
      </w:r>
      <w:r w:rsidR="00904EC1" w:rsidRPr="00486765">
        <w:rPr>
          <w:sz w:val="22"/>
        </w:rPr>
        <w:t xml:space="preserve">– which are both dependent on each other and on their </w:t>
      </w:r>
      <w:r w:rsidRPr="00486765">
        <w:rPr>
          <w:sz w:val="22"/>
        </w:rPr>
        <w:t xml:space="preserve">common </w:t>
      </w:r>
      <w:r w:rsidR="00904EC1" w:rsidRPr="00486765">
        <w:rPr>
          <w:sz w:val="22"/>
        </w:rPr>
        <w:t>bearer.</w:t>
      </w:r>
    </w:p>
    <w:p w14:paraId="5215E74F" w14:textId="375190B4" w:rsidR="003F3473" w:rsidRPr="00B56876" w:rsidRDefault="00904EC1" w:rsidP="00486765">
      <w:r w:rsidRPr="00486765">
        <w:rPr>
          <w:sz w:val="22"/>
        </w:rPr>
        <w:t xml:space="preserve">There are </w:t>
      </w:r>
      <w:r w:rsidR="008901C1" w:rsidRPr="00486765">
        <w:rPr>
          <w:sz w:val="22"/>
        </w:rPr>
        <w:t>no dispositions of qualities</w:t>
      </w:r>
      <w:r w:rsidRPr="00486765">
        <w:rPr>
          <w:sz w:val="22"/>
        </w:rPr>
        <w:t xml:space="preserve"> and</w:t>
      </w:r>
      <w:r w:rsidR="008901C1" w:rsidRPr="00486765">
        <w:rPr>
          <w:sz w:val="22"/>
        </w:rPr>
        <w:t xml:space="preserve"> no functions of dispositions</w:t>
      </w:r>
      <w:r w:rsidRPr="00486765">
        <w:rPr>
          <w:sz w:val="22"/>
        </w:rPr>
        <w:t>. A</w:t>
      </w:r>
      <w:r w:rsidR="008E181C" w:rsidRPr="00486765">
        <w:rPr>
          <w:sz w:val="22"/>
        </w:rPr>
        <w:t xml:space="preserve">nd </w:t>
      </w:r>
      <w:r w:rsidRPr="00486765">
        <w:rPr>
          <w:sz w:val="22"/>
        </w:rPr>
        <w:t xml:space="preserve">there are </w:t>
      </w:r>
      <w:r w:rsidR="008E181C" w:rsidRPr="00486765">
        <w:rPr>
          <w:sz w:val="22"/>
        </w:rPr>
        <w:t xml:space="preserve">no </w:t>
      </w:r>
      <w:r w:rsidR="003F3473" w:rsidRPr="00486765">
        <w:rPr>
          <w:sz w:val="22"/>
        </w:rPr>
        <w:t xml:space="preserve">higher order </w:t>
      </w:r>
      <w:r w:rsidR="008E181C" w:rsidRPr="00486765">
        <w:rPr>
          <w:sz w:val="22"/>
        </w:rPr>
        <w:t xml:space="preserve">processes in which processes themselves </w:t>
      </w:r>
      <w:r w:rsidRPr="00486765">
        <w:rPr>
          <w:sz w:val="22"/>
        </w:rPr>
        <w:t xml:space="preserve">would </w:t>
      </w:r>
      <w:r w:rsidR="008E181C" w:rsidRPr="00486765">
        <w:rPr>
          <w:sz w:val="22"/>
        </w:rPr>
        <w:t>change</w:t>
      </w:r>
      <w:r w:rsidRPr="00486765">
        <w:rPr>
          <w:sz w:val="22"/>
        </w:rPr>
        <w:t>.</w:t>
      </w:r>
      <w:r w:rsidR="008E181C" w:rsidRPr="00486765">
        <w:rPr>
          <w:sz w:val="22"/>
        </w:rPr>
        <w:t xml:space="preserve"> </w:t>
      </w:r>
      <w:r w:rsidRPr="00486765">
        <w:rPr>
          <w:sz w:val="22"/>
        </w:rPr>
        <w:t>(S</w:t>
      </w:r>
      <w:r w:rsidR="008E181C" w:rsidRPr="00486765">
        <w:rPr>
          <w:sz w:val="22"/>
        </w:rPr>
        <w:t>ee the section on Process Profiles below</w:t>
      </w:r>
      <w:r w:rsidR="008901C1" w:rsidRPr="00486765">
        <w:rPr>
          <w:sz w:val="22"/>
        </w:rPr>
        <w:t>.</w:t>
      </w:r>
      <w:r w:rsidRPr="00486765">
        <w:rPr>
          <w:sz w:val="22"/>
        </w:rPr>
        <w:t>)</w:t>
      </w:r>
      <w:r w:rsidR="008901C1" w:rsidRPr="00486765">
        <w:rPr>
          <w:sz w:val="22"/>
        </w:rPr>
        <w:t xml:space="preserve"> </w:t>
      </w:r>
      <w:r w:rsidRPr="00486765">
        <w:rPr>
          <w:sz w:val="22"/>
        </w:rPr>
        <w:t>I</w:t>
      </w:r>
      <w:r w:rsidR="008901C1" w:rsidRPr="00486765">
        <w:rPr>
          <w:sz w:val="22"/>
        </w:rPr>
        <w:t xml:space="preserve">n all such cases, the recommendation </w:t>
      </w:r>
      <w:r w:rsidR="008E181C" w:rsidRPr="00486765">
        <w:rPr>
          <w:sz w:val="22"/>
        </w:rPr>
        <w:t xml:space="preserve">on developers of BFO-conformant ontologies </w:t>
      </w:r>
      <w:r w:rsidR="008901C1" w:rsidRPr="00486765">
        <w:rPr>
          <w:sz w:val="22"/>
        </w:rPr>
        <w:t xml:space="preserve">is to seek </w:t>
      </w:r>
      <w:r w:rsidR="008E181C" w:rsidRPr="00486765">
        <w:rPr>
          <w:sz w:val="22"/>
        </w:rPr>
        <w:t xml:space="preserve">a </w:t>
      </w:r>
      <w:r w:rsidR="008901C1" w:rsidRPr="00486765">
        <w:rPr>
          <w:sz w:val="22"/>
        </w:rPr>
        <w:t xml:space="preserve">relevant </w:t>
      </w:r>
      <w:proofErr w:type="spellStart"/>
      <w:r w:rsidR="008E181C" w:rsidRPr="00486765">
        <w:rPr>
          <w:sz w:val="22"/>
        </w:rPr>
        <w:t>relatum</w:t>
      </w:r>
      <w:proofErr w:type="spellEnd"/>
      <w:r w:rsidR="008E181C" w:rsidRPr="00486765">
        <w:rPr>
          <w:i/>
          <w:sz w:val="22"/>
        </w:rPr>
        <w:t xml:space="preserve"> </w:t>
      </w:r>
      <w:r w:rsidR="008901C1" w:rsidRPr="00486765">
        <w:rPr>
          <w:sz w:val="22"/>
        </w:rPr>
        <w:t xml:space="preserve">in the underlying </w:t>
      </w:r>
      <w:r w:rsidR="003F3473" w:rsidRPr="00486765">
        <w:rPr>
          <w:sz w:val="22"/>
        </w:rPr>
        <w:t xml:space="preserve">material </w:t>
      </w:r>
      <w:r w:rsidR="008901C1" w:rsidRPr="00486765">
        <w:rPr>
          <w:sz w:val="22"/>
        </w:rPr>
        <w:t xml:space="preserve">bearer (the </w:t>
      </w:r>
      <w:r w:rsidR="008901C1" w:rsidRPr="00486765">
        <w:rPr>
          <w:i/>
          <w:sz w:val="22"/>
        </w:rPr>
        <w:t xml:space="preserve">thing </w:t>
      </w:r>
      <w:r w:rsidR="008901C1" w:rsidRPr="00486765">
        <w:rPr>
          <w:sz w:val="22"/>
        </w:rPr>
        <w:t xml:space="preserve">or </w:t>
      </w:r>
      <w:r w:rsidR="008901C1" w:rsidRPr="00486765">
        <w:rPr>
          <w:i/>
          <w:sz w:val="22"/>
        </w:rPr>
        <w:t>res</w:t>
      </w:r>
      <w:r w:rsidR="008901C1" w:rsidRPr="00486765">
        <w:rPr>
          <w:sz w:val="22"/>
        </w:rPr>
        <w:t>).</w:t>
      </w:r>
      <w:r w:rsidR="008901C1" w:rsidRPr="00486765">
        <w:rPr>
          <w:i/>
          <w:sz w:val="22"/>
        </w:rPr>
        <w:t xml:space="preserve"> </w:t>
      </w:r>
      <w:r w:rsidR="004C372C" w:rsidRPr="00486765">
        <w:rPr>
          <w:sz w:val="22"/>
        </w:rPr>
        <w:t xml:space="preserve"> </w:t>
      </w:r>
    </w:p>
    <w:p w14:paraId="36D60B90" w14:textId="615E2D30" w:rsidR="003F3473" w:rsidRPr="00B56876" w:rsidRDefault="00F27363" w:rsidP="00B6123E">
      <w:pPr>
        <w:ind w:left="720"/>
      </w:pPr>
      <w:r w:rsidRPr="00486765">
        <w:rPr>
          <w:rStyle w:val="SpecificationType"/>
          <w:sz w:val="22"/>
        </w:rPr>
        <w:t>Axiom</w:t>
      </w:r>
      <w:r w:rsidRPr="00486765">
        <w:rPr>
          <w:smallCaps/>
          <w:sz w:val="22"/>
        </w:rPr>
        <w:t>:</w:t>
      </w:r>
      <w:r>
        <w:rPr>
          <w:smallCaps/>
          <w:sz w:val="22"/>
        </w:rPr>
        <w:t xml:space="preserve"> </w:t>
      </w:r>
      <w:r w:rsidR="00455895" w:rsidRPr="00B6123E">
        <w:rPr>
          <w:rFonts w:asciiTheme="majorHAnsi" w:hAnsiTheme="majorHAnsi"/>
          <w:sz w:val="22"/>
        </w:rPr>
        <w:t>Qualities of qualities are qualities of the underlying bearer</w:t>
      </w:r>
      <w:r w:rsidR="008212B2">
        <w:rPr>
          <w:rFonts w:asciiTheme="majorHAnsi" w:hAnsiTheme="majorHAnsi"/>
          <w:sz w:val="22"/>
        </w:rPr>
        <w:t>. [115-001]</w:t>
      </w:r>
    </w:p>
    <w:p w14:paraId="37D8411E" w14:textId="05426A37" w:rsidR="008E181C" w:rsidRPr="00486765" w:rsidRDefault="003F3473" w:rsidP="00687850">
      <w:pPr>
        <w:rPr>
          <w:sz w:val="22"/>
        </w:rPr>
      </w:pPr>
      <w:r w:rsidRPr="00486765">
        <w:rPr>
          <w:sz w:val="22"/>
        </w:rPr>
        <w:t>Th</w:t>
      </w:r>
      <w:r w:rsidR="008E181C" w:rsidRPr="00486765">
        <w:rPr>
          <w:sz w:val="22"/>
        </w:rPr>
        <w:t>e shape of the redness on John’s arm</w:t>
      </w:r>
      <w:r w:rsidR="00C677CC" w:rsidRPr="00486765">
        <w:rPr>
          <w:sz w:val="22"/>
        </w:rPr>
        <w:t>, for example,</w:t>
      </w:r>
      <w:r w:rsidR="008E181C" w:rsidRPr="00486765">
        <w:rPr>
          <w:sz w:val="22"/>
        </w:rPr>
        <w:t xml:space="preserve"> is not a quality of the </w:t>
      </w:r>
      <w:proofErr w:type="gramStart"/>
      <w:r w:rsidR="008E181C" w:rsidRPr="00486765">
        <w:rPr>
          <w:sz w:val="22"/>
        </w:rPr>
        <w:t>redness,</w:t>
      </w:r>
      <w:proofErr w:type="gramEnd"/>
      <w:r w:rsidR="008E181C" w:rsidRPr="00486765">
        <w:rPr>
          <w:sz w:val="22"/>
        </w:rPr>
        <w:t xml:space="preserve"> it is, like the redness itself</w:t>
      </w:r>
      <w:r w:rsidR="00894677" w:rsidRPr="00486765">
        <w:rPr>
          <w:sz w:val="22"/>
        </w:rPr>
        <w:t>,</w:t>
      </w:r>
      <w:r w:rsidR="008E181C" w:rsidRPr="00486765">
        <w:rPr>
          <w:sz w:val="22"/>
        </w:rPr>
        <w:t xml:space="preserve"> a quality of a certain </w:t>
      </w:r>
      <w:r w:rsidR="00C677CC" w:rsidRPr="00486765">
        <w:rPr>
          <w:sz w:val="22"/>
        </w:rPr>
        <w:t xml:space="preserve">(fiat) </w:t>
      </w:r>
      <w:r w:rsidR="008E181C" w:rsidRPr="00486765">
        <w:rPr>
          <w:sz w:val="22"/>
        </w:rPr>
        <w:t>portion of the surface of the arm.</w:t>
      </w:r>
    </w:p>
    <w:p w14:paraId="1B9E3CDB" w14:textId="77777777" w:rsidR="008E181C" w:rsidRPr="00B56876" w:rsidRDefault="008E181C" w:rsidP="00486765"/>
    <w:p w14:paraId="043D2829" w14:textId="5B362502" w:rsidR="004C372C" w:rsidRPr="00B56876" w:rsidRDefault="00FE1DA1" w:rsidP="00486765">
      <w:pPr>
        <w:pStyle w:val="Specification"/>
      </w:pPr>
      <w:ins w:id="425" w:author="Jonathan Bona" w:date="2012-05-03T23:23:00Z">
        <w:r w:rsidRPr="00476F65">
          <w:rPr>
            <w:rStyle w:val="Annotation"/>
          </w:rPr>
          <w:t>a(s-dependence)[</w:t>
        </w:r>
      </w:ins>
      <w:r w:rsidR="00236D40" w:rsidRPr="00486765">
        <w:rPr>
          <w:rStyle w:val="SpecificationType"/>
          <w:sz w:val="22"/>
        </w:rPr>
        <w:t>Axiom</w:t>
      </w:r>
      <w:r w:rsidR="00236D40" w:rsidRPr="00486765">
        <w:rPr>
          <w:smallCaps/>
          <w:sz w:val="22"/>
        </w:rPr>
        <w:t>:</w:t>
      </w:r>
      <w:r w:rsidR="004C372C" w:rsidRPr="00486765">
        <w:rPr>
          <w:sz w:val="22"/>
        </w:rPr>
        <w:t xml:space="preserve"> if </w:t>
      </w:r>
      <w:proofErr w:type="gramStart"/>
      <w:r w:rsidR="004C372C" w:rsidRPr="00486765">
        <w:rPr>
          <w:i/>
          <w:sz w:val="22"/>
        </w:rPr>
        <w:t>a</w:t>
      </w:r>
      <w:proofErr w:type="gramEnd"/>
      <w:r w:rsidR="004C372C" w:rsidRPr="00486765">
        <w:rPr>
          <w:i/>
          <w:sz w:val="22"/>
        </w:rPr>
        <w:t xml:space="preserve"> </w:t>
      </w:r>
      <w:r w:rsidR="004C372C" w:rsidRPr="00B6123E">
        <w:rPr>
          <w:b/>
          <w:sz w:val="22"/>
        </w:rPr>
        <w:t>s-depends on</w:t>
      </w:r>
      <w:r w:rsidR="004C372C" w:rsidRPr="00486765">
        <w:rPr>
          <w:sz w:val="22"/>
        </w:rPr>
        <w:t xml:space="preserve"> </w:t>
      </w:r>
      <w:r w:rsidR="004C372C" w:rsidRPr="00486765">
        <w:rPr>
          <w:i/>
          <w:sz w:val="22"/>
        </w:rPr>
        <w:t xml:space="preserve">b </w:t>
      </w:r>
      <w:r w:rsidR="004C372C" w:rsidRPr="00486765">
        <w:rPr>
          <w:sz w:val="22"/>
        </w:rPr>
        <w:t xml:space="preserve">&amp; </w:t>
      </w:r>
      <w:r w:rsidR="004C372C" w:rsidRPr="00B6123E">
        <w:rPr>
          <w:b/>
          <w:i/>
          <w:sz w:val="22"/>
        </w:rPr>
        <w:t xml:space="preserve">b </w:t>
      </w:r>
      <w:r w:rsidR="004C372C" w:rsidRPr="00B6123E">
        <w:rPr>
          <w:b/>
          <w:sz w:val="22"/>
        </w:rPr>
        <w:t xml:space="preserve">s-depends on </w:t>
      </w:r>
      <w:r w:rsidR="004C372C" w:rsidRPr="00B6123E">
        <w:rPr>
          <w:b/>
          <w:i/>
          <w:sz w:val="22"/>
        </w:rPr>
        <w:t>c</w:t>
      </w:r>
      <w:r w:rsidR="004C372C" w:rsidRPr="00486765">
        <w:rPr>
          <w:i/>
          <w:sz w:val="22"/>
        </w:rPr>
        <w:t xml:space="preserve"> </w:t>
      </w:r>
      <w:r w:rsidR="004C372C" w:rsidRPr="00486765">
        <w:rPr>
          <w:sz w:val="22"/>
        </w:rPr>
        <w:t xml:space="preserve">then </w:t>
      </w:r>
      <w:r w:rsidR="004C372C" w:rsidRPr="00486765">
        <w:rPr>
          <w:i/>
          <w:sz w:val="22"/>
        </w:rPr>
        <w:t xml:space="preserve">a </w:t>
      </w:r>
      <w:r w:rsidR="004C372C" w:rsidRPr="00B6123E">
        <w:rPr>
          <w:b/>
          <w:sz w:val="22"/>
        </w:rPr>
        <w:t xml:space="preserve">s-depends on </w:t>
      </w:r>
      <w:r w:rsidR="004C372C" w:rsidRPr="00486765">
        <w:rPr>
          <w:i/>
          <w:sz w:val="22"/>
        </w:rPr>
        <w:t>c</w:t>
      </w:r>
      <w:r w:rsidR="004C372C" w:rsidRPr="00486765">
        <w:rPr>
          <w:sz w:val="22"/>
        </w:rPr>
        <w:t>.</w:t>
      </w:r>
      <w:r w:rsidR="006D323D">
        <w:rPr>
          <w:sz w:val="22"/>
        </w:rPr>
        <w:t xml:space="preserve"> [054-001]</w:t>
      </w:r>
      <w:ins w:id="426" w:author="Jonathan Bona" w:date="2012-05-03T23:23:00Z">
        <w:r w:rsidRPr="00FE1DA1">
          <w:rPr>
            <w:rStyle w:val="Annotation"/>
          </w:rPr>
          <w:t xml:space="preserve"> </w:t>
        </w:r>
        <w:r w:rsidRPr="00476F65">
          <w:rPr>
            <w:rStyle w:val="Annotation"/>
          </w:rPr>
          <w:t>]</w:t>
        </w:r>
      </w:ins>
    </w:p>
    <w:p w14:paraId="0DDC71C8" w14:textId="6A565FA9" w:rsidR="00480A86" w:rsidRPr="00486765" w:rsidRDefault="00480A86" w:rsidP="00486765">
      <w:pPr>
        <w:rPr>
          <w:sz w:val="22"/>
        </w:rPr>
      </w:pPr>
    </w:p>
    <w:p w14:paraId="5D05B010" w14:textId="2D76E03E" w:rsidR="00047E4F" w:rsidRPr="00486765" w:rsidRDefault="004C372C">
      <w:pPr>
        <w:rPr>
          <w:sz w:val="22"/>
        </w:rPr>
      </w:pPr>
      <w:r w:rsidRPr="00486765">
        <w:rPr>
          <w:sz w:val="22"/>
        </w:rPr>
        <w:t xml:space="preserve">John’s </w:t>
      </w:r>
      <w:r w:rsidRPr="00486765">
        <w:rPr>
          <w:i/>
          <w:sz w:val="22"/>
        </w:rPr>
        <w:t>role</w:t>
      </w:r>
      <w:r w:rsidRPr="00486765">
        <w:rPr>
          <w:sz w:val="22"/>
        </w:rPr>
        <w:t xml:space="preserve"> of </w:t>
      </w:r>
      <w:r w:rsidR="00C677CC" w:rsidRPr="00486765">
        <w:rPr>
          <w:sz w:val="22"/>
        </w:rPr>
        <w:t>husband</w:t>
      </w:r>
      <w:r w:rsidRPr="00486765">
        <w:rPr>
          <w:sz w:val="22"/>
        </w:rPr>
        <w:t xml:space="preserve"> to Mary is dependent on Mary’s </w:t>
      </w:r>
      <w:r w:rsidRPr="00486765">
        <w:rPr>
          <w:i/>
          <w:sz w:val="22"/>
        </w:rPr>
        <w:t>role</w:t>
      </w:r>
      <w:r w:rsidRPr="00486765">
        <w:rPr>
          <w:sz w:val="22"/>
        </w:rPr>
        <w:t xml:space="preserve"> of </w:t>
      </w:r>
      <w:r w:rsidR="00C677CC" w:rsidRPr="00486765">
        <w:rPr>
          <w:sz w:val="22"/>
        </w:rPr>
        <w:t>wife</w:t>
      </w:r>
      <w:r w:rsidRPr="00486765">
        <w:rPr>
          <w:sz w:val="22"/>
        </w:rPr>
        <w:t xml:space="preserve"> to John, and both are dependent on the </w:t>
      </w:r>
      <w:r w:rsidRPr="00486765">
        <w:rPr>
          <w:i/>
          <w:sz w:val="22"/>
        </w:rPr>
        <w:t>object aggregate</w:t>
      </w:r>
      <w:r w:rsidRPr="00486765">
        <w:rPr>
          <w:sz w:val="22"/>
        </w:rPr>
        <w:t xml:space="preserve"> comprising John and Mary as </w:t>
      </w:r>
      <w:r w:rsidR="003F3473" w:rsidRPr="00486765">
        <w:rPr>
          <w:b/>
          <w:sz w:val="22"/>
        </w:rPr>
        <w:t xml:space="preserve">member </w:t>
      </w:r>
      <w:r w:rsidRPr="00486765">
        <w:rPr>
          <w:b/>
          <w:sz w:val="22"/>
        </w:rPr>
        <w:t>parts</w:t>
      </w:r>
      <w:r w:rsidR="00C677CC" w:rsidRPr="00486765">
        <w:rPr>
          <w:sz w:val="22"/>
        </w:rPr>
        <w:t xml:space="preserve"> joined together through the </w:t>
      </w:r>
      <w:r w:rsidR="00C677CC" w:rsidRPr="00486765">
        <w:rPr>
          <w:i/>
          <w:sz w:val="22"/>
        </w:rPr>
        <w:t>relational quality</w:t>
      </w:r>
      <w:r w:rsidR="00C677CC" w:rsidRPr="00486765">
        <w:rPr>
          <w:sz w:val="22"/>
        </w:rPr>
        <w:t xml:space="preserve"> of being married</w:t>
      </w:r>
      <w:r w:rsidRPr="00486765">
        <w:rPr>
          <w:sz w:val="22"/>
        </w:rPr>
        <w:t>.</w:t>
      </w:r>
    </w:p>
    <w:p w14:paraId="4416F5CD" w14:textId="77777777" w:rsidR="00EA4C49" w:rsidRPr="00486765" w:rsidRDefault="00EA4C49" w:rsidP="00486765">
      <w:pPr>
        <w:pStyle w:val="Heading3"/>
        <w:rPr>
          <w:sz w:val="22"/>
        </w:rPr>
      </w:pPr>
    </w:p>
    <w:p w14:paraId="3FE080BB" w14:textId="77777777" w:rsidR="00E2775F" w:rsidRPr="00486765" w:rsidRDefault="00E2775F">
      <w:pPr>
        <w:pStyle w:val="Heading3"/>
        <w:rPr>
          <w:sz w:val="22"/>
        </w:rPr>
      </w:pPr>
      <w:bookmarkStart w:id="427" w:name="_Toc313270714"/>
      <w:bookmarkStart w:id="428" w:name="_Toc319326120"/>
      <w:r w:rsidRPr="00486765">
        <w:rPr>
          <w:sz w:val="22"/>
        </w:rPr>
        <w:t>2.2.1 Quality</w:t>
      </w:r>
      <w:bookmarkEnd w:id="427"/>
      <w:bookmarkEnd w:id="428"/>
    </w:p>
    <w:p w14:paraId="0B7B6E08" w14:textId="750774D7" w:rsidR="003F3473" w:rsidRPr="00486765" w:rsidRDefault="003F3473" w:rsidP="00486765">
      <w:pPr>
        <w:rPr>
          <w:sz w:val="22"/>
          <w:shd w:val="clear" w:color="auto" w:fill="FFFF00"/>
        </w:rPr>
      </w:pPr>
      <w:r w:rsidRPr="00486765">
        <w:rPr>
          <w:sz w:val="22"/>
        </w:rPr>
        <w:t xml:space="preserve">BFO 2.0 distinguishes two major familiars of </w:t>
      </w:r>
      <w:r w:rsidRPr="00486765">
        <w:rPr>
          <w:i/>
          <w:sz w:val="22"/>
        </w:rPr>
        <w:t>s-dependent continuants</w:t>
      </w:r>
      <w:r w:rsidRPr="00486765">
        <w:rPr>
          <w:sz w:val="22"/>
        </w:rPr>
        <w:t xml:space="preserve">, namely </w:t>
      </w:r>
      <w:r w:rsidRPr="00486765">
        <w:rPr>
          <w:i/>
          <w:sz w:val="22"/>
        </w:rPr>
        <w:t>qualities</w:t>
      </w:r>
      <w:r w:rsidRPr="00486765">
        <w:rPr>
          <w:sz w:val="22"/>
        </w:rPr>
        <w:t xml:space="preserve"> and </w:t>
      </w:r>
      <w:r w:rsidRPr="00486765">
        <w:rPr>
          <w:i/>
          <w:sz w:val="22"/>
        </w:rPr>
        <w:t xml:space="preserve">realizable dependent continuants. </w:t>
      </w:r>
      <w:r w:rsidRPr="00486765">
        <w:rPr>
          <w:sz w:val="22"/>
        </w:rPr>
        <w:t xml:space="preserve">(Again, no claims are made as to the exhaustiveness of this classification.) Solubility, in order to be realized or manifested, requires a dissolving </w:t>
      </w:r>
      <w:proofErr w:type="gramStart"/>
      <w:r w:rsidRPr="00486765">
        <w:rPr>
          <w:sz w:val="22"/>
        </w:rPr>
        <w:t>process which</w:t>
      </w:r>
      <w:proofErr w:type="gramEnd"/>
      <w:r w:rsidRPr="00486765">
        <w:rPr>
          <w:sz w:val="22"/>
        </w:rPr>
        <w:t xml:space="preserve"> </w:t>
      </w:r>
      <w:r w:rsidR="002A33CB">
        <w:rPr>
          <w:sz w:val="22"/>
        </w:rPr>
        <w:t xml:space="preserve">has </w:t>
      </w:r>
      <w:r w:rsidRPr="00486765">
        <w:rPr>
          <w:sz w:val="22"/>
        </w:rPr>
        <w:t xml:space="preserve">some solid piece of salt or sugar </w:t>
      </w:r>
      <w:r w:rsidR="002A33CB">
        <w:rPr>
          <w:sz w:val="22"/>
        </w:rPr>
        <w:t>as participant</w:t>
      </w:r>
      <w:r w:rsidRPr="00486765">
        <w:rPr>
          <w:sz w:val="22"/>
        </w:rPr>
        <w:t>. Their crystalline quality, in contrast, does not stand in need of any realization process of this sort.</w:t>
      </w:r>
    </w:p>
    <w:p w14:paraId="2BE8471A" w14:textId="77777777" w:rsidR="003F3473" w:rsidRPr="00486765" w:rsidRDefault="003F3473">
      <w:pPr>
        <w:rPr>
          <w:sz w:val="22"/>
        </w:rPr>
      </w:pPr>
    </w:p>
    <w:p w14:paraId="6E63B1CD" w14:textId="2D413E7C" w:rsidR="00E2775F" w:rsidRPr="00486765" w:rsidRDefault="009F3382" w:rsidP="00486765">
      <w:pPr>
        <w:pStyle w:val="Specification"/>
        <w:rPr>
          <w:sz w:val="22"/>
        </w:rPr>
      </w:pPr>
      <w:ins w:id="429" w:author="Jonathan Bona" w:date="2012-05-03T23:24:00Z">
        <w:r w:rsidRPr="009F3382">
          <w:rPr>
            <w:rStyle w:val="Annotation"/>
            <w:rPrChange w:id="430" w:author="Jonathan Bona" w:date="2012-05-03T23:24:00Z">
              <w:rPr>
                <w:rStyle w:val="SpecificationType"/>
                <w:sz w:val="22"/>
              </w:rPr>
            </w:rPrChange>
          </w:rPr>
          <w:t>a(quality)[</w:t>
        </w:r>
      </w:ins>
      <w:r w:rsidR="00236D40" w:rsidRPr="00486765">
        <w:rPr>
          <w:rStyle w:val="SpecificationType"/>
          <w:sz w:val="22"/>
        </w:rPr>
        <w:t>Elucidation</w:t>
      </w:r>
      <w:r w:rsidR="00236D40" w:rsidRPr="00486765">
        <w:rPr>
          <w:smallCaps/>
          <w:sz w:val="22"/>
        </w:rPr>
        <w:t>:</w:t>
      </w:r>
      <w:r w:rsidR="00597CDC" w:rsidRPr="00486765">
        <w:rPr>
          <w:sz w:val="22"/>
        </w:rPr>
        <w:t xml:space="preserve"> a</w:t>
      </w:r>
      <w:r w:rsidR="007A4DDC" w:rsidRPr="00486765">
        <w:rPr>
          <w:sz w:val="22"/>
        </w:rPr>
        <w:t xml:space="preserve"> </w:t>
      </w:r>
      <w:r w:rsidR="00597CDC" w:rsidRPr="00486765">
        <w:rPr>
          <w:i/>
          <w:sz w:val="22"/>
        </w:rPr>
        <w:t>quality</w:t>
      </w:r>
      <w:r w:rsidR="00624F91" w:rsidRPr="00486765">
        <w:rPr>
          <w:sz w:val="22"/>
        </w:rPr>
        <w:t xml:space="preserve"> is a</w:t>
      </w:r>
      <w:r w:rsidR="007A4DDC" w:rsidRPr="00486765">
        <w:rPr>
          <w:sz w:val="22"/>
        </w:rPr>
        <w:t xml:space="preserve"> </w:t>
      </w:r>
      <w:r w:rsidR="00624F91" w:rsidRPr="00486765">
        <w:rPr>
          <w:i/>
          <w:sz w:val="22"/>
        </w:rPr>
        <w:t>s</w:t>
      </w:r>
      <w:r w:rsidR="00107230" w:rsidRPr="00486765">
        <w:rPr>
          <w:i/>
          <w:sz w:val="22"/>
        </w:rPr>
        <w:t xml:space="preserve">pecifically </w:t>
      </w:r>
      <w:r w:rsidR="00E2775F" w:rsidRPr="00486765">
        <w:rPr>
          <w:i/>
          <w:sz w:val="22"/>
        </w:rPr>
        <w:t>dependent</w:t>
      </w:r>
      <w:r w:rsidR="007A4DDC" w:rsidRPr="00486765">
        <w:rPr>
          <w:i/>
          <w:sz w:val="22"/>
        </w:rPr>
        <w:t xml:space="preserve"> </w:t>
      </w:r>
      <w:r w:rsidR="00FB129B" w:rsidRPr="00486765">
        <w:rPr>
          <w:i/>
          <w:sz w:val="22"/>
        </w:rPr>
        <w:t>continuant</w:t>
      </w:r>
      <w:r w:rsidR="00E2775F" w:rsidRPr="00486765">
        <w:rPr>
          <w:sz w:val="22"/>
        </w:rPr>
        <w:t xml:space="preserve"> that</w:t>
      </w:r>
      <w:r w:rsidR="00597CDC" w:rsidRPr="00486765">
        <w:rPr>
          <w:sz w:val="22"/>
        </w:rPr>
        <w:t xml:space="preserve">, in contrast to roles and dispositions, does not require any further process in order to be realized. </w:t>
      </w:r>
      <w:r w:rsidR="006D323D">
        <w:rPr>
          <w:sz w:val="22"/>
        </w:rPr>
        <w:t>[055-001]</w:t>
      </w:r>
      <w:ins w:id="431" w:author="Jonathan Bona" w:date="2012-05-03T23:24:00Z">
        <w:r w:rsidRPr="009F3382">
          <w:rPr>
            <w:rStyle w:val="Annotation"/>
            <w:rPrChange w:id="432" w:author="Jonathan Bona" w:date="2012-05-03T23:24:00Z">
              <w:rPr>
                <w:sz w:val="22"/>
              </w:rPr>
            </w:rPrChange>
          </w:rPr>
          <w:t>]</w:t>
        </w:r>
      </w:ins>
    </w:p>
    <w:p w14:paraId="01A8E9E1" w14:textId="77777777" w:rsidR="00597CDC" w:rsidRPr="00486765" w:rsidRDefault="00597CDC" w:rsidP="00486765">
      <w:pPr>
        <w:rPr>
          <w:sz w:val="22"/>
          <w:shd w:val="clear" w:color="auto" w:fill="FFFF00"/>
        </w:rPr>
      </w:pPr>
    </w:p>
    <w:p w14:paraId="2E40B769" w14:textId="72BDE42A" w:rsidR="00BC4A0D" w:rsidRPr="00486765" w:rsidRDefault="009F3382" w:rsidP="00486765">
      <w:pPr>
        <w:pStyle w:val="Specification"/>
        <w:rPr>
          <w:sz w:val="22"/>
        </w:rPr>
      </w:pPr>
      <w:ins w:id="433" w:author="Jonathan Bona" w:date="2012-05-03T23:24:00Z">
        <w:r w:rsidRPr="00476F65">
          <w:rPr>
            <w:rStyle w:val="Annotation"/>
          </w:rPr>
          <w:t>a(quality)[</w:t>
        </w:r>
      </w:ins>
      <w:r w:rsidR="00BC4A0D" w:rsidRPr="00486765">
        <w:rPr>
          <w:rStyle w:val="SpecificationType"/>
          <w:sz w:val="22"/>
        </w:rPr>
        <w:t>Examples</w:t>
      </w:r>
      <w:r w:rsidR="00BC4A0D" w:rsidRPr="00486765">
        <w:rPr>
          <w:sz w:val="22"/>
        </w:rPr>
        <w:t>: the color of a tomato</w:t>
      </w:r>
      <w:r w:rsidR="00904EC1" w:rsidRPr="00486765">
        <w:rPr>
          <w:sz w:val="22"/>
        </w:rPr>
        <w:t xml:space="preserve">, </w:t>
      </w:r>
      <w:r w:rsidR="00BC4A0D" w:rsidRPr="00486765">
        <w:rPr>
          <w:sz w:val="22"/>
        </w:rPr>
        <w:t xml:space="preserve">the ambient temperature of </w:t>
      </w:r>
      <w:r w:rsidR="00C760DE">
        <w:rPr>
          <w:sz w:val="22"/>
        </w:rPr>
        <w:t>this</w:t>
      </w:r>
      <w:r w:rsidR="00BC4A0D" w:rsidRPr="00486765">
        <w:rPr>
          <w:sz w:val="22"/>
        </w:rPr>
        <w:t xml:space="preserve"> portion of air, the length of the circumference of your waist, the shape of </w:t>
      </w:r>
      <w:r w:rsidR="00C760DE">
        <w:rPr>
          <w:sz w:val="22"/>
        </w:rPr>
        <w:t>your</w:t>
      </w:r>
      <w:r w:rsidR="00BC4A0D" w:rsidRPr="00486765">
        <w:rPr>
          <w:sz w:val="22"/>
        </w:rPr>
        <w:t xml:space="preserve"> nose, the mass of </w:t>
      </w:r>
      <w:r w:rsidR="00C760DE">
        <w:rPr>
          <w:sz w:val="22"/>
        </w:rPr>
        <w:t>this</w:t>
      </w:r>
      <w:r w:rsidR="00BC4A0D" w:rsidRPr="00486765">
        <w:rPr>
          <w:sz w:val="22"/>
        </w:rPr>
        <w:t xml:space="preserve"> piece of gold</w:t>
      </w:r>
      <w:r w:rsidR="00C760DE">
        <w:rPr>
          <w:sz w:val="22"/>
        </w:rPr>
        <w:t>.</w:t>
      </w:r>
      <w:ins w:id="434" w:author="Jonathan Bona" w:date="2012-05-03T23:24:00Z">
        <w:r w:rsidRPr="009F3382">
          <w:rPr>
            <w:rStyle w:val="Annotation"/>
          </w:rPr>
          <w:t xml:space="preserve"> </w:t>
        </w:r>
        <w:r w:rsidRPr="00476F65">
          <w:rPr>
            <w:rStyle w:val="Annotation"/>
          </w:rPr>
          <w:t>]</w:t>
        </w:r>
      </w:ins>
    </w:p>
    <w:p w14:paraId="08FC7E00" w14:textId="77777777" w:rsidR="003F3473" w:rsidRPr="00B56876" w:rsidRDefault="003F3473" w:rsidP="00486765"/>
    <w:p w14:paraId="07DF8F65" w14:textId="4409F0BF" w:rsidR="00904EC1" w:rsidRPr="00B56876" w:rsidRDefault="00904EC1" w:rsidP="00486765">
      <w:r w:rsidRPr="00486765">
        <w:rPr>
          <w:sz w:val="22"/>
        </w:rPr>
        <w:t xml:space="preserve">Note that </w:t>
      </w:r>
      <w:r w:rsidR="003F3473" w:rsidRPr="00486765">
        <w:rPr>
          <w:sz w:val="22"/>
        </w:rPr>
        <w:t xml:space="preserve">in the above list of examples </w:t>
      </w:r>
      <w:r w:rsidRPr="00486765">
        <w:rPr>
          <w:sz w:val="22"/>
        </w:rPr>
        <w:t xml:space="preserve">we encounter a further type of dependence, turning on the fact that, for example, the color of a tomato depends </w:t>
      </w:r>
      <w:r w:rsidR="00D915F5" w:rsidRPr="00486765">
        <w:rPr>
          <w:sz w:val="22"/>
        </w:rPr>
        <w:t xml:space="preserve">in some sense </w:t>
      </w:r>
      <w:r w:rsidRPr="00486765">
        <w:rPr>
          <w:sz w:val="22"/>
        </w:rPr>
        <w:t xml:space="preserve">on processes involving photons. This type of dependence is not part of the BFO </w:t>
      </w:r>
      <w:r w:rsidR="00D915F5" w:rsidRPr="00486765">
        <w:rPr>
          <w:sz w:val="22"/>
        </w:rPr>
        <w:t xml:space="preserve">2.0 </w:t>
      </w:r>
      <w:r w:rsidRPr="00486765">
        <w:rPr>
          <w:sz w:val="22"/>
        </w:rPr>
        <w:t>specification</w:t>
      </w:r>
      <w:r w:rsidR="00D915F5" w:rsidRPr="00486765">
        <w:rPr>
          <w:sz w:val="22"/>
        </w:rPr>
        <w:t>, but will be treated in the future</w:t>
      </w:r>
      <w:r w:rsidRPr="00486765">
        <w:rPr>
          <w:sz w:val="22"/>
        </w:rPr>
        <w:t>.</w:t>
      </w:r>
    </w:p>
    <w:p w14:paraId="4AC0FE23" w14:textId="558DE4C2" w:rsidR="00D915F5" w:rsidRPr="00B56876" w:rsidRDefault="00D915F5" w:rsidP="00486765">
      <w:r w:rsidRPr="00486765">
        <w:rPr>
          <w:i/>
          <w:sz w:val="22"/>
        </w:rPr>
        <w:t xml:space="preserve">Quality </w:t>
      </w:r>
      <w:r w:rsidRPr="00486765">
        <w:rPr>
          <w:sz w:val="22"/>
        </w:rPr>
        <w:t>is a rigid universal</w:t>
      </w:r>
      <w:proofErr w:type="gramStart"/>
      <w:r w:rsidRPr="00486765">
        <w:rPr>
          <w:sz w:val="22"/>
        </w:rPr>
        <w:t>;</w:t>
      </w:r>
      <w:proofErr w:type="gramEnd"/>
    </w:p>
    <w:p w14:paraId="275A3A41" w14:textId="77777777" w:rsidR="00D91B4B" w:rsidRPr="00486765" w:rsidRDefault="00D91B4B">
      <w:pPr>
        <w:rPr>
          <w:sz w:val="22"/>
          <w:shd w:val="clear" w:color="auto" w:fill="FFFF00"/>
        </w:rPr>
      </w:pPr>
    </w:p>
    <w:p w14:paraId="4B799539" w14:textId="335187C3" w:rsidR="00B1604E" w:rsidRPr="00486765" w:rsidRDefault="009F3382" w:rsidP="00486765">
      <w:pPr>
        <w:pStyle w:val="Specification"/>
        <w:rPr>
          <w:b/>
          <w:sz w:val="22"/>
        </w:rPr>
      </w:pPr>
      <w:ins w:id="435" w:author="Jonathan Bona" w:date="2012-05-03T23:24:00Z">
        <w:r w:rsidRPr="00476F65">
          <w:rPr>
            <w:rStyle w:val="Annotation"/>
          </w:rPr>
          <w:t>a(quality)[</w:t>
        </w:r>
      </w:ins>
      <w:r w:rsidR="00236D40" w:rsidRPr="00486765">
        <w:rPr>
          <w:rStyle w:val="SpecificationType"/>
          <w:sz w:val="22"/>
        </w:rPr>
        <w:t>Axiom</w:t>
      </w:r>
      <w:r w:rsidR="00236D40" w:rsidRPr="00486765">
        <w:rPr>
          <w:smallCaps/>
          <w:sz w:val="22"/>
        </w:rPr>
        <w:t>:</w:t>
      </w:r>
      <w:r w:rsidR="007B2430" w:rsidRPr="00486765">
        <w:rPr>
          <w:sz w:val="22"/>
        </w:rPr>
        <w:t xml:space="preserve"> If an </w:t>
      </w:r>
      <w:r w:rsidR="007B2430" w:rsidRPr="00486765">
        <w:rPr>
          <w:i/>
          <w:sz w:val="22"/>
        </w:rPr>
        <w:t>entity</w:t>
      </w:r>
      <w:r w:rsidR="007A4DDC" w:rsidRPr="00486765">
        <w:rPr>
          <w:i/>
          <w:sz w:val="22"/>
        </w:rPr>
        <w:t xml:space="preserve"> </w:t>
      </w:r>
      <w:r w:rsidR="007B2430" w:rsidRPr="00486765">
        <w:rPr>
          <w:sz w:val="22"/>
        </w:rPr>
        <w:t xml:space="preserve">is a </w:t>
      </w:r>
      <w:r w:rsidR="007B2430" w:rsidRPr="00486765">
        <w:rPr>
          <w:i/>
          <w:sz w:val="22"/>
        </w:rPr>
        <w:t xml:space="preserve">quality </w:t>
      </w:r>
      <w:r w:rsidR="007B2430" w:rsidRPr="00486765">
        <w:rPr>
          <w:sz w:val="22"/>
        </w:rPr>
        <w:t xml:space="preserve">at any time that it exists, then it is a </w:t>
      </w:r>
      <w:r w:rsidR="007B2430" w:rsidRPr="00486765">
        <w:rPr>
          <w:i/>
          <w:sz w:val="22"/>
        </w:rPr>
        <w:t>quality</w:t>
      </w:r>
      <w:r w:rsidR="007B2430" w:rsidRPr="00486765">
        <w:rPr>
          <w:sz w:val="22"/>
        </w:rPr>
        <w:t xml:space="preserve"> at every time that it exists.</w:t>
      </w:r>
      <w:r w:rsidR="00AD66E5">
        <w:rPr>
          <w:sz w:val="22"/>
        </w:rPr>
        <w:t xml:space="preserve"> [105-001]</w:t>
      </w:r>
      <w:ins w:id="436" w:author="Jonathan Bona" w:date="2012-05-03T23:25:00Z">
        <w:r w:rsidRPr="009F3382">
          <w:rPr>
            <w:rStyle w:val="Annotation"/>
          </w:rPr>
          <w:t xml:space="preserve"> </w:t>
        </w:r>
        <w:r w:rsidRPr="00476F65">
          <w:rPr>
            <w:rStyle w:val="Annotation"/>
          </w:rPr>
          <w:t>]</w:t>
        </w:r>
      </w:ins>
    </w:p>
    <w:p w14:paraId="2782A2D3" w14:textId="77777777" w:rsidR="00C677CC" w:rsidRPr="00486765" w:rsidRDefault="00C677CC" w:rsidP="00486765">
      <w:pPr>
        <w:rPr>
          <w:sz w:val="22"/>
        </w:rPr>
      </w:pPr>
    </w:p>
    <w:p w14:paraId="7C0F941E" w14:textId="6BE66F1A" w:rsidR="00107230" w:rsidRPr="00B23775" w:rsidRDefault="009F3382">
      <w:pPr>
        <w:pStyle w:val="Specification"/>
        <w:rPr>
          <w:sz w:val="22"/>
        </w:rPr>
      </w:pPr>
      <w:ins w:id="437" w:author="Jonathan Bona" w:date="2012-05-03T23:25:00Z">
        <w:r w:rsidRPr="009F3382">
          <w:rPr>
            <w:rStyle w:val="Annotation"/>
            <w:rPrChange w:id="438" w:author="Jonathan Bona" w:date="2012-05-03T23:25:00Z">
              <w:rPr>
                <w:rStyle w:val="SpecificationType"/>
                <w:sz w:val="22"/>
              </w:rPr>
            </w:rPrChange>
          </w:rPr>
          <w:lastRenderedPageBreak/>
          <w:t>a(quality_of)[</w:t>
        </w:r>
      </w:ins>
      <w:r w:rsidR="00BC4A0D" w:rsidRPr="00486765">
        <w:rPr>
          <w:rStyle w:val="SpecificationType"/>
          <w:sz w:val="22"/>
        </w:rPr>
        <w:t>Definition</w:t>
      </w:r>
      <w:r w:rsidR="00BC4A0D" w:rsidRPr="00486765">
        <w:rPr>
          <w:sz w:val="22"/>
        </w:rPr>
        <w:t xml:space="preserve">: </w:t>
      </w:r>
      <w:r w:rsidR="00107230" w:rsidRPr="00486765">
        <w:rPr>
          <w:i/>
          <w:sz w:val="22"/>
        </w:rPr>
        <w:t>a</w:t>
      </w:r>
      <w:r w:rsidR="007A4DDC" w:rsidRPr="00486765">
        <w:rPr>
          <w:i/>
          <w:sz w:val="22"/>
        </w:rPr>
        <w:t xml:space="preserve"> </w:t>
      </w:r>
      <w:proofErr w:type="spellStart"/>
      <w:r w:rsidR="00107230" w:rsidRPr="00486765">
        <w:rPr>
          <w:b/>
          <w:sz w:val="22"/>
        </w:rPr>
        <w:t>quality_of</w:t>
      </w:r>
      <w:proofErr w:type="spellEnd"/>
      <w:r w:rsidR="007A4DDC" w:rsidRPr="00486765">
        <w:rPr>
          <w:b/>
          <w:sz w:val="22"/>
        </w:rPr>
        <w:t xml:space="preserve"> </w:t>
      </w:r>
      <w:r w:rsidR="00107230" w:rsidRPr="00486765">
        <w:rPr>
          <w:i/>
          <w:sz w:val="22"/>
        </w:rPr>
        <w:t xml:space="preserve">b </w:t>
      </w:r>
      <w:r w:rsidR="00107230" w:rsidRPr="00486765">
        <w:rPr>
          <w:b/>
          <w:sz w:val="22"/>
        </w:rPr>
        <w:t>at</w:t>
      </w:r>
      <w:r w:rsidR="007A4DDC" w:rsidRPr="00486765">
        <w:rPr>
          <w:b/>
          <w:sz w:val="22"/>
        </w:rPr>
        <w:t xml:space="preserve"> </w:t>
      </w:r>
      <w:r w:rsidR="00107230" w:rsidRPr="00486765">
        <w:rPr>
          <w:i/>
          <w:sz w:val="22"/>
        </w:rPr>
        <w:t xml:space="preserve">t = </w:t>
      </w:r>
      <w:r w:rsidR="00107230" w:rsidRPr="00486765">
        <w:rPr>
          <w:sz w:val="22"/>
        </w:rPr>
        <w:t xml:space="preserve">Def. </w:t>
      </w:r>
      <w:r w:rsidR="00107230" w:rsidRPr="00486765">
        <w:rPr>
          <w:i/>
          <w:sz w:val="22"/>
        </w:rPr>
        <w:t xml:space="preserve">a </w:t>
      </w:r>
      <w:r w:rsidR="00107230" w:rsidRPr="00486765">
        <w:rPr>
          <w:sz w:val="22"/>
        </w:rPr>
        <w:t>is a quality &amp;</w:t>
      </w:r>
      <w:r w:rsidR="007A4DDC" w:rsidRPr="00486765">
        <w:rPr>
          <w:sz w:val="22"/>
        </w:rPr>
        <w:t xml:space="preserve"> </w:t>
      </w:r>
      <w:r w:rsidR="00107230" w:rsidRPr="00486765">
        <w:rPr>
          <w:i/>
          <w:sz w:val="22"/>
        </w:rPr>
        <w:t xml:space="preserve">b </w:t>
      </w:r>
      <w:r w:rsidR="00107230" w:rsidRPr="00486765">
        <w:rPr>
          <w:sz w:val="22"/>
        </w:rPr>
        <w:t>is a</w:t>
      </w:r>
      <w:r w:rsidR="0030307D">
        <w:rPr>
          <w:sz w:val="22"/>
        </w:rPr>
        <w:t xml:space="preserve">n independent continuant </w:t>
      </w:r>
      <w:r w:rsidR="00107230" w:rsidRPr="00486765">
        <w:rPr>
          <w:sz w:val="22"/>
        </w:rPr>
        <w:t>&amp;</w:t>
      </w:r>
      <w:r w:rsidR="007A4DDC" w:rsidRPr="00486765">
        <w:rPr>
          <w:sz w:val="22"/>
        </w:rPr>
        <w:t xml:space="preserve"> </w:t>
      </w:r>
      <w:r w:rsidR="00107230" w:rsidRPr="00486765">
        <w:rPr>
          <w:i/>
          <w:sz w:val="22"/>
        </w:rPr>
        <w:t xml:space="preserve">a </w:t>
      </w:r>
      <w:r w:rsidR="00107230" w:rsidRPr="00486765">
        <w:rPr>
          <w:b/>
          <w:sz w:val="22"/>
        </w:rPr>
        <w:t>s-</w:t>
      </w:r>
      <w:proofErr w:type="spellStart"/>
      <w:r w:rsidR="00107230" w:rsidRPr="00486765">
        <w:rPr>
          <w:b/>
          <w:sz w:val="22"/>
        </w:rPr>
        <w:t>depends_on</w:t>
      </w:r>
      <w:proofErr w:type="spellEnd"/>
      <w:r w:rsidR="00107230" w:rsidRPr="00486765">
        <w:rPr>
          <w:b/>
          <w:sz w:val="22"/>
        </w:rPr>
        <w:t xml:space="preserve"> </w:t>
      </w:r>
      <w:r w:rsidR="00107230" w:rsidRPr="00486765">
        <w:rPr>
          <w:i/>
          <w:sz w:val="22"/>
        </w:rPr>
        <w:t xml:space="preserve">b </w:t>
      </w:r>
      <w:r w:rsidR="00107230" w:rsidRPr="00486765">
        <w:rPr>
          <w:b/>
          <w:sz w:val="22"/>
        </w:rPr>
        <w:t xml:space="preserve">at </w:t>
      </w:r>
      <w:r w:rsidR="00107230" w:rsidRPr="00486765">
        <w:rPr>
          <w:i/>
          <w:sz w:val="22"/>
        </w:rPr>
        <w:t>t</w:t>
      </w:r>
      <w:r w:rsidR="006D323D">
        <w:rPr>
          <w:sz w:val="22"/>
        </w:rPr>
        <w:t>. [056-001]</w:t>
      </w:r>
      <w:ins w:id="439" w:author="Jonathan Bona" w:date="2012-05-03T23:25:00Z">
        <w:r w:rsidRPr="009F3382">
          <w:rPr>
            <w:rStyle w:val="Annotation"/>
            <w:rPrChange w:id="440" w:author="Jonathan Bona" w:date="2012-05-03T23:25:00Z">
              <w:rPr>
                <w:sz w:val="22"/>
              </w:rPr>
            </w:rPrChange>
          </w:rPr>
          <w:t>]</w:t>
        </w:r>
      </w:ins>
    </w:p>
    <w:p w14:paraId="7CB22CC5" w14:textId="77777777" w:rsidR="00107230" w:rsidRPr="00486765" w:rsidRDefault="00107230" w:rsidP="00486765">
      <w:pPr>
        <w:rPr>
          <w:sz w:val="22"/>
        </w:rPr>
      </w:pPr>
    </w:p>
    <w:p w14:paraId="0DC70AD2" w14:textId="720371A5" w:rsidR="00C01BBA" w:rsidRPr="00486765" w:rsidRDefault="00B1604E">
      <w:pPr>
        <w:rPr>
          <w:sz w:val="22"/>
        </w:rPr>
      </w:pPr>
      <w:r w:rsidRPr="00486765">
        <w:rPr>
          <w:sz w:val="22"/>
        </w:rPr>
        <w:t>Qualities of spatial regions are restricted to qualit</w:t>
      </w:r>
      <w:r w:rsidR="00C01BBA" w:rsidRPr="00486765">
        <w:rPr>
          <w:sz w:val="22"/>
        </w:rPr>
        <w:t>ies of size</w:t>
      </w:r>
      <w:r w:rsidR="00D915F5" w:rsidRPr="00486765">
        <w:rPr>
          <w:sz w:val="22"/>
        </w:rPr>
        <w:t xml:space="preserve"> and</w:t>
      </w:r>
      <w:r w:rsidR="00C01BBA" w:rsidRPr="00486765">
        <w:rPr>
          <w:sz w:val="22"/>
        </w:rPr>
        <w:t xml:space="preserve"> shape.</w:t>
      </w:r>
      <w:r w:rsidR="0030307D">
        <w:rPr>
          <w:sz w:val="22"/>
        </w:rPr>
        <w:t xml:space="preserve"> Is this true for qualities of sites also?</w:t>
      </w:r>
    </w:p>
    <w:p w14:paraId="4174930F" w14:textId="77777777" w:rsidR="00C01BBA" w:rsidRPr="00486765" w:rsidRDefault="00C01BBA" w:rsidP="00486765">
      <w:pPr>
        <w:pStyle w:val="Heading4"/>
        <w:rPr>
          <w:sz w:val="22"/>
        </w:rPr>
      </w:pPr>
      <w:bookmarkStart w:id="441" w:name="_Toc313270715"/>
      <w:bookmarkStart w:id="442" w:name="_Toc319326121"/>
      <w:r w:rsidRPr="00486765">
        <w:rPr>
          <w:sz w:val="22"/>
        </w:rPr>
        <w:t>2.2.1.1 Relational quality</w:t>
      </w:r>
      <w:bookmarkEnd w:id="441"/>
      <w:bookmarkEnd w:id="442"/>
    </w:p>
    <w:p w14:paraId="4D222208" w14:textId="2E01BED4" w:rsidR="00367B48" w:rsidRPr="00486765" w:rsidRDefault="00367B48">
      <w:pPr>
        <w:rPr>
          <w:sz w:val="22"/>
        </w:rPr>
      </w:pPr>
      <w:r w:rsidRPr="00486765">
        <w:rPr>
          <w:sz w:val="22"/>
        </w:rPr>
        <w:t>There are relation</w:t>
      </w:r>
      <w:r w:rsidR="00107230" w:rsidRPr="00486765">
        <w:rPr>
          <w:sz w:val="22"/>
        </w:rPr>
        <w:t>al</w:t>
      </w:r>
      <w:r w:rsidRPr="00486765">
        <w:rPr>
          <w:sz w:val="22"/>
        </w:rPr>
        <w:t xml:space="preserve"> qualities, which have a plurality of</w:t>
      </w:r>
      <w:r w:rsidR="00921592" w:rsidRPr="00486765">
        <w:rPr>
          <w:i/>
          <w:sz w:val="22"/>
        </w:rPr>
        <w:t xml:space="preserve"> independent continuant</w:t>
      </w:r>
      <w:r w:rsidR="00FB129B" w:rsidRPr="00486765">
        <w:rPr>
          <w:i/>
          <w:sz w:val="22"/>
        </w:rPr>
        <w:t>s</w:t>
      </w:r>
      <w:r w:rsidRPr="00486765">
        <w:rPr>
          <w:sz w:val="22"/>
        </w:rPr>
        <w:t xml:space="preserve"> as their bearers</w:t>
      </w:r>
      <w:r w:rsidR="003E2739" w:rsidRPr="00486765">
        <w:rPr>
          <w:sz w:val="22"/>
        </w:rPr>
        <w:t xml:space="preserve"> [</w:t>
      </w:r>
      <w:r w:rsidR="003E2739" w:rsidRPr="00486765">
        <w:rPr>
          <w:sz w:val="22"/>
        </w:rPr>
        <w:fldChar w:fldCharType="begin"/>
      </w:r>
      <w:r w:rsidR="003E2739" w:rsidRPr="00486765">
        <w:rPr>
          <w:sz w:val="22"/>
        </w:rPr>
        <w:instrText xml:space="preserve"> REF _Ref310509974 \r \h </w:instrText>
      </w:r>
      <w:r w:rsidR="001C5CAA">
        <w:rPr>
          <w:sz w:val="22"/>
        </w:rPr>
        <w:instrText xml:space="preserve"> \* MERGEFORMAT </w:instrText>
      </w:r>
      <w:r w:rsidR="003E2739" w:rsidRPr="00486765">
        <w:rPr>
          <w:sz w:val="22"/>
        </w:rPr>
      </w:r>
      <w:r w:rsidR="003E2739" w:rsidRPr="00486765">
        <w:rPr>
          <w:sz w:val="22"/>
        </w:rPr>
        <w:fldChar w:fldCharType="separate"/>
      </w:r>
      <w:r w:rsidR="00B60214">
        <w:rPr>
          <w:sz w:val="22"/>
        </w:rPr>
        <w:t>6</w:t>
      </w:r>
      <w:r w:rsidR="003E2739" w:rsidRPr="00486765">
        <w:rPr>
          <w:sz w:val="22"/>
        </w:rPr>
        <w:fldChar w:fldCharType="end"/>
      </w:r>
      <w:r w:rsidR="003E2739" w:rsidRPr="00486765">
        <w:rPr>
          <w:sz w:val="22"/>
        </w:rPr>
        <w:t>]</w:t>
      </w:r>
      <w:r w:rsidRPr="00486765">
        <w:rPr>
          <w:sz w:val="22"/>
        </w:rPr>
        <w:t xml:space="preserve">. </w:t>
      </w:r>
    </w:p>
    <w:p w14:paraId="31806C84" w14:textId="77777777" w:rsidR="00C01BBA" w:rsidRPr="00486765" w:rsidRDefault="00C01BBA">
      <w:pPr>
        <w:rPr>
          <w:sz w:val="22"/>
        </w:rPr>
      </w:pPr>
    </w:p>
    <w:p w14:paraId="0E2F156C" w14:textId="797334F9" w:rsidR="003E2739" w:rsidRPr="00486765" w:rsidRDefault="009F3382" w:rsidP="00486765">
      <w:pPr>
        <w:pStyle w:val="Specification"/>
        <w:rPr>
          <w:sz w:val="22"/>
        </w:rPr>
      </w:pPr>
      <w:ins w:id="443" w:author="Jonathan Bona" w:date="2012-05-03T23:25:00Z">
        <w:r w:rsidRPr="009F3382">
          <w:rPr>
            <w:rStyle w:val="Annotation"/>
            <w:rPrChange w:id="444" w:author="Jonathan Bona" w:date="2012-05-03T23:26:00Z">
              <w:rPr>
                <w:rStyle w:val="SpecificationType"/>
                <w:sz w:val="22"/>
              </w:rPr>
            </w:rPrChange>
          </w:rPr>
          <w:t>a(relational quality)[</w:t>
        </w:r>
      </w:ins>
      <w:r w:rsidR="00EA4C49" w:rsidRPr="00486765">
        <w:rPr>
          <w:rStyle w:val="SpecificationType"/>
          <w:sz w:val="22"/>
        </w:rPr>
        <w:t>Definition</w:t>
      </w:r>
      <w:r w:rsidR="00EA4C49" w:rsidRPr="00486765">
        <w:rPr>
          <w:smallCaps/>
          <w:sz w:val="22"/>
        </w:rPr>
        <w:t>:</w:t>
      </w:r>
      <w:r w:rsidR="00EA4C49" w:rsidRPr="00486765">
        <w:rPr>
          <w:i/>
          <w:sz w:val="22"/>
        </w:rPr>
        <w:t xml:space="preserve"> </w:t>
      </w:r>
      <w:r w:rsidR="000D245E" w:rsidRPr="00486765">
        <w:rPr>
          <w:i/>
          <w:sz w:val="22"/>
        </w:rPr>
        <w:t>a</w:t>
      </w:r>
      <w:r w:rsidR="007A4DDC" w:rsidRPr="00486765">
        <w:rPr>
          <w:i/>
          <w:sz w:val="22"/>
        </w:rPr>
        <w:t xml:space="preserve"> </w:t>
      </w:r>
      <w:r w:rsidR="000D245E" w:rsidRPr="00486765">
        <w:rPr>
          <w:sz w:val="22"/>
        </w:rPr>
        <w:t xml:space="preserve">is a </w:t>
      </w:r>
      <w:r w:rsidR="000D245E" w:rsidRPr="00486765">
        <w:rPr>
          <w:i/>
          <w:sz w:val="22"/>
        </w:rPr>
        <w:t>relational quality =</w:t>
      </w:r>
      <w:r w:rsidR="007A4DDC" w:rsidRPr="00486765">
        <w:rPr>
          <w:i/>
          <w:sz w:val="22"/>
        </w:rPr>
        <w:t xml:space="preserve"> </w:t>
      </w:r>
      <w:r w:rsidR="000D245E" w:rsidRPr="00486765">
        <w:rPr>
          <w:sz w:val="22"/>
        </w:rPr>
        <w:t xml:space="preserve">Def. for some independent continuants </w:t>
      </w:r>
      <w:r w:rsidR="000D245E" w:rsidRPr="00486765">
        <w:rPr>
          <w:i/>
          <w:sz w:val="22"/>
        </w:rPr>
        <w:t>b</w:t>
      </w:r>
      <w:r w:rsidR="000D245E" w:rsidRPr="00486765">
        <w:rPr>
          <w:sz w:val="22"/>
        </w:rPr>
        <w:t>,</w:t>
      </w:r>
      <w:r w:rsidR="000D245E" w:rsidRPr="00486765">
        <w:rPr>
          <w:i/>
          <w:sz w:val="22"/>
        </w:rPr>
        <w:t xml:space="preserve"> c </w:t>
      </w:r>
      <w:r w:rsidR="000D245E" w:rsidRPr="00486765">
        <w:rPr>
          <w:sz w:val="22"/>
        </w:rPr>
        <w:t xml:space="preserve">and for some time </w:t>
      </w:r>
      <w:r w:rsidR="000D245E" w:rsidRPr="00486765">
        <w:rPr>
          <w:i/>
          <w:sz w:val="22"/>
        </w:rPr>
        <w:t>t</w:t>
      </w:r>
      <w:r w:rsidR="000D245E"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b </w:t>
      </w:r>
      <w:r w:rsidR="000D245E" w:rsidRPr="00486765">
        <w:rPr>
          <w:b/>
          <w:sz w:val="22"/>
        </w:rPr>
        <w:t xml:space="preserve">at </w:t>
      </w:r>
      <w:r w:rsidR="000D245E" w:rsidRPr="00486765">
        <w:rPr>
          <w:i/>
          <w:sz w:val="22"/>
        </w:rPr>
        <w:t>t</w:t>
      </w:r>
      <w:r w:rsidR="007A4DDC" w:rsidRPr="00486765">
        <w:rPr>
          <w:i/>
          <w:sz w:val="22"/>
        </w:rPr>
        <w:t xml:space="preserve"> </w:t>
      </w:r>
      <w:r w:rsidR="000D245E" w:rsidRPr="00486765">
        <w:rPr>
          <w:sz w:val="22"/>
        </w:rPr>
        <w:t>&amp;</w:t>
      </w:r>
      <w:r w:rsidR="007A4DDC" w:rsidRPr="00486765">
        <w:rPr>
          <w:sz w:val="22"/>
        </w:rPr>
        <w:t xml:space="preserve"> </w:t>
      </w:r>
      <w:r w:rsidR="000D245E" w:rsidRPr="00486765">
        <w:rPr>
          <w:i/>
          <w:sz w:val="22"/>
        </w:rPr>
        <w:t xml:space="preserve">a </w:t>
      </w:r>
      <w:proofErr w:type="spellStart"/>
      <w:r w:rsidR="000D245E" w:rsidRPr="00486765">
        <w:rPr>
          <w:b/>
          <w:sz w:val="22"/>
        </w:rPr>
        <w:t>quality_of</w:t>
      </w:r>
      <w:proofErr w:type="spellEnd"/>
      <w:r w:rsidR="007A4DDC" w:rsidRPr="00486765">
        <w:rPr>
          <w:b/>
          <w:sz w:val="22"/>
        </w:rPr>
        <w:t xml:space="preserve"> </w:t>
      </w:r>
      <w:r w:rsidR="000D245E" w:rsidRPr="00486765">
        <w:rPr>
          <w:i/>
          <w:sz w:val="22"/>
        </w:rPr>
        <w:t xml:space="preserve">c </w:t>
      </w:r>
      <w:r w:rsidR="000D245E" w:rsidRPr="00486765">
        <w:rPr>
          <w:b/>
          <w:sz w:val="22"/>
        </w:rPr>
        <w:t xml:space="preserve">at </w:t>
      </w:r>
      <w:r w:rsidR="000D245E" w:rsidRPr="00486765">
        <w:rPr>
          <w:i/>
          <w:sz w:val="22"/>
        </w:rPr>
        <w:t>t</w:t>
      </w:r>
      <w:r w:rsidR="003E2739" w:rsidRPr="00486765">
        <w:rPr>
          <w:sz w:val="22"/>
        </w:rPr>
        <w:t>.</w:t>
      </w:r>
      <w:r w:rsidR="006D323D">
        <w:rPr>
          <w:sz w:val="22"/>
        </w:rPr>
        <w:t xml:space="preserve"> [057-001]</w:t>
      </w:r>
      <w:ins w:id="445" w:author="Jonathan Bona" w:date="2012-05-03T23:26:00Z">
        <w:r w:rsidRPr="009F3382">
          <w:rPr>
            <w:rStyle w:val="Annotation"/>
            <w:rPrChange w:id="446" w:author="Jonathan Bona" w:date="2012-05-03T23:26:00Z">
              <w:rPr>
                <w:sz w:val="22"/>
              </w:rPr>
            </w:rPrChange>
          </w:rPr>
          <w:t>]</w:t>
        </w:r>
      </w:ins>
    </w:p>
    <w:p w14:paraId="3F5594F2" w14:textId="62E7CB6D" w:rsidR="003E2739" w:rsidRPr="00486765" w:rsidRDefault="009F3382">
      <w:pPr>
        <w:pStyle w:val="Specification"/>
        <w:rPr>
          <w:sz w:val="22"/>
        </w:rPr>
      </w:pPr>
      <w:ins w:id="447" w:author="Jonathan Bona" w:date="2012-05-03T23:26:00Z">
        <w:r w:rsidRPr="00476F65">
          <w:rPr>
            <w:rStyle w:val="Annotation"/>
          </w:rPr>
          <w:t>a(relational quality)[</w:t>
        </w:r>
      </w:ins>
      <w:r w:rsidR="003E2739" w:rsidRPr="00486765">
        <w:rPr>
          <w:rStyle w:val="SpecificationType"/>
          <w:sz w:val="22"/>
        </w:rPr>
        <w:t>Examples</w:t>
      </w:r>
      <w:r w:rsidR="003E2739" w:rsidRPr="00486765">
        <w:rPr>
          <w:smallCaps/>
          <w:sz w:val="22"/>
        </w:rPr>
        <w:t>:</w:t>
      </w:r>
      <w:r w:rsidR="003E2739" w:rsidRPr="00486765">
        <w:rPr>
          <w:sz w:val="22"/>
        </w:rPr>
        <w:t xml:space="preserve"> a marriage bond, </w:t>
      </w:r>
      <w:r w:rsidR="00D915F5" w:rsidRPr="00486765">
        <w:rPr>
          <w:sz w:val="22"/>
        </w:rPr>
        <w:t xml:space="preserve">an instance of </w:t>
      </w:r>
      <w:r w:rsidR="008C75EE" w:rsidRPr="00486765">
        <w:rPr>
          <w:sz w:val="22"/>
        </w:rPr>
        <w:t xml:space="preserve">love, </w:t>
      </w:r>
      <w:r w:rsidR="003E2739" w:rsidRPr="00486765">
        <w:rPr>
          <w:sz w:val="22"/>
        </w:rPr>
        <w:t>an obligation be</w:t>
      </w:r>
      <w:r w:rsidR="00CB5CA4" w:rsidRPr="00486765">
        <w:rPr>
          <w:sz w:val="22"/>
        </w:rPr>
        <w:t>tween one person and another.</w:t>
      </w:r>
      <w:ins w:id="448" w:author="Jonathan Bona" w:date="2012-05-03T23:26:00Z">
        <w:r w:rsidRPr="009F3382">
          <w:rPr>
            <w:rStyle w:val="Annotation"/>
          </w:rPr>
          <w:t xml:space="preserve"> </w:t>
        </w:r>
        <w:r w:rsidRPr="00476F65">
          <w:rPr>
            <w:rStyle w:val="Annotation"/>
          </w:rPr>
          <w:t>]</w:t>
        </w:r>
      </w:ins>
    </w:p>
    <w:p w14:paraId="513FD10B" w14:textId="7D8C554D" w:rsidR="003E2739" w:rsidRPr="00486765" w:rsidRDefault="003E2739">
      <w:pPr>
        <w:pStyle w:val="Specification"/>
        <w:rPr>
          <w:sz w:val="22"/>
        </w:rPr>
      </w:pPr>
    </w:p>
    <w:p w14:paraId="650780B9" w14:textId="08D4C7FC" w:rsidR="00CB5CA4" w:rsidRPr="00486765" w:rsidRDefault="0058296D" w:rsidP="00486765">
      <w:pPr>
        <w:rPr>
          <w:sz w:val="22"/>
        </w:rPr>
      </w:pPr>
      <w:r w:rsidRPr="00486765">
        <w:rPr>
          <w:sz w:val="22"/>
        </w:rPr>
        <w:t xml:space="preserve">Note that this definition is not meant to be applicable to </w:t>
      </w:r>
      <w:r w:rsidR="00687850" w:rsidRPr="00486765">
        <w:rPr>
          <w:sz w:val="22"/>
        </w:rPr>
        <w:t xml:space="preserve">relational processes such as kissing or hitting discussed below. It is also not meant to apply to </w:t>
      </w:r>
      <w:r w:rsidRPr="00486765">
        <w:rPr>
          <w:sz w:val="22"/>
        </w:rPr>
        <w:t>internal relations such as comparatives (</w:t>
      </w:r>
      <w:r w:rsidRPr="00486765">
        <w:rPr>
          <w:i/>
          <w:sz w:val="22"/>
        </w:rPr>
        <w:t>larger-than</w:t>
      </w:r>
      <w:r w:rsidRPr="00486765">
        <w:rPr>
          <w:sz w:val="22"/>
        </w:rPr>
        <w:t xml:space="preserve">, </w:t>
      </w:r>
      <w:r w:rsidRPr="00486765">
        <w:rPr>
          <w:i/>
          <w:sz w:val="22"/>
        </w:rPr>
        <w:t>heavier-</w:t>
      </w:r>
      <w:proofErr w:type="gramStart"/>
      <w:r w:rsidRPr="00486765">
        <w:rPr>
          <w:i/>
          <w:sz w:val="22"/>
        </w:rPr>
        <w:t>than …</w:t>
      </w:r>
      <w:r w:rsidRPr="00486765">
        <w:rPr>
          <w:sz w:val="22"/>
        </w:rPr>
        <w:t>)</w:t>
      </w:r>
      <w:proofErr w:type="gramEnd"/>
      <w:r w:rsidRPr="00486765">
        <w:rPr>
          <w:sz w:val="22"/>
        </w:rPr>
        <w:t xml:space="preserve">. </w:t>
      </w:r>
      <w:r w:rsidR="00D915F5" w:rsidRPr="00486765">
        <w:rPr>
          <w:sz w:val="22"/>
        </w:rPr>
        <w:t xml:space="preserve">Where internal relations obtain there is, in the jargon, </w:t>
      </w:r>
      <w:r w:rsidR="00D915F5" w:rsidRPr="00486765">
        <w:rPr>
          <w:i/>
          <w:sz w:val="22"/>
        </w:rPr>
        <w:t>no extra ingredient of being</w:t>
      </w:r>
      <w:r w:rsidR="00D915F5" w:rsidRPr="00486765">
        <w:rPr>
          <w:sz w:val="22"/>
        </w:rPr>
        <w:t xml:space="preserve">. If John is taller than Mary, then this is accounted for exclusively in terms of John’s and Mary’s respective height </w:t>
      </w:r>
      <w:r w:rsidR="00D924FF" w:rsidRPr="00486765">
        <w:rPr>
          <w:sz w:val="22"/>
        </w:rPr>
        <w:t>qualities, and in terms of the fact (not an extra entity in the BFO sense) t</w:t>
      </w:r>
      <w:r w:rsidR="00D915F5" w:rsidRPr="00486765">
        <w:rPr>
          <w:sz w:val="22"/>
        </w:rPr>
        <w:t>hat each of these heights instantiates a certain determinate height universal and that the totality of such univers</w:t>
      </w:r>
      <w:r w:rsidR="00D924FF" w:rsidRPr="00486765">
        <w:rPr>
          <w:sz w:val="22"/>
        </w:rPr>
        <w:t>als form a certain linear order.</w:t>
      </w:r>
      <w:r w:rsidR="00D915F5" w:rsidRPr="00486765">
        <w:rPr>
          <w:sz w:val="22"/>
        </w:rPr>
        <w:t xml:space="preserve"> </w:t>
      </w:r>
      <w:r w:rsidR="00687850" w:rsidRPr="00486765">
        <w:rPr>
          <w:sz w:val="22"/>
        </w:rPr>
        <w:t xml:space="preserve">(If Mary is a </w:t>
      </w:r>
      <w:r w:rsidR="00687850" w:rsidRPr="00486765">
        <w:rPr>
          <w:i/>
          <w:sz w:val="22"/>
        </w:rPr>
        <w:t>human being</w:t>
      </w:r>
      <w:r w:rsidR="00687850" w:rsidRPr="00486765">
        <w:rPr>
          <w:b/>
          <w:i/>
          <w:sz w:val="22"/>
        </w:rPr>
        <w:t xml:space="preserve"> </w:t>
      </w:r>
      <w:r w:rsidR="00687850" w:rsidRPr="00486765">
        <w:rPr>
          <w:sz w:val="22"/>
        </w:rPr>
        <w:t>then</w:t>
      </w:r>
      <w:r w:rsidR="00687850" w:rsidRPr="00486765">
        <w:rPr>
          <w:b/>
          <w:sz w:val="22"/>
        </w:rPr>
        <w:t xml:space="preserve"> </w:t>
      </w:r>
      <w:r w:rsidR="00687850" w:rsidRPr="00486765">
        <w:rPr>
          <w:sz w:val="22"/>
        </w:rPr>
        <w:t>there is similarly no extra entity – for example, no instance of the relation of instantiation – that is needed to make this true.)</w:t>
      </w:r>
    </w:p>
    <w:p w14:paraId="13648F28" w14:textId="06637FF1" w:rsidR="004F7B87" w:rsidRPr="00486765" w:rsidRDefault="00597CDC" w:rsidP="00B23775">
      <w:pPr>
        <w:pStyle w:val="Heading3"/>
      </w:pPr>
      <w:bookmarkStart w:id="449" w:name="_Toc313270716"/>
      <w:bookmarkStart w:id="450" w:name="_Toc319326122"/>
      <w:r w:rsidRPr="00486765">
        <w:rPr>
          <w:sz w:val="22"/>
        </w:rPr>
        <w:t>2.2.2 Realizable</w:t>
      </w:r>
      <w:r w:rsidR="00465C17" w:rsidRPr="00486765">
        <w:rPr>
          <w:sz w:val="22"/>
        </w:rPr>
        <w:t xml:space="preserve"> entity</w:t>
      </w:r>
      <w:bookmarkEnd w:id="449"/>
      <w:bookmarkEnd w:id="450"/>
    </w:p>
    <w:p w14:paraId="13D4A90E" w14:textId="78BAD1F4" w:rsidR="00597CDC" w:rsidRPr="00486765" w:rsidRDefault="009F3382" w:rsidP="00486765">
      <w:pPr>
        <w:pStyle w:val="Specification"/>
        <w:rPr>
          <w:sz w:val="18"/>
          <w:szCs w:val="20"/>
        </w:rPr>
      </w:pPr>
      <w:ins w:id="451" w:author="Jonathan Bona" w:date="2012-05-03T23:26:00Z">
        <w:r w:rsidRPr="009F3382">
          <w:rPr>
            <w:rStyle w:val="Annotation"/>
            <w:rPrChange w:id="452" w:author="Jonathan Bona" w:date="2012-05-03T23:26:00Z">
              <w:rPr>
                <w:rStyle w:val="SpecificationType"/>
                <w:sz w:val="22"/>
              </w:rPr>
            </w:rPrChange>
          </w:rPr>
          <w:t>a(realizable entity)[</w:t>
        </w:r>
      </w:ins>
      <w:r w:rsidR="00236D40" w:rsidRPr="00486765">
        <w:rPr>
          <w:rStyle w:val="SpecificationType"/>
          <w:sz w:val="22"/>
        </w:rPr>
        <w:t>Elucidation</w:t>
      </w:r>
      <w:r w:rsidR="00236D40" w:rsidRPr="00486765">
        <w:rPr>
          <w:smallCaps/>
          <w:sz w:val="22"/>
        </w:rPr>
        <w:t>:</w:t>
      </w:r>
      <w:r w:rsidR="000E0D58" w:rsidRPr="00486765">
        <w:rPr>
          <w:sz w:val="22"/>
        </w:rPr>
        <w:t xml:space="preserve"> To say that </w:t>
      </w:r>
      <w:proofErr w:type="gramStart"/>
      <w:r w:rsidR="004F7B87" w:rsidRPr="00486765">
        <w:rPr>
          <w:i/>
          <w:sz w:val="22"/>
        </w:rPr>
        <w:t>a</w:t>
      </w:r>
      <w:r w:rsidR="007A4DDC" w:rsidRPr="00486765">
        <w:rPr>
          <w:i/>
          <w:sz w:val="22"/>
        </w:rPr>
        <w:t xml:space="preserve"> </w:t>
      </w:r>
      <w:r w:rsidR="004F7B87" w:rsidRPr="00486765">
        <w:rPr>
          <w:sz w:val="22"/>
        </w:rPr>
        <w:t>is</w:t>
      </w:r>
      <w:proofErr w:type="gramEnd"/>
      <w:r w:rsidR="004F7B87" w:rsidRPr="00486765">
        <w:rPr>
          <w:sz w:val="22"/>
        </w:rPr>
        <w:t xml:space="preserve"> a </w:t>
      </w:r>
      <w:r w:rsidR="004F7B87" w:rsidRPr="00486765">
        <w:rPr>
          <w:i/>
          <w:sz w:val="22"/>
        </w:rPr>
        <w:t>realizable</w:t>
      </w:r>
      <w:r w:rsidR="00465C17" w:rsidRPr="00486765">
        <w:rPr>
          <w:i/>
          <w:sz w:val="22"/>
        </w:rPr>
        <w:t xml:space="preserve"> entity</w:t>
      </w:r>
      <w:r w:rsidR="004F7B87" w:rsidRPr="00486765">
        <w:rPr>
          <w:sz w:val="22"/>
        </w:rPr>
        <w:t xml:space="preserve"> </w:t>
      </w:r>
      <w:r w:rsidR="00A00941" w:rsidRPr="00486765">
        <w:rPr>
          <w:rFonts w:ascii="Times New Roman" w:hAnsi="Times New Roman"/>
          <w:sz w:val="22"/>
          <w:szCs w:val="23"/>
        </w:rPr>
        <w:t>is to say that</w:t>
      </w:r>
      <w:r w:rsidR="007A4DDC" w:rsidRPr="00486765">
        <w:rPr>
          <w:sz w:val="22"/>
        </w:rPr>
        <w:t xml:space="preserve"> </w:t>
      </w:r>
      <w:r w:rsidR="004F7B87" w:rsidRPr="00486765">
        <w:rPr>
          <w:i/>
          <w:sz w:val="22"/>
        </w:rPr>
        <w:t xml:space="preserve">a </w:t>
      </w:r>
      <w:r w:rsidR="004F7B87" w:rsidRPr="00486765">
        <w:rPr>
          <w:sz w:val="22"/>
        </w:rPr>
        <w:t>is a</w:t>
      </w:r>
      <w:r w:rsidR="00151755" w:rsidRPr="00486765">
        <w:rPr>
          <w:sz w:val="22"/>
        </w:rPr>
        <w:t xml:space="preserve"> </w:t>
      </w:r>
      <w:r w:rsidR="00C01BBA" w:rsidRPr="00486765">
        <w:rPr>
          <w:i/>
          <w:sz w:val="22"/>
        </w:rPr>
        <w:t xml:space="preserve">specifically </w:t>
      </w:r>
      <w:r w:rsidR="00921592" w:rsidRPr="00486765">
        <w:rPr>
          <w:i/>
          <w:sz w:val="22"/>
        </w:rPr>
        <w:t>dependent continuant</w:t>
      </w:r>
      <w:r w:rsidR="00597CDC" w:rsidRPr="00486765">
        <w:rPr>
          <w:sz w:val="22"/>
        </w:rPr>
        <w:t xml:space="preserve"> that inheres in </w:t>
      </w:r>
      <w:r w:rsidR="004F7B87" w:rsidRPr="00486765">
        <w:rPr>
          <w:sz w:val="22"/>
        </w:rPr>
        <w:t xml:space="preserve">some </w:t>
      </w:r>
      <w:r w:rsidR="004F7B87" w:rsidRPr="00486765">
        <w:rPr>
          <w:i/>
          <w:sz w:val="22"/>
        </w:rPr>
        <w:t>material</w:t>
      </w:r>
      <w:r w:rsidR="00465C17" w:rsidRPr="00486765">
        <w:rPr>
          <w:i/>
          <w:sz w:val="22"/>
        </w:rPr>
        <w:t xml:space="preserve"> entity</w:t>
      </w:r>
      <w:r w:rsidR="007A4DDC" w:rsidRPr="00486765">
        <w:rPr>
          <w:i/>
          <w:sz w:val="22"/>
        </w:rPr>
        <w:t xml:space="preserve"> </w:t>
      </w:r>
      <w:r w:rsidR="00597CDC" w:rsidRPr="00486765">
        <w:rPr>
          <w:sz w:val="22"/>
        </w:rPr>
        <w:t xml:space="preserve">and is </w:t>
      </w:r>
      <w:r w:rsidR="004F7B87" w:rsidRPr="00486765">
        <w:rPr>
          <w:sz w:val="22"/>
        </w:rPr>
        <w:t xml:space="preserve">of a type instances of which are </w:t>
      </w:r>
      <w:r w:rsidR="00597CDC" w:rsidRPr="00486765">
        <w:rPr>
          <w:b/>
          <w:sz w:val="22"/>
        </w:rPr>
        <w:t>realized</w:t>
      </w:r>
      <w:r w:rsidR="00597CDC" w:rsidRPr="00486765">
        <w:rPr>
          <w:sz w:val="22"/>
        </w:rPr>
        <w:t xml:space="preserve"> in </w:t>
      </w:r>
      <w:r w:rsidR="00597CDC" w:rsidRPr="00486765">
        <w:rPr>
          <w:i/>
          <w:sz w:val="22"/>
        </w:rPr>
        <w:t>process</w:t>
      </w:r>
      <w:r w:rsidR="004F7B87" w:rsidRPr="00486765">
        <w:rPr>
          <w:i/>
          <w:sz w:val="22"/>
        </w:rPr>
        <w:t>es</w:t>
      </w:r>
      <w:r w:rsidR="004F7B87" w:rsidRPr="00486765">
        <w:rPr>
          <w:sz w:val="22"/>
        </w:rPr>
        <w:t xml:space="preserve"> of a correlated type.</w:t>
      </w:r>
      <w:r w:rsidR="006D323D">
        <w:rPr>
          <w:sz w:val="22"/>
        </w:rPr>
        <w:t xml:space="preserve"> [058-001]</w:t>
      </w:r>
      <w:ins w:id="453" w:author="Jonathan Bona" w:date="2012-05-03T23:26:00Z">
        <w:r w:rsidRPr="009F3382">
          <w:rPr>
            <w:rStyle w:val="Annotation"/>
            <w:rPrChange w:id="454" w:author="Jonathan Bona" w:date="2012-05-03T23:26:00Z">
              <w:rPr>
                <w:sz w:val="22"/>
              </w:rPr>
            </w:rPrChange>
          </w:rPr>
          <w:t>]</w:t>
        </w:r>
      </w:ins>
    </w:p>
    <w:p w14:paraId="6066486A" w14:textId="322FFB4C" w:rsidR="00597CDC" w:rsidRPr="00486765" w:rsidRDefault="00597CDC" w:rsidP="00486765">
      <w:pPr>
        <w:rPr>
          <w:sz w:val="18"/>
          <w:szCs w:val="20"/>
        </w:rPr>
      </w:pPr>
    </w:p>
    <w:p w14:paraId="4EF4EB8A" w14:textId="246C9264" w:rsidR="00E32204" w:rsidRPr="00486765" w:rsidRDefault="009F3382" w:rsidP="00486765">
      <w:pPr>
        <w:pStyle w:val="Specification"/>
        <w:rPr>
          <w:sz w:val="22"/>
        </w:rPr>
      </w:pPr>
      <w:ins w:id="455" w:author="Jonathan Bona" w:date="2012-05-03T23:26:00Z">
        <w:r w:rsidRPr="00476F65">
          <w:rPr>
            <w:rStyle w:val="Annotation"/>
          </w:rPr>
          <w:t>a(realizable entity)[</w:t>
        </w:r>
      </w:ins>
      <w:r w:rsidR="00F93648" w:rsidRPr="00486765">
        <w:rPr>
          <w:sz w:val="22"/>
        </w:rPr>
        <w:t>E</w:t>
      </w:r>
      <w:r w:rsidR="00597CDC" w:rsidRPr="00486765">
        <w:rPr>
          <w:smallCaps/>
          <w:sz w:val="22"/>
        </w:rPr>
        <w:t>xamples</w:t>
      </w:r>
      <w:r w:rsidR="00597CDC" w:rsidRPr="00486765">
        <w:rPr>
          <w:sz w:val="22"/>
        </w:rPr>
        <w:t xml:space="preserve">: the role of being a doctor, the function of </w:t>
      </w:r>
      <w:r w:rsidR="00C01BBA" w:rsidRPr="00486765">
        <w:rPr>
          <w:sz w:val="22"/>
        </w:rPr>
        <w:t>your</w:t>
      </w:r>
      <w:r w:rsidR="00597CDC" w:rsidRPr="00486765">
        <w:rPr>
          <w:sz w:val="22"/>
        </w:rPr>
        <w:t xml:space="preserve"> reproductive organs, the disposition of </w:t>
      </w:r>
      <w:r w:rsidR="00C01BBA" w:rsidRPr="00486765">
        <w:rPr>
          <w:sz w:val="22"/>
        </w:rPr>
        <w:t xml:space="preserve">your </w:t>
      </w:r>
      <w:r w:rsidR="00597CDC" w:rsidRPr="00486765">
        <w:rPr>
          <w:sz w:val="22"/>
        </w:rPr>
        <w:t xml:space="preserve">blood to coagulate, the disposition of </w:t>
      </w:r>
      <w:r w:rsidR="00C01BBA" w:rsidRPr="00486765">
        <w:rPr>
          <w:sz w:val="22"/>
        </w:rPr>
        <w:t xml:space="preserve">this piece of </w:t>
      </w:r>
      <w:r w:rsidR="00F93648" w:rsidRPr="00486765">
        <w:rPr>
          <w:sz w:val="22"/>
        </w:rPr>
        <w:t>metal to conduct electricity.</w:t>
      </w:r>
      <w:ins w:id="456" w:author="Jonathan Bona" w:date="2012-05-03T23:26:00Z">
        <w:r w:rsidR="00AD710F" w:rsidRPr="00AD710F">
          <w:rPr>
            <w:rStyle w:val="Annotation"/>
            <w:rPrChange w:id="457" w:author="Jonathan Bona" w:date="2012-05-03T23:27:00Z">
              <w:rPr>
                <w:sz w:val="22"/>
              </w:rPr>
            </w:rPrChange>
          </w:rPr>
          <w:t>]</w:t>
        </w:r>
      </w:ins>
    </w:p>
    <w:p w14:paraId="01F265A8" w14:textId="77777777" w:rsidR="00687850" w:rsidRPr="00486765" w:rsidRDefault="00687850">
      <w:pPr>
        <w:rPr>
          <w:sz w:val="22"/>
          <w:shd w:val="clear" w:color="auto" w:fill="FFFF00"/>
        </w:rPr>
      </w:pPr>
    </w:p>
    <w:p w14:paraId="16804142" w14:textId="77777777" w:rsidR="000E0D58" w:rsidRPr="00486765" w:rsidRDefault="000E0D58">
      <w:pPr>
        <w:rPr>
          <w:sz w:val="22"/>
        </w:rPr>
      </w:pPr>
      <w:r w:rsidRPr="00486765">
        <w:rPr>
          <w:sz w:val="22"/>
        </w:rPr>
        <w:t>Here examples of correlated process types are, respectively: diagnosing, inseminating, formation of a clot, transmission of an electric current.</w:t>
      </w:r>
    </w:p>
    <w:p w14:paraId="2A134DC9" w14:textId="50024D25" w:rsidR="004F7B87" w:rsidRPr="00B56876" w:rsidRDefault="00C01BBA" w:rsidP="00486765">
      <w:pPr>
        <w:pStyle w:val="Heading2"/>
      </w:pPr>
      <w:bookmarkStart w:id="458" w:name="_Toc313270717"/>
      <w:bookmarkStart w:id="459" w:name="_Toc319326123"/>
      <w:r w:rsidRPr="00486765">
        <w:rPr>
          <w:sz w:val="24"/>
        </w:rPr>
        <w:t>Relation of realization</w:t>
      </w:r>
      <w:bookmarkEnd w:id="458"/>
      <w:bookmarkEnd w:id="459"/>
    </w:p>
    <w:p w14:paraId="419BCE6B" w14:textId="77777777" w:rsidR="007A4DDC" w:rsidRPr="00486765" w:rsidRDefault="007A4DDC" w:rsidP="00486765">
      <w:pPr>
        <w:rPr>
          <w:sz w:val="22"/>
        </w:rPr>
      </w:pPr>
    </w:p>
    <w:p w14:paraId="114AB3C5" w14:textId="777F5793" w:rsidR="000E0D58" w:rsidRPr="00486765" w:rsidRDefault="008903D0" w:rsidP="00486765">
      <w:pPr>
        <w:pStyle w:val="Specification"/>
        <w:rPr>
          <w:sz w:val="22"/>
        </w:rPr>
      </w:pPr>
      <w:ins w:id="460" w:author="Jonathan Bona" w:date="2012-05-03T23:29:00Z">
        <w:r w:rsidRPr="008903D0">
          <w:rPr>
            <w:rStyle w:val="Annotation"/>
            <w:rPrChange w:id="461" w:author="Jonathan Bona" w:date="2012-05-03T23:29:00Z">
              <w:rPr>
                <w:rStyle w:val="SpecificationType"/>
                <w:sz w:val="22"/>
              </w:rPr>
            </w:rPrChange>
          </w:rPr>
          <w:t>a(realization)[</w:t>
        </w:r>
      </w:ins>
      <w:r w:rsidR="00236D40" w:rsidRPr="00486765">
        <w:rPr>
          <w:rStyle w:val="SpecificationType"/>
          <w:sz w:val="22"/>
        </w:rPr>
        <w:t>Elucidation</w:t>
      </w:r>
      <w:r w:rsidR="00236D40" w:rsidRPr="00486765">
        <w:rPr>
          <w:smallCaps/>
          <w:sz w:val="22"/>
        </w:rPr>
        <w:t>:</w:t>
      </w:r>
      <w:r w:rsidR="004F7B87" w:rsidRPr="00486765">
        <w:rPr>
          <w:sz w:val="22"/>
        </w:rPr>
        <w:t xml:space="preserve"> </w:t>
      </w:r>
      <w:r w:rsidR="000E0D58" w:rsidRPr="00486765">
        <w:rPr>
          <w:sz w:val="22"/>
        </w:rPr>
        <w:t>to say that</w:t>
      </w:r>
      <w:r w:rsidR="00346BC6" w:rsidRPr="00486765">
        <w:rPr>
          <w:sz w:val="22"/>
        </w:rPr>
        <w:t xml:space="preserve"> </w:t>
      </w:r>
      <w:r w:rsidR="004F7B87" w:rsidRPr="00486765">
        <w:rPr>
          <w:i/>
          <w:sz w:val="22"/>
        </w:rPr>
        <w:t>a</w:t>
      </w:r>
      <w:r w:rsidR="007A4DDC" w:rsidRPr="00486765">
        <w:rPr>
          <w:i/>
          <w:sz w:val="22"/>
        </w:rPr>
        <w:t xml:space="preserve"> </w:t>
      </w:r>
      <w:r w:rsidR="004F7B87" w:rsidRPr="00486765">
        <w:rPr>
          <w:b/>
          <w:sz w:val="22"/>
        </w:rPr>
        <w:t>realizes</w:t>
      </w:r>
      <w:r w:rsidR="007A4DDC" w:rsidRPr="00486765">
        <w:rPr>
          <w:b/>
          <w:sz w:val="22"/>
        </w:rPr>
        <w:t xml:space="preserve"> </w:t>
      </w:r>
      <w:r w:rsidR="004F7B87" w:rsidRPr="00486765">
        <w:rPr>
          <w:i/>
          <w:sz w:val="22"/>
        </w:rPr>
        <w:t>b</w:t>
      </w:r>
      <w:r w:rsidR="007A4DDC" w:rsidRPr="00486765">
        <w:rPr>
          <w:i/>
          <w:sz w:val="22"/>
        </w:rPr>
        <w:t xml:space="preserve"> </w:t>
      </w:r>
      <w:r w:rsidR="00346BC6" w:rsidRPr="00486765">
        <w:rPr>
          <w:b/>
          <w:sz w:val="22"/>
        </w:rPr>
        <w:t xml:space="preserve">at </w:t>
      </w:r>
      <w:r w:rsidR="00346BC6" w:rsidRPr="00486765">
        <w:rPr>
          <w:i/>
          <w:sz w:val="22"/>
        </w:rPr>
        <w:t>t</w:t>
      </w:r>
      <w:r w:rsidR="000E0D58" w:rsidRPr="00486765">
        <w:rPr>
          <w:sz w:val="22"/>
        </w:rPr>
        <w:t xml:space="preserve"> is to assert that </w:t>
      </w:r>
    </w:p>
    <w:p w14:paraId="79DF3852" w14:textId="77777777" w:rsidR="000E0D58" w:rsidRPr="00486765" w:rsidRDefault="00C01BBA" w:rsidP="00486765">
      <w:pPr>
        <w:pStyle w:val="Specification"/>
        <w:ind w:left="1440"/>
        <w:rPr>
          <w:sz w:val="22"/>
        </w:rPr>
      </w:pPr>
      <w:proofErr w:type="gramStart"/>
      <w:r w:rsidRPr="00486765">
        <w:rPr>
          <w:sz w:val="22"/>
        </w:rPr>
        <w:t>there</w:t>
      </w:r>
      <w:proofErr w:type="gramEnd"/>
      <w:r w:rsidRPr="00486765">
        <w:rPr>
          <w:sz w:val="22"/>
        </w:rPr>
        <w:t xml:space="preserve"> is</w:t>
      </w:r>
      <w:r w:rsidR="00346BC6" w:rsidRPr="00486765">
        <w:rPr>
          <w:sz w:val="22"/>
        </w:rPr>
        <w:t xml:space="preserve"> some </w:t>
      </w:r>
      <w:r w:rsidR="00346BC6" w:rsidRPr="00B6123E">
        <w:rPr>
          <w:i/>
          <w:sz w:val="22"/>
        </w:rPr>
        <w:t>material</w:t>
      </w:r>
      <w:r w:rsidR="00465C17" w:rsidRPr="00B6123E">
        <w:rPr>
          <w:i/>
          <w:sz w:val="22"/>
        </w:rPr>
        <w:t xml:space="preserve"> entity</w:t>
      </w:r>
      <w:r w:rsidR="007A4DDC" w:rsidRPr="00486765">
        <w:rPr>
          <w:sz w:val="22"/>
        </w:rPr>
        <w:t xml:space="preserve"> </w:t>
      </w:r>
      <w:r w:rsidR="00346BC6" w:rsidRPr="00486765">
        <w:rPr>
          <w:i/>
          <w:sz w:val="22"/>
        </w:rPr>
        <w:t>c</w:t>
      </w:r>
      <w:r w:rsidR="007A4DDC" w:rsidRPr="00486765">
        <w:rPr>
          <w:sz w:val="22"/>
        </w:rPr>
        <w:t xml:space="preserve"> </w:t>
      </w:r>
    </w:p>
    <w:p w14:paraId="0380A4FE" w14:textId="0818EA91" w:rsidR="000E0D58"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a</w:t>
      </w:r>
      <w:proofErr w:type="gramEnd"/>
      <w:r w:rsidR="004F7B87" w:rsidRPr="00486765">
        <w:rPr>
          <w:sz w:val="22"/>
        </w:rPr>
        <w:t xml:space="preserve"> is a </w:t>
      </w:r>
      <w:r w:rsidR="004F7B87" w:rsidRPr="00B6123E">
        <w:rPr>
          <w:i/>
          <w:sz w:val="22"/>
        </w:rPr>
        <w:t>process</w:t>
      </w:r>
      <w:r w:rsidR="00151755" w:rsidRPr="00486765">
        <w:rPr>
          <w:sz w:val="22"/>
        </w:rPr>
        <w:t xml:space="preserve"> </w:t>
      </w:r>
      <w:r w:rsidR="00346BC6" w:rsidRPr="00486765">
        <w:rPr>
          <w:sz w:val="22"/>
        </w:rPr>
        <w:t xml:space="preserve">in which </w:t>
      </w:r>
      <w:r w:rsidR="00C67892">
        <w:rPr>
          <w:b/>
          <w:sz w:val="22"/>
        </w:rPr>
        <w:t xml:space="preserve">has participant </w:t>
      </w:r>
      <w:r w:rsidR="00346BC6" w:rsidRPr="00486765">
        <w:rPr>
          <w:i/>
          <w:sz w:val="22"/>
        </w:rPr>
        <w:t xml:space="preserve">c </w:t>
      </w:r>
      <w:r w:rsidR="00346BC6" w:rsidRPr="00486765">
        <w:rPr>
          <w:b/>
          <w:sz w:val="22"/>
        </w:rPr>
        <w:t>at</w:t>
      </w:r>
      <w:r w:rsidR="00C71ED4" w:rsidRPr="00486765">
        <w:rPr>
          <w:b/>
          <w:sz w:val="22"/>
        </w:rPr>
        <w:t xml:space="preserve"> </w:t>
      </w:r>
      <w:r w:rsidR="00C71ED4" w:rsidRPr="00486765">
        <w:rPr>
          <w:sz w:val="22"/>
        </w:rPr>
        <w:t xml:space="preserve">temporal interval </w:t>
      </w:r>
      <w:r w:rsidR="00346BC6" w:rsidRPr="00486765">
        <w:rPr>
          <w:i/>
          <w:sz w:val="22"/>
        </w:rPr>
        <w:t>t</w:t>
      </w:r>
      <w:r w:rsidR="00346BC6" w:rsidRPr="00486765">
        <w:rPr>
          <w:sz w:val="22"/>
        </w:rPr>
        <w:t xml:space="preserve"> </w:t>
      </w:r>
    </w:p>
    <w:p w14:paraId="794659D8" w14:textId="77777777" w:rsidR="004F7B87" w:rsidRPr="00486765" w:rsidRDefault="00C01BBA">
      <w:pPr>
        <w:pStyle w:val="Specification"/>
        <w:ind w:left="1440"/>
        <w:rPr>
          <w:sz w:val="22"/>
        </w:rPr>
      </w:pPr>
      <w:r w:rsidRPr="00486765">
        <w:rPr>
          <w:sz w:val="22"/>
        </w:rPr>
        <w:t>&amp;</w:t>
      </w:r>
      <w:r w:rsidR="007A4DDC" w:rsidRPr="00486765">
        <w:rPr>
          <w:sz w:val="22"/>
        </w:rPr>
        <w:t xml:space="preserve"> </w:t>
      </w:r>
      <w:proofErr w:type="gramStart"/>
      <w:r w:rsidR="004F7B87" w:rsidRPr="00486765">
        <w:rPr>
          <w:i/>
          <w:sz w:val="22"/>
        </w:rPr>
        <w:t>b</w:t>
      </w:r>
      <w:proofErr w:type="gramEnd"/>
      <w:r w:rsidR="004F7B87" w:rsidRPr="00486765">
        <w:rPr>
          <w:i/>
          <w:sz w:val="22"/>
        </w:rPr>
        <w:t xml:space="preserve"> </w:t>
      </w:r>
      <w:r w:rsidR="004F7B87" w:rsidRPr="00486765">
        <w:rPr>
          <w:sz w:val="22"/>
        </w:rPr>
        <w:t>is a disposition or role</w:t>
      </w:r>
      <w:r w:rsidR="007A4DDC" w:rsidRPr="00486765">
        <w:rPr>
          <w:sz w:val="22"/>
        </w:rPr>
        <w:t xml:space="preserve"> </w:t>
      </w:r>
      <w:r w:rsidR="00346BC6" w:rsidRPr="00486765">
        <w:rPr>
          <w:sz w:val="22"/>
        </w:rPr>
        <w:t xml:space="preserve">of which </w:t>
      </w:r>
      <w:r w:rsidR="004F7B87" w:rsidRPr="00486765">
        <w:rPr>
          <w:i/>
          <w:sz w:val="22"/>
        </w:rPr>
        <w:t xml:space="preserve">c </w:t>
      </w:r>
      <w:r w:rsidR="00346BC6" w:rsidRPr="00486765">
        <w:rPr>
          <w:sz w:val="22"/>
        </w:rPr>
        <w:t xml:space="preserve">is </w:t>
      </w:r>
      <w:r w:rsidR="004F7B87" w:rsidRPr="00486765">
        <w:rPr>
          <w:b/>
          <w:sz w:val="22"/>
        </w:rPr>
        <w:t>bearer</w:t>
      </w:r>
      <w:r w:rsidR="000E0D58" w:rsidRPr="00486765">
        <w:rPr>
          <w:b/>
          <w:sz w:val="22"/>
        </w:rPr>
        <w:t xml:space="preserve"> at </w:t>
      </w:r>
      <w:r w:rsidR="000E0D58" w:rsidRPr="00486765">
        <w:rPr>
          <w:i/>
          <w:sz w:val="22"/>
        </w:rPr>
        <w:t>t</w:t>
      </w:r>
    </w:p>
    <w:p w14:paraId="44CBC7B6" w14:textId="6B4F93D7" w:rsidR="00C71ED4" w:rsidRPr="00486765" w:rsidRDefault="000E0D58">
      <w:pPr>
        <w:pStyle w:val="Specification"/>
        <w:ind w:left="1440"/>
        <w:rPr>
          <w:sz w:val="22"/>
        </w:rPr>
      </w:pPr>
      <w:r w:rsidRPr="00486765">
        <w:rPr>
          <w:sz w:val="22"/>
        </w:rPr>
        <w:t xml:space="preserve">&amp; </w:t>
      </w:r>
      <w:proofErr w:type="gramStart"/>
      <w:r w:rsidRPr="00486765">
        <w:rPr>
          <w:sz w:val="22"/>
        </w:rPr>
        <w:t>the</w:t>
      </w:r>
      <w:proofErr w:type="gramEnd"/>
      <w:r w:rsidRPr="00486765">
        <w:rPr>
          <w:sz w:val="22"/>
        </w:rPr>
        <w:t xml:space="preserve"> </w:t>
      </w:r>
      <w:r w:rsidR="00C71ED4" w:rsidRPr="00486765">
        <w:rPr>
          <w:sz w:val="22"/>
        </w:rPr>
        <w:t xml:space="preserve">type </w:t>
      </w:r>
      <w:r w:rsidRPr="00486765">
        <w:rPr>
          <w:sz w:val="22"/>
        </w:rPr>
        <w:t xml:space="preserve">instantiated by </w:t>
      </w:r>
      <w:r w:rsidRPr="00B23775">
        <w:rPr>
          <w:i/>
          <w:sz w:val="22"/>
        </w:rPr>
        <w:t>a</w:t>
      </w:r>
      <w:r w:rsidRPr="00486765">
        <w:rPr>
          <w:sz w:val="22"/>
        </w:rPr>
        <w:t xml:space="preserve"> </w:t>
      </w:r>
      <w:r w:rsidR="00C71ED4" w:rsidRPr="00486765">
        <w:rPr>
          <w:sz w:val="22"/>
        </w:rPr>
        <w:t xml:space="preserve">is correlated with the type instantiated by </w:t>
      </w:r>
      <w:r w:rsidR="00C71ED4" w:rsidRPr="00486765">
        <w:rPr>
          <w:i/>
          <w:sz w:val="22"/>
        </w:rPr>
        <w:t>b</w:t>
      </w:r>
      <w:r w:rsidR="00C71ED4" w:rsidRPr="00486765">
        <w:rPr>
          <w:sz w:val="22"/>
        </w:rPr>
        <w:t>.</w:t>
      </w:r>
      <w:r w:rsidR="006D323D">
        <w:rPr>
          <w:sz w:val="22"/>
        </w:rPr>
        <w:t xml:space="preserve"> [059-00</w:t>
      </w:r>
      <w:r w:rsidR="003E5803">
        <w:rPr>
          <w:sz w:val="22"/>
        </w:rPr>
        <w:t>2</w:t>
      </w:r>
      <w:r w:rsidR="006D323D">
        <w:rPr>
          <w:sz w:val="22"/>
        </w:rPr>
        <w:t>]</w:t>
      </w:r>
      <w:ins w:id="462" w:author="Jonathan Bona" w:date="2012-05-03T23:29:00Z">
        <w:r w:rsidR="008903D0" w:rsidRPr="008903D0">
          <w:rPr>
            <w:rStyle w:val="Annotation"/>
            <w:rPrChange w:id="463" w:author="Jonathan Bona" w:date="2012-05-03T23:29:00Z">
              <w:rPr>
                <w:sz w:val="22"/>
              </w:rPr>
            </w:rPrChange>
          </w:rPr>
          <w:t>]</w:t>
        </w:r>
      </w:ins>
    </w:p>
    <w:p w14:paraId="58B977C5" w14:textId="3AEFF39B" w:rsidR="00C71ED4" w:rsidRPr="00B56876" w:rsidRDefault="008903D0" w:rsidP="00486765">
      <w:pPr>
        <w:pStyle w:val="Specification"/>
      </w:pPr>
      <w:ins w:id="464" w:author="Jonathan Bona" w:date="2012-05-03T23:30:00Z">
        <w:r w:rsidRPr="00476F65">
          <w:rPr>
            <w:rStyle w:val="Annotation"/>
          </w:rPr>
          <w:t>a(realization)[</w:t>
        </w:r>
      </w:ins>
      <w:r w:rsidR="00776FEC" w:rsidRPr="00486765">
        <w:rPr>
          <w:rStyle w:val="SpecificationType"/>
          <w:sz w:val="22"/>
        </w:rPr>
        <w:t>Theorem</w:t>
      </w:r>
      <w:r w:rsidR="00776FEC" w:rsidRPr="00486765">
        <w:rPr>
          <w:smallCaps/>
          <w:sz w:val="22"/>
        </w:rPr>
        <w:t>:</w:t>
      </w:r>
      <w:r w:rsidR="00C71ED4" w:rsidRPr="00486765">
        <w:rPr>
          <w:sz w:val="22"/>
        </w:rPr>
        <w:t xml:space="preserve"> if a realizable entity</w:t>
      </w:r>
      <w:r w:rsidR="00C67892">
        <w:rPr>
          <w:sz w:val="22"/>
        </w:rPr>
        <w:t xml:space="preserve"> </w:t>
      </w:r>
      <w:r w:rsidR="00C67892">
        <w:rPr>
          <w:i/>
          <w:sz w:val="22"/>
        </w:rPr>
        <w:t>a</w:t>
      </w:r>
      <w:r w:rsidR="00C71ED4" w:rsidRPr="00486765">
        <w:rPr>
          <w:sz w:val="22"/>
        </w:rPr>
        <w:t xml:space="preserve"> is realized in a process </w:t>
      </w:r>
      <w:r w:rsidR="00C71ED4" w:rsidRPr="00486765">
        <w:rPr>
          <w:i/>
          <w:sz w:val="22"/>
        </w:rPr>
        <w:t>p</w:t>
      </w:r>
      <w:r w:rsidR="00C71ED4" w:rsidRPr="00486765">
        <w:rPr>
          <w:sz w:val="22"/>
        </w:rPr>
        <w:t xml:space="preserve">, then </w:t>
      </w:r>
      <w:r w:rsidR="002A33CB">
        <w:rPr>
          <w:i/>
          <w:sz w:val="22"/>
        </w:rPr>
        <w:t xml:space="preserve">p </w:t>
      </w:r>
      <w:r w:rsidR="002A33CB">
        <w:rPr>
          <w:sz w:val="22"/>
        </w:rPr>
        <w:t xml:space="preserve">stands in the </w:t>
      </w:r>
      <w:proofErr w:type="spellStart"/>
      <w:r w:rsidR="002A33CB">
        <w:rPr>
          <w:b/>
          <w:sz w:val="22"/>
        </w:rPr>
        <w:t>has_participant</w:t>
      </w:r>
      <w:proofErr w:type="spellEnd"/>
      <w:r w:rsidR="002A33CB">
        <w:rPr>
          <w:b/>
          <w:sz w:val="22"/>
        </w:rPr>
        <w:t xml:space="preserve"> </w:t>
      </w:r>
      <w:r w:rsidR="002A33CB">
        <w:rPr>
          <w:sz w:val="22"/>
        </w:rPr>
        <w:t xml:space="preserve">relation to </w:t>
      </w:r>
      <w:r w:rsidR="00687850" w:rsidRPr="00486765">
        <w:rPr>
          <w:sz w:val="22"/>
        </w:rPr>
        <w:t xml:space="preserve">the </w:t>
      </w:r>
      <w:r w:rsidR="00C71ED4" w:rsidRPr="00486765">
        <w:rPr>
          <w:sz w:val="22"/>
        </w:rPr>
        <w:t xml:space="preserve">bearer </w:t>
      </w:r>
      <w:r w:rsidR="00687850" w:rsidRPr="00486765">
        <w:rPr>
          <w:sz w:val="22"/>
        </w:rPr>
        <w:t xml:space="preserve">of </w:t>
      </w:r>
      <w:r w:rsidR="00687850" w:rsidRPr="00486765">
        <w:rPr>
          <w:i/>
          <w:sz w:val="22"/>
        </w:rPr>
        <w:t>a</w:t>
      </w:r>
      <w:r w:rsidR="00C71ED4" w:rsidRPr="00486765">
        <w:rPr>
          <w:sz w:val="22"/>
        </w:rPr>
        <w:t>.</w:t>
      </w:r>
      <w:r w:rsidR="008C62E6">
        <w:rPr>
          <w:sz w:val="22"/>
        </w:rPr>
        <w:t xml:space="preserve"> [106-00</w:t>
      </w:r>
      <w:r w:rsidR="00653A6B">
        <w:rPr>
          <w:sz w:val="22"/>
        </w:rPr>
        <w:t>2</w:t>
      </w:r>
      <w:r w:rsidR="008C62E6">
        <w:rPr>
          <w:sz w:val="22"/>
        </w:rPr>
        <w:t>]</w:t>
      </w:r>
      <w:ins w:id="465" w:author="Jonathan Bona" w:date="2012-05-03T23:30:00Z">
        <w:r w:rsidRPr="008903D0">
          <w:rPr>
            <w:rStyle w:val="Annotation"/>
          </w:rPr>
          <w:t xml:space="preserve"> </w:t>
        </w:r>
        <w:r w:rsidRPr="00476F65">
          <w:rPr>
            <w:rStyle w:val="Annotation"/>
          </w:rPr>
          <w:t>]</w:t>
        </w:r>
      </w:ins>
    </w:p>
    <w:p w14:paraId="1593E121" w14:textId="098B6E28" w:rsidR="00687850" w:rsidRPr="00486765" w:rsidRDefault="008903D0" w:rsidP="00687850">
      <w:pPr>
        <w:pStyle w:val="Specification"/>
        <w:rPr>
          <w:sz w:val="22"/>
        </w:rPr>
      </w:pPr>
      <w:ins w:id="466" w:author="Jonathan Bona" w:date="2012-05-03T23:30:00Z">
        <w:r w:rsidRPr="00476F65">
          <w:rPr>
            <w:rStyle w:val="Annotation"/>
          </w:rPr>
          <w:t>a(realization)[</w:t>
        </w:r>
      </w:ins>
      <w:r w:rsidR="00687850" w:rsidRPr="00486765">
        <w:rPr>
          <w:smallCaps/>
          <w:sz w:val="22"/>
        </w:rPr>
        <w:t>Axiom</w:t>
      </w:r>
      <w:r w:rsidR="00687850" w:rsidRPr="00486765">
        <w:rPr>
          <w:sz w:val="22"/>
        </w:rPr>
        <w:t xml:space="preserve">: All </w:t>
      </w:r>
      <w:r w:rsidR="00687850" w:rsidRPr="00486765">
        <w:rPr>
          <w:i/>
          <w:sz w:val="22"/>
        </w:rPr>
        <w:t>realizable dependent continuants</w:t>
      </w:r>
      <w:r w:rsidR="00687850" w:rsidRPr="00486765">
        <w:rPr>
          <w:sz w:val="22"/>
        </w:rPr>
        <w:t xml:space="preserve"> have </w:t>
      </w:r>
      <w:r w:rsidR="00687850" w:rsidRPr="00486765">
        <w:rPr>
          <w:i/>
          <w:sz w:val="22"/>
        </w:rPr>
        <w:t>material entities</w:t>
      </w:r>
      <w:r w:rsidR="00687850" w:rsidRPr="00486765">
        <w:rPr>
          <w:sz w:val="22"/>
        </w:rPr>
        <w:t xml:space="preserve"> or </w:t>
      </w:r>
      <w:r w:rsidR="00687850" w:rsidRPr="00486765">
        <w:rPr>
          <w:i/>
          <w:sz w:val="22"/>
        </w:rPr>
        <w:t>sites</w:t>
      </w:r>
      <w:r w:rsidR="00687850" w:rsidRPr="00486765">
        <w:rPr>
          <w:sz w:val="22"/>
        </w:rPr>
        <w:t xml:space="preserve"> as their </w:t>
      </w:r>
      <w:r w:rsidR="00687850" w:rsidRPr="00486765">
        <w:rPr>
          <w:b/>
          <w:sz w:val="22"/>
        </w:rPr>
        <w:t>bearers</w:t>
      </w:r>
      <w:r w:rsidR="00687850" w:rsidRPr="00486765">
        <w:rPr>
          <w:sz w:val="22"/>
        </w:rPr>
        <w:t>.</w:t>
      </w:r>
      <w:r w:rsidR="006D323D">
        <w:rPr>
          <w:sz w:val="22"/>
        </w:rPr>
        <w:t xml:space="preserve"> [060-001]</w:t>
      </w:r>
      <w:ins w:id="467" w:author="Jonathan Bona" w:date="2012-05-03T23:30:00Z">
        <w:r w:rsidRPr="008903D0">
          <w:rPr>
            <w:rStyle w:val="Annotation"/>
          </w:rPr>
          <w:t xml:space="preserve"> </w:t>
        </w:r>
        <w:r w:rsidRPr="00476F65">
          <w:rPr>
            <w:rStyle w:val="Annotation"/>
          </w:rPr>
          <w:t>]</w:t>
        </w:r>
      </w:ins>
    </w:p>
    <w:p w14:paraId="5E34948F" w14:textId="77777777" w:rsidR="00C71ED4" w:rsidRPr="00B56876" w:rsidRDefault="00C71ED4" w:rsidP="00486765"/>
    <w:p w14:paraId="2234238B" w14:textId="3EE4DC18" w:rsidR="00597CDC" w:rsidRPr="00486765" w:rsidRDefault="00C01BBA" w:rsidP="001C5CAA">
      <w:pPr>
        <w:rPr>
          <w:sz w:val="18"/>
          <w:szCs w:val="20"/>
        </w:rPr>
      </w:pPr>
      <w:r w:rsidRPr="00486765">
        <w:rPr>
          <w:sz w:val="22"/>
        </w:rPr>
        <w:t>There are r</w:t>
      </w:r>
      <w:r w:rsidR="00597CDC" w:rsidRPr="00486765">
        <w:rPr>
          <w:sz w:val="22"/>
        </w:rPr>
        <w:t>eciprocal</w:t>
      </w:r>
      <w:r w:rsidR="007A4DDC" w:rsidRPr="00486765">
        <w:rPr>
          <w:sz w:val="22"/>
        </w:rPr>
        <w:t xml:space="preserve"> </w:t>
      </w:r>
      <w:r w:rsidR="00BC2548" w:rsidRPr="00486765">
        <w:rPr>
          <w:i/>
          <w:sz w:val="22"/>
        </w:rPr>
        <w:t xml:space="preserve">realizable </w:t>
      </w:r>
      <w:r w:rsidR="00921592" w:rsidRPr="00486765">
        <w:rPr>
          <w:i/>
          <w:sz w:val="22"/>
        </w:rPr>
        <w:t>dependent continuant</w:t>
      </w:r>
      <w:r w:rsidR="00FB129B" w:rsidRPr="00486765">
        <w:rPr>
          <w:i/>
          <w:sz w:val="22"/>
        </w:rPr>
        <w:t>s</w:t>
      </w:r>
      <w:r w:rsidR="00597CDC" w:rsidRPr="00486765">
        <w:rPr>
          <w:sz w:val="22"/>
        </w:rPr>
        <w:t xml:space="preserve"> (e.g. husband/wife;</w:t>
      </w:r>
      <w:r w:rsidR="000D245E" w:rsidRPr="00486765">
        <w:rPr>
          <w:sz w:val="22"/>
        </w:rPr>
        <w:t xml:space="preserve"> complementary dispositions (for example of key and lock), as described in [</w:t>
      </w:r>
      <w:r w:rsidR="00151755" w:rsidRPr="00486765">
        <w:rPr>
          <w:sz w:val="22"/>
        </w:rPr>
        <w:fldChar w:fldCharType="begin"/>
      </w:r>
      <w:r w:rsidR="00151755" w:rsidRPr="00486765">
        <w:rPr>
          <w:sz w:val="22"/>
        </w:rPr>
        <w:instrText xml:space="preserve"> REF _Ref309483154 \r \h  \* MERGEFORMAT </w:instrText>
      </w:r>
      <w:r w:rsidR="00151755" w:rsidRPr="00486765">
        <w:rPr>
          <w:sz w:val="22"/>
        </w:rPr>
      </w:r>
      <w:r w:rsidR="00151755" w:rsidRPr="00486765">
        <w:rPr>
          <w:sz w:val="22"/>
        </w:rPr>
        <w:fldChar w:fldCharType="separate"/>
      </w:r>
      <w:r w:rsidR="00B60214">
        <w:rPr>
          <w:sz w:val="22"/>
        </w:rPr>
        <w:t>28</w:t>
      </w:r>
      <w:r w:rsidR="00151755" w:rsidRPr="00486765">
        <w:rPr>
          <w:sz w:val="22"/>
        </w:rPr>
        <w:fldChar w:fldCharType="end"/>
      </w:r>
      <w:r w:rsidR="001E66EA" w:rsidRPr="00486765">
        <w:rPr>
          <w:sz w:val="22"/>
        </w:rPr>
        <w:t xml:space="preserve">, </w:t>
      </w:r>
      <w:r w:rsidR="001E66EA" w:rsidRPr="00486765">
        <w:rPr>
          <w:sz w:val="22"/>
        </w:rPr>
        <w:fldChar w:fldCharType="begin"/>
      </w:r>
      <w:r w:rsidR="001E66EA" w:rsidRPr="00486765">
        <w:rPr>
          <w:sz w:val="22"/>
        </w:rPr>
        <w:instrText xml:space="preserve"> REF _Ref313200808 \r \h </w:instrText>
      </w:r>
      <w:r w:rsidR="001C5CAA">
        <w:rPr>
          <w:sz w:val="22"/>
        </w:rPr>
        <w:instrText xml:space="preserve"> \* MERGEFORMAT </w:instrText>
      </w:r>
      <w:r w:rsidR="001E66EA" w:rsidRPr="00486765">
        <w:rPr>
          <w:sz w:val="22"/>
        </w:rPr>
      </w:r>
      <w:r w:rsidR="001E66EA" w:rsidRPr="00486765">
        <w:rPr>
          <w:sz w:val="22"/>
        </w:rPr>
        <w:fldChar w:fldCharType="separate"/>
      </w:r>
      <w:r w:rsidR="00B60214">
        <w:rPr>
          <w:sz w:val="22"/>
        </w:rPr>
        <w:t>79</w:t>
      </w:r>
      <w:r w:rsidR="001E66EA" w:rsidRPr="00486765">
        <w:rPr>
          <w:sz w:val="22"/>
        </w:rPr>
        <w:fldChar w:fldCharType="end"/>
      </w:r>
      <w:r w:rsidR="000D245E" w:rsidRPr="00486765">
        <w:rPr>
          <w:sz w:val="22"/>
        </w:rPr>
        <w:t>]</w:t>
      </w:r>
      <w:r w:rsidR="00597CDC" w:rsidRPr="00486765">
        <w:rPr>
          <w:sz w:val="22"/>
        </w:rPr>
        <w:t>)</w:t>
      </w:r>
      <w:r w:rsidR="00BC2548" w:rsidRPr="00486765">
        <w:rPr>
          <w:sz w:val="22"/>
        </w:rPr>
        <w:t>.</w:t>
      </w:r>
    </w:p>
    <w:p w14:paraId="684D0FD0" w14:textId="3768CF02" w:rsidR="00E32204" w:rsidRPr="00486765" w:rsidRDefault="00E32204">
      <w:pPr>
        <w:rPr>
          <w:b/>
          <w:sz w:val="22"/>
        </w:rPr>
      </w:pPr>
      <w:bookmarkStart w:id="468" w:name="_Toc313270718"/>
      <w:r w:rsidRPr="00486765">
        <w:rPr>
          <w:b/>
          <w:sz w:val="22"/>
        </w:rPr>
        <w:t>Role (Externally-Grounded Realizable</w:t>
      </w:r>
      <w:r w:rsidR="00465C17" w:rsidRPr="00486765">
        <w:rPr>
          <w:b/>
          <w:sz w:val="22"/>
        </w:rPr>
        <w:t xml:space="preserve"> entity</w:t>
      </w:r>
      <w:r w:rsidRPr="00486765">
        <w:rPr>
          <w:b/>
          <w:sz w:val="22"/>
        </w:rPr>
        <w:t>)</w:t>
      </w:r>
      <w:bookmarkEnd w:id="468"/>
    </w:p>
    <w:p w14:paraId="6F6496D2" w14:textId="77777777" w:rsidR="00F604ED" w:rsidRPr="00486765" w:rsidRDefault="00F604ED">
      <w:pPr>
        <w:rPr>
          <w:sz w:val="22"/>
        </w:rPr>
      </w:pPr>
    </w:p>
    <w:p w14:paraId="245AC0C6" w14:textId="2EF960AC" w:rsidR="00BC0405" w:rsidRDefault="0099564E" w:rsidP="00486765">
      <w:pPr>
        <w:pStyle w:val="Specification"/>
        <w:rPr>
          <w:sz w:val="22"/>
        </w:rPr>
      </w:pPr>
      <w:ins w:id="469" w:author="Jonathan Bona" w:date="2012-05-03T23:30:00Z">
        <w:r w:rsidRPr="0099564E">
          <w:rPr>
            <w:rStyle w:val="Annotation"/>
            <w:rPrChange w:id="470" w:author="Jonathan Bona" w:date="2012-05-03T23:30:00Z">
              <w:rPr>
                <w:rStyle w:val="SpecificationType"/>
                <w:sz w:val="22"/>
              </w:rPr>
            </w:rPrChange>
          </w:rPr>
          <w:t>a(role)[</w:t>
        </w:r>
      </w:ins>
      <w:r w:rsidR="00236D40" w:rsidRPr="00486765">
        <w:rPr>
          <w:rStyle w:val="SpecificationType"/>
          <w:sz w:val="22"/>
        </w:rPr>
        <w:t>Elucidation</w:t>
      </w:r>
      <w:r w:rsidR="00236D40" w:rsidRPr="00486765">
        <w:rPr>
          <w:smallCaps/>
          <w:sz w:val="22"/>
        </w:rPr>
        <w:t>:</w:t>
      </w:r>
      <w:r w:rsidR="00BC2548" w:rsidRPr="00486765">
        <w:rPr>
          <w:sz w:val="22"/>
        </w:rPr>
        <w:t xml:space="preserve"> </w:t>
      </w:r>
      <w:r w:rsidR="00E32204" w:rsidRPr="00486765">
        <w:rPr>
          <w:i/>
          <w:sz w:val="22"/>
        </w:rPr>
        <w:t>a</w:t>
      </w:r>
      <w:r w:rsidR="00E32204" w:rsidRPr="00486765">
        <w:rPr>
          <w:sz w:val="22"/>
        </w:rPr>
        <w:t xml:space="preserve"> is a </w:t>
      </w:r>
      <w:r w:rsidR="00E32204" w:rsidRPr="00486765">
        <w:rPr>
          <w:i/>
          <w:sz w:val="22"/>
        </w:rPr>
        <w:t>role</w:t>
      </w:r>
      <w:r w:rsidR="007A4DDC" w:rsidRPr="00486765">
        <w:rPr>
          <w:i/>
          <w:sz w:val="22"/>
        </w:rPr>
        <w:t xml:space="preserve"> </w:t>
      </w:r>
      <w:r w:rsidR="00BC2548" w:rsidRPr="00486765">
        <w:rPr>
          <w:sz w:val="22"/>
        </w:rPr>
        <w:t>means:</w:t>
      </w:r>
      <w:r w:rsidR="007A4DDC" w:rsidRPr="00486765">
        <w:rPr>
          <w:sz w:val="22"/>
        </w:rPr>
        <w:t xml:space="preserve"> </w:t>
      </w:r>
    </w:p>
    <w:p w14:paraId="1B422798" w14:textId="75C855AB" w:rsidR="00BC0405" w:rsidRDefault="00E32204"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realizable</w:t>
      </w:r>
      <w:r w:rsidR="00465C17" w:rsidRPr="00486765">
        <w:rPr>
          <w:i/>
          <w:sz w:val="22"/>
        </w:rPr>
        <w:t xml:space="preserve"> entity</w:t>
      </w:r>
      <w:r w:rsidRPr="00486765">
        <w:rPr>
          <w:sz w:val="22"/>
        </w:rPr>
        <w:t xml:space="preserve"> </w:t>
      </w:r>
    </w:p>
    <w:p w14:paraId="0C59387E" w14:textId="1400B3F3"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E32204" w:rsidRPr="00486765">
        <w:rPr>
          <w:sz w:val="22"/>
        </w:rPr>
        <w:t xml:space="preserve">exists because </w:t>
      </w:r>
      <w:r>
        <w:rPr>
          <w:sz w:val="22"/>
        </w:rPr>
        <w:t xml:space="preserve">there is some single </w:t>
      </w:r>
      <w:r w:rsidR="00E32204" w:rsidRPr="00486765">
        <w:rPr>
          <w:sz w:val="22"/>
        </w:rPr>
        <w:t xml:space="preserve">bearer </w:t>
      </w:r>
      <w:r>
        <w:rPr>
          <w:sz w:val="22"/>
        </w:rPr>
        <w:t xml:space="preserve">that </w:t>
      </w:r>
      <w:r w:rsidR="00E32204" w:rsidRPr="00486765">
        <w:rPr>
          <w:sz w:val="22"/>
        </w:rPr>
        <w:t>is in some special physical, social, or institutional set of circumstances in which th</w:t>
      </w:r>
      <w:r>
        <w:rPr>
          <w:sz w:val="22"/>
        </w:rPr>
        <w:t>is</w:t>
      </w:r>
      <w:r w:rsidR="00E32204" w:rsidRPr="00486765">
        <w:rPr>
          <w:sz w:val="22"/>
        </w:rPr>
        <w:t xml:space="preserve"> bearer does not have to be</w:t>
      </w:r>
    </w:p>
    <w:p w14:paraId="3420105B" w14:textId="2FFE6F2B" w:rsidR="00367B48" w:rsidRPr="0048676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Pr="00B23775">
        <w:rPr>
          <w:sz w:val="22"/>
        </w:rPr>
        <w:t>is</w:t>
      </w:r>
      <w:r>
        <w:rPr>
          <w:i/>
          <w:sz w:val="22"/>
        </w:rPr>
        <w:t xml:space="preserve"> </w:t>
      </w:r>
      <w:r w:rsidR="00E32204" w:rsidRPr="00486765">
        <w:rPr>
          <w:sz w:val="22"/>
        </w:rPr>
        <w:t>not such that, if it ceases to exist, then the physical make-up of the bearer is thereby changed.</w:t>
      </w:r>
      <w:r w:rsidR="006D323D">
        <w:rPr>
          <w:sz w:val="22"/>
        </w:rPr>
        <w:t xml:space="preserve"> [061-001]</w:t>
      </w:r>
      <w:ins w:id="471" w:author="Jonathan Bona" w:date="2012-05-03T23:30:00Z">
        <w:r w:rsidR="0099564E" w:rsidRPr="0099564E">
          <w:rPr>
            <w:rStyle w:val="Annotation"/>
            <w:rPrChange w:id="472" w:author="Jonathan Bona" w:date="2012-05-03T23:30:00Z">
              <w:rPr>
                <w:sz w:val="22"/>
              </w:rPr>
            </w:rPrChange>
          </w:rPr>
          <w:t>]</w:t>
        </w:r>
      </w:ins>
    </w:p>
    <w:p w14:paraId="59170B45" w14:textId="77777777" w:rsidR="00BC0405" w:rsidRDefault="00BC0405">
      <w:pPr>
        <w:pStyle w:val="Specification"/>
        <w:rPr>
          <w:rStyle w:val="SpecificationType"/>
          <w:sz w:val="22"/>
        </w:rPr>
      </w:pPr>
    </w:p>
    <w:p w14:paraId="7D946651" w14:textId="5E292E5B" w:rsidR="00BC4A0D" w:rsidRPr="00486765" w:rsidRDefault="0099564E">
      <w:pPr>
        <w:pStyle w:val="Specification"/>
        <w:rPr>
          <w:sz w:val="22"/>
        </w:rPr>
      </w:pPr>
      <w:proofErr w:type="gramStart"/>
      <w:ins w:id="473" w:author="Jonathan Bona" w:date="2012-05-03T23:31:00Z">
        <w:r w:rsidRPr="00476F65">
          <w:rPr>
            <w:rStyle w:val="Annotation"/>
          </w:rPr>
          <w:t>a</w:t>
        </w:r>
      </w:ins>
      <w:ins w:id="474" w:author="Jonathan Bona" w:date="2012-05-04T14:41:00Z">
        <w:r w:rsidR="003E647D">
          <w:rPr>
            <w:rStyle w:val="Annotation"/>
          </w:rPr>
          <w:t>s</w:t>
        </w:r>
      </w:ins>
      <w:proofErr w:type="gramEnd"/>
      <w:ins w:id="475" w:author="Jonathan Bona" w:date="2012-05-03T23:31:00Z">
        <w:r w:rsidRPr="00476F65">
          <w:rPr>
            <w:rStyle w:val="Annotation"/>
          </w:rPr>
          <w:t>(role)[</w:t>
        </w:r>
      </w:ins>
      <w:r w:rsidR="00BC4A0D" w:rsidRPr="00486765">
        <w:rPr>
          <w:rStyle w:val="SpecificationType"/>
          <w:sz w:val="22"/>
        </w:rPr>
        <w:t>Examples</w:t>
      </w:r>
      <w:r w:rsidR="00BC4A0D" w:rsidRPr="00486765">
        <w:rPr>
          <w:sz w:val="22"/>
        </w:rPr>
        <w:t>:</w:t>
      </w:r>
    </w:p>
    <w:p w14:paraId="412637D9" w14:textId="6CE44926"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priest role </w:t>
      </w:r>
      <w:ins w:id="476" w:author="Jonathan Bona" w:date="2012-05-04T14:41:00Z">
        <w:r w:rsidR="003E647D" w:rsidRPr="003E647D">
          <w:rPr>
            <w:rStyle w:val="Annotation"/>
            <w:rPrChange w:id="477" w:author="Jonathan Bona" w:date="2012-05-04T14:41:00Z">
              <w:rPr>
                <w:sz w:val="22"/>
              </w:rPr>
            </w:rPrChange>
          </w:rPr>
          <w:t>\</w:t>
        </w:r>
      </w:ins>
    </w:p>
    <w:p w14:paraId="72395493" w14:textId="4D83D62F"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student role</w:t>
      </w:r>
      <w:ins w:id="478" w:author="Jonathan Bona" w:date="2012-05-04T14:41:00Z">
        <w:r w:rsidR="003E647D" w:rsidRPr="007539EB">
          <w:rPr>
            <w:rStyle w:val="Annotation"/>
          </w:rPr>
          <w:t>\</w:t>
        </w:r>
      </w:ins>
    </w:p>
    <w:p w14:paraId="1C6E75F4" w14:textId="55BCACF4" w:rsidR="00BC4A0D" w:rsidRPr="00486765"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subject in a clinical trial</w:t>
      </w:r>
      <w:ins w:id="479" w:author="Jonathan Bona" w:date="2012-05-04T14:41:00Z">
        <w:r w:rsidR="003E647D" w:rsidRPr="007539EB">
          <w:rPr>
            <w:rStyle w:val="Annotation"/>
          </w:rPr>
          <w:t>\</w:t>
        </w:r>
      </w:ins>
    </w:p>
    <w:p w14:paraId="54AFD081" w14:textId="4243EB5A" w:rsidR="00BC4A0D" w:rsidRDefault="00BC4A0D" w:rsidP="006C702A">
      <w:pPr>
        <w:pStyle w:val="Specification"/>
        <w:numPr>
          <w:ilvl w:val="0"/>
          <w:numId w:val="18"/>
        </w:numPr>
        <w:rPr>
          <w:sz w:val="22"/>
        </w:rPr>
      </w:pPr>
      <w:proofErr w:type="gramStart"/>
      <w:r w:rsidRPr="00486765">
        <w:rPr>
          <w:sz w:val="22"/>
        </w:rPr>
        <w:t>the</w:t>
      </w:r>
      <w:proofErr w:type="gramEnd"/>
      <w:r w:rsidRPr="00486765">
        <w:rPr>
          <w:sz w:val="22"/>
        </w:rPr>
        <w:t xml:space="preserve"> role of a stone in marking a boundary</w:t>
      </w:r>
      <w:ins w:id="480" w:author="Jonathan Bona" w:date="2012-05-04T14:41:00Z">
        <w:r w:rsidR="003E647D" w:rsidRPr="007539EB">
          <w:rPr>
            <w:rStyle w:val="Annotation"/>
          </w:rPr>
          <w:t>\</w:t>
        </w:r>
      </w:ins>
    </w:p>
    <w:p w14:paraId="070493A3" w14:textId="42BBCFF6" w:rsidR="00747D64" w:rsidRPr="00486765" w:rsidRDefault="00747D64" w:rsidP="006C702A">
      <w:pPr>
        <w:pStyle w:val="Specification"/>
        <w:numPr>
          <w:ilvl w:val="0"/>
          <w:numId w:val="18"/>
        </w:numPr>
        <w:rPr>
          <w:sz w:val="22"/>
        </w:rPr>
      </w:pPr>
      <w:proofErr w:type="gramStart"/>
      <w:r>
        <w:rPr>
          <w:sz w:val="22"/>
        </w:rPr>
        <w:t>the</w:t>
      </w:r>
      <w:proofErr w:type="gramEnd"/>
      <w:r>
        <w:rPr>
          <w:sz w:val="22"/>
        </w:rPr>
        <w:t xml:space="preserve"> role of a building in serving as a military target</w:t>
      </w:r>
      <w:ins w:id="481" w:author="Jonathan Bona" w:date="2012-05-03T23:31:00Z">
        <w:r w:rsidR="0099564E" w:rsidRPr="0099564E">
          <w:rPr>
            <w:rStyle w:val="Annotation"/>
            <w:rPrChange w:id="482" w:author="Jonathan Bona" w:date="2012-05-03T23:31:00Z">
              <w:rPr>
                <w:sz w:val="22"/>
              </w:rPr>
            </w:rPrChange>
          </w:rPr>
          <w:t>]</w:t>
        </w:r>
      </w:ins>
    </w:p>
    <w:p w14:paraId="1DFCF8CB" w14:textId="77777777" w:rsidR="0046137A" w:rsidRPr="00B56876" w:rsidRDefault="0046137A" w:rsidP="00486765"/>
    <w:p w14:paraId="2D1761B5" w14:textId="5043599E" w:rsidR="00E32204" w:rsidRDefault="00E32204" w:rsidP="00486765">
      <w:pPr>
        <w:rPr>
          <w:sz w:val="22"/>
        </w:rPr>
      </w:pPr>
      <w:r w:rsidRPr="00486765">
        <w:rPr>
          <w:sz w:val="22"/>
        </w:rPr>
        <w:t xml:space="preserve">‘Role’ is another name for what we might call an </w:t>
      </w:r>
      <w:r w:rsidRPr="00486765">
        <w:rPr>
          <w:rFonts w:ascii="Times New Roman Italic" w:hAnsi="Times New Roman Italic" w:hint="eastAsia"/>
          <w:sz w:val="22"/>
        </w:rPr>
        <w:t>extrinsic</w:t>
      </w:r>
      <w:r w:rsidRPr="00486765">
        <w:rPr>
          <w:sz w:val="22"/>
        </w:rPr>
        <w:t xml:space="preserve"> or </w:t>
      </w:r>
      <w:proofErr w:type="gramStart"/>
      <w:r w:rsidRPr="00486765">
        <w:rPr>
          <w:rFonts w:ascii="Times New Roman Italic" w:hAnsi="Times New Roman Italic" w:hint="eastAsia"/>
          <w:sz w:val="22"/>
        </w:rPr>
        <w:t>externally-grounded</w:t>
      </w:r>
      <w:proofErr w:type="gramEnd"/>
      <w:r w:rsidRPr="00486765">
        <w:rPr>
          <w:rFonts w:ascii="Times New Roman Italic" w:hAnsi="Times New Roman Italic" w:hint="eastAsia"/>
          <w:sz w:val="22"/>
        </w:rPr>
        <w:t xml:space="preserve"> </w:t>
      </w:r>
      <w:r w:rsidRPr="00486765">
        <w:rPr>
          <w:sz w:val="22"/>
        </w:rPr>
        <w:t>realizable</w:t>
      </w:r>
      <w:r w:rsidR="00465C17" w:rsidRPr="00486765">
        <w:rPr>
          <w:sz w:val="22"/>
        </w:rPr>
        <w:t xml:space="preserve"> entity</w:t>
      </w:r>
      <w:r w:rsidRPr="00486765">
        <w:rPr>
          <w:sz w:val="22"/>
        </w:rPr>
        <w:t>. An</w:t>
      </w:r>
      <w:r w:rsidR="00465C17" w:rsidRPr="00486765">
        <w:rPr>
          <w:sz w:val="22"/>
        </w:rPr>
        <w:t xml:space="preserve"> entity</w:t>
      </w:r>
      <w:r w:rsidRPr="00486765">
        <w:rPr>
          <w:sz w:val="22"/>
        </w:rPr>
        <w:t xml:space="preserve"> </w:t>
      </w:r>
      <w:r w:rsidR="00687850" w:rsidRPr="00486765">
        <w:rPr>
          <w:sz w:val="22"/>
        </w:rPr>
        <w:t xml:space="preserve">has </w:t>
      </w:r>
      <w:r w:rsidRPr="00486765">
        <w:rPr>
          <w:sz w:val="22"/>
        </w:rPr>
        <w:t xml:space="preserve">a </w:t>
      </w:r>
      <w:r w:rsidR="00687850" w:rsidRPr="00486765">
        <w:rPr>
          <w:sz w:val="22"/>
        </w:rPr>
        <w:t xml:space="preserve">certain </w:t>
      </w:r>
      <w:r w:rsidRPr="00486765">
        <w:rPr>
          <w:sz w:val="22"/>
        </w:rPr>
        <w:t>role not because of the way it itself is, but because of something that</w:t>
      </w:r>
      <w:r w:rsidR="00192689" w:rsidRPr="00486765">
        <w:rPr>
          <w:sz w:val="22"/>
        </w:rPr>
        <w:t xml:space="preserve"> happens or obtains externally, for example a student is enrolled in an institution of learning, a patient is enrolled in a clinical trial. </w:t>
      </w:r>
    </w:p>
    <w:p w14:paraId="110D3E7A" w14:textId="442281DF" w:rsidR="00BC0405" w:rsidRPr="00B56876" w:rsidRDefault="00BC0405" w:rsidP="00486765">
      <w:r>
        <w:rPr>
          <w:sz w:val="22"/>
        </w:rPr>
        <w:t>There are no relational roles. Thus each role is the role of exactly one bearer.</w:t>
      </w:r>
    </w:p>
    <w:p w14:paraId="6D8F19CE" w14:textId="65303D05" w:rsidR="00BC2548" w:rsidRPr="00486765" w:rsidRDefault="00BC2548">
      <w:pPr>
        <w:rPr>
          <w:b/>
          <w:sz w:val="22"/>
        </w:rPr>
      </w:pPr>
      <w:r w:rsidRPr="00486765">
        <w:rPr>
          <w:b/>
          <w:sz w:val="22"/>
        </w:rPr>
        <w:t>Optionality of Roles</w:t>
      </w:r>
    </w:p>
    <w:p w14:paraId="25DDF3BE" w14:textId="4E78F0F6" w:rsidR="00E32204" w:rsidRPr="00486765" w:rsidRDefault="00BC2548">
      <w:pPr>
        <w:rPr>
          <w:sz w:val="22"/>
        </w:rPr>
      </w:pPr>
      <w:r w:rsidRPr="00486765">
        <w:rPr>
          <w:sz w:val="22"/>
        </w:rPr>
        <w:lastRenderedPageBreak/>
        <w:t>Because a role is not a consequence of the in-built physical make-up of its bearer, r</w:t>
      </w:r>
      <w:r w:rsidR="00E32204" w:rsidRPr="00486765">
        <w:rPr>
          <w:sz w:val="22"/>
        </w:rPr>
        <w:t xml:space="preserve">oles are </w:t>
      </w:r>
      <w:r w:rsidR="00E32204" w:rsidRPr="00486765">
        <w:rPr>
          <w:i/>
          <w:sz w:val="22"/>
        </w:rPr>
        <w:t>optional</w:t>
      </w:r>
      <w:r w:rsidR="00760F91" w:rsidRPr="00486765">
        <w:rPr>
          <w:sz w:val="22"/>
        </w:rPr>
        <w:t xml:space="preserve"> in the sense that the bearer of a role </w:t>
      </w:r>
      <w:r w:rsidR="000D245E" w:rsidRPr="00486765">
        <w:rPr>
          <w:sz w:val="22"/>
        </w:rPr>
        <w:t>can lose this</w:t>
      </w:r>
      <w:r w:rsidR="00E32204" w:rsidRPr="00486765">
        <w:rPr>
          <w:sz w:val="22"/>
        </w:rPr>
        <w:t xml:space="preserve"> role without being </w:t>
      </w:r>
      <w:r w:rsidRPr="00486765">
        <w:rPr>
          <w:sz w:val="22"/>
        </w:rPr>
        <w:t xml:space="preserve">thereby </w:t>
      </w:r>
      <w:r w:rsidR="00E32204" w:rsidRPr="00486765">
        <w:rPr>
          <w:sz w:val="22"/>
        </w:rPr>
        <w:t>physically changed.</w:t>
      </w:r>
      <w:r w:rsidRPr="00486765">
        <w:rPr>
          <w:sz w:val="22"/>
        </w:rPr>
        <w:t xml:space="preserve"> </w:t>
      </w:r>
      <w:r w:rsidR="00C677CC" w:rsidRPr="00486765">
        <w:rPr>
          <w:sz w:val="22"/>
        </w:rPr>
        <w:t>If the role ceases to exist, then it is not the case that the bearer must also cease to exist. The bearer is not existentially dependent on the role</w:t>
      </w:r>
      <w:r w:rsidR="00151755" w:rsidRPr="00486765">
        <w:rPr>
          <w:sz w:val="22"/>
        </w:rPr>
        <w:t xml:space="preserve">. </w:t>
      </w:r>
    </w:p>
    <w:p w14:paraId="62FC9D22" w14:textId="09177508" w:rsidR="00E32204" w:rsidRPr="00486765" w:rsidRDefault="00687850">
      <w:pPr>
        <w:rPr>
          <w:sz w:val="22"/>
        </w:rPr>
      </w:pPr>
      <w:r w:rsidRPr="00486765">
        <w:rPr>
          <w:sz w:val="22"/>
        </w:rPr>
        <w:t>R</w:t>
      </w:r>
      <w:r w:rsidR="00BC2548" w:rsidRPr="00486765">
        <w:rPr>
          <w:sz w:val="22"/>
        </w:rPr>
        <w:t>oles</w:t>
      </w:r>
      <w:r w:rsidRPr="00486765">
        <w:rPr>
          <w:sz w:val="22"/>
        </w:rPr>
        <w:t xml:space="preserve"> characteristically </w:t>
      </w:r>
      <w:r w:rsidR="00BC2548" w:rsidRPr="00486765">
        <w:rPr>
          <w:sz w:val="22"/>
        </w:rPr>
        <w:t xml:space="preserve">involve some form of social ascription or </w:t>
      </w:r>
      <w:r w:rsidR="00151755" w:rsidRPr="00486765">
        <w:rPr>
          <w:sz w:val="22"/>
        </w:rPr>
        <w:t xml:space="preserve">imputation. </w:t>
      </w:r>
    </w:p>
    <w:p w14:paraId="4EDC75E5" w14:textId="20F3C5DF" w:rsidR="00BC2548" w:rsidRPr="00486765" w:rsidRDefault="00BC2548">
      <w:pPr>
        <w:rPr>
          <w:b/>
          <w:sz w:val="22"/>
        </w:rPr>
      </w:pPr>
      <w:r w:rsidRPr="00486765">
        <w:rPr>
          <w:b/>
          <w:sz w:val="22"/>
        </w:rPr>
        <w:t>H</w:t>
      </w:r>
      <w:r w:rsidR="0064627E" w:rsidRPr="00486765">
        <w:rPr>
          <w:b/>
          <w:sz w:val="22"/>
        </w:rPr>
        <w:t>aving a role vs. playing a role</w:t>
      </w:r>
    </w:p>
    <w:p w14:paraId="777DF8DF" w14:textId="63F174F1" w:rsidR="002465A4" w:rsidRPr="00486765" w:rsidRDefault="00760F91">
      <w:pPr>
        <w:rPr>
          <w:sz w:val="22"/>
        </w:rPr>
      </w:pPr>
      <w:r w:rsidRPr="00486765">
        <w:rPr>
          <w:sz w:val="22"/>
        </w:rPr>
        <w:t>An</w:t>
      </w:r>
      <w:r w:rsidR="00465C17" w:rsidRPr="00486765">
        <w:rPr>
          <w:sz w:val="22"/>
        </w:rPr>
        <w:t xml:space="preserve"> entity</w:t>
      </w:r>
      <w:r w:rsidRPr="00486765">
        <w:rPr>
          <w:sz w:val="22"/>
        </w:rPr>
        <w:t xml:space="preserve"> can play a role, as when a passenger plays the role of a pilot on a commercial plane in an emergency, or a pyramidal neuron plays the role occupied by a damag</w:t>
      </w:r>
      <w:r w:rsidR="007A4DDC" w:rsidRPr="00486765">
        <w:rPr>
          <w:sz w:val="22"/>
        </w:rPr>
        <w:t xml:space="preserve">ed stellar neuron in the brain; </w:t>
      </w:r>
      <w:r w:rsidRPr="00486765">
        <w:rPr>
          <w:sz w:val="22"/>
        </w:rPr>
        <w:t xml:space="preserve">but neither the person nor the pyramidal neuron </w:t>
      </w:r>
      <w:r w:rsidRPr="00486765">
        <w:rPr>
          <w:rFonts w:ascii="Times New Roman Italic" w:hAnsi="Times New Roman Italic"/>
          <w:sz w:val="22"/>
        </w:rPr>
        <w:t>have</w:t>
      </w:r>
      <w:r w:rsidR="00480A86" w:rsidRPr="00486765">
        <w:rPr>
          <w:sz w:val="22"/>
        </w:rPr>
        <w:t xml:space="preserve"> those roles. </w:t>
      </w:r>
    </w:p>
    <w:p w14:paraId="36C183AA" w14:textId="689858B3" w:rsidR="00760F91" w:rsidRPr="00486765" w:rsidRDefault="0046137A" w:rsidP="006C702A">
      <w:pPr>
        <w:pStyle w:val="Heading4"/>
        <w:numPr>
          <w:ilvl w:val="3"/>
          <w:numId w:val="1"/>
        </w:numPr>
        <w:rPr>
          <w:sz w:val="22"/>
        </w:rPr>
      </w:pPr>
      <w:bookmarkStart w:id="483" w:name="_Toc313270719"/>
      <w:r w:rsidRPr="00486765">
        <w:rPr>
          <w:sz w:val="22"/>
        </w:rPr>
        <w:t xml:space="preserve"> </w:t>
      </w:r>
      <w:bookmarkStart w:id="484" w:name="_Toc319326124"/>
      <w:r w:rsidR="00760F91" w:rsidRPr="00486765">
        <w:rPr>
          <w:sz w:val="22"/>
        </w:rPr>
        <w:t>Disposition (Internally-Grounded Realizable</w:t>
      </w:r>
      <w:r w:rsidR="00465C17" w:rsidRPr="00486765">
        <w:rPr>
          <w:sz w:val="22"/>
        </w:rPr>
        <w:t xml:space="preserve"> entity</w:t>
      </w:r>
      <w:r w:rsidR="00760F91" w:rsidRPr="00486765">
        <w:rPr>
          <w:sz w:val="22"/>
        </w:rPr>
        <w:t>)</w:t>
      </w:r>
      <w:bookmarkEnd w:id="483"/>
      <w:bookmarkEnd w:id="484"/>
    </w:p>
    <w:p w14:paraId="38E4E5F4" w14:textId="77777777" w:rsidR="00D871F1" w:rsidRPr="00486765" w:rsidRDefault="00D871F1" w:rsidP="00486765">
      <w:pPr>
        <w:pStyle w:val="ListParagraph"/>
        <w:rPr>
          <w:sz w:val="22"/>
        </w:rPr>
      </w:pPr>
    </w:p>
    <w:p w14:paraId="58DD757D" w14:textId="41A65E6E" w:rsidR="00BC0405" w:rsidRDefault="00F15BDE" w:rsidP="00486765">
      <w:pPr>
        <w:pStyle w:val="Specification"/>
        <w:rPr>
          <w:sz w:val="22"/>
        </w:rPr>
      </w:pPr>
      <w:ins w:id="485" w:author="Jonathan Bona" w:date="2012-05-03T23:32:00Z">
        <w:r w:rsidRPr="00F15BDE">
          <w:rPr>
            <w:rStyle w:val="Annotation"/>
            <w:rPrChange w:id="486" w:author="Jonathan Bona" w:date="2012-05-03T23:32:00Z">
              <w:rPr>
                <w:rStyle w:val="SpecificationType"/>
                <w:sz w:val="22"/>
              </w:rPr>
            </w:rPrChange>
          </w:rPr>
          <w:t>a(disposition)[</w:t>
        </w:r>
      </w:ins>
      <w:r w:rsidR="00236D40" w:rsidRPr="00486765">
        <w:rPr>
          <w:rStyle w:val="SpecificationType"/>
          <w:sz w:val="22"/>
        </w:rPr>
        <w:t>Elucidation</w:t>
      </w:r>
      <w:r w:rsidR="00236D40" w:rsidRPr="00486765">
        <w:rPr>
          <w:smallCaps/>
          <w:sz w:val="22"/>
        </w:rPr>
        <w:t>:</w:t>
      </w:r>
      <w:r w:rsidR="000D245E" w:rsidRPr="00486765">
        <w:rPr>
          <w:sz w:val="22"/>
        </w:rPr>
        <w:t xml:space="preserve"> </w:t>
      </w:r>
      <w:r w:rsidR="00D871F1" w:rsidRPr="00486765">
        <w:rPr>
          <w:i/>
          <w:sz w:val="22"/>
        </w:rPr>
        <w:t xml:space="preserve">a </w:t>
      </w:r>
      <w:r w:rsidR="00D871F1" w:rsidRPr="00486765">
        <w:rPr>
          <w:sz w:val="22"/>
        </w:rPr>
        <w:t xml:space="preserve">is a </w:t>
      </w:r>
      <w:r w:rsidR="00D871F1" w:rsidRPr="00486765">
        <w:rPr>
          <w:rFonts w:ascii="Times New Roman Italic" w:hAnsi="Times New Roman Italic"/>
          <w:sz w:val="22"/>
        </w:rPr>
        <w:t>disposition</w:t>
      </w:r>
      <w:r w:rsidR="007A4DDC" w:rsidRPr="00486765">
        <w:rPr>
          <w:rFonts w:ascii="Times New Roman Italic" w:hAnsi="Times New Roman Italic"/>
          <w:sz w:val="22"/>
        </w:rPr>
        <w:t xml:space="preserve"> </w:t>
      </w:r>
      <w:r w:rsidR="000D245E" w:rsidRPr="00486765">
        <w:rPr>
          <w:sz w:val="22"/>
        </w:rPr>
        <w:t>means:</w:t>
      </w:r>
      <w:r w:rsidR="007A4DDC" w:rsidRPr="00486765">
        <w:rPr>
          <w:sz w:val="22"/>
        </w:rPr>
        <w:t xml:space="preserve"> </w:t>
      </w:r>
    </w:p>
    <w:p w14:paraId="35E9A72E" w14:textId="77777777" w:rsidR="00BC0405" w:rsidRDefault="00D871F1" w:rsidP="00B23775">
      <w:pPr>
        <w:pStyle w:val="Specification"/>
        <w:ind w:firstLine="720"/>
        <w:rPr>
          <w:sz w:val="22"/>
        </w:rPr>
      </w:pPr>
      <w:proofErr w:type="gramStart"/>
      <w:r w:rsidRPr="00486765">
        <w:rPr>
          <w:i/>
          <w:sz w:val="22"/>
        </w:rPr>
        <w:t>a</w:t>
      </w:r>
      <w:proofErr w:type="gramEnd"/>
      <w:r w:rsidRPr="00486765">
        <w:rPr>
          <w:i/>
          <w:sz w:val="22"/>
        </w:rPr>
        <w:t xml:space="preserve"> </w:t>
      </w:r>
      <w:r w:rsidRPr="00486765">
        <w:rPr>
          <w:sz w:val="22"/>
        </w:rPr>
        <w:t xml:space="preserve">is a realizable entity </w:t>
      </w:r>
    </w:p>
    <w:p w14:paraId="36EA954F" w14:textId="2F3A210A" w:rsidR="00BC0405" w:rsidRDefault="00BC0405" w:rsidP="00B23775">
      <w:pPr>
        <w:pStyle w:val="Specification"/>
        <w:ind w:firstLine="720"/>
        <w:rPr>
          <w:sz w:val="22"/>
        </w:rPr>
      </w:pPr>
      <w:r>
        <w:rPr>
          <w:sz w:val="22"/>
        </w:rPr>
        <w:t xml:space="preserve">&amp; </w:t>
      </w:r>
      <w:proofErr w:type="gramStart"/>
      <w:r>
        <w:rPr>
          <w:i/>
          <w:sz w:val="22"/>
        </w:rPr>
        <w:t>a</w:t>
      </w:r>
      <w:proofErr w:type="gramEnd"/>
      <w:r>
        <w:rPr>
          <w:i/>
          <w:sz w:val="22"/>
        </w:rPr>
        <w:t xml:space="preserve"> </w:t>
      </w:r>
      <w:r w:rsidR="00D871F1" w:rsidRPr="00486765">
        <w:rPr>
          <w:sz w:val="22"/>
        </w:rPr>
        <w:t xml:space="preserve">is such that if it ceases to exist, then its bearer is physically changed, </w:t>
      </w:r>
    </w:p>
    <w:p w14:paraId="5AAD95A3" w14:textId="2E7B2B06" w:rsidR="00BC0405" w:rsidRDefault="00BC0405" w:rsidP="00B23775">
      <w:pPr>
        <w:pStyle w:val="Specification"/>
        <w:ind w:firstLine="720"/>
        <w:rPr>
          <w:sz w:val="22"/>
        </w:rPr>
      </w:pPr>
      <w:r>
        <w:rPr>
          <w:sz w:val="22"/>
        </w:rPr>
        <w:t xml:space="preserve">&amp; </w:t>
      </w:r>
      <w:proofErr w:type="gramStart"/>
      <w:r w:rsidRPr="00B23775">
        <w:rPr>
          <w:sz w:val="22"/>
        </w:rPr>
        <w:t>a</w:t>
      </w:r>
      <w:proofErr w:type="gramEnd"/>
      <w:r>
        <w:rPr>
          <w:sz w:val="22"/>
        </w:rPr>
        <w:t xml:space="preserve">’s </w:t>
      </w:r>
      <w:r w:rsidR="00D871F1" w:rsidRPr="00486765">
        <w:rPr>
          <w:sz w:val="22"/>
        </w:rPr>
        <w:t xml:space="preserve">realization occurs when </w:t>
      </w:r>
      <w:r w:rsidR="005C0DCE" w:rsidRPr="00486765">
        <w:rPr>
          <w:rFonts w:ascii="Times New Roman" w:hAnsi="Times New Roman"/>
          <w:sz w:val="22"/>
        </w:rPr>
        <w:t xml:space="preserve">and because </w:t>
      </w:r>
      <w:r w:rsidR="00D871F1" w:rsidRPr="00486765">
        <w:rPr>
          <w:sz w:val="22"/>
        </w:rPr>
        <w:t xml:space="preserve">this bearer is in some special physical circumstances, </w:t>
      </w:r>
    </w:p>
    <w:p w14:paraId="40568946" w14:textId="0988014B" w:rsidR="00D871F1" w:rsidRPr="00486765" w:rsidRDefault="00BC0405" w:rsidP="00B23775">
      <w:pPr>
        <w:pStyle w:val="Specification"/>
        <w:ind w:firstLine="720"/>
        <w:rPr>
          <w:rStyle w:val="Strong1"/>
          <w:rFonts w:ascii="Times New Roman" w:hAnsi="Times New Roman" w:cstheme="majorBidi"/>
          <w:b/>
          <w:bCs/>
          <w:i/>
          <w:iCs/>
          <w:sz w:val="22"/>
        </w:rPr>
      </w:pPr>
      <w:r>
        <w:rPr>
          <w:sz w:val="22"/>
        </w:rPr>
        <w:t xml:space="preserve">&amp; </w:t>
      </w:r>
      <w:proofErr w:type="gramStart"/>
      <w:r w:rsidR="00D871F1" w:rsidRPr="00486765">
        <w:rPr>
          <w:sz w:val="22"/>
        </w:rPr>
        <w:t>this</w:t>
      </w:r>
      <w:proofErr w:type="gramEnd"/>
      <w:r w:rsidR="00D871F1" w:rsidRPr="00486765">
        <w:rPr>
          <w:sz w:val="22"/>
        </w:rPr>
        <w:t xml:space="preserve"> realization occurs in virtue of the bearer’s physical make-up.</w:t>
      </w:r>
      <w:r w:rsidR="006D323D">
        <w:rPr>
          <w:sz w:val="22"/>
        </w:rPr>
        <w:t xml:space="preserve"> [062-001]</w:t>
      </w:r>
      <w:ins w:id="487" w:author="Jonathan Bona" w:date="2012-05-03T23:32:00Z">
        <w:r w:rsidR="00F15BDE" w:rsidRPr="00F15BDE">
          <w:rPr>
            <w:rStyle w:val="Annotation"/>
            <w:rPrChange w:id="488" w:author="Jonathan Bona" w:date="2012-05-03T23:33:00Z">
              <w:rPr>
                <w:sz w:val="22"/>
              </w:rPr>
            </w:rPrChange>
          </w:rPr>
          <w:t>]</w:t>
        </w:r>
      </w:ins>
    </w:p>
    <w:p w14:paraId="52DD0EC8" w14:textId="1A8FD8A4" w:rsidR="00760F91" w:rsidRPr="00486765" w:rsidRDefault="00F15BDE">
      <w:pPr>
        <w:pStyle w:val="Specification"/>
        <w:rPr>
          <w:sz w:val="22"/>
        </w:rPr>
      </w:pPr>
      <w:proofErr w:type="gramStart"/>
      <w:ins w:id="489" w:author="Jonathan Bona" w:date="2012-05-03T23:33:00Z">
        <w:r w:rsidRPr="00476F65">
          <w:rPr>
            <w:rStyle w:val="Annotation"/>
          </w:rPr>
          <w:t>a</w:t>
        </w:r>
      </w:ins>
      <w:ins w:id="490" w:author="Jonathan Bona" w:date="2012-05-04T14:42:00Z">
        <w:r w:rsidR="003E647D">
          <w:rPr>
            <w:rStyle w:val="Annotation"/>
          </w:rPr>
          <w:t>s</w:t>
        </w:r>
      </w:ins>
      <w:proofErr w:type="gramEnd"/>
      <w:ins w:id="491" w:author="Jonathan Bona" w:date="2012-05-03T23:33:00Z">
        <w:r w:rsidRPr="00476F65">
          <w:rPr>
            <w:rStyle w:val="Annotation"/>
          </w:rPr>
          <w:t>(disposition)[</w:t>
        </w:r>
      </w:ins>
      <w:r w:rsidR="00D871F1" w:rsidRPr="00486765">
        <w:rPr>
          <w:rStyle w:val="SpecificationType"/>
          <w:sz w:val="22"/>
        </w:rPr>
        <w:t>Examples</w:t>
      </w:r>
      <w:r w:rsidR="00D871F1" w:rsidRPr="00486765">
        <w:rPr>
          <w:sz w:val="22"/>
        </w:rPr>
        <w:t>:</w:t>
      </w:r>
    </w:p>
    <w:p w14:paraId="058CEC05" w14:textId="0856049A" w:rsidR="00760F91" w:rsidRPr="00486765" w:rsidRDefault="00760F91" w:rsidP="006C702A">
      <w:pPr>
        <w:pStyle w:val="Specification"/>
        <w:numPr>
          <w:ilvl w:val="0"/>
          <w:numId w:val="17"/>
        </w:numPr>
        <w:rPr>
          <w:sz w:val="22"/>
        </w:rPr>
      </w:pPr>
      <w:proofErr w:type="gramStart"/>
      <w:r w:rsidRPr="00486765">
        <w:rPr>
          <w:sz w:val="22"/>
        </w:rPr>
        <w:t>an</w:t>
      </w:r>
      <w:proofErr w:type="gramEnd"/>
      <w:r w:rsidRPr="00486765">
        <w:rPr>
          <w:sz w:val="22"/>
        </w:rPr>
        <w:t xml:space="preserve"> atom of element X has the disposition to decay</w:t>
      </w:r>
      <w:r w:rsidR="000D245E" w:rsidRPr="00486765">
        <w:rPr>
          <w:sz w:val="22"/>
        </w:rPr>
        <w:t xml:space="preserve"> to an atom of element Y</w:t>
      </w:r>
      <w:ins w:id="492" w:author="Jonathan Bona" w:date="2012-05-04T14:42:00Z">
        <w:r w:rsidR="003E647D" w:rsidRPr="003E647D">
          <w:rPr>
            <w:rStyle w:val="Annotation"/>
            <w:rPrChange w:id="493" w:author="Jonathan Bona" w:date="2012-05-04T14:42:00Z">
              <w:rPr>
                <w:sz w:val="22"/>
              </w:rPr>
            </w:rPrChange>
          </w:rPr>
          <w:t>\</w:t>
        </w:r>
      </w:ins>
    </w:p>
    <w:p w14:paraId="0A473BBC" w14:textId="4FB32970" w:rsidR="00760F91" w:rsidRPr="00486765" w:rsidRDefault="00760F91" w:rsidP="006C702A">
      <w:pPr>
        <w:pStyle w:val="Specification"/>
        <w:numPr>
          <w:ilvl w:val="0"/>
          <w:numId w:val="17"/>
        </w:numPr>
        <w:rPr>
          <w:sz w:val="22"/>
        </w:rPr>
      </w:pPr>
      <w:proofErr w:type="gramStart"/>
      <w:r w:rsidRPr="00486765">
        <w:rPr>
          <w:sz w:val="22"/>
        </w:rPr>
        <w:t>the</w:t>
      </w:r>
      <w:proofErr w:type="gramEnd"/>
      <w:r w:rsidRPr="00486765">
        <w:rPr>
          <w:sz w:val="22"/>
        </w:rPr>
        <w:t xml:space="preserve"> cell wall is disposed to filter chemical</w:t>
      </w:r>
      <w:r w:rsidR="000D245E" w:rsidRPr="00486765">
        <w:rPr>
          <w:sz w:val="22"/>
        </w:rPr>
        <w:t xml:space="preserve">s in </w:t>
      </w:r>
      <w:proofErr w:type="spellStart"/>
      <w:r w:rsidR="000D245E" w:rsidRPr="00486765">
        <w:rPr>
          <w:sz w:val="22"/>
        </w:rPr>
        <w:t>endocitosis</w:t>
      </w:r>
      <w:proofErr w:type="spellEnd"/>
      <w:r w:rsidR="000D245E" w:rsidRPr="00486765">
        <w:rPr>
          <w:sz w:val="22"/>
        </w:rPr>
        <w:t xml:space="preserve"> and </w:t>
      </w:r>
      <w:proofErr w:type="spellStart"/>
      <w:r w:rsidR="000D245E" w:rsidRPr="00486765">
        <w:rPr>
          <w:sz w:val="22"/>
        </w:rPr>
        <w:t>exocitosis</w:t>
      </w:r>
      <w:proofErr w:type="spellEnd"/>
      <w:ins w:id="494" w:author="Jonathan Bona" w:date="2012-05-04T14:42:00Z">
        <w:r w:rsidR="003E647D" w:rsidRPr="007539EB">
          <w:rPr>
            <w:rStyle w:val="Annotation"/>
          </w:rPr>
          <w:t>\</w:t>
        </w:r>
      </w:ins>
    </w:p>
    <w:p w14:paraId="69CB4C73" w14:textId="27499F35" w:rsidR="00760F91" w:rsidRPr="00486765" w:rsidRDefault="00760F91" w:rsidP="006C702A">
      <w:pPr>
        <w:pStyle w:val="Specification"/>
        <w:numPr>
          <w:ilvl w:val="0"/>
          <w:numId w:val="17"/>
        </w:numPr>
        <w:rPr>
          <w:sz w:val="22"/>
        </w:rPr>
      </w:pPr>
      <w:proofErr w:type="gramStart"/>
      <w:r w:rsidRPr="00486765">
        <w:rPr>
          <w:sz w:val="22"/>
        </w:rPr>
        <w:t>certain</w:t>
      </w:r>
      <w:proofErr w:type="gramEnd"/>
      <w:r w:rsidRPr="00486765">
        <w:rPr>
          <w:sz w:val="22"/>
        </w:rPr>
        <w:t xml:space="preserve"> people have a </w:t>
      </w:r>
      <w:r w:rsidR="007325BB" w:rsidRPr="00486765">
        <w:rPr>
          <w:sz w:val="22"/>
        </w:rPr>
        <w:t>pre</w:t>
      </w:r>
      <w:r w:rsidRPr="00486765">
        <w:rPr>
          <w:sz w:val="22"/>
        </w:rPr>
        <w:t>disposition to colon cancer</w:t>
      </w:r>
      <w:ins w:id="495" w:author="Jonathan Bona" w:date="2012-05-04T14:42:00Z">
        <w:r w:rsidR="003E647D" w:rsidRPr="007539EB">
          <w:rPr>
            <w:rStyle w:val="Annotation"/>
          </w:rPr>
          <w:t>\</w:t>
        </w:r>
      </w:ins>
    </w:p>
    <w:p w14:paraId="3740B79D" w14:textId="261A256F" w:rsidR="00760F91" w:rsidRPr="00486765" w:rsidRDefault="00760F91" w:rsidP="006C702A">
      <w:pPr>
        <w:pStyle w:val="Specification"/>
        <w:numPr>
          <w:ilvl w:val="0"/>
          <w:numId w:val="17"/>
        </w:numPr>
        <w:rPr>
          <w:sz w:val="22"/>
        </w:rPr>
      </w:pPr>
      <w:proofErr w:type="gramStart"/>
      <w:r w:rsidRPr="00486765">
        <w:rPr>
          <w:sz w:val="22"/>
        </w:rPr>
        <w:t>children</w:t>
      </w:r>
      <w:proofErr w:type="gramEnd"/>
      <w:r w:rsidRPr="00486765">
        <w:rPr>
          <w:sz w:val="22"/>
        </w:rPr>
        <w:t xml:space="preserve"> are innately disposed to categorize objects in certain ways.</w:t>
      </w:r>
      <w:ins w:id="496" w:author="Jonathan Bona" w:date="2012-05-03T23:33:00Z">
        <w:r w:rsidR="00F15BDE" w:rsidRPr="00F15BDE">
          <w:rPr>
            <w:rStyle w:val="Annotation"/>
            <w:rPrChange w:id="497" w:author="Jonathan Bona" w:date="2012-05-03T23:33:00Z">
              <w:rPr>
                <w:sz w:val="22"/>
              </w:rPr>
            </w:rPrChange>
          </w:rPr>
          <w:t>]</w:t>
        </w:r>
      </w:ins>
    </w:p>
    <w:p w14:paraId="103A7BF1" w14:textId="6F4B7E80" w:rsidR="00BC0405" w:rsidRPr="00B56876" w:rsidRDefault="00BC0405" w:rsidP="00B23775">
      <w:r w:rsidRPr="00B23775">
        <w:rPr>
          <w:sz w:val="22"/>
        </w:rPr>
        <w:lastRenderedPageBreak/>
        <w:t xml:space="preserve">There are no relational </w:t>
      </w:r>
      <w:r>
        <w:rPr>
          <w:sz w:val="22"/>
        </w:rPr>
        <w:t>dispositions</w:t>
      </w:r>
      <w:r w:rsidRPr="00B23775">
        <w:rPr>
          <w:sz w:val="22"/>
        </w:rPr>
        <w:t>. Thus each role is the role of exactly one bearer.</w:t>
      </w:r>
    </w:p>
    <w:p w14:paraId="48D0C1B9" w14:textId="77777777" w:rsidR="000B04F9" w:rsidRPr="00486765" w:rsidRDefault="000B04F9" w:rsidP="00486765">
      <w:pPr>
        <w:rPr>
          <w:sz w:val="22"/>
        </w:rPr>
      </w:pPr>
    </w:p>
    <w:p w14:paraId="0BA4BF2F" w14:textId="05638538" w:rsidR="00760F91" w:rsidRPr="00B56876" w:rsidRDefault="00760F91" w:rsidP="00486765">
      <w:r w:rsidRPr="00486765">
        <w:rPr>
          <w:sz w:val="22"/>
        </w:rPr>
        <w:t>Unlike roles, dispositions are not optional. If an</w:t>
      </w:r>
      <w:r w:rsidR="00465C17" w:rsidRPr="00486765">
        <w:rPr>
          <w:sz w:val="22"/>
        </w:rPr>
        <w:t xml:space="preserve"> entity</w:t>
      </w:r>
      <w:r w:rsidRPr="00486765">
        <w:rPr>
          <w:sz w:val="22"/>
        </w:rPr>
        <w:t xml:space="preserve"> is a certain way, then it has a</w:t>
      </w:r>
      <w:r w:rsidR="00CE6B56" w:rsidRPr="00486765">
        <w:rPr>
          <w:sz w:val="22"/>
        </w:rPr>
        <w:t xml:space="preserve"> certain disposition, and if its physical makeup is changed then it may lose that </w:t>
      </w:r>
      <w:r w:rsidRPr="00486765">
        <w:rPr>
          <w:sz w:val="22"/>
        </w:rPr>
        <w:t xml:space="preserve">disposition. A disposition </w:t>
      </w:r>
      <w:r w:rsidR="00CE6B56" w:rsidRPr="00486765">
        <w:rPr>
          <w:sz w:val="22"/>
        </w:rPr>
        <w:t xml:space="preserve">can for this reason </w:t>
      </w:r>
      <w:r w:rsidRPr="00486765">
        <w:rPr>
          <w:sz w:val="22"/>
        </w:rPr>
        <w:t xml:space="preserve">also </w:t>
      </w:r>
      <w:r w:rsidR="00CE6B56" w:rsidRPr="00486765">
        <w:rPr>
          <w:sz w:val="22"/>
        </w:rPr>
        <w:t xml:space="preserve">be referred to </w:t>
      </w:r>
      <w:r w:rsidRPr="00486765">
        <w:rPr>
          <w:sz w:val="22"/>
        </w:rPr>
        <w:t xml:space="preserve">as an </w:t>
      </w:r>
      <w:proofErr w:type="gramStart"/>
      <w:r w:rsidRPr="00486765">
        <w:rPr>
          <w:rFonts w:ascii="Times New Roman Italic" w:hAnsi="Times New Roman Italic" w:hint="eastAsia"/>
          <w:i/>
          <w:sz w:val="22"/>
        </w:rPr>
        <w:t>internally-grounded</w:t>
      </w:r>
      <w:proofErr w:type="gramEnd"/>
      <w:r w:rsidRPr="00486765">
        <w:rPr>
          <w:rFonts w:ascii="Times New Roman Italic" w:hAnsi="Times New Roman Italic" w:hint="eastAsia"/>
          <w:i/>
          <w:sz w:val="22"/>
        </w:rPr>
        <w:t xml:space="preserve"> </w:t>
      </w:r>
      <w:r w:rsidRPr="00486765">
        <w:rPr>
          <w:i/>
          <w:sz w:val="22"/>
        </w:rPr>
        <w:t>realizable</w:t>
      </w:r>
      <w:r w:rsidR="00465C17" w:rsidRPr="00486765">
        <w:rPr>
          <w:i/>
          <w:sz w:val="22"/>
        </w:rPr>
        <w:t xml:space="preserve"> entity</w:t>
      </w:r>
      <w:r w:rsidRPr="00486765">
        <w:rPr>
          <w:sz w:val="22"/>
        </w:rPr>
        <w:t>. That is, it is a realizable</w:t>
      </w:r>
      <w:r w:rsidR="007A4DDC" w:rsidRPr="00486765">
        <w:rPr>
          <w:sz w:val="22"/>
        </w:rPr>
        <w:t xml:space="preserve"> </w:t>
      </w:r>
      <w:r w:rsidR="00465C17" w:rsidRPr="00486765">
        <w:rPr>
          <w:sz w:val="22"/>
        </w:rPr>
        <w:t>entity</w:t>
      </w:r>
      <w:r w:rsidRPr="00486765">
        <w:rPr>
          <w:sz w:val="22"/>
        </w:rPr>
        <w:t xml:space="preserve"> that is a reflection of the </w:t>
      </w:r>
      <w:r w:rsidR="00FB0792" w:rsidRPr="00486765">
        <w:rPr>
          <w:sz w:val="22"/>
        </w:rPr>
        <w:t>(</w:t>
      </w:r>
      <w:r w:rsidRPr="00486765">
        <w:rPr>
          <w:sz w:val="22"/>
        </w:rPr>
        <w:t>in-built or acquired</w:t>
      </w:r>
      <w:r w:rsidR="00FB0792" w:rsidRPr="00486765">
        <w:rPr>
          <w:sz w:val="22"/>
        </w:rPr>
        <w:t>)</w:t>
      </w:r>
      <w:r w:rsidRPr="00486765">
        <w:rPr>
          <w:sz w:val="22"/>
        </w:rPr>
        <w:t xml:space="preserve"> physical make-up of the</w:t>
      </w:r>
      <w:r w:rsidR="00921592" w:rsidRPr="00486765">
        <w:rPr>
          <w:i/>
          <w:sz w:val="22"/>
        </w:rPr>
        <w:t xml:space="preserve"> </w:t>
      </w:r>
      <w:r w:rsidR="00FB0792" w:rsidRPr="00486765">
        <w:rPr>
          <w:i/>
          <w:sz w:val="22"/>
        </w:rPr>
        <w:t xml:space="preserve">material entity </w:t>
      </w:r>
      <w:r w:rsidR="00151755" w:rsidRPr="00486765">
        <w:rPr>
          <w:sz w:val="22"/>
        </w:rPr>
        <w:t>in</w:t>
      </w:r>
      <w:r w:rsidR="00CE6B56" w:rsidRPr="00486765">
        <w:rPr>
          <w:sz w:val="22"/>
        </w:rPr>
        <w:t xml:space="preserve"> which it </w:t>
      </w:r>
      <w:r w:rsidR="00CE6B56" w:rsidRPr="00486765">
        <w:rPr>
          <w:b/>
          <w:sz w:val="22"/>
        </w:rPr>
        <w:t>inheres</w:t>
      </w:r>
      <w:r w:rsidRPr="00486765">
        <w:rPr>
          <w:sz w:val="22"/>
        </w:rPr>
        <w:t>.</w:t>
      </w:r>
    </w:p>
    <w:p w14:paraId="0300F2B3" w14:textId="77777777" w:rsidR="00FB0792" w:rsidRPr="004C5178" w:rsidRDefault="00FB0792" w:rsidP="00486765"/>
    <w:p w14:paraId="566B60C4" w14:textId="18A57805" w:rsidR="00FB0792" w:rsidRPr="00B23775" w:rsidRDefault="00F32564" w:rsidP="00486765">
      <w:pPr>
        <w:pStyle w:val="Specification"/>
      </w:pPr>
      <w:proofErr w:type="gramStart"/>
      <w:ins w:id="498" w:author="Jonathan Bona" w:date="2012-05-04T14:44:00Z">
        <w:r w:rsidRPr="00F32564">
          <w:rPr>
            <w:rStyle w:val="Annotation"/>
            <w:rPrChange w:id="499" w:author="Jonathan Bona" w:date="2012-05-04T14:45:00Z">
              <w:rPr>
                <w:rStyle w:val="SpecificationType"/>
              </w:rPr>
            </w:rPrChange>
          </w:rPr>
          <w:t>a</w:t>
        </w:r>
        <w:proofErr w:type="gramEnd"/>
        <w:r w:rsidRPr="00F32564">
          <w:rPr>
            <w:rStyle w:val="Annotation"/>
            <w:rPrChange w:id="500" w:author="Jonathan Bona" w:date="2012-05-04T14:45:00Z">
              <w:rPr>
                <w:rStyle w:val="SpecificationType"/>
              </w:rPr>
            </w:rPrChange>
          </w:rPr>
          <w:t>(disposition)[</w:t>
        </w:r>
      </w:ins>
      <w:r w:rsidR="00FB0792" w:rsidRPr="00B23775">
        <w:rPr>
          <w:rStyle w:val="SpecificationType"/>
        </w:rPr>
        <w:t>Axiom</w:t>
      </w:r>
      <w:r w:rsidR="00FB0792" w:rsidRPr="00486765">
        <w:rPr>
          <w:sz w:val="22"/>
        </w:rPr>
        <w:t xml:space="preserve">: If </w:t>
      </w:r>
      <w:r w:rsidR="00FB0792" w:rsidRPr="00486765">
        <w:rPr>
          <w:i/>
          <w:sz w:val="22"/>
        </w:rPr>
        <w:t xml:space="preserve">a </w:t>
      </w:r>
      <w:r w:rsidR="00FB0792" w:rsidRPr="00486765">
        <w:rPr>
          <w:sz w:val="22"/>
        </w:rPr>
        <w:t xml:space="preserve">is a </w:t>
      </w:r>
      <w:r w:rsidR="00FB0792" w:rsidRPr="00486765">
        <w:rPr>
          <w:i/>
          <w:sz w:val="22"/>
        </w:rPr>
        <w:t xml:space="preserve">realizable entity </w:t>
      </w:r>
      <w:r w:rsidR="00FB0792" w:rsidRPr="00486765">
        <w:rPr>
          <w:sz w:val="22"/>
        </w:rPr>
        <w:t xml:space="preserve">then </w:t>
      </w:r>
      <w:r w:rsidR="00FB0792" w:rsidRPr="00486765">
        <w:rPr>
          <w:i/>
          <w:sz w:val="22"/>
        </w:rPr>
        <w:t xml:space="preserve">a </w:t>
      </w:r>
      <w:r w:rsidR="00FB0792" w:rsidRPr="00486765">
        <w:rPr>
          <w:b/>
          <w:sz w:val="22"/>
        </w:rPr>
        <w:t xml:space="preserve">s-depends </w:t>
      </w:r>
      <w:r w:rsidR="00FB0792" w:rsidRPr="00486765">
        <w:rPr>
          <w:sz w:val="22"/>
        </w:rPr>
        <w:t xml:space="preserve">on some </w:t>
      </w:r>
      <w:r w:rsidR="00FB0792" w:rsidRPr="00486765">
        <w:rPr>
          <w:i/>
          <w:sz w:val="22"/>
        </w:rPr>
        <w:t>material entity.</w:t>
      </w:r>
      <w:r w:rsidR="006D323D">
        <w:rPr>
          <w:sz w:val="22"/>
        </w:rPr>
        <w:t xml:space="preserve"> [063-001]</w:t>
      </w:r>
      <w:ins w:id="501" w:author="Jonathan Bona" w:date="2012-05-04T14:45:00Z">
        <w:r w:rsidRPr="00F32564">
          <w:rPr>
            <w:rStyle w:val="Annotation"/>
            <w:rPrChange w:id="502" w:author="Jonathan Bona" w:date="2012-05-04T14:45:00Z">
              <w:rPr>
                <w:sz w:val="22"/>
              </w:rPr>
            </w:rPrChange>
          </w:rPr>
          <w:t>]</w:t>
        </w:r>
      </w:ins>
    </w:p>
    <w:p w14:paraId="43EEE9DC" w14:textId="77777777" w:rsidR="00FB0792" w:rsidRPr="00486765" w:rsidRDefault="00FB0792">
      <w:pPr>
        <w:pStyle w:val="Specification"/>
        <w:rPr>
          <w:i/>
          <w:sz w:val="22"/>
        </w:rPr>
      </w:pPr>
    </w:p>
    <w:p w14:paraId="4A4733E8" w14:textId="77777777" w:rsidR="000D245E" w:rsidRPr="00486765" w:rsidRDefault="00760F91" w:rsidP="00486765">
      <w:pPr>
        <w:rPr>
          <w:sz w:val="22"/>
        </w:rPr>
      </w:pPr>
      <w:r w:rsidRPr="00486765">
        <w:rPr>
          <w:sz w:val="22"/>
        </w:rPr>
        <w:t>Dispositions exist along a strength continuum. Weaker forms of disposition are realized in only a fraction of triggering cases. These forms occur in a significant number of</w:t>
      </w:r>
      <w:r w:rsidR="00465C17" w:rsidRPr="00486765">
        <w:rPr>
          <w:i/>
          <w:sz w:val="22"/>
        </w:rPr>
        <w:t xml:space="preserve"> entities</w:t>
      </w:r>
      <w:r w:rsidRPr="00486765">
        <w:rPr>
          <w:sz w:val="22"/>
        </w:rPr>
        <w:t xml:space="preserve"> of a similar type</w:t>
      </w:r>
      <w:r w:rsidR="000D245E" w:rsidRPr="00486765">
        <w:rPr>
          <w:sz w:val="22"/>
        </w:rPr>
        <w:t>.</w:t>
      </w:r>
    </w:p>
    <w:p w14:paraId="289F3036" w14:textId="1AEA418B" w:rsidR="000D245E" w:rsidRPr="00486765" w:rsidRDefault="00976003">
      <w:pPr>
        <w:rPr>
          <w:rStyle w:val="Strong1"/>
          <w:rFonts w:ascii="Times New Roman" w:hAnsi="Times New Roman"/>
          <w:sz w:val="22"/>
        </w:rPr>
      </w:pPr>
      <w:r w:rsidRPr="00486765">
        <w:rPr>
          <w:rStyle w:val="Strong1"/>
          <w:rFonts w:ascii="Times New Roman" w:hAnsi="Times New Roman"/>
          <w:sz w:val="22"/>
        </w:rPr>
        <w:t xml:space="preserve">Each disposition type is associated with one or more characteristic realization process types – </w:t>
      </w:r>
      <w:r w:rsidR="00FB0792" w:rsidRPr="00486765">
        <w:rPr>
          <w:rStyle w:val="Strong1"/>
          <w:rFonts w:ascii="Times New Roman" w:hAnsi="Times New Roman"/>
          <w:sz w:val="22"/>
        </w:rPr>
        <w:t xml:space="preserve">types </w:t>
      </w:r>
      <w:proofErr w:type="gramStart"/>
      <w:r w:rsidR="00FB0792" w:rsidRPr="00486765">
        <w:rPr>
          <w:rStyle w:val="Strong1"/>
          <w:rFonts w:ascii="Times New Roman" w:hAnsi="Times New Roman"/>
          <w:sz w:val="22"/>
        </w:rPr>
        <w:t>which</w:t>
      </w:r>
      <w:proofErr w:type="gramEnd"/>
      <w:r w:rsidR="00FB0792" w:rsidRPr="00486765">
        <w:rPr>
          <w:rStyle w:val="Strong1"/>
          <w:rFonts w:ascii="Times New Roman" w:hAnsi="Times New Roman"/>
          <w:sz w:val="22"/>
        </w:rPr>
        <w:t xml:space="preserve"> are </w:t>
      </w:r>
      <w:r w:rsidRPr="00486765">
        <w:rPr>
          <w:rStyle w:val="Strong1"/>
          <w:rFonts w:ascii="Times New Roman" w:hAnsi="Times New Roman"/>
          <w:sz w:val="22"/>
        </w:rPr>
        <w:t xml:space="preserve">instantiated by those processes in which </w:t>
      </w:r>
      <w:r w:rsidR="00FB0792" w:rsidRPr="00486765">
        <w:rPr>
          <w:rStyle w:val="Strong1"/>
          <w:rFonts w:ascii="Times New Roman" w:hAnsi="Times New Roman"/>
          <w:sz w:val="22"/>
        </w:rPr>
        <w:t xml:space="preserve">the respective disposition instance </w:t>
      </w:r>
      <w:r w:rsidRPr="00486765">
        <w:rPr>
          <w:rStyle w:val="Strong1"/>
          <w:rFonts w:ascii="Times New Roman" w:hAnsi="Times New Roman"/>
          <w:sz w:val="22"/>
        </w:rPr>
        <w:t>is realized. Dispositions may also be associated with characteristic trigger process types – instantiated by processes (for example of being dropped on a hard surface) in which they are realized.</w:t>
      </w:r>
      <w:r w:rsidR="00FB0792" w:rsidRPr="00486765">
        <w:rPr>
          <w:rStyle w:val="Strong1"/>
          <w:rFonts w:ascii="Times New Roman" w:hAnsi="Times New Roman"/>
          <w:sz w:val="22"/>
        </w:rPr>
        <w:t xml:space="preserve"> The term ‘causality’ is often applied to refer to such trigger-and-realization process pairs.</w:t>
      </w:r>
      <w:r w:rsidR="0070548A">
        <w:rPr>
          <w:rStyle w:val="Strong1"/>
          <w:rFonts w:ascii="Times New Roman" w:hAnsi="Times New Roman"/>
          <w:sz w:val="22"/>
        </w:rPr>
        <w:t xml:space="preserve"> BFO does not yet incorporate a theory of causality, though it is presumed that any such theory will take such process pairs – alongside our treatment of types of causality unity above – as its starting point.</w:t>
      </w:r>
    </w:p>
    <w:p w14:paraId="7E0954CA" w14:textId="02ADF0CD" w:rsidR="00760F91" w:rsidRPr="00486765" w:rsidRDefault="00CE6B56">
      <w:pPr>
        <w:rPr>
          <w:rStyle w:val="Strong1"/>
          <w:rFonts w:ascii="Times New Roman" w:hAnsi="Times New Roman"/>
          <w:sz w:val="22"/>
        </w:rPr>
      </w:pPr>
      <w:r w:rsidRPr="00486765">
        <w:rPr>
          <w:rStyle w:val="Strong1"/>
          <w:rFonts w:ascii="Times New Roman" w:hAnsi="Times New Roman"/>
          <w:sz w:val="22"/>
        </w:rPr>
        <w:t>Diseases</w:t>
      </w:r>
      <w:r w:rsidR="00363DCA" w:rsidRPr="00486765">
        <w:rPr>
          <w:rStyle w:val="Strong1"/>
          <w:rFonts w:ascii="Times New Roman" w:hAnsi="Times New Roman"/>
          <w:sz w:val="22"/>
        </w:rPr>
        <w:t xml:space="preserve"> are </w:t>
      </w:r>
      <w:r w:rsidR="00151755" w:rsidRPr="00486765">
        <w:rPr>
          <w:rStyle w:val="Strong1"/>
          <w:rFonts w:ascii="Times New Roman" w:hAnsi="Times New Roman"/>
          <w:sz w:val="22"/>
        </w:rPr>
        <w:t>dispositions according</w:t>
      </w:r>
      <w:r w:rsidRPr="00486765">
        <w:rPr>
          <w:rStyle w:val="Strong1"/>
          <w:rFonts w:ascii="Times New Roman" w:hAnsi="Times New Roman"/>
          <w:sz w:val="22"/>
        </w:rPr>
        <w:t xml:space="preserve"> to </w:t>
      </w:r>
      <w:r w:rsidR="000D245E" w:rsidRPr="00486765">
        <w:rPr>
          <w:rStyle w:val="Strong1"/>
          <w:rFonts w:ascii="Times New Roman" w:hAnsi="Times New Roman"/>
          <w:sz w:val="22"/>
        </w:rPr>
        <w:t>OGMS</w:t>
      </w:r>
      <w:r w:rsidR="006C241A" w:rsidRPr="00486765">
        <w:rPr>
          <w:rStyle w:val="Strong1"/>
          <w:rFonts w:ascii="Times New Roman" w:hAnsi="Times New Roman"/>
          <w:sz w:val="22"/>
        </w:rPr>
        <w:t xml:space="preserve"> [</w:t>
      </w:r>
      <w:r w:rsidR="001E591D" w:rsidRPr="00486765">
        <w:rPr>
          <w:rStyle w:val="Strong1"/>
          <w:rFonts w:ascii="Times New Roman" w:hAnsi="Times New Roman"/>
          <w:sz w:val="22"/>
        </w:rPr>
        <w:fldChar w:fldCharType="begin"/>
      </w:r>
      <w:r w:rsidR="006C241A" w:rsidRPr="00486765">
        <w:rPr>
          <w:rStyle w:val="Strong1"/>
          <w:rFonts w:ascii="Times New Roman" w:hAnsi="Times New Roman"/>
          <w:sz w:val="22"/>
        </w:rPr>
        <w:instrText xml:space="preserve"> REF _Ref309560946 \r \h </w:instrText>
      </w:r>
      <w:r w:rsidR="001C5CAA">
        <w:rPr>
          <w:rStyle w:val="Strong1"/>
          <w:rFonts w:ascii="Times New Roman" w:hAnsi="Times New Roman"/>
          <w:sz w:val="22"/>
        </w:rPr>
        <w:instrText xml:space="preserve"> \* MERGEFORMAT </w:instrText>
      </w:r>
      <w:r w:rsidR="001E591D" w:rsidRPr="00486765">
        <w:rPr>
          <w:rStyle w:val="Strong1"/>
          <w:rFonts w:ascii="Times New Roman" w:hAnsi="Times New Roman"/>
          <w:sz w:val="22"/>
        </w:rPr>
      </w:r>
      <w:r w:rsidR="001E591D" w:rsidRPr="00486765">
        <w:rPr>
          <w:rStyle w:val="Strong1"/>
          <w:rFonts w:ascii="Times New Roman" w:hAnsi="Times New Roman"/>
          <w:sz w:val="22"/>
        </w:rPr>
        <w:fldChar w:fldCharType="separate"/>
      </w:r>
      <w:r w:rsidR="00B60214">
        <w:rPr>
          <w:rStyle w:val="Strong1"/>
          <w:rFonts w:ascii="Times New Roman" w:hAnsi="Times New Roman"/>
          <w:sz w:val="22"/>
        </w:rPr>
        <w:t>27</w:t>
      </w:r>
      <w:r w:rsidR="001E591D" w:rsidRPr="00486765">
        <w:rPr>
          <w:rStyle w:val="Strong1"/>
          <w:rFonts w:ascii="Times New Roman" w:hAnsi="Times New Roman"/>
          <w:sz w:val="22"/>
        </w:rPr>
        <w:fldChar w:fldCharType="end"/>
      </w:r>
      <w:r w:rsidR="006C241A" w:rsidRPr="00486765">
        <w:rPr>
          <w:rStyle w:val="Strong1"/>
          <w:rFonts w:ascii="Times New Roman" w:hAnsi="Times New Roman"/>
          <w:sz w:val="22"/>
        </w:rPr>
        <w:t>]</w:t>
      </w:r>
      <w:r w:rsidR="00363DCA" w:rsidRPr="00486765">
        <w:rPr>
          <w:rStyle w:val="Strong1"/>
          <w:rFonts w:ascii="Times New Roman" w:hAnsi="Times New Roman"/>
          <w:sz w:val="22"/>
        </w:rPr>
        <w:t>. W</w:t>
      </w:r>
      <w:r w:rsidR="00760F91" w:rsidRPr="00486765">
        <w:rPr>
          <w:rStyle w:val="Strong1"/>
          <w:rFonts w:ascii="Times New Roman" w:hAnsi="Times New Roman"/>
          <w:sz w:val="22"/>
        </w:rPr>
        <w:t xml:space="preserve">e are referring to disposition </w:t>
      </w:r>
      <w:r w:rsidR="00363DCA" w:rsidRPr="00486765">
        <w:rPr>
          <w:rStyle w:val="Strong1"/>
          <w:rFonts w:ascii="Times New Roman" w:hAnsi="Times New Roman"/>
          <w:sz w:val="22"/>
        </w:rPr>
        <w:t xml:space="preserve">also </w:t>
      </w:r>
      <w:r w:rsidR="00760F91" w:rsidRPr="00486765">
        <w:rPr>
          <w:rStyle w:val="Strong1"/>
          <w:rFonts w:ascii="Times New Roman" w:hAnsi="Times New Roman"/>
          <w:sz w:val="22"/>
        </w:rPr>
        <w:t>when we consider genetic and other risk factors for specific diseases.</w:t>
      </w:r>
      <w:r w:rsidRPr="00486765">
        <w:rPr>
          <w:rStyle w:val="Strong1"/>
          <w:rFonts w:ascii="Times New Roman" w:hAnsi="Times New Roman"/>
          <w:sz w:val="22"/>
        </w:rPr>
        <w:t xml:space="preserve"> These are predispositions to disease – in other words they are dispositions to acquire certain further dispositions. The realization of such a predisposition consists in processes which change the physical makeup of </w:t>
      </w:r>
      <w:r w:rsidR="000D245E" w:rsidRPr="00486765">
        <w:rPr>
          <w:rStyle w:val="Strong1"/>
          <w:rFonts w:ascii="Times New Roman" w:hAnsi="Times New Roman"/>
          <w:sz w:val="22"/>
        </w:rPr>
        <w:t xml:space="preserve">its </w:t>
      </w:r>
      <w:r w:rsidRPr="00486765">
        <w:rPr>
          <w:rStyle w:val="Strong1"/>
          <w:rFonts w:ascii="Times New Roman" w:hAnsi="Times New Roman"/>
          <w:sz w:val="22"/>
        </w:rPr>
        <w:t xml:space="preserve">bearer in such a way that parts of this bearer </w:t>
      </w:r>
      <w:r w:rsidR="000D245E" w:rsidRPr="00486765">
        <w:rPr>
          <w:rStyle w:val="Strong1"/>
          <w:rFonts w:ascii="Times New Roman" w:hAnsi="Times New Roman"/>
          <w:sz w:val="22"/>
        </w:rPr>
        <w:t xml:space="preserve">then </w:t>
      </w:r>
      <w:r w:rsidRPr="00486765">
        <w:rPr>
          <w:rStyle w:val="Strong1"/>
          <w:rFonts w:ascii="Times New Roman" w:hAnsi="Times New Roman"/>
          <w:sz w:val="22"/>
        </w:rPr>
        <w:t xml:space="preserve">serve as the physical basis for a disease. </w:t>
      </w:r>
    </w:p>
    <w:p w14:paraId="4706CD08" w14:textId="77777777" w:rsidR="00760F91" w:rsidRPr="00486765" w:rsidRDefault="00091D05" w:rsidP="006C702A">
      <w:pPr>
        <w:pStyle w:val="Heading4"/>
        <w:numPr>
          <w:ilvl w:val="3"/>
          <w:numId w:val="1"/>
        </w:numPr>
        <w:rPr>
          <w:sz w:val="22"/>
        </w:rPr>
      </w:pPr>
      <w:r w:rsidRPr="00486765">
        <w:rPr>
          <w:sz w:val="22"/>
        </w:rPr>
        <w:t xml:space="preserve"> </w:t>
      </w:r>
      <w:bookmarkStart w:id="503" w:name="_Toc313270720"/>
      <w:bookmarkStart w:id="504" w:name="_Toc319326125"/>
      <w:r w:rsidR="00760F91" w:rsidRPr="00486765">
        <w:rPr>
          <w:sz w:val="22"/>
        </w:rPr>
        <w:t>Function</w:t>
      </w:r>
      <w:bookmarkEnd w:id="503"/>
      <w:bookmarkEnd w:id="504"/>
    </w:p>
    <w:p w14:paraId="378FC430" w14:textId="77777777" w:rsidR="0046137A" w:rsidRPr="00486765" w:rsidRDefault="0046137A" w:rsidP="00486765">
      <w:pPr>
        <w:pStyle w:val="Specification"/>
        <w:rPr>
          <w:rStyle w:val="SpecificationType"/>
          <w:sz w:val="22"/>
        </w:rPr>
      </w:pPr>
    </w:p>
    <w:p w14:paraId="7F21FE6A" w14:textId="5C50199E" w:rsidR="00BC4A0D" w:rsidRDefault="00D63A35" w:rsidP="00486765">
      <w:pPr>
        <w:pStyle w:val="Specification"/>
        <w:rPr>
          <w:ins w:id="505" w:author="Jonathan Bona" w:date="2012-05-04T14:53:00Z"/>
          <w:sz w:val="22"/>
        </w:rPr>
      </w:pPr>
      <w:proofErr w:type="gramStart"/>
      <w:ins w:id="506" w:author="Jonathan Bona" w:date="2012-05-04T14:53:00Z">
        <w:r w:rsidRPr="00D63A35">
          <w:rPr>
            <w:rStyle w:val="Annotation"/>
            <w:rPrChange w:id="507" w:author="Jonathan Bona" w:date="2012-05-04T14:53:00Z">
              <w:rPr>
                <w:rStyle w:val="SpecificationType"/>
                <w:sz w:val="22"/>
              </w:rPr>
            </w:rPrChange>
          </w:rPr>
          <w:lastRenderedPageBreak/>
          <w:t>a</w:t>
        </w:r>
        <w:proofErr w:type="gramEnd"/>
        <w:r w:rsidRPr="00D63A35">
          <w:rPr>
            <w:rStyle w:val="Annotation"/>
            <w:rPrChange w:id="508" w:author="Jonathan Bona" w:date="2012-05-04T14:53:00Z">
              <w:rPr>
                <w:rStyle w:val="SpecificationType"/>
                <w:sz w:val="22"/>
              </w:rPr>
            </w:rPrChange>
          </w:rPr>
          <w:t>(function)[</w:t>
        </w:r>
      </w:ins>
      <w:r w:rsidR="00BC4A0D" w:rsidRPr="00486765">
        <w:rPr>
          <w:rStyle w:val="SpecificationType"/>
          <w:sz w:val="22"/>
        </w:rPr>
        <w:t>Elucidation</w:t>
      </w:r>
      <w:r w:rsidR="00BC4A0D" w:rsidRPr="00486765">
        <w:rPr>
          <w:sz w:val="22"/>
        </w:rPr>
        <w:t xml:space="preserve">: </w:t>
      </w:r>
      <w:r w:rsidR="00760F91" w:rsidRPr="00486765">
        <w:rPr>
          <w:sz w:val="22"/>
        </w:rPr>
        <w:t>A</w:t>
      </w:r>
      <w:r w:rsidR="007A4DDC" w:rsidRPr="00486765">
        <w:rPr>
          <w:sz w:val="22"/>
        </w:rPr>
        <w:t xml:space="preserve"> </w:t>
      </w:r>
      <w:r w:rsidR="00760F91" w:rsidRPr="00486765">
        <w:rPr>
          <w:i/>
          <w:sz w:val="22"/>
        </w:rPr>
        <w:t>function</w:t>
      </w:r>
      <w:r w:rsidR="00760F91" w:rsidRPr="00486765">
        <w:rPr>
          <w:sz w:val="22"/>
        </w:rPr>
        <w:t xml:space="preserve"> is a disposition that exists in virtue of the bearer’s physical make-</w:t>
      </w:r>
      <w:r w:rsidR="00151755" w:rsidRPr="00486765">
        <w:rPr>
          <w:sz w:val="22"/>
        </w:rPr>
        <w:t>up and</w:t>
      </w:r>
      <w:r w:rsidR="00760F91" w:rsidRPr="00486765">
        <w:rPr>
          <w:sz w:val="22"/>
        </w:rPr>
        <w:t xml:space="preserve"> this physical make-up is something the bearer possesses because it came into being, either through evolution (in the case of natural </w:t>
      </w:r>
      <w:r w:rsidR="00151755" w:rsidRPr="00486765">
        <w:rPr>
          <w:sz w:val="22"/>
        </w:rPr>
        <w:t>biological entities</w:t>
      </w:r>
      <w:r w:rsidR="00760F91" w:rsidRPr="00486765">
        <w:rPr>
          <w:sz w:val="22"/>
        </w:rPr>
        <w:t>) or through intentional design (in the case of artifacts), in order to realize processes of a certain sort.</w:t>
      </w:r>
      <w:r w:rsidR="006D323D">
        <w:rPr>
          <w:sz w:val="22"/>
        </w:rPr>
        <w:t xml:space="preserve"> [064-001]</w:t>
      </w:r>
      <w:ins w:id="509" w:author="Jonathan Bona" w:date="2012-05-04T14:53:00Z">
        <w:r w:rsidRPr="00D63A35">
          <w:rPr>
            <w:rStyle w:val="Annotation"/>
            <w:rPrChange w:id="510" w:author="Jonathan Bona" w:date="2012-05-04T14:53:00Z">
              <w:rPr>
                <w:sz w:val="22"/>
              </w:rPr>
            </w:rPrChange>
          </w:rPr>
          <w:t>]</w:t>
        </w:r>
      </w:ins>
    </w:p>
    <w:p w14:paraId="5E095948" w14:textId="36BD147B" w:rsidR="00D63A35" w:rsidRPr="00B56876" w:rsidRDefault="00D63A35" w:rsidP="00486765">
      <w:pPr>
        <w:pStyle w:val="Specification"/>
      </w:pPr>
      <w:proofErr w:type="gramStart"/>
      <w:ins w:id="511" w:author="Jonathan Bona" w:date="2012-05-04T14:53:00Z">
        <w:r w:rsidRPr="007539EB">
          <w:rPr>
            <w:rStyle w:val="Annotation"/>
          </w:rPr>
          <w:t>a</w:t>
        </w:r>
        <w:r>
          <w:rPr>
            <w:rStyle w:val="Annotation"/>
          </w:rPr>
          <w:t>s</w:t>
        </w:r>
        <w:proofErr w:type="gramEnd"/>
        <w:r w:rsidRPr="007539EB">
          <w:rPr>
            <w:rStyle w:val="Annotation"/>
          </w:rPr>
          <w:t>(function)[</w:t>
        </w:r>
        <w:r>
          <w:rPr>
            <w:rStyle w:val="SpecificationType"/>
            <w:sz w:val="22"/>
          </w:rPr>
          <w:t>Examples:</w:t>
        </w:r>
      </w:ins>
    </w:p>
    <w:p w14:paraId="4290787D"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amylase in saliva </w:t>
      </w:r>
      <w:r w:rsidR="00A608AD" w:rsidRPr="00486765">
        <w:rPr>
          <w:sz w:val="22"/>
        </w:rPr>
        <w:t>to break down starch into sugar</w:t>
      </w:r>
    </w:p>
    <w:p w14:paraId="3B6B2EC0" w14:textId="77777777"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hammer to drive in nails</w:t>
      </w:r>
    </w:p>
    <w:p w14:paraId="19ED3F57" w14:textId="0EC77872" w:rsidR="00760F91" w:rsidRPr="00486765" w:rsidRDefault="00760F91" w:rsidP="006C702A">
      <w:pPr>
        <w:pStyle w:val="Specification"/>
        <w:numPr>
          <w:ilvl w:val="0"/>
          <w:numId w:val="16"/>
        </w:numPr>
        <w:rPr>
          <w:sz w:val="22"/>
        </w:rPr>
      </w:pPr>
      <w:proofErr w:type="gramStart"/>
      <w:r w:rsidRPr="00486765">
        <w:rPr>
          <w:sz w:val="22"/>
        </w:rPr>
        <w:t>the</w:t>
      </w:r>
      <w:proofErr w:type="gramEnd"/>
      <w:r w:rsidRPr="00486765">
        <w:rPr>
          <w:sz w:val="22"/>
        </w:rPr>
        <w:t xml:space="preserve"> function of a heart pacemaker to regulate the beating</w:t>
      </w:r>
      <w:r w:rsidR="00A608AD" w:rsidRPr="00486765">
        <w:rPr>
          <w:sz w:val="22"/>
        </w:rPr>
        <w:t xml:space="preserve"> of a heart through electricity</w:t>
      </w:r>
      <w:ins w:id="512" w:author="Jonathan Bona" w:date="2012-05-04T14:54:00Z">
        <w:r w:rsidR="00D63A35" w:rsidRPr="00D63A35">
          <w:rPr>
            <w:rStyle w:val="Annotation"/>
            <w:rPrChange w:id="513" w:author="Jonathan Bona" w:date="2012-05-04T14:54:00Z">
              <w:rPr>
                <w:sz w:val="22"/>
              </w:rPr>
            </w:rPrChange>
          </w:rPr>
          <w:t>]</w:t>
        </w:r>
      </w:ins>
    </w:p>
    <w:p w14:paraId="21663444" w14:textId="77777777" w:rsidR="0046137A" w:rsidRPr="00B56876" w:rsidRDefault="0046137A" w:rsidP="00486765"/>
    <w:p w14:paraId="3DA399F0" w14:textId="208FD7B0" w:rsidR="00760F91" w:rsidRPr="00B56876" w:rsidRDefault="00760F91" w:rsidP="00486765">
      <w:r w:rsidRPr="00486765">
        <w:rPr>
          <w:sz w:val="22"/>
        </w:rPr>
        <w:t xml:space="preserve">Functions are realized in processes called </w:t>
      </w:r>
      <w:proofErr w:type="spellStart"/>
      <w:r w:rsidRPr="00486765">
        <w:rPr>
          <w:rFonts w:ascii="Times New Roman Italic" w:hAnsi="Times New Roman Italic" w:hint="eastAsia"/>
          <w:sz w:val="22"/>
        </w:rPr>
        <w:t>functionings</w:t>
      </w:r>
      <w:proofErr w:type="spellEnd"/>
      <w:r w:rsidRPr="00486765">
        <w:rPr>
          <w:sz w:val="22"/>
        </w:rPr>
        <w:t xml:space="preserve">. Each function has a bearer with a specific type of physical make-up. This is </w:t>
      </w:r>
      <w:proofErr w:type="gramStart"/>
      <w:r w:rsidRPr="00486765">
        <w:rPr>
          <w:sz w:val="22"/>
        </w:rPr>
        <w:t>something which</w:t>
      </w:r>
      <w:proofErr w:type="gramEnd"/>
      <w:r w:rsidRPr="00486765">
        <w:rPr>
          <w:sz w:val="22"/>
        </w:rPr>
        <w:t xml:space="preserve">, in the biological case, the bearer </w:t>
      </w:r>
      <w:r w:rsidR="00192689" w:rsidRPr="00486765">
        <w:rPr>
          <w:sz w:val="22"/>
        </w:rPr>
        <w:t xml:space="preserve">is of a type which </w:t>
      </w:r>
      <w:r w:rsidRPr="00486765">
        <w:rPr>
          <w:sz w:val="22"/>
        </w:rPr>
        <w:t xml:space="preserve">has naturally evolved to </w:t>
      </w:r>
      <w:r w:rsidR="00192689" w:rsidRPr="00486765">
        <w:rPr>
          <w:sz w:val="22"/>
        </w:rPr>
        <w:t xml:space="preserve">carry this function </w:t>
      </w:r>
      <w:r w:rsidRPr="00486765">
        <w:rPr>
          <w:sz w:val="22"/>
        </w:rPr>
        <w:t xml:space="preserve">(as in a </w:t>
      </w:r>
      <w:r w:rsidR="000D245E" w:rsidRPr="00486765">
        <w:rPr>
          <w:sz w:val="22"/>
        </w:rPr>
        <w:t>hypothalamus secreting hormones).</w:t>
      </w:r>
      <w:r w:rsidR="00C0143F" w:rsidRPr="00486765">
        <w:rPr>
          <w:sz w:val="22"/>
        </w:rPr>
        <w:t xml:space="preserve"> </w:t>
      </w:r>
      <w:r w:rsidR="000D245E" w:rsidRPr="00486765">
        <w:rPr>
          <w:sz w:val="22"/>
        </w:rPr>
        <w:t>I</w:t>
      </w:r>
      <w:r w:rsidRPr="00486765">
        <w:rPr>
          <w:sz w:val="22"/>
        </w:rPr>
        <w:t xml:space="preserve">n the artifact case, </w:t>
      </w:r>
      <w:r w:rsidR="000D245E" w:rsidRPr="00486765">
        <w:rPr>
          <w:sz w:val="22"/>
        </w:rPr>
        <w:t xml:space="preserve">it is </w:t>
      </w:r>
      <w:proofErr w:type="gramStart"/>
      <w:r w:rsidRPr="00486765">
        <w:rPr>
          <w:sz w:val="22"/>
        </w:rPr>
        <w:t>something which</w:t>
      </w:r>
      <w:proofErr w:type="gramEnd"/>
      <w:r w:rsidRPr="00486765">
        <w:rPr>
          <w:sz w:val="22"/>
        </w:rPr>
        <w:t xml:space="preserve"> the bearer</w:t>
      </w:r>
      <w:r w:rsidR="00192689" w:rsidRPr="00486765">
        <w:rPr>
          <w:sz w:val="22"/>
        </w:rPr>
        <w:t xml:space="preserve"> is of a type which is the result of design </w:t>
      </w:r>
      <w:r w:rsidRPr="00486765">
        <w:rPr>
          <w:sz w:val="22"/>
        </w:rPr>
        <w:t>(as in an Erlenmeyer</w:t>
      </w:r>
      <w:r w:rsidR="000D245E" w:rsidRPr="00486765">
        <w:rPr>
          <w:sz w:val="22"/>
        </w:rPr>
        <w:t xml:space="preserve"> flask designed to hold liquid) or also (as in the case of penicillin) </w:t>
      </w:r>
      <w:r w:rsidR="00192689" w:rsidRPr="00486765">
        <w:rPr>
          <w:sz w:val="22"/>
        </w:rPr>
        <w:t xml:space="preserve">has been deliberately </w:t>
      </w:r>
      <w:r w:rsidR="000D245E" w:rsidRPr="00486765">
        <w:rPr>
          <w:sz w:val="22"/>
        </w:rPr>
        <w:t>selected for.</w:t>
      </w:r>
      <w:r w:rsidR="00FB0792" w:rsidRPr="00486765">
        <w:rPr>
          <w:sz w:val="22"/>
        </w:rPr>
        <w:t xml:space="preserve"> The cavity (site) in the interior of the flask does not have a function in its own right, but only by inheritance from its material host.</w:t>
      </w:r>
    </w:p>
    <w:p w14:paraId="485561E8" w14:textId="3FFDD495" w:rsidR="00760F91" w:rsidRPr="00486765" w:rsidRDefault="00760F91">
      <w:pPr>
        <w:rPr>
          <w:sz w:val="22"/>
        </w:rPr>
      </w:pPr>
      <w:r w:rsidRPr="00486765">
        <w:rPr>
          <w:sz w:val="22"/>
        </w:rPr>
        <w:t>It is not accidental or arbitrary that a given eye has the function to see or that a given screwdriver has been designed and constructed with the function of fastening screws. Rather, these functions are integral to these</w:t>
      </w:r>
      <w:r w:rsidR="00465C17" w:rsidRPr="00486765">
        <w:rPr>
          <w:i/>
          <w:sz w:val="22"/>
        </w:rPr>
        <w:t xml:space="preserve"> entities</w:t>
      </w:r>
      <w:r w:rsidRPr="00486765">
        <w:rPr>
          <w:sz w:val="22"/>
        </w:rPr>
        <w:t xml:space="preserve"> in virtue of the fact that the latter have evolved, or been constructed, to have a corresponding physical make-up. </w:t>
      </w:r>
      <w:r w:rsidR="00A608AD" w:rsidRPr="00486765">
        <w:rPr>
          <w:sz w:val="22"/>
        </w:rPr>
        <w:t xml:space="preserve">Thus </w:t>
      </w:r>
      <w:r w:rsidRPr="00486765">
        <w:rPr>
          <w:sz w:val="22"/>
        </w:rPr>
        <w:t>the heart’s function is to pump blood</w:t>
      </w:r>
      <w:r w:rsidR="00A608AD" w:rsidRPr="00486765">
        <w:rPr>
          <w:sz w:val="22"/>
        </w:rPr>
        <w:t xml:space="preserve">, </w:t>
      </w:r>
      <w:r w:rsidRPr="00486765">
        <w:rPr>
          <w:sz w:val="22"/>
        </w:rPr>
        <w:t xml:space="preserve">and not merely to </w:t>
      </w:r>
      <w:r w:rsidR="00DA4D68" w:rsidRPr="00486765">
        <w:rPr>
          <w:sz w:val="22"/>
        </w:rPr>
        <w:t>produce thumping sounds</w:t>
      </w:r>
      <w:r w:rsidR="00A608AD" w:rsidRPr="00486765">
        <w:rPr>
          <w:sz w:val="22"/>
        </w:rPr>
        <w:t xml:space="preserve">. The latter </w:t>
      </w:r>
      <w:r w:rsidRPr="00486765">
        <w:rPr>
          <w:sz w:val="22"/>
        </w:rPr>
        <w:t xml:space="preserve">are by-products of the </w:t>
      </w:r>
      <w:proofErr w:type="gramStart"/>
      <w:r w:rsidRPr="00486765">
        <w:rPr>
          <w:sz w:val="22"/>
        </w:rPr>
        <w:t>heart’s</w:t>
      </w:r>
      <w:proofErr w:type="gramEnd"/>
      <w:r w:rsidRPr="00486765">
        <w:rPr>
          <w:sz w:val="22"/>
        </w:rPr>
        <w:t xml:space="preserve"> proper functioning.</w:t>
      </w:r>
      <w:r w:rsidR="000D245E" w:rsidRPr="00486765">
        <w:rPr>
          <w:sz w:val="22"/>
        </w:rPr>
        <w:t xml:space="preserve"> The screwdriver’s function is in addition bound together with the disposition of the screw: the two are reciprocally dependent on each other (a case of reciprocal generic dependence</w:t>
      </w:r>
      <w:r w:rsidR="00687850" w:rsidRPr="00486765">
        <w:rPr>
          <w:sz w:val="22"/>
        </w:rPr>
        <w:t xml:space="preserve"> – see below – since the screwdriver function can be realized with the aid of many different screws</w:t>
      </w:r>
      <w:r w:rsidR="000D245E" w:rsidRPr="00486765">
        <w:rPr>
          <w:sz w:val="22"/>
        </w:rPr>
        <w:t>).</w:t>
      </w:r>
    </w:p>
    <w:p w14:paraId="0E99D355" w14:textId="77777777" w:rsidR="00F93648" w:rsidRPr="00486765" w:rsidRDefault="00760F91">
      <w:pPr>
        <w:rPr>
          <w:sz w:val="22"/>
        </w:rPr>
      </w:pPr>
      <w:r w:rsidRPr="00486765">
        <w:rPr>
          <w:sz w:val="22"/>
        </w:rPr>
        <w:lastRenderedPageBreak/>
        <w:t>Like disposition</w:t>
      </w:r>
      <w:r w:rsidR="00363DCA" w:rsidRPr="00486765">
        <w:rPr>
          <w:sz w:val="22"/>
        </w:rPr>
        <w:t>s of other sorts</w:t>
      </w:r>
      <w:r w:rsidRPr="00486765">
        <w:rPr>
          <w:sz w:val="22"/>
        </w:rPr>
        <w:t xml:space="preserve">, a function is an </w:t>
      </w:r>
      <w:proofErr w:type="gramStart"/>
      <w:r w:rsidRPr="00486765">
        <w:rPr>
          <w:sz w:val="22"/>
        </w:rPr>
        <w:t>internally-grounded</w:t>
      </w:r>
      <w:proofErr w:type="gramEnd"/>
      <w:r w:rsidRPr="00486765">
        <w:rPr>
          <w:sz w:val="22"/>
        </w:rPr>
        <w:t xml:space="preserve"> realizable</w:t>
      </w:r>
      <w:r w:rsidR="00465C17" w:rsidRPr="00486765">
        <w:rPr>
          <w:sz w:val="22"/>
        </w:rPr>
        <w:t xml:space="preserve"> entity</w:t>
      </w:r>
      <w:r w:rsidR="00A608AD" w:rsidRPr="00486765">
        <w:rPr>
          <w:sz w:val="22"/>
        </w:rPr>
        <w:t xml:space="preserve">: it is such that, </w:t>
      </w:r>
      <w:r w:rsidRPr="00486765">
        <w:rPr>
          <w:sz w:val="22"/>
        </w:rPr>
        <w:t>if it ceases to exist, then its bearer is physically changed.</w:t>
      </w:r>
      <w:r w:rsidR="00A608AD" w:rsidRPr="00486765">
        <w:rPr>
          <w:sz w:val="22"/>
        </w:rPr>
        <w:t xml:space="preserve"> In some cases an entity may preserve its function even while it is physically changed in </w:t>
      </w:r>
      <w:proofErr w:type="gramStart"/>
      <w:r w:rsidR="00A608AD" w:rsidRPr="00486765">
        <w:rPr>
          <w:sz w:val="22"/>
        </w:rPr>
        <w:t>ways which</w:t>
      </w:r>
      <w:proofErr w:type="gramEnd"/>
      <w:r w:rsidR="00A608AD" w:rsidRPr="00486765">
        <w:rPr>
          <w:sz w:val="22"/>
        </w:rPr>
        <w:t xml:space="preserve"> make it </w:t>
      </w:r>
      <w:r w:rsidR="00E13067" w:rsidRPr="00486765">
        <w:rPr>
          <w:sz w:val="22"/>
        </w:rPr>
        <w:t xml:space="preserve">unable to </w:t>
      </w:r>
      <w:r w:rsidR="00151755" w:rsidRPr="00486765">
        <w:rPr>
          <w:sz w:val="22"/>
        </w:rPr>
        <w:t>function. For</w:t>
      </w:r>
      <w:r w:rsidR="00861F97" w:rsidRPr="00486765">
        <w:rPr>
          <w:sz w:val="22"/>
        </w:rPr>
        <w:t xml:space="preserve"> a lung or attic fan to be </w:t>
      </w:r>
      <w:r w:rsidRPr="00486765">
        <w:rPr>
          <w:sz w:val="22"/>
        </w:rPr>
        <w:t xml:space="preserve">non-functioning </w:t>
      </w:r>
      <w:r w:rsidR="00861F97" w:rsidRPr="00486765">
        <w:rPr>
          <w:sz w:val="22"/>
        </w:rPr>
        <w:t>is an indication</w:t>
      </w:r>
      <w:r w:rsidRPr="00486765">
        <w:rPr>
          <w:sz w:val="22"/>
        </w:rPr>
        <w:t xml:space="preserve"> that the phys</w:t>
      </w:r>
      <w:r w:rsidR="00861F97" w:rsidRPr="00486765">
        <w:rPr>
          <w:sz w:val="22"/>
        </w:rPr>
        <w:t xml:space="preserve">ical make-up of these things has changed – </w:t>
      </w:r>
      <w:r w:rsidRPr="00486765">
        <w:rPr>
          <w:sz w:val="22"/>
        </w:rPr>
        <w:t>i</w:t>
      </w:r>
      <w:r w:rsidR="00861F97" w:rsidRPr="00486765">
        <w:rPr>
          <w:sz w:val="22"/>
        </w:rPr>
        <w:t>n the case of the lung perhaps because of</w:t>
      </w:r>
      <w:r w:rsidRPr="00486765">
        <w:rPr>
          <w:sz w:val="22"/>
        </w:rPr>
        <w:t xml:space="preserve"> a cancerous lesion</w:t>
      </w:r>
      <w:proofErr w:type="gramStart"/>
      <w:r w:rsidRPr="00486765">
        <w:rPr>
          <w:sz w:val="22"/>
        </w:rPr>
        <w:t>;</w:t>
      </w:r>
      <w:proofErr w:type="gramEnd"/>
      <w:r w:rsidRPr="00486765">
        <w:rPr>
          <w:sz w:val="22"/>
        </w:rPr>
        <w:t xml:space="preserve"> in the case of the attic fan</w:t>
      </w:r>
      <w:r w:rsidR="00861F97" w:rsidRPr="00486765">
        <w:rPr>
          <w:sz w:val="22"/>
        </w:rPr>
        <w:t xml:space="preserve"> because of </w:t>
      </w:r>
      <w:r w:rsidRPr="00486765">
        <w:rPr>
          <w:sz w:val="22"/>
        </w:rPr>
        <w:t xml:space="preserve">a </w:t>
      </w:r>
      <w:r w:rsidR="00151755" w:rsidRPr="00486765">
        <w:rPr>
          <w:sz w:val="22"/>
        </w:rPr>
        <w:t>missing screw</w:t>
      </w:r>
      <w:r w:rsidR="00861F97" w:rsidRPr="00486765">
        <w:rPr>
          <w:sz w:val="22"/>
        </w:rPr>
        <w:t>. But t</w:t>
      </w:r>
      <w:r w:rsidRPr="00486765">
        <w:rPr>
          <w:sz w:val="22"/>
        </w:rPr>
        <w:t>hese</w:t>
      </w:r>
      <w:r w:rsidR="00151755" w:rsidRPr="00486765">
        <w:rPr>
          <w:sz w:val="22"/>
        </w:rPr>
        <w:t xml:space="preserve"> </w:t>
      </w:r>
      <w:r w:rsidR="00465C17" w:rsidRPr="00486765">
        <w:rPr>
          <w:sz w:val="22"/>
        </w:rPr>
        <w:t>entities</w:t>
      </w:r>
      <w:r w:rsidR="00151755" w:rsidRPr="00486765">
        <w:rPr>
          <w:sz w:val="22"/>
        </w:rPr>
        <w:t xml:space="preserve"> </w:t>
      </w:r>
      <w:r w:rsidR="00861F97" w:rsidRPr="00486765">
        <w:rPr>
          <w:sz w:val="22"/>
        </w:rPr>
        <w:t xml:space="preserve">then </w:t>
      </w:r>
      <w:r w:rsidRPr="00486765">
        <w:rPr>
          <w:sz w:val="22"/>
        </w:rPr>
        <w:t xml:space="preserve">still </w:t>
      </w:r>
      <w:r w:rsidRPr="00486765">
        <w:rPr>
          <w:i/>
          <w:sz w:val="22"/>
        </w:rPr>
        <w:t>have their function</w:t>
      </w:r>
      <w:r w:rsidR="00861F97" w:rsidRPr="00486765">
        <w:rPr>
          <w:i/>
          <w:sz w:val="22"/>
        </w:rPr>
        <w:t>s</w:t>
      </w:r>
      <w:r w:rsidR="00861F97" w:rsidRPr="00486765">
        <w:rPr>
          <w:sz w:val="22"/>
        </w:rPr>
        <w:t>;</w:t>
      </w:r>
      <w:r w:rsidR="00C0143F" w:rsidRPr="00486765">
        <w:rPr>
          <w:sz w:val="22"/>
        </w:rPr>
        <w:t xml:space="preserve"> </w:t>
      </w:r>
      <w:r w:rsidR="00861F97" w:rsidRPr="00486765">
        <w:rPr>
          <w:sz w:val="22"/>
        </w:rPr>
        <w:t xml:space="preserve">it is simply that </w:t>
      </w:r>
      <w:r w:rsidRPr="00486765">
        <w:rPr>
          <w:sz w:val="22"/>
        </w:rPr>
        <w:t xml:space="preserve">they </w:t>
      </w:r>
      <w:r w:rsidR="00861F97" w:rsidRPr="00486765">
        <w:rPr>
          <w:sz w:val="22"/>
        </w:rPr>
        <w:t>are un</w:t>
      </w:r>
      <w:r w:rsidR="00E13067" w:rsidRPr="00486765">
        <w:rPr>
          <w:sz w:val="22"/>
        </w:rPr>
        <w:t xml:space="preserve">able to </w:t>
      </w:r>
      <w:r w:rsidR="00861F97" w:rsidRPr="00486765">
        <w:rPr>
          <w:sz w:val="22"/>
        </w:rPr>
        <w:t xml:space="preserve">exercise these </w:t>
      </w:r>
      <w:r w:rsidR="00E13067" w:rsidRPr="00486765">
        <w:rPr>
          <w:sz w:val="22"/>
        </w:rPr>
        <w:t>function</w:t>
      </w:r>
      <w:r w:rsidR="00861F97" w:rsidRPr="00486765">
        <w:rPr>
          <w:sz w:val="22"/>
        </w:rPr>
        <w:t>s</w:t>
      </w:r>
      <w:r w:rsidRPr="00486765">
        <w:rPr>
          <w:sz w:val="22"/>
        </w:rPr>
        <w:t xml:space="preserve"> until the physical </w:t>
      </w:r>
      <w:r w:rsidR="00861F97" w:rsidRPr="00486765">
        <w:rPr>
          <w:sz w:val="22"/>
        </w:rPr>
        <w:t xml:space="preserve">defect </w:t>
      </w:r>
      <w:r w:rsidRPr="00486765">
        <w:rPr>
          <w:sz w:val="22"/>
        </w:rPr>
        <w:t>is rectified</w:t>
      </w:r>
      <w:r w:rsidR="00861F97" w:rsidRPr="00486765">
        <w:rPr>
          <w:sz w:val="22"/>
        </w:rPr>
        <w:t>,</w:t>
      </w:r>
      <w:r w:rsidR="00F93648" w:rsidRPr="00486765">
        <w:rPr>
          <w:sz w:val="22"/>
        </w:rPr>
        <w:t xml:space="preserve"> for example through clinical intervention or mechanical repair</w:t>
      </w:r>
      <w:r w:rsidRPr="00486765">
        <w:rPr>
          <w:sz w:val="22"/>
        </w:rPr>
        <w:t xml:space="preserve">. </w:t>
      </w:r>
      <w:r w:rsidR="00151755" w:rsidRPr="00486765">
        <w:rPr>
          <w:sz w:val="22"/>
        </w:rPr>
        <w:t>The entities</w:t>
      </w:r>
      <w:r w:rsidRPr="00486765">
        <w:rPr>
          <w:sz w:val="22"/>
        </w:rPr>
        <w:t xml:space="preserve"> would </w:t>
      </w:r>
      <w:r w:rsidRPr="00486765">
        <w:rPr>
          <w:i/>
          <w:sz w:val="22"/>
        </w:rPr>
        <w:t>lose</w:t>
      </w:r>
      <w:r w:rsidRPr="00486765">
        <w:rPr>
          <w:sz w:val="22"/>
        </w:rPr>
        <w:t xml:space="preserve"> their function</w:t>
      </w:r>
      <w:r w:rsidR="00861F97" w:rsidRPr="00486765">
        <w:rPr>
          <w:sz w:val="22"/>
        </w:rPr>
        <w:t xml:space="preserve"> only </w:t>
      </w:r>
      <w:r w:rsidRPr="00486765">
        <w:rPr>
          <w:sz w:val="22"/>
        </w:rPr>
        <w:t>if they were changed drastically,</w:t>
      </w:r>
      <w:r w:rsidR="00494B7A" w:rsidRPr="00486765">
        <w:rPr>
          <w:sz w:val="22"/>
        </w:rPr>
        <w:t xml:space="preserve"> for example</w:t>
      </w:r>
      <w:r w:rsidR="003138D6" w:rsidRPr="00486765">
        <w:rPr>
          <w:sz w:val="22"/>
        </w:rPr>
        <w:t>,</w:t>
      </w:r>
      <w:r w:rsidR="00494B7A" w:rsidRPr="00486765">
        <w:rPr>
          <w:sz w:val="22"/>
        </w:rPr>
        <w:t xml:space="preserve"> </w:t>
      </w:r>
      <w:r w:rsidR="003138D6" w:rsidRPr="00486765">
        <w:rPr>
          <w:sz w:val="22"/>
        </w:rPr>
        <w:t>in the case of the lung, through the death of the host organism</w:t>
      </w:r>
      <w:r w:rsidR="00F93648" w:rsidRPr="00486765">
        <w:rPr>
          <w:sz w:val="22"/>
        </w:rPr>
        <w:t>.</w:t>
      </w:r>
      <w:r w:rsidRPr="00486765">
        <w:rPr>
          <w:sz w:val="22"/>
        </w:rPr>
        <w:t> </w:t>
      </w:r>
      <w:r w:rsidR="002017C2" w:rsidRPr="00486765">
        <w:rPr>
          <w:sz w:val="22"/>
        </w:rPr>
        <w:t> </w:t>
      </w:r>
    </w:p>
    <w:p w14:paraId="1E7CA03C" w14:textId="00BA2988" w:rsidR="00443209" w:rsidRPr="00486765" w:rsidRDefault="00760F91" w:rsidP="00486765">
      <w:pPr>
        <w:pStyle w:val="ParaNoInd"/>
        <w:spacing w:before="200" w:after="200" w:line="360" w:lineRule="auto"/>
        <w:rPr>
          <w:sz w:val="22"/>
          <w:szCs w:val="23"/>
        </w:rPr>
      </w:pPr>
      <w:r w:rsidRPr="00486765">
        <w:rPr>
          <w:sz w:val="22"/>
          <w:szCs w:val="23"/>
        </w:rPr>
        <w:t xml:space="preserve">We </w:t>
      </w:r>
      <w:r w:rsidR="00687850" w:rsidRPr="00486765">
        <w:rPr>
          <w:sz w:val="22"/>
          <w:szCs w:val="23"/>
        </w:rPr>
        <w:t xml:space="preserve">have </w:t>
      </w:r>
      <w:r w:rsidRPr="00486765">
        <w:rPr>
          <w:sz w:val="22"/>
          <w:szCs w:val="23"/>
        </w:rPr>
        <w:t>distinguish</w:t>
      </w:r>
      <w:r w:rsidR="00687850" w:rsidRPr="00486765">
        <w:rPr>
          <w:sz w:val="22"/>
          <w:szCs w:val="23"/>
        </w:rPr>
        <w:t>ed</w:t>
      </w:r>
      <w:r w:rsidRPr="00486765">
        <w:rPr>
          <w:sz w:val="22"/>
          <w:szCs w:val="23"/>
        </w:rPr>
        <w:t xml:space="preserve"> two varieties of function, </w:t>
      </w:r>
      <w:proofErr w:type="spellStart"/>
      <w:r w:rsidRPr="00486765">
        <w:rPr>
          <w:rFonts w:ascii="Times New Roman Italic" w:hAnsi="Times New Roman Italic"/>
          <w:sz w:val="22"/>
          <w:szCs w:val="23"/>
        </w:rPr>
        <w:t>artifactual</w:t>
      </w:r>
      <w:proofErr w:type="spellEnd"/>
      <w:r w:rsidRPr="00486765">
        <w:rPr>
          <w:rFonts w:ascii="Times New Roman Italic" w:hAnsi="Times New Roman Italic"/>
          <w:sz w:val="22"/>
          <w:szCs w:val="23"/>
        </w:rPr>
        <w:t xml:space="preserve"> function</w:t>
      </w:r>
      <w:r w:rsidRPr="00486765">
        <w:rPr>
          <w:sz w:val="22"/>
          <w:szCs w:val="23"/>
        </w:rPr>
        <w:t xml:space="preserve"> and </w:t>
      </w:r>
      <w:r w:rsidRPr="00486765">
        <w:rPr>
          <w:rFonts w:ascii="Times New Roman Italic" w:hAnsi="Times New Roman Italic"/>
          <w:sz w:val="22"/>
          <w:szCs w:val="23"/>
        </w:rPr>
        <w:t>biological function</w:t>
      </w:r>
      <w:r w:rsidRPr="00486765">
        <w:rPr>
          <w:sz w:val="22"/>
          <w:szCs w:val="23"/>
        </w:rPr>
        <w:t>.</w:t>
      </w:r>
      <w:r w:rsidR="00861F97" w:rsidRPr="00486765">
        <w:rPr>
          <w:sz w:val="22"/>
          <w:szCs w:val="23"/>
        </w:rPr>
        <w:t xml:space="preserve"> T</w:t>
      </w:r>
      <w:r w:rsidR="00363DCA" w:rsidRPr="00486765">
        <w:rPr>
          <w:sz w:val="22"/>
          <w:szCs w:val="23"/>
        </w:rPr>
        <w:t xml:space="preserve">hese are not </w:t>
      </w:r>
      <w:r w:rsidR="00904EC1" w:rsidRPr="00486765">
        <w:rPr>
          <w:sz w:val="22"/>
          <w:szCs w:val="23"/>
        </w:rPr>
        <w:t xml:space="preserve">asserted </w:t>
      </w:r>
      <w:r w:rsidR="00363DCA" w:rsidRPr="00486765">
        <w:rPr>
          <w:sz w:val="22"/>
          <w:szCs w:val="23"/>
        </w:rPr>
        <w:t>subtypes</w:t>
      </w:r>
      <w:r w:rsidR="00861F97" w:rsidRPr="00486765">
        <w:rPr>
          <w:sz w:val="22"/>
          <w:szCs w:val="23"/>
        </w:rPr>
        <w:t xml:space="preserve"> of </w:t>
      </w:r>
      <w:proofErr w:type="spellStart"/>
      <w:r w:rsidR="00861F97" w:rsidRPr="00486765">
        <w:rPr>
          <w:sz w:val="22"/>
          <w:szCs w:val="23"/>
        </w:rPr>
        <w:t>BFO</w:t>
      </w:r>
      <w:proofErr w:type="gramStart"/>
      <w:r w:rsidR="00861F97" w:rsidRPr="00486765">
        <w:rPr>
          <w:sz w:val="22"/>
          <w:szCs w:val="23"/>
        </w:rPr>
        <w:t>:</w:t>
      </w:r>
      <w:r w:rsidR="00861F97" w:rsidRPr="00486765">
        <w:rPr>
          <w:i/>
          <w:sz w:val="22"/>
          <w:szCs w:val="23"/>
        </w:rPr>
        <w:t>function</w:t>
      </w:r>
      <w:proofErr w:type="spellEnd"/>
      <w:proofErr w:type="gramEnd"/>
      <w:r w:rsidR="00C0143F" w:rsidRPr="00486765">
        <w:rPr>
          <w:i/>
          <w:sz w:val="22"/>
          <w:szCs w:val="23"/>
        </w:rPr>
        <w:t xml:space="preserve"> </w:t>
      </w:r>
      <w:r w:rsidR="00861F97" w:rsidRPr="00486765">
        <w:rPr>
          <w:sz w:val="22"/>
          <w:szCs w:val="23"/>
        </w:rPr>
        <w:t>however</w:t>
      </w:r>
      <w:r w:rsidR="00363DCA" w:rsidRPr="00486765">
        <w:rPr>
          <w:sz w:val="22"/>
          <w:szCs w:val="23"/>
        </w:rPr>
        <w:t>, since the same function – for example: to pump</w:t>
      </w:r>
      <w:r w:rsidR="00443209" w:rsidRPr="00486765">
        <w:rPr>
          <w:sz w:val="22"/>
          <w:szCs w:val="23"/>
        </w:rPr>
        <w:t>, to transport</w:t>
      </w:r>
      <w:r w:rsidR="00363DCA" w:rsidRPr="00486765">
        <w:rPr>
          <w:sz w:val="22"/>
          <w:szCs w:val="23"/>
        </w:rPr>
        <w:t xml:space="preserve"> – can exist both in artifacts and in biological</w:t>
      </w:r>
      <w:r w:rsidR="00C0143F" w:rsidRPr="00486765">
        <w:rPr>
          <w:sz w:val="22"/>
          <w:szCs w:val="23"/>
        </w:rPr>
        <w:t xml:space="preserve"> </w:t>
      </w:r>
      <w:r w:rsidR="00465C17" w:rsidRPr="00486765">
        <w:rPr>
          <w:sz w:val="22"/>
          <w:szCs w:val="23"/>
        </w:rPr>
        <w:t>entities</w:t>
      </w:r>
      <w:r w:rsidR="00363DCA" w:rsidRPr="00486765">
        <w:rPr>
          <w:sz w:val="22"/>
          <w:szCs w:val="23"/>
        </w:rPr>
        <w:t>.</w:t>
      </w:r>
      <w:r w:rsidR="00861F97" w:rsidRPr="00486765">
        <w:rPr>
          <w:sz w:val="22"/>
          <w:szCs w:val="23"/>
        </w:rPr>
        <w:t xml:space="preserve"> </w:t>
      </w:r>
      <w:r w:rsidR="00687850" w:rsidRPr="00486765">
        <w:rPr>
          <w:sz w:val="22"/>
          <w:szCs w:val="23"/>
        </w:rPr>
        <w:t>The a</w:t>
      </w:r>
      <w:r w:rsidR="00904EC1" w:rsidRPr="00486765">
        <w:rPr>
          <w:sz w:val="22"/>
          <w:szCs w:val="23"/>
        </w:rPr>
        <w:t>sserted s</w:t>
      </w:r>
      <w:r w:rsidR="00443209" w:rsidRPr="00486765">
        <w:rPr>
          <w:sz w:val="22"/>
          <w:szCs w:val="23"/>
        </w:rPr>
        <w:t xml:space="preserve">ubtypes of function </w:t>
      </w:r>
      <w:r w:rsidR="00FB0792" w:rsidRPr="00486765">
        <w:rPr>
          <w:sz w:val="22"/>
          <w:szCs w:val="23"/>
        </w:rPr>
        <w:t xml:space="preserve">that would be needed in order to yield a separate </w:t>
      </w:r>
      <w:proofErr w:type="spellStart"/>
      <w:r w:rsidR="00FB0792" w:rsidRPr="00486765">
        <w:rPr>
          <w:sz w:val="22"/>
          <w:szCs w:val="23"/>
        </w:rPr>
        <w:t>monoheirarchy</w:t>
      </w:r>
      <w:proofErr w:type="spellEnd"/>
      <w:r w:rsidR="00FB0792" w:rsidRPr="00486765">
        <w:rPr>
          <w:sz w:val="22"/>
          <w:szCs w:val="23"/>
        </w:rPr>
        <w:t xml:space="preserve"> </w:t>
      </w:r>
      <w:r w:rsidR="00443209" w:rsidRPr="00486765">
        <w:rPr>
          <w:sz w:val="22"/>
          <w:szCs w:val="23"/>
        </w:rPr>
        <w:t>are not</w:t>
      </w:r>
      <w:r w:rsidR="00405B03" w:rsidRPr="00486765">
        <w:rPr>
          <w:sz w:val="22"/>
          <w:szCs w:val="23"/>
        </w:rPr>
        <w:t xml:space="preserve"> </w:t>
      </w:r>
      <w:proofErr w:type="spellStart"/>
      <w:r w:rsidR="00443209" w:rsidRPr="00486765">
        <w:rPr>
          <w:sz w:val="22"/>
          <w:szCs w:val="23"/>
        </w:rPr>
        <w:t>artifactual</w:t>
      </w:r>
      <w:proofErr w:type="spellEnd"/>
      <w:r w:rsidR="00443209" w:rsidRPr="00486765">
        <w:rPr>
          <w:sz w:val="22"/>
          <w:szCs w:val="23"/>
        </w:rPr>
        <w:t xml:space="preserve"> function, biological function, etc.</w:t>
      </w:r>
      <w:r w:rsidR="00405B03" w:rsidRPr="00486765">
        <w:rPr>
          <w:sz w:val="22"/>
          <w:szCs w:val="23"/>
        </w:rPr>
        <w:t xml:space="preserve">, </w:t>
      </w:r>
      <w:r w:rsidR="00443209" w:rsidRPr="00486765">
        <w:rPr>
          <w:sz w:val="22"/>
          <w:szCs w:val="23"/>
        </w:rPr>
        <w:t>but rather transporting function, pumping function, etc.</w:t>
      </w:r>
    </w:p>
    <w:p w14:paraId="0D5CDB68" w14:textId="77777777" w:rsidR="0046137A" w:rsidRPr="00486765" w:rsidRDefault="0046137A" w:rsidP="00486765">
      <w:pPr>
        <w:pStyle w:val="ParaNoInd"/>
        <w:spacing w:before="200" w:after="200" w:line="360" w:lineRule="auto"/>
        <w:rPr>
          <w:b/>
          <w:sz w:val="22"/>
          <w:szCs w:val="23"/>
        </w:rPr>
      </w:pPr>
    </w:p>
    <w:p w14:paraId="09EB261F" w14:textId="00D80979" w:rsidR="00CD7D2D" w:rsidRPr="00486765" w:rsidRDefault="00E32204" w:rsidP="00486765">
      <w:pPr>
        <w:rPr>
          <w:b/>
          <w:sz w:val="22"/>
        </w:rPr>
      </w:pPr>
      <w:r w:rsidRPr="00486765">
        <w:rPr>
          <w:b/>
          <w:sz w:val="22"/>
        </w:rPr>
        <w:t>Defined relations</w:t>
      </w:r>
    </w:p>
    <w:p w14:paraId="1D222DA2" w14:textId="77777777" w:rsidR="00755698" w:rsidRPr="00486765" w:rsidRDefault="00755698" w:rsidP="00486765">
      <w:pPr>
        <w:rPr>
          <w:sz w:val="22"/>
        </w:rPr>
      </w:pPr>
    </w:p>
    <w:p w14:paraId="433D666F" w14:textId="41C1550F" w:rsidR="00CD7D2D" w:rsidRPr="00B23775" w:rsidRDefault="00D63A35" w:rsidP="00486765">
      <w:pPr>
        <w:pStyle w:val="Specification"/>
        <w:rPr>
          <w:sz w:val="22"/>
        </w:rPr>
      </w:pPr>
      <w:proofErr w:type="gramStart"/>
      <w:ins w:id="514" w:author="Jonathan Bona" w:date="2012-05-04T14:55:00Z">
        <w:r w:rsidRPr="00D63A35">
          <w:rPr>
            <w:rStyle w:val="Annotation"/>
            <w:rPrChange w:id="515" w:author="Jonathan Bona" w:date="2012-05-04T14:55:00Z">
              <w:rPr>
                <w:rStyle w:val="SpecificationType"/>
                <w:sz w:val="22"/>
              </w:rPr>
            </w:rPrChange>
          </w:rPr>
          <w:t>a</w:t>
        </w:r>
        <w:proofErr w:type="gramEnd"/>
        <w:r w:rsidRPr="00D63A35">
          <w:rPr>
            <w:rStyle w:val="Annotation"/>
            <w:rPrChange w:id="516" w:author="Jonathan Bona" w:date="2012-05-04T14:55:00Z">
              <w:rPr>
                <w:rStyle w:val="SpecificationType"/>
                <w:sz w:val="22"/>
              </w:rPr>
            </w:rPrChange>
          </w:rPr>
          <w:t>(</w:t>
        </w:r>
      </w:ins>
      <w:proofErr w:type="spellStart"/>
      <w:ins w:id="517" w:author="Jonathan Bona" w:date="2012-05-04T14:57:00Z">
        <w:r w:rsidR="00654FD7">
          <w:rPr>
            <w:rStyle w:val="Annotation"/>
          </w:rPr>
          <w:t>role_of</w:t>
        </w:r>
      </w:ins>
      <w:proofErr w:type="spellEnd"/>
      <w:ins w:id="518" w:author="Jonathan Bona" w:date="2012-05-04T14:55:00Z">
        <w:r w:rsidRPr="00D63A35">
          <w:rPr>
            <w:rStyle w:val="Annotation"/>
            <w:rPrChange w:id="519" w:author="Jonathan Bona" w:date="2012-05-04T14:55:00Z">
              <w:rPr>
                <w:b/>
                <w:sz w:val="22"/>
              </w:rPr>
            </w:rPrChange>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role_of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5E4226"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role</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[065-001]</w:t>
      </w:r>
      <w:ins w:id="520" w:author="Jonathan Bona" w:date="2012-05-04T14:55:00Z">
        <w:r w:rsidRPr="00D63A35">
          <w:rPr>
            <w:rStyle w:val="Annotation"/>
            <w:rPrChange w:id="521" w:author="Jonathan Bona" w:date="2012-05-04T14:56:00Z">
              <w:rPr>
                <w:sz w:val="22"/>
              </w:rPr>
            </w:rPrChange>
          </w:rPr>
          <w:t>]</w:t>
        </w:r>
      </w:ins>
    </w:p>
    <w:p w14:paraId="258F8E36" w14:textId="30E90767" w:rsidR="00CD7D2D" w:rsidRPr="006D323D" w:rsidRDefault="00D63A35">
      <w:pPr>
        <w:pStyle w:val="Specification"/>
        <w:rPr>
          <w:b/>
          <w:sz w:val="22"/>
        </w:rPr>
      </w:pPr>
      <w:proofErr w:type="gramStart"/>
      <w:ins w:id="522" w:author="Jonathan Bona" w:date="2012-05-04T14:56:00Z">
        <w:r w:rsidRPr="007539EB">
          <w:rPr>
            <w:rStyle w:val="Annotation"/>
          </w:rPr>
          <w:t>a</w:t>
        </w:r>
        <w:proofErr w:type="gramEnd"/>
        <w:r w:rsidRPr="007539EB">
          <w:rPr>
            <w:rStyle w:val="Annotation"/>
          </w:rPr>
          <w:t>(</w:t>
        </w:r>
      </w:ins>
      <w:proofErr w:type="spellStart"/>
      <w:ins w:id="523" w:author="Jonathan Bona" w:date="2012-05-04T14:57:00Z">
        <w:r w:rsidR="00654FD7">
          <w:rPr>
            <w:rStyle w:val="Annotation"/>
          </w:rPr>
          <w:t>disposition_of</w:t>
        </w:r>
      </w:ins>
      <w:proofErr w:type="spellEnd"/>
      <w:ins w:id="524"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disposition_of</w:t>
      </w:r>
      <w:proofErr w:type="spellEnd"/>
      <w:r w:rsidR="00C0143F" w:rsidRPr="00486765">
        <w:rPr>
          <w:b/>
          <w:sz w:val="22"/>
        </w:rPr>
        <w:t xml:space="preserve"> </w:t>
      </w:r>
      <w:r w:rsidR="00CD7D2D" w:rsidRPr="00486765">
        <w:rPr>
          <w:i/>
          <w:sz w:val="22"/>
        </w:rPr>
        <w:t xml:space="preserve">b </w:t>
      </w:r>
      <w:r w:rsidR="00CD7D2D" w:rsidRPr="00486765">
        <w:rPr>
          <w:b/>
          <w:sz w:val="22"/>
        </w:rPr>
        <w:t xml:space="preserve">at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disposition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[066-001]</w:t>
      </w:r>
      <w:ins w:id="525" w:author="Jonathan Bona" w:date="2012-05-04T14:56:00Z">
        <w:r w:rsidRPr="00D63A35">
          <w:rPr>
            <w:rStyle w:val="Annotation"/>
          </w:rPr>
          <w:t xml:space="preserve"> </w:t>
        </w:r>
        <w:r w:rsidRPr="007539EB">
          <w:rPr>
            <w:rStyle w:val="Annotation"/>
          </w:rPr>
          <w:t>]</w:t>
        </w:r>
      </w:ins>
    </w:p>
    <w:p w14:paraId="0F4F77F3" w14:textId="76CDC3EB" w:rsidR="001B0E9B" w:rsidRPr="00B23775" w:rsidRDefault="00D63A35">
      <w:pPr>
        <w:pStyle w:val="Specification"/>
        <w:rPr>
          <w:sz w:val="22"/>
        </w:rPr>
      </w:pPr>
      <w:proofErr w:type="gramStart"/>
      <w:ins w:id="526" w:author="Jonathan Bona" w:date="2012-05-04T14:56:00Z">
        <w:r w:rsidRPr="007539EB">
          <w:rPr>
            <w:rStyle w:val="Annotation"/>
          </w:rPr>
          <w:t>a</w:t>
        </w:r>
        <w:proofErr w:type="gramEnd"/>
        <w:r w:rsidRPr="007539EB">
          <w:rPr>
            <w:rStyle w:val="Annotation"/>
          </w:rPr>
          <w:t>(</w:t>
        </w:r>
      </w:ins>
      <w:proofErr w:type="spellStart"/>
      <w:ins w:id="527" w:author="Jonathan Bona" w:date="2012-05-04T14:57:00Z">
        <w:r w:rsidR="00654FD7">
          <w:rPr>
            <w:rStyle w:val="Annotation"/>
          </w:rPr>
          <w:t>function_of</w:t>
        </w:r>
      </w:ins>
      <w:proofErr w:type="spellEnd"/>
      <w:ins w:id="528"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CD7D2D" w:rsidRPr="00486765">
        <w:rPr>
          <w:i/>
          <w:sz w:val="22"/>
        </w:rPr>
        <w:t>a</w:t>
      </w:r>
      <w:r w:rsidR="00C0143F" w:rsidRPr="00486765">
        <w:rPr>
          <w:i/>
          <w:sz w:val="22"/>
        </w:rPr>
        <w:t xml:space="preserve"> </w:t>
      </w:r>
      <w:proofErr w:type="spellStart"/>
      <w:r w:rsidR="00CD7D2D" w:rsidRPr="00486765">
        <w:rPr>
          <w:b/>
          <w:sz w:val="22"/>
        </w:rPr>
        <w:t>function_of</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 =</w:t>
      </w:r>
      <w:r w:rsidR="00541102" w:rsidRPr="00486765">
        <w:rPr>
          <w:sz w:val="22"/>
        </w:rPr>
        <w:t>Def.</w:t>
      </w:r>
      <w:r w:rsidR="00C0143F" w:rsidRPr="00486765">
        <w:rPr>
          <w:sz w:val="22"/>
        </w:rPr>
        <w:t xml:space="preserve"> </w:t>
      </w:r>
      <w:r w:rsidR="00CD7D2D" w:rsidRPr="00486765">
        <w:rPr>
          <w:i/>
          <w:sz w:val="22"/>
        </w:rPr>
        <w:t xml:space="preserve">a </w:t>
      </w:r>
      <w:r w:rsidR="00CD7D2D" w:rsidRPr="00486765">
        <w:rPr>
          <w:sz w:val="22"/>
        </w:rPr>
        <w:t xml:space="preserve">is a </w:t>
      </w:r>
      <w:r w:rsidR="00CD7D2D" w:rsidRPr="00486765">
        <w:rPr>
          <w:i/>
          <w:sz w:val="22"/>
        </w:rPr>
        <w:t>function</w:t>
      </w:r>
      <w:r w:rsidR="00CD7D2D" w:rsidRPr="00486765">
        <w:rPr>
          <w:sz w:val="22"/>
        </w:rPr>
        <w:t xml:space="preserve"> and </w:t>
      </w:r>
      <w:r w:rsidR="00CD7D2D" w:rsidRPr="00486765">
        <w:rPr>
          <w:i/>
          <w:sz w:val="22"/>
        </w:rPr>
        <w:t xml:space="preserve">a </w:t>
      </w:r>
      <w:proofErr w:type="spellStart"/>
      <w:r w:rsidR="00CD7D2D" w:rsidRPr="00486765">
        <w:rPr>
          <w:b/>
          <w:sz w:val="22"/>
        </w:rPr>
        <w:t>inheres_in</w:t>
      </w:r>
      <w:proofErr w:type="spellEnd"/>
      <w:r w:rsidR="00C0143F" w:rsidRPr="00486765">
        <w:rPr>
          <w:b/>
          <w:sz w:val="22"/>
        </w:rPr>
        <w:t xml:space="preserve"> </w:t>
      </w:r>
      <w:r w:rsidR="00CD7D2D" w:rsidRPr="00486765">
        <w:rPr>
          <w:i/>
          <w:sz w:val="22"/>
        </w:rPr>
        <w:t xml:space="preserve">b </w:t>
      </w:r>
      <w:r w:rsidR="00CD7D2D" w:rsidRPr="00486765">
        <w:rPr>
          <w:b/>
          <w:sz w:val="22"/>
        </w:rPr>
        <w:t>at</w:t>
      </w:r>
      <w:r w:rsidR="00C0143F" w:rsidRPr="00486765">
        <w:rPr>
          <w:b/>
          <w:sz w:val="22"/>
        </w:rPr>
        <w:t xml:space="preserve"> </w:t>
      </w:r>
      <w:r w:rsidR="00CD7D2D" w:rsidRPr="00486765">
        <w:rPr>
          <w:i/>
          <w:sz w:val="22"/>
        </w:rPr>
        <w:t>t</w:t>
      </w:r>
      <w:r w:rsidR="006D323D">
        <w:rPr>
          <w:sz w:val="22"/>
        </w:rPr>
        <w:t>. [067-001]</w:t>
      </w:r>
      <w:ins w:id="529" w:author="Jonathan Bona" w:date="2012-05-04T14:56:00Z">
        <w:r w:rsidRPr="00D63A35">
          <w:rPr>
            <w:rStyle w:val="Annotation"/>
          </w:rPr>
          <w:t xml:space="preserve"> </w:t>
        </w:r>
        <w:r w:rsidRPr="007539EB">
          <w:rPr>
            <w:rStyle w:val="Annotation"/>
          </w:rPr>
          <w:t>]</w:t>
        </w:r>
      </w:ins>
    </w:p>
    <w:p w14:paraId="40A2A95F" w14:textId="4EE215D7" w:rsidR="005E4226" w:rsidRPr="00B23775" w:rsidRDefault="00D63A35">
      <w:pPr>
        <w:pStyle w:val="Specification"/>
        <w:rPr>
          <w:sz w:val="22"/>
        </w:rPr>
      </w:pPr>
      <w:proofErr w:type="gramStart"/>
      <w:ins w:id="530" w:author="Jonathan Bona" w:date="2012-05-04T14:56:00Z">
        <w:r w:rsidRPr="007539EB">
          <w:rPr>
            <w:rStyle w:val="Annotation"/>
          </w:rPr>
          <w:t>a</w:t>
        </w:r>
        <w:proofErr w:type="gramEnd"/>
        <w:r w:rsidRPr="007539EB">
          <w:rPr>
            <w:rStyle w:val="Annotation"/>
          </w:rPr>
          <w:t>(</w:t>
        </w:r>
      </w:ins>
      <w:proofErr w:type="spellStart"/>
      <w:ins w:id="531" w:author="Jonathan Bona" w:date="2012-05-04T14:57:00Z">
        <w:r w:rsidR="00654FD7">
          <w:rPr>
            <w:rStyle w:val="Annotation"/>
          </w:rPr>
          <w:t>has_role</w:t>
        </w:r>
      </w:ins>
      <w:proofErr w:type="spellEnd"/>
      <w:ins w:id="532"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b/>
          <w:sz w:val="22"/>
        </w:rPr>
        <w:t>has_role</w:t>
      </w:r>
      <w:proofErr w:type="spellEnd"/>
      <w:r w:rsidR="005E4226" w:rsidRPr="00486765">
        <w:rPr>
          <w:b/>
          <w:sz w:val="22"/>
        </w:rPr>
        <w:t xml:space="preserve"> </w:t>
      </w:r>
      <w:r w:rsidR="005E4226" w:rsidRPr="00486765">
        <w:rPr>
          <w:i/>
          <w:sz w:val="22"/>
        </w:rPr>
        <w:t xml:space="preserve">b </w:t>
      </w:r>
      <w:r w:rsidR="005E4226" w:rsidRPr="00486765">
        <w:rPr>
          <w:b/>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b/>
          <w:sz w:val="22"/>
        </w:rPr>
        <w:t>role_of</w:t>
      </w:r>
      <w:proofErr w:type="spellEnd"/>
      <w:r w:rsidR="005E4226" w:rsidRPr="00486765">
        <w:rPr>
          <w:b/>
          <w:sz w:val="22"/>
        </w:rPr>
        <w:t xml:space="preserve"> </w:t>
      </w:r>
      <w:r w:rsidR="005E4226" w:rsidRPr="00486765">
        <w:rPr>
          <w:i/>
          <w:sz w:val="22"/>
        </w:rPr>
        <w:t xml:space="preserve">a </w:t>
      </w:r>
      <w:r w:rsidR="005E4226" w:rsidRPr="00486765">
        <w:rPr>
          <w:b/>
          <w:sz w:val="22"/>
        </w:rPr>
        <w:t xml:space="preserve">at </w:t>
      </w:r>
      <w:r w:rsidR="005E4226" w:rsidRPr="00486765">
        <w:rPr>
          <w:i/>
          <w:sz w:val="22"/>
        </w:rPr>
        <w:t>t</w:t>
      </w:r>
      <w:r w:rsidR="006D323D">
        <w:rPr>
          <w:sz w:val="22"/>
        </w:rPr>
        <w:t>. [068-001]</w:t>
      </w:r>
      <w:ins w:id="533" w:author="Jonathan Bona" w:date="2012-05-04T14:56:00Z">
        <w:r w:rsidRPr="00D63A35">
          <w:rPr>
            <w:rStyle w:val="Annotation"/>
          </w:rPr>
          <w:t xml:space="preserve"> </w:t>
        </w:r>
        <w:r w:rsidRPr="007539EB">
          <w:rPr>
            <w:rStyle w:val="Annotation"/>
          </w:rPr>
          <w:t>]</w:t>
        </w:r>
      </w:ins>
    </w:p>
    <w:p w14:paraId="3B486F10" w14:textId="526CC287" w:rsidR="005E4226" w:rsidRPr="00B23775" w:rsidRDefault="00D63A35">
      <w:pPr>
        <w:pStyle w:val="Specification"/>
        <w:rPr>
          <w:sz w:val="22"/>
        </w:rPr>
      </w:pPr>
      <w:proofErr w:type="gramStart"/>
      <w:ins w:id="534" w:author="Jonathan Bona" w:date="2012-05-04T14:56:00Z">
        <w:r w:rsidRPr="007539EB">
          <w:rPr>
            <w:rStyle w:val="Annotation"/>
          </w:rPr>
          <w:t>a</w:t>
        </w:r>
        <w:proofErr w:type="gramEnd"/>
        <w:r w:rsidRPr="007539EB">
          <w:rPr>
            <w:rStyle w:val="Annotation"/>
          </w:rPr>
          <w:t>(</w:t>
        </w:r>
      </w:ins>
      <w:proofErr w:type="spellStart"/>
      <w:ins w:id="535" w:author="Jonathan Bona" w:date="2012-05-04T14:58:00Z">
        <w:r w:rsidR="00654FD7">
          <w:rPr>
            <w:rStyle w:val="Annotation"/>
          </w:rPr>
          <w:t>has_disposition</w:t>
        </w:r>
      </w:ins>
      <w:proofErr w:type="spellEnd"/>
      <w:ins w:id="536"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has_disposition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disposition_of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[069-001]</w:t>
      </w:r>
      <w:ins w:id="537" w:author="Jonathan Bona" w:date="2012-05-04T14:56:00Z">
        <w:r w:rsidRPr="00D63A35">
          <w:rPr>
            <w:rStyle w:val="Annotation"/>
          </w:rPr>
          <w:t xml:space="preserve"> </w:t>
        </w:r>
        <w:r w:rsidRPr="007539EB">
          <w:rPr>
            <w:rStyle w:val="Annotation"/>
          </w:rPr>
          <w:t>]</w:t>
        </w:r>
      </w:ins>
    </w:p>
    <w:p w14:paraId="64D99293" w14:textId="316FA4B0" w:rsidR="005E4226" w:rsidRPr="00B23775" w:rsidRDefault="00D63A35">
      <w:pPr>
        <w:pStyle w:val="Specification"/>
        <w:rPr>
          <w:sz w:val="22"/>
        </w:rPr>
      </w:pPr>
      <w:proofErr w:type="gramStart"/>
      <w:ins w:id="538" w:author="Jonathan Bona" w:date="2012-05-04T14:56:00Z">
        <w:r w:rsidRPr="007539EB">
          <w:rPr>
            <w:rStyle w:val="Annotation"/>
          </w:rPr>
          <w:lastRenderedPageBreak/>
          <w:t>a</w:t>
        </w:r>
        <w:proofErr w:type="gramEnd"/>
        <w:r w:rsidRPr="007539EB">
          <w:rPr>
            <w:rStyle w:val="Annotation"/>
          </w:rPr>
          <w:t>(</w:t>
        </w:r>
      </w:ins>
      <w:proofErr w:type="spellStart"/>
      <w:ins w:id="539" w:author="Jonathan Bona" w:date="2012-05-04T14:58:00Z">
        <w:r w:rsidR="00654FD7">
          <w:rPr>
            <w:rStyle w:val="Annotation"/>
          </w:rPr>
          <w:t>has_function</w:t>
        </w:r>
      </w:ins>
      <w:proofErr w:type="spellEnd"/>
      <w:ins w:id="540" w:author="Jonathan Bona" w:date="2012-05-04T14:56:00Z">
        <w:r w:rsidRPr="007539EB">
          <w:rPr>
            <w:rStyle w:val="Annotation"/>
          </w:rPr>
          <w:t>)[</w:t>
        </w:r>
      </w:ins>
      <w:r w:rsidR="00492DAF" w:rsidRPr="00486765">
        <w:rPr>
          <w:rStyle w:val="SpecificationType"/>
          <w:sz w:val="22"/>
        </w:rPr>
        <w:t>Definition</w:t>
      </w:r>
      <w:r w:rsidR="00492DAF" w:rsidRPr="00486765">
        <w:rPr>
          <w:smallCaps/>
          <w:sz w:val="22"/>
        </w:rPr>
        <w:t xml:space="preserve">: </w:t>
      </w:r>
      <w:r w:rsidR="005E4226" w:rsidRPr="00486765">
        <w:rPr>
          <w:i/>
          <w:sz w:val="22"/>
        </w:rPr>
        <w:t xml:space="preserve">a </w:t>
      </w:r>
      <w:proofErr w:type="spellStart"/>
      <w:r w:rsidR="005E4226" w:rsidRPr="00486765">
        <w:rPr>
          <w:sz w:val="22"/>
        </w:rPr>
        <w:t>has_function</w:t>
      </w:r>
      <w:proofErr w:type="spellEnd"/>
      <w:r w:rsidR="005E4226" w:rsidRPr="00486765">
        <w:rPr>
          <w:sz w:val="22"/>
        </w:rPr>
        <w:t xml:space="preserve"> </w:t>
      </w:r>
      <w:r w:rsidR="005E4226" w:rsidRPr="00486765">
        <w:rPr>
          <w:i/>
          <w:sz w:val="22"/>
        </w:rPr>
        <w:t xml:space="preserve">b </w:t>
      </w:r>
      <w:r w:rsidR="005E4226" w:rsidRPr="00486765">
        <w:rPr>
          <w:sz w:val="22"/>
        </w:rPr>
        <w:t xml:space="preserve">at </w:t>
      </w:r>
      <w:r w:rsidR="005E4226" w:rsidRPr="00486765">
        <w:rPr>
          <w:i/>
          <w:sz w:val="22"/>
        </w:rPr>
        <w:t>t =</w:t>
      </w:r>
      <w:r w:rsidR="005E4226" w:rsidRPr="00486765">
        <w:rPr>
          <w:sz w:val="22"/>
        </w:rPr>
        <w:t xml:space="preserve">Def. </w:t>
      </w:r>
      <w:r w:rsidR="005E4226" w:rsidRPr="00486765">
        <w:rPr>
          <w:i/>
          <w:sz w:val="22"/>
        </w:rPr>
        <w:t xml:space="preserve">b </w:t>
      </w:r>
      <w:proofErr w:type="spellStart"/>
      <w:r w:rsidR="005E4226" w:rsidRPr="00486765">
        <w:rPr>
          <w:sz w:val="22"/>
        </w:rPr>
        <w:t>function_of</w:t>
      </w:r>
      <w:proofErr w:type="spellEnd"/>
      <w:r w:rsidR="005E4226" w:rsidRPr="00486765">
        <w:rPr>
          <w:sz w:val="22"/>
        </w:rPr>
        <w:t xml:space="preserve"> </w:t>
      </w:r>
      <w:r w:rsidR="005E4226" w:rsidRPr="00486765">
        <w:rPr>
          <w:i/>
          <w:sz w:val="22"/>
        </w:rPr>
        <w:t xml:space="preserve">a </w:t>
      </w:r>
      <w:r w:rsidR="005E4226" w:rsidRPr="00486765">
        <w:rPr>
          <w:sz w:val="22"/>
        </w:rPr>
        <w:t xml:space="preserve">at </w:t>
      </w:r>
      <w:r w:rsidR="005E4226" w:rsidRPr="00486765">
        <w:rPr>
          <w:i/>
          <w:sz w:val="22"/>
        </w:rPr>
        <w:t>t</w:t>
      </w:r>
      <w:r w:rsidR="006D323D">
        <w:rPr>
          <w:sz w:val="22"/>
        </w:rPr>
        <w:t>. [070-001]</w:t>
      </w:r>
      <w:ins w:id="541" w:author="Jonathan Bona" w:date="2012-05-04T14:56:00Z">
        <w:r w:rsidRPr="00D63A35">
          <w:rPr>
            <w:rStyle w:val="Annotation"/>
          </w:rPr>
          <w:t xml:space="preserve"> </w:t>
        </w:r>
        <w:r w:rsidRPr="007539EB">
          <w:rPr>
            <w:rStyle w:val="Annotation"/>
          </w:rPr>
          <w:t>]</w:t>
        </w:r>
      </w:ins>
    </w:p>
    <w:p w14:paraId="09D90279" w14:textId="77777777" w:rsidR="00ED073F" w:rsidRPr="00486765" w:rsidRDefault="00ED073F" w:rsidP="00486765">
      <w:pPr>
        <w:rPr>
          <w:sz w:val="22"/>
        </w:rPr>
      </w:pPr>
    </w:p>
    <w:p w14:paraId="49B562AB" w14:textId="7DAC2B74" w:rsidR="003068B6" w:rsidRPr="00486765" w:rsidRDefault="003068B6">
      <w:pPr>
        <w:rPr>
          <w:b/>
          <w:sz w:val="22"/>
        </w:rPr>
      </w:pPr>
      <w:r w:rsidRPr="00486765">
        <w:rPr>
          <w:b/>
          <w:sz w:val="22"/>
        </w:rPr>
        <w:t>Material basis</w:t>
      </w:r>
    </w:p>
    <w:p w14:paraId="15EE0A25" w14:textId="529DFC5F" w:rsidR="003068B6" w:rsidRPr="00486765" w:rsidRDefault="003068B6">
      <w:pPr>
        <w:rPr>
          <w:sz w:val="22"/>
        </w:rPr>
      </w:pPr>
      <w:r w:rsidRPr="00486765">
        <w:rPr>
          <w:sz w:val="22"/>
        </w:rPr>
        <w:t xml:space="preserve">Dispositions (and thus also functions) are </w:t>
      </w:r>
      <w:r w:rsidR="00551C5E" w:rsidRPr="00486765">
        <w:rPr>
          <w:sz w:val="22"/>
        </w:rPr>
        <w:t xml:space="preserve">introduced </w:t>
      </w:r>
      <w:r w:rsidRPr="00486765">
        <w:rPr>
          <w:sz w:val="22"/>
        </w:rPr>
        <w:t xml:space="preserve">into BFO in order to </w:t>
      </w:r>
      <w:r w:rsidR="00551C5E" w:rsidRPr="00486765">
        <w:rPr>
          <w:sz w:val="22"/>
        </w:rPr>
        <w:t xml:space="preserve">provide a means for referring </w:t>
      </w:r>
      <w:r w:rsidR="00FB0792" w:rsidRPr="00486765">
        <w:rPr>
          <w:sz w:val="22"/>
        </w:rPr>
        <w:t xml:space="preserve">to </w:t>
      </w:r>
      <w:r w:rsidR="00551C5E" w:rsidRPr="00486765">
        <w:rPr>
          <w:sz w:val="22"/>
        </w:rPr>
        <w:t xml:space="preserve">what we can think of as the potentials or powers of things in the world without the need to quantify over putative ‘possible worlds’ or ‘possible objects’. Whenever a disposition exists, then it is a disposition of some thing, namely its </w:t>
      </w:r>
      <w:r w:rsidR="00FB0792" w:rsidRPr="00486765">
        <w:rPr>
          <w:sz w:val="22"/>
        </w:rPr>
        <w:t xml:space="preserve">material </w:t>
      </w:r>
      <w:r w:rsidR="00551C5E" w:rsidRPr="00486765">
        <w:rPr>
          <w:sz w:val="22"/>
        </w:rPr>
        <w:t xml:space="preserve">bearer. Dispositions exist in every case because there is some </w:t>
      </w:r>
      <w:r w:rsidR="00F12306" w:rsidRPr="00486765">
        <w:rPr>
          <w:sz w:val="22"/>
        </w:rPr>
        <w:t xml:space="preserve">corresponding </w:t>
      </w:r>
      <w:r w:rsidR="00551C5E" w:rsidRPr="00486765">
        <w:rPr>
          <w:sz w:val="22"/>
        </w:rPr>
        <w:t xml:space="preserve">portion of reality </w:t>
      </w:r>
      <w:r w:rsidR="00F12306" w:rsidRPr="00486765">
        <w:rPr>
          <w:sz w:val="22"/>
        </w:rPr>
        <w:t xml:space="preserve">that is non-dispositional in nature, which we call the material basis of the disposition. This portion of reality is not in every case identical with the bearer of the disposition. The relevant relation can be </w:t>
      </w:r>
      <w:r w:rsidR="005E4226" w:rsidRPr="00486765">
        <w:rPr>
          <w:sz w:val="22"/>
        </w:rPr>
        <w:t xml:space="preserve">elucidated </w:t>
      </w:r>
      <w:r w:rsidR="00F12306" w:rsidRPr="00486765">
        <w:rPr>
          <w:sz w:val="22"/>
        </w:rPr>
        <w:t xml:space="preserve">as follows: </w:t>
      </w:r>
    </w:p>
    <w:p w14:paraId="6807E4F6" w14:textId="77777777" w:rsidR="00F12306" w:rsidRPr="00486765" w:rsidRDefault="00F12306">
      <w:pPr>
        <w:rPr>
          <w:sz w:val="22"/>
        </w:rPr>
      </w:pPr>
    </w:p>
    <w:p w14:paraId="11E7A210" w14:textId="7B939851" w:rsidR="00F12306" w:rsidRPr="00486765" w:rsidRDefault="00654FD7" w:rsidP="00486765">
      <w:pPr>
        <w:pStyle w:val="Specification"/>
        <w:rPr>
          <w:sz w:val="22"/>
        </w:rPr>
      </w:pPr>
      <w:proofErr w:type="gramStart"/>
      <w:ins w:id="542" w:author="Jonathan Bona" w:date="2012-05-04T14:58:00Z">
        <w:r w:rsidRPr="00654FD7">
          <w:rPr>
            <w:rStyle w:val="Annotation"/>
            <w:rPrChange w:id="543" w:author="Jonathan Bona" w:date="2012-05-04T14:58:00Z">
              <w:rPr>
                <w:rStyle w:val="SpecificationType"/>
                <w:sz w:val="22"/>
              </w:rPr>
            </w:rPrChange>
          </w:rPr>
          <w:t>a</w:t>
        </w:r>
        <w:proofErr w:type="gramEnd"/>
        <w:r w:rsidRPr="00654FD7">
          <w:rPr>
            <w:rStyle w:val="Annotation"/>
            <w:rPrChange w:id="544" w:author="Jonathan Bona" w:date="2012-05-04T14:58:00Z">
              <w:rPr>
                <w:rStyle w:val="SpecificationType"/>
                <w:sz w:val="22"/>
              </w:rPr>
            </w:rPrChange>
          </w:rPr>
          <w:t>(</w:t>
        </w:r>
        <w:proofErr w:type="spellStart"/>
        <w:r w:rsidRPr="00654FD7">
          <w:rPr>
            <w:rStyle w:val="Annotation"/>
            <w:rPrChange w:id="545" w:author="Jonathan Bona" w:date="2012-05-04T14:58:00Z">
              <w:rPr>
                <w:rStyle w:val="SpecificationType"/>
                <w:sz w:val="22"/>
              </w:rPr>
            </w:rPrChange>
          </w:rPr>
          <w:t>has_material_basis</w:t>
        </w:r>
        <w:proofErr w:type="spellEnd"/>
        <w:r w:rsidRPr="00654FD7">
          <w:rPr>
            <w:rStyle w:val="Annotation"/>
            <w:rPrChange w:id="546" w:author="Jonathan Bona" w:date="2012-05-04T14:58:00Z">
              <w:rPr>
                <w:rStyle w:val="SpecificationType"/>
                <w:sz w:val="22"/>
              </w:rPr>
            </w:rPrChange>
          </w:rPr>
          <w:t>)[</w:t>
        </w:r>
      </w:ins>
      <w:r w:rsidR="0054207A" w:rsidRPr="00486765">
        <w:rPr>
          <w:rStyle w:val="SpecificationType"/>
          <w:sz w:val="22"/>
        </w:rPr>
        <w:t>Elucidation</w:t>
      </w:r>
      <w:r w:rsidR="0054207A" w:rsidRPr="00486765">
        <w:rPr>
          <w:sz w:val="22"/>
        </w:rPr>
        <w:t xml:space="preserve">: </w:t>
      </w:r>
      <w:r w:rsidR="00F12306" w:rsidRPr="00486765">
        <w:rPr>
          <w:i/>
          <w:sz w:val="22"/>
        </w:rPr>
        <w:t>a</w:t>
      </w:r>
      <w:r w:rsidR="00F12306" w:rsidRPr="00486765">
        <w:rPr>
          <w:sz w:val="22"/>
        </w:rPr>
        <w:t xml:space="preserve"> </w:t>
      </w:r>
      <w:proofErr w:type="spellStart"/>
      <w:r w:rsidR="00551C5E" w:rsidRPr="00486765">
        <w:rPr>
          <w:b/>
          <w:sz w:val="22"/>
        </w:rPr>
        <w:t>has_material_basis</w:t>
      </w:r>
      <w:proofErr w:type="spellEnd"/>
      <w:r w:rsidR="00F12306" w:rsidRPr="00486765">
        <w:rPr>
          <w:sz w:val="22"/>
        </w:rPr>
        <w:t xml:space="preserve"> </w:t>
      </w:r>
      <w:r w:rsidR="00F12306" w:rsidRPr="00486765">
        <w:rPr>
          <w:i/>
          <w:sz w:val="22"/>
        </w:rPr>
        <w:t>b</w:t>
      </w:r>
      <w:r w:rsidR="00F12306" w:rsidRPr="00486765">
        <w:rPr>
          <w:sz w:val="22"/>
        </w:rPr>
        <w:t xml:space="preserve"> </w:t>
      </w:r>
      <w:r w:rsidR="00F12306" w:rsidRPr="00486765">
        <w:rPr>
          <w:b/>
          <w:sz w:val="22"/>
        </w:rPr>
        <w:t>at</w:t>
      </w:r>
      <w:r w:rsidR="00F12306" w:rsidRPr="00486765">
        <w:rPr>
          <w:sz w:val="22"/>
        </w:rPr>
        <w:t xml:space="preserve"> </w:t>
      </w:r>
      <w:r w:rsidR="00F12306" w:rsidRPr="00486765">
        <w:rPr>
          <w:i/>
          <w:sz w:val="22"/>
        </w:rPr>
        <w:t>t</w:t>
      </w:r>
      <w:r w:rsidR="00F12306" w:rsidRPr="00486765">
        <w:rPr>
          <w:sz w:val="22"/>
        </w:rPr>
        <w:t xml:space="preserve"> </w:t>
      </w:r>
      <w:r w:rsidR="005E4226" w:rsidRPr="00486765">
        <w:rPr>
          <w:sz w:val="22"/>
        </w:rPr>
        <w:t>means:</w:t>
      </w:r>
      <w:r w:rsidR="00F12306" w:rsidRPr="00486765">
        <w:rPr>
          <w:sz w:val="22"/>
        </w:rPr>
        <w:t xml:space="preserve"> </w:t>
      </w:r>
    </w:p>
    <w:p w14:paraId="7E40FA7A" w14:textId="77777777" w:rsidR="00F12306" w:rsidRPr="00486765" w:rsidRDefault="00F12306" w:rsidP="00486765">
      <w:pPr>
        <w:pStyle w:val="Specification"/>
        <w:ind w:left="1440"/>
        <w:rPr>
          <w:sz w:val="22"/>
        </w:rPr>
      </w:pPr>
      <w:proofErr w:type="gramStart"/>
      <w:r w:rsidRPr="00486765">
        <w:rPr>
          <w:i/>
          <w:sz w:val="22"/>
        </w:rPr>
        <w:t>a</w:t>
      </w:r>
      <w:proofErr w:type="gramEnd"/>
      <w:r w:rsidRPr="00486765">
        <w:rPr>
          <w:i/>
          <w:sz w:val="22"/>
        </w:rPr>
        <w:t xml:space="preserve"> </w:t>
      </w:r>
      <w:r w:rsidRPr="00486765">
        <w:rPr>
          <w:sz w:val="22"/>
        </w:rPr>
        <w:t xml:space="preserve">is a </w:t>
      </w:r>
      <w:r w:rsidRPr="00486765">
        <w:rPr>
          <w:i/>
          <w:sz w:val="22"/>
        </w:rPr>
        <w:t>disposition</w:t>
      </w:r>
      <w:r w:rsidRPr="00486765">
        <w:rPr>
          <w:sz w:val="22"/>
        </w:rPr>
        <w:t xml:space="preserve"> </w:t>
      </w:r>
    </w:p>
    <w:p w14:paraId="1DD62324" w14:textId="77777777" w:rsidR="005E4226" w:rsidRPr="00486765" w:rsidRDefault="00F12306">
      <w:pPr>
        <w:pStyle w:val="Specification"/>
        <w:ind w:left="1440"/>
        <w:rPr>
          <w:sz w:val="22"/>
        </w:rPr>
      </w:pPr>
      <w:r w:rsidRPr="00486765">
        <w:rPr>
          <w:sz w:val="22"/>
        </w:rPr>
        <w:t xml:space="preserve">&amp; </w:t>
      </w:r>
      <w:proofErr w:type="gramStart"/>
      <w:r w:rsidRPr="00156E18">
        <w:rPr>
          <w:i/>
          <w:sz w:val="22"/>
        </w:rPr>
        <w:t>b</w:t>
      </w:r>
      <w:proofErr w:type="gramEnd"/>
      <w:r w:rsidRPr="00486765">
        <w:rPr>
          <w:sz w:val="22"/>
        </w:rPr>
        <w:t xml:space="preserve"> is a </w:t>
      </w:r>
      <w:r w:rsidR="00551C5E" w:rsidRPr="00486765">
        <w:rPr>
          <w:i/>
          <w:sz w:val="22"/>
        </w:rPr>
        <w:t>material entity</w:t>
      </w:r>
      <w:r w:rsidR="00551C5E" w:rsidRPr="00486765">
        <w:rPr>
          <w:sz w:val="22"/>
        </w:rPr>
        <w:t> </w:t>
      </w:r>
    </w:p>
    <w:p w14:paraId="3B0EE9A1" w14:textId="77777777" w:rsidR="005E4226" w:rsidRPr="00486765" w:rsidRDefault="005E4226">
      <w:pPr>
        <w:pStyle w:val="Specification"/>
        <w:ind w:left="1440"/>
        <w:rPr>
          <w:i/>
          <w:sz w:val="22"/>
        </w:rPr>
      </w:pPr>
      <w:r w:rsidRPr="00486765">
        <w:rPr>
          <w:sz w:val="22"/>
        </w:rPr>
        <w:t xml:space="preserve">&amp; </w:t>
      </w:r>
      <w:proofErr w:type="gramStart"/>
      <w:r w:rsidRPr="00486765">
        <w:rPr>
          <w:sz w:val="22"/>
        </w:rPr>
        <w:t>there</w:t>
      </w:r>
      <w:proofErr w:type="gramEnd"/>
      <w:r w:rsidRPr="00486765">
        <w:rPr>
          <w:sz w:val="22"/>
        </w:rPr>
        <w:t xml:space="preserve"> is some </w:t>
      </w:r>
      <w:r w:rsidRPr="00486765">
        <w:rPr>
          <w:i/>
          <w:sz w:val="22"/>
        </w:rPr>
        <w:t xml:space="preserve">c </w:t>
      </w:r>
      <w:proofErr w:type="spellStart"/>
      <w:r w:rsidRPr="00486765">
        <w:rPr>
          <w:b/>
          <w:sz w:val="22"/>
        </w:rPr>
        <w:t>bearer_of</w:t>
      </w:r>
      <w:proofErr w:type="spellEnd"/>
      <w:r w:rsidRPr="00486765">
        <w:rPr>
          <w:sz w:val="22"/>
        </w:rPr>
        <w:t xml:space="preserve"> </w:t>
      </w:r>
      <w:r w:rsidRPr="00486765">
        <w:rPr>
          <w:i/>
          <w:sz w:val="22"/>
        </w:rPr>
        <w:t xml:space="preserve">a </w:t>
      </w:r>
      <w:r w:rsidRPr="00486765">
        <w:rPr>
          <w:b/>
          <w:sz w:val="22"/>
        </w:rPr>
        <w:t xml:space="preserve">at </w:t>
      </w:r>
      <w:r w:rsidRPr="00486765">
        <w:rPr>
          <w:i/>
          <w:sz w:val="22"/>
        </w:rPr>
        <w:t>t</w:t>
      </w:r>
    </w:p>
    <w:p w14:paraId="46259F41" w14:textId="152A3E23" w:rsidR="005E4226" w:rsidRPr="00486765" w:rsidRDefault="005E4226">
      <w:pPr>
        <w:pStyle w:val="Specification"/>
        <w:ind w:left="1440"/>
        <w:rPr>
          <w:i/>
          <w:sz w:val="22"/>
        </w:rPr>
      </w:pPr>
      <w:r w:rsidRPr="00486765">
        <w:rPr>
          <w:sz w:val="22"/>
        </w:rPr>
        <w:t xml:space="preserve">&amp; </w:t>
      </w:r>
      <w:proofErr w:type="gramStart"/>
      <w:r w:rsidRPr="00486765">
        <w:rPr>
          <w:i/>
          <w:sz w:val="22"/>
        </w:rPr>
        <w:t>b</w:t>
      </w:r>
      <w:proofErr w:type="gramEnd"/>
      <w:r w:rsidRPr="00486765">
        <w:rPr>
          <w:i/>
          <w:sz w:val="22"/>
        </w:rPr>
        <w:t xml:space="preserve"> </w:t>
      </w:r>
      <w:proofErr w:type="spellStart"/>
      <w:r w:rsidR="009D1AD3" w:rsidRPr="00486765">
        <w:rPr>
          <w:b/>
          <w:sz w:val="22"/>
        </w:rPr>
        <w:t>continuant_part_of</w:t>
      </w:r>
      <w:proofErr w:type="spellEnd"/>
      <w:r w:rsidR="009D1AD3" w:rsidRPr="00486765">
        <w:rPr>
          <w:sz w:val="22"/>
        </w:rPr>
        <w:t xml:space="preserve"> </w:t>
      </w:r>
      <w:r w:rsidRPr="00486765">
        <w:rPr>
          <w:i/>
          <w:sz w:val="22"/>
        </w:rPr>
        <w:t xml:space="preserve">c </w:t>
      </w:r>
      <w:r w:rsidRPr="00486765">
        <w:rPr>
          <w:sz w:val="22"/>
        </w:rPr>
        <w:t xml:space="preserve">at </w:t>
      </w:r>
      <w:r w:rsidRPr="00486765">
        <w:rPr>
          <w:i/>
          <w:sz w:val="22"/>
        </w:rPr>
        <w:t>t</w:t>
      </w:r>
    </w:p>
    <w:p w14:paraId="2C5B4B51" w14:textId="4B003491" w:rsidR="000C52A3" w:rsidRPr="006D323D" w:rsidRDefault="005E4226">
      <w:pPr>
        <w:pStyle w:val="Specification"/>
        <w:ind w:left="1440"/>
        <w:rPr>
          <w:sz w:val="22"/>
        </w:rPr>
      </w:pPr>
      <w:r w:rsidRPr="00486765">
        <w:rPr>
          <w:sz w:val="22"/>
        </w:rPr>
        <w:t xml:space="preserve">&amp; </w:t>
      </w:r>
      <w:proofErr w:type="gramStart"/>
      <w:r w:rsidRPr="00486765">
        <w:rPr>
          <w:i/>
          <w:sz w:val="22"/>
        </w:rPr>
        <w:t>c</w:t>
      </w:r>
      <w:proofErr w:type="gramEnd"/>
      <w:r w:rsidRPr="00486765">
        <w:rPr>
          <w:i/>
          <w:sz w:val="22"/>
        </w:rPr>
        <w:t xml:space="preserve"> </w:t>
      </w:r>
      <w:proofErr w:type="spellStart"/>
      <w:r w:rsidRPr="00486765">
        <w:rPr>
          <w:b/>
          <w:sz w:val="22"/>
        </w:rPr>
        <w:t>has_disposition</w:t>
      </w:r>
      <w:proofErr w:type="spellEnd"/>
      <w:r w:rsidRPr="00486765">
        <w:rPr>
          <w:sz w:val="22"/>
        </w:rPr>
        <w:t xml:space="preserve"> </w:t>
      </w:r>
      <w:r w:rsidRPr="00486765">
        <w:rPr>
          <w:i/>
          <w:sz w:val="22"/>
        </w:rPr>
        <w:t xml:space="preserve">d </w:t>
      </w:r>
      <w:r w:rsidRPr="00486765">
        <w:rPr>
          <w:sz w:val="22"/>
        </w:rPr>
        <w:t xml:space="preserve">at </w:t>
      </w:r>
      <w:r w:rsidRPr="00486765">
        <w:rPr>
          <w:i/>
          <w:sz w:val="22"/>
        </w:rPr>
        <w:t>t</w:t>
      </w:r>
      <w:r w:rsidRPr="00486765">
        <w:rPr>
          <w:sz w:val="22"/>
        </w:rPr>
        <w:t xml:space="preserve"> because </w:t>
      </w:r>
      <w:r w:rsidRPr="00486765">
        <w:rPr>
          <w:i/>
          <w:sz w:val="22"/>
        </w:rPr>
        <w:t xml:space="preserve">b </w:t>
      </w:r>
      <w:proofErr w:type="spellStart"/>
      <w:r w:rsidR="003D5797" w:rsidRPr="00486765">
        <w:rPr>
          <w:b/>
          <w:sz w:val="22"/>
        </w:rPr>
        <w:t>continuant_</w:t>
      </w:r>
      <w:r w:rsidRPr="00486765">
        <w:rPr>
          <w:b/>
          <w:sz w:val="22"/>
        </w:rPr>
        <w:t>part_of</w:t>
      </w:r>
      <w:proofErr w:type="spellEnd"/>
      <w:r w:rsidRPr="00486765">
        <w:rPr>
          <w:sz w:val="22"/>
        </w:rPr>
        <w:t xml:space="preserve"> </w:t>
      </w:r>
      <w:r w:rsidRPr="00486765">
        <w:rPr>
          <w:i/>
          <w:sz w:val="22"/>
        </w:rPr>
        <w:t xml:space="preserve">c </w:t>
      </w:r>
      <w:r w:rsidRPr="00486765">
        <w:rPr>
          <w:sz w:val="22"/>
        </w:rPr>
        <w:t xml:space="preserve">at </w:t>
      </w:r>
      <w:r w:rsidRPr="00486765">
        <w:rPr>
          <w:i/>
          <w:sz w:val="22"/>
        </w:rPr>
        <w:t>t</w:t>
      </w:r>
      <w:r w:rsidR="006D323D">
        <w:rPr>
          <w:sz w:val="22"/>
        </w:rPr>
        <w:t>. [071-001]</w:t>
      </w:r>
      <w:ins w:id="547" w:author="Jonathan Bona" w:date="2012-05-04T14:58:00Z">
        <w:r w:rsidR="00654FD7" w:rsidRPr="00654FD7">
          <w:rPr>
            <w:rStyle w:val="Annotation"/>
          </w:rPr>
          <w:t xml:space="preserve"> </w:t>
        </w:r>
        <w:r w:rsidR="00654FD7" w:rsidRPr="007539EB">
          <w:rPr>
            <w:rStyle w:val="Annotation"/>
          </w:rPr>
          <w:t>]</w:t>
        </w:r>
      </w:ins>
    </w:p>
    <w:p w14:paraId="45653FF0" w14:textId="19563BD4" w:rsidR="005E4226" w:rsidRPr="00486765" w:rsidRDefault="00654FD7" w:rsidP="00486765">
      <w:pPr>
        <w:pStyle w:val="Specification"/>
        <w:rPr>
          <w:sz w:val="22"/>
        </w:rPr>
      </w:pPr>
      <w:proofErr w:type="gramStart"/>
      <w:ins w:id="548" w:author="Jonathan Bona" w:date="2012-05-04T14:58:00Z">
        <w:r w:rsidRPr="007539EB">
          <w:rPr>
            <w:rStyle w:val="Annotation"/>
          </w:rPr>
          <w:t>a</w:t>
        </w:r>
        <w:r>
          <w:rPr>
            <w:rStyle w:val="Annotation"/>
          </w:rPr>
          <w:t>s</w:t>
        </w:r>
        <w:proofErr w:type="gramEnd"/>
        <w:r w:rsidRPr="007539EB">
          <w:rPr>
            <w:rStyle w:val="Annotation"/>
          </w:rPr>
          <w:t>(</w:t>
        </w:r>
        <w:proofErr w:type="spellStart"/>
        <w:r w:rsidRPr="007539EB">
          <w:rPr>
            <w:rStyle w:val="Annotation"/>
          </w:rPr>
          <w:t>has_material_basis</w:t>
        </w:r>
        <w:proofErr w:type="spellEnd"/>
        <w:r w:rsidRPr="007539EB">
          <w:rPr>
            <w:rStyle w:val="Annotation"/>
          </w:rPr>
          <w:t>)[</w:t>
        </w:r>
      </w:ins>
      <w:r w:rsidR="005E4226" w:rsidRPr="00486765">
        <w:rPr>
          <w:rStyle w:val="SpecificationType"/>
          <w:sz w:val="22"/>
        </w:rPr>
        <w:t>Examples</w:t>
      </w:r>
      <w:r w:rsidR="005E4226" w:rsidRPr="00486765">
        <w:rPr>
          <w:sz w:val="22"/>
        </w:rPr>
        <w:t>: the material basis of John’s disposition to cough is the viral infection in John’s upper respiratory tract</w:t>
      </w:r>
      <w:ins w:id="549" w:author="Jonathan Bona" w:date="2012-05-04T14:58:00Z">
        <w:r w:rsidRPr="00654FD7">
          <w:rPr>
            <w:rStyle w:val="Annotation"/>
            <w:rPrChange w:id="550" w:author="Jonathan Bona" w:date="2012-05-04T14:59:00Z">
              <w:rPr>
                <w:sz w:val="22"/>
              </w:rPr>
            </w:rPrChange>
          </w:rPr>
          <w:t>\</w:t>
        </w:r>
      </w:ins>
      <w:r w:rsidR="005E4226" w:rsidRPr="00486765">
        <w:rPr>
          <w:sz w:val="22"/>
        </w:rPr>
        <w:t xml:space="preserve">; the material basis of the disposition to wear unevenly of John’s </w:t>
      </w:r>
      <w:r w:rsidR="00D17B61" w:rsidRPr="00486765">
        <w:rPr>
          <w:sz w:val="22"/>
        </w:rPr>
        <w:t>tires</w:t>
      </w:r>
      <w:r w:rsidR="005E4226" w:rsidRPr="00486765">
        <w:rPr>
          <w:sz w:val="22"/>
        </w:rPr>
        <w:t xml:space="preserve"> is the worn suspension of his car.</w:t>
      </w:r>
      <w:ins w:id="551" w:author="Jonathan Bona" w:date="2012-05-04T14:58:00Z">
        <w:r w:rsidRPr="00654FD7">
          <w:rPr>
            <w:rStyle w:val="Annotation"/>
          </w:rPr>
          <w:t xml:space="preserve"> </w:t>
        </w:r>
        <w:r w:rsidRPr="007539EB">
          <w:rPr>
            <w:rStyle w:val="Annotation"/>
          </w:rPr>
          <w:t>]</w:t>
        </w:r>
      </w:ins>
    </w:p>
    <w:p w14:paraId="5852A809" w14:textId="77777777" w:rsidR="0079125C" w:rsidRPr="00486765" w:rsidRDefault="00480161" w:rsidP="00486765">
      <w:pPr>
        <w:pStyle w:val="Heading3"/>
        <w:rPr>
          <w:sz w:val="22"/>
        </w:rPr>
      </w:pPr>
      <w:bookmarkStart w:id="552" w:name="_Ref309403428"/>
      <w:bookmarkStart w:id="553" w:name="_Toc313270721"/>
      <w:bookmarkStart w:id="554" w:name="_Toc319326126"/>
      <w:r w:rsidRPr="00486765">
        <w:rPr>
          <w:sz w:val="22"/>
        </w:rPr>
        <w:t xml:space="preserve">2.3 </w:t>
      </w:r>
      <w:r w:rsidR="00DA4D68" w:rsidRPr="00486765">
        <w:rPr>
          <w:sz w:val="22"/>
        </w:rPr>
        <w:t>Generically dependent</w:t>
      </w:r>
      <w:r w:rsidR="00921592" w:rsidRPr="00486765">
        <w:rPr>
          <w:sz w:val="22"/>
        </w:rPr>
        <w:t xml:space="preserve"> continuant</w:t>
      </w:r>
      <w:bookmarkEnd w:id="552"/>
      <w:bookmarkEnd w:id="553"/>
      <w:bookmarkEnd w:id="554"/>
    </w:p>
    <w:p w14:paraId="760556E7" w14:textId="77777777" w:rsidR="0020142B" w:rsidRPr="00486765" w:rsidRDefault="0020142B" w:rsidP="00486765">
      <w:pPr>
        <w:rPr>
          <w:sz w:val="22"/>
        </w:rPr>
      </w:pPr>
    </w:p>
    <w:p w14:paraId="45E3E2DD" w14:textId="1EC2DEDB" w:rsidR="008E7991" w:rsidRPr="00486765" w:rsidRDefault="00A64AB5" w:rsidP="00486765">
      <w:pPr>
        <w:pStyle w:val="Specification"/>
        <w:rPr>
          <w:sz w:val="22"/>
        </w:rPr>
      </w:pPr>
      <w:proofErr w:type="gramStart"/>
      <w:ins w:id="555" w:author="Jonathan Bona" w:date="2012-05-04T15:01:00Z">
        <w:r w:rsidRPr="00A64AB5">
          <w:rPr>
            <w:rStyle w:val="Annotation"/>
            <w:rPrChange w:id="556" w:author="Jonathan Bona" w:date="2012-05-04T15:02:00Z">
              <w:rPr>
                <w:rStyle w:val="SpecificationType"/>
                <w:sz w:val="22"/>
              </w:rPr>
            </w:rPrChange>
          </w:rPr>
          <w:t>a</w:t>
        </w:r>
        <w:proofErr w:type="gramEnd"/>
        <w:r w:rsidRPr="00A64AB5">
          <w:rPr>
            <w:rStyle w:val="Annotation"/>
            <w:rPrChange w:id="557" w:author="Jonathan Bona" w:date="2012-05-04T15:02:00Z">
              <w:rPr>
                <w:rStyle w:val="SpecificationType"/>
                <w:sz w:val="22"/>
              </w:rPr>
            </w:rPrChange>
          </w:rPr>
          <w:t>(g-depends on)[</w:t>
        </w:r>
      </w:ins>
      <w:r w:rsidR="00A52523">
        <w:rPr>
          <w:rStyle w:val="SpecificationType"/>
          <w:sz w:val="22"/>
        </w:rPr>
        <w:t>Elucidation</w:t>
      </w:r>
      <w:r w:rsidR="00492DAF" w:rsidRPr="00486765">
        <w:rPr>
          <w:smallCaps/>
          <w:sz w:val="22"/>
        </w:rPr>
        <w:t xml:space="preserve">: </w:t>
      </w:r>
      <w:r w:rsidR="003E0C5C" w:rsidRPr="00486765">
        <w:rPr>
          <w:i/>
          <w:sz w:val="22"/>
        </w:rPr>
        <w:t>a</w:t>
      </w:r>
      <w:r w:rsidR="00C0143F" w:rsidRPr="00486765">
        <w:rPr>
          <w:i/>
          <w:sz w:val="22"/>
        </w:rPr>
        <w:t xml:space="preserve"> </w:t>
      </w:r>
      <w:r w:rsidR="003E0C5C" w:rsidRPr="00486765">
        <w:rPr>
          <w:b/>
          <w:sz w:val="22"/>
        </w:rPr>
        <w:t>g-depends on</w:t>
      </w:r>
      <w:r w:rsidR="00C0143F" w:rsidRPr="00486765">
        <w:rPr>
          <w:b/>
          <w:sz w:val="22"/>
        </w:rPr>
        <w:t xml:space="preserve"> </w:t>
      </w:r>
      <w:r w:rsidR="003E0C5C" w:rsidRPr="00486765">
        <w:rPr>
          <w:i/>
          <w:sz w:val="22"/>
        </w:rPr>
        <w:t xml:space="preserve">b </w:t>
      </w:r>
      <w:r w:rsidR="003E0C5C" w:rsidRPr="00486765">
        <w:rPr>
          <w:b/>
          <w:sz w:val="22"/>
        </w:rPr>
        <w:t xml:space="preserve">at </w:t>
      </w:r>
      <w:r w:rsidR="003E0C5C" w:rsidRPr="00486765">
        <w:rPr>
          <w:i/>
          <w:sz w:val="22"/>
        </w:rPr>
        <w:t>t</w:t>
      </w:r>
      <w:r w:rsidR="003E0C5C" w:rsidRPr="00486765">
        <w:rPr>
          <w:sz w:val="22"/>
          <w:vertAlign w:val="subscript"/>
        </w:rPr>
        <w:t>1</w:t>
      </w:r>
      <w:r w:rsidR="00A52523">
        <w:rPr>
          <w:sz w:val="22"/>
        </w:rPr>
        <w:t xml:space="preserve"> means:</w:t>
      </w:r>
      <w:r w:rsidR="00151755" w:rsidRPr="00486765">
        <w:rPr>
          <w:sz w:val="22"/>
        </w:rPr>
        <w:t xml:space="preserve"> </w:t>
      </w:r>
      <w:r w:rsidR="003E0C5C" w:rsidRPr="00486765">
        <w:rPr>
          <w:i/>
          <w:sz w:val="22"/>
        </w:rPr>
        <w:t>a</w:t>
      </w:r>
      <w:r w:rsidR="00151755" w:rsidRPr="00486765">
        <w:rPr>
          <w:i/>
          <w:sz w:val="22"/>
        </w:rPr>
        <w:t xml:space="preserve">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8E7991" w:rsidRPr="00486765">
        <w:rPr>
          <w:sz w:val="22"/>
          <w:vertAlign w:val="subscript"/>
        </w:rPr>
        <w:t xml:space="preserve"> </w:t>
      </w:r>
      <w:r w:rsidR="003E0C5C" w:rsidRPr="00486765">
        <w:rPr>
          <w:sz w:val="22"/>
        </w:rPr>
        <w:t xml:space="preserve">and </w:t>
      </w:r>
      <w:r w:rsidR="003E0C5C" w:rsidRPr="00486765">
        <w:rPr>
          <w:i/>
          <w:sz w:val="22"/>
        </w:rPr>
        <w:t xml:space="preserve">b </w:t>
      </w:r>
      <w:r w:rsidR="003E0C5C" w:rsidRPr="00486765">
        <w:rPr>
          <w:sz w:val="22"/>
        </w:rPr>
        <w:t xml:space="preserve">exists </w:t>
      </w:r>
      <w:r w:rsidR="003E0C5C" w:rsidRPr="00486765">
        <w:rPr>
          <w:b/>
          <w:sz w:val="22"/>
        </w:rPr>
        <w:t xml:space="preserve">at </w:t>
      </w:r>
      <w:r w:rsidR="003E0C5C" w:rsidRPr="00486765">
        <w:rPr>
          <w:i/>
          <w:sz w:val="22"/>
        </w:rPr>
        <w:t>t</w:t>
      </w:r>
      <w:r w:rsidR="003E0C5C" w:rsidRPr="00486765">
        <w:rPr>
          <w:sz w:val="22"/>
          <w:vertAlign w:val="subscript"/>
        </w:rPr>
        <w:t>1</w:t>
      </w:r>
      <w:r w:rsidR="00C0143F" w:rsidRPr="00486765">
        <w:rPr>
          <w:sz w:val="22"/>
          <w:vertAlign w:val="subscript"/>
        </w:rPr>
        <w:t xml:space="preserve"> </w:t>
      </w:r>
    </w:p>
    <w:p w14:paraId="0A245E3F" w14:textId="6DCB4C6F" w:rsidR="008E7991" w:rsidRPr="00486765" w:rsidRDefault="008E7991">
      <w:pPr>
        <w:pStyle w:val="Specification"/>
        <w:ind w:left="1440"/>
        <w:rPr>
          <w:sz w:val="22"/>
        </w:rPr>
      </w:pPr>
      <w:r w:rsidRPr="00486765">
        <w:rPr>
          <w:sz w:val="22"/>
        </w:rPr>
        <w:lastRenderedPageBreak/>
        <w:t xml:space="preserve">&amp; </w:t>
      </w:r>
      <w:proofErr w:type="gramStart"/>
      <w:r w:rsidR="003E0C5C" w:rsidRPr="00486765">
        <w:rPr>
          <w:sz w:val="22"/>
        </w:rPr>
        <w:t>for</w:t>
      </w:r>
      <w:proofErr w:type="gramEnd"/>
      <w:r w:rsidR="003E0C5C" w:rsidRPr="00486765">
        <w:rPr>
          <w:sz w:val="22"/>
        </w:rPr>
        <w:t xml:space="preserve"> some </w:t>
      </w:r>
      <w:r w:rsidR="00861F97" w:rsidRPr="00486765">
        <w:rPr>
          <w:sz w:val="22"/>
        </w:rPr>
        <w:t xml:space="preserve">type </w:t>
      </w:r>
      <w:r w:rsidR="003E0C5C" w:rsidRPr="00486765">
        <w:rPr>
          <w:i/>
          <w:sz w:val="22"/>
        </w:rPr>
        <w:t>B</w:t>
      </w:r>
      <w:r w:rsidR="003E0C5C" w:rsidRPr="00486765">
        <w:rPr>
          <w:sz w:val="22"/>
        </w:rPr>
        <w:t xml:space="preserve"> it holds that (</w:t>
      </w:r>
      <w:r w:rsidR="003E0C5C" w:rsidRPr="00486765">
        <w:rPr>
          <w:i/>
          <w:sz w:val="22"/>
        </w:rPr>
        <w:t>b</w:t>
      </w:r>
      <w:r w:rsidR="00C0143F" w:rsidRPr="00486765">
        <w:rPr>
          <w:i/>
          <w:sz w:val="22"/>
        </w:rPr>
        <w:t xml:space="preserve"> </w:t>
      </w:r>
      <w:r w:rsidR="00F93648" w:rsidRPr="00486765">
        <w:rPr>
          <w:b/>
          <w:sz w:val="22"/>
        </w:rPr>
        <w:t>instantiates</w:t>
      </w:r>
      <w:r w:rsidR="00F93648" w:rsidRPr="00486765">
        <w:rPr>
          <w:sz w:val="22"/>
        </w:rPr>
        <w:t xml:space="preserve"> </w:t>
      </w:r>
      <w:r w:rsidR="00F93648" w:rsidRPr="00486765">
        <w:rPr>
          <w:i/>
          <w:sz w:val="22"/>
        </w:rPr>
        <w:t xml:space="preserve">B </w:t>
      </w:r>
      <w:r w:rsidR="003E0C5C" w:rsidRPr="00486765">
        <w:rPr>
          <w:sz w:val="22"/>
        </w:rPr>
        <w:t xml:space="preserve">at </w:t>
      </w:r>
      <w:r w:rsidR="003E0C5C" w:rsidRPr="00486765">
        <w:rPr>
          <w:i/>
          <w:sz w:val="22"/>
        </w:rPr>
        <w:t>t</w:t>
      </w:r>
      <w:r w:rsidR="003E0C5C" w:rsidRPr="00486765">
        <w:rPr>
          <w:sz w:val="22"/>
          <w:vertAlign w:val="subscript"/>
        </w:rPr>
        <w:t>1</w:t>
      </w:r>
      <w:r w:rsidR="003E0C5C" w:rsidRPr="00486765">
        <w:rPr>
          <w:sz w:val="22"/>
        </w:rPr>
        <w:t>)</w:t>
      </w:r>
      <w:r w:rsidR="00C0143F" w:rsidRPr="00486765">
        <w:rPr>
          <w:sz w:val="22"/>
        </w:rPr>
        <w:t xml:space="preserve"> </w:t>
      </w:r>
    </w:p>
    <w:p w14:paraId="30405C59" w14:textId="77777777" w:rsidR="003E0C5C" w:rsidRPr="00486765" w:rsidRDefault="008E7991">
      <w:pPr>
        <w:pStyle w:val="Specification"/>
        <w:ind w:left="1440"/>
        <w:rPr>
          <w:sz w:val="22"/>
        </w:rPr>
      </w:pPr>
      <w:r w:rsidRPr="00486765">
        <w:rPr>
          <w:sz w:val="22"/>
        </w:rPr>
        <w:t xml:space="preserve">&amp; </w:t>
      </w:r>
      <w:proofErr w:type="gramStart"/>
      <w:r w:rsidR="003E0C5C" w:rsidRPr="00486765">
        <w:rPr>
          <w:sz w:val="22"/>
        </w:rPr>
        <w:t>necessarily</w:t>
      </w:r>
      <w:proofErr w:type="gramEnd"/>
      <w:r w:rsidR="003E0C5C" w:rsidRPr="00486765">
        <w:rPr>
          <w:sz w:val="22"/>
        </w:rPr>
        <w:t xml:space="preserve">, for all </w:t>
      </w:r>
      <w:r w:rsidR="003E0C5C" w:rsidRPr="00486765">
        <w:rPr>
          <w:i/>
          <w:sz w:val="22"/>
        </w:rPr>
        <w:t xml:space="preserve">t </w:t>
      </w:r>
      <w:r w:rsidR="003E0C5C" w:rsidRPr="00486765">
        <w:rPr>
          <w:sz w:val="22"/>
        </w:rPr>
        <w:t xml:space="preserve">(if </w:t>
      </w:r>
      <w:r w:rsidR="003E0C5C" w:rsidRPr="00486765">
        <w:rPr>
          <w:i/>
          <w:sz w:val="22"/>
        </w:rPr>
        <w:t xml:space="preserve">a </w:t>
      </w:r>
      <w:r w:rsidR="003E0C5C" w:rsidRPr="00486765">
        <w:rPr>
          <w:sz w:val="22"/>
        </w:rPr>
        <w:t xml:space="preserve">exists </w:t>
      </w:r>
      <w:r w:rsidR="003E0C5C" w:rsidRPr="00486765">
        <w:rPr>
          <w:b/>
          <w:sz w:val="22"/>
        </w:rPr>
        <w:t xml:space="preserve">at </w:t>
      </w:r>
      <w:r w:rsidR="003E0C5C" w:rsidRPr="00486765">
        <w:rPr>
          <w:b/>
          <w:i/>
          <w:sz w:val="22"/>
        </w:rPr>
        <w:t>t</w:t>
      </w:r>
      <w:r w:rsidR="003E0C5C" w:rsidRPr="00486765">
        <w:rPr>
          <w:sz w:val="22"/>
        </w:rPr>
        <w:t xml:space="preserve"> then some </w:t>
      </w:r>
      <w:proofErr w:type="spellStart"/>
      <w:r w:rsidR="00861F97" w:rsidRPr="00486765">
        <w:rPr>
          <w:b/>
          <w:sz w:val="22"/>
        </w:rPr>
        <w:t>instance_</w:t>
      </w:r>
      <w:r w:rsidR="00F93648" w:rsidRPr="00486765">
        <w:rPr>
          <w:b/>
          <w:sz w:val="22"/>
        </w:rPr>
        <w:t>of</w:t>
      </w:r>
      <w:proofErr w:type="spellEnd"/>
      <w:r w:rsidR="00C0143F" w:rsidRPr="00486765">
        <w:rPr>
          <w:b/>
          <w:sz w:val="22"/>
        </w:rPr>
        <w:t xml:space="preserve"> </w:t>
      </w:r>
      <w:r w:rsidR="003E0C5C" w:rsidRPr="00486765">
        <w:rPr>
          <w:i/>
          <w:sz w:val="22"/>
        </w:rPr>
        <w:t xml:space="preserve">B </w:t>
      </w:r>
      <w:r w:rsidR="003E0C5C" w:rsidRPr="00486765">
        <w:rPr>
          <w:sz w:val="22"/>
        </w:rPr>
        <w:t>exists</w:t>
      </w:r>
      <w:r w:rsidR="003E0C5C" w:rsidRPr="00486765">
        <w:rPr>
          <w:b/>
          <w:sz w:val="22"/>
        </w:rPr>
        <w:t xml:space="preserve"> at </w:t>
      </w:r>
      <w:r w:rsidR="003E0C5C" w:rsidRPr="00486765">
        <w:rPr>
          <w:i/>
          <w:sz w:val="22"/>
        </w:rPr>
        <w:t>t</w:t>
      </w:r>
      <w:r w:rsidR="003E0C5C" w:rsidRPr="00486765">
        <w:rPr>
          <w:sz w:val="22"/>
        </w:rPr>
        <w:t>)</w:t>
      </w:r>
      <w:r w:rsidRPr="00486765">
        <w:rPr>
          <w:sz w:val="22"/>
        </w:rPr>
        <w:t xml:space="preserve"> </w:t>
      </w:r>
    </w:p>
    <w:p w14:paraId="3023846C" w14:textId="34EC4051" w:rsidR="003E0C5C" w:rsidRPr="00486765" w:rsidRDefault="008E7991">
      <w:pPr>
        <w:pStyle w:val="Specification"/>
        <w:ind w:left="1440"/>
        <w:rPr>
          <w:sz w:val="22"/>
        </w:rPr>
      </w:pPr>
      <w:r w:rsidRPr="00486765">
        <w:rPr>
          <w:sz w:val="22"/>
        </w:rPr>
        <w:t xml:space="preserve">&amp; </w:t>
      </w:r>
      <w:proofErr w:type="gramStart"/>
      <w:r w:rsidRPr="00486765">
        <w:rPr>
          <w:sz w:val="22"/>
        </w:rPr>
        <w:t>not</w:t>
      </w:r>
      <w:proofErr w:type="gramEnd"/>
      <w:r w:rsidRPr="00486765">
        <w:rPr>
          <w:sz w:val="22"/>
        </w:rPr>
        <w:t xml:space="preserve"> (</w:t>
      </w:r>
      <w:r w:rsidRPr="00486765">
        <w:rPr>
          <w:i/>
          <w:sz w:val="22"/>
        </w:rPr>
        <w:t xml:space="preserve">a </w:t>
      </w:r>
      <w:r w:rsidRPr="00486765">
        <w:rPr>
          <w:b/>
          <w:sz w:val="22"/>
        </w:rPr>
        <w:t>s-</w:t>
      </w:r>
      <w:proofErr w:type="spellStart"/>
      <w:r w:rsidRPr="00486765">
        <w:rPr>
          <w:b/>
          <w:sz w:val="22"/>
        </w:rPr>
        <w:t>depends_on</w:t>
      </w:r>
      <w:proofErr w:type="spellEnd"/>
      <w:r w:rsidRPr="00486765">
        <w:rPr>
          <w:sz w:val="22"/>
        </w:rPr>
        <w:t xml:space="preserve"> </w:t>
      </w:r>
      <w:r w:rsidRPr="00486765">
        <w:rPr>
          <w:i/>
          <w:sz w:val="22"/>
        </w:rPr>
        <w:t>b</w:t>
      </w:r>
      <w:r w:rsidRPr="00486765">
        <w:rPr>
          <w:sz w:val="22"/>
        </w:rPr>
        <w:t>)</w:t>
      </w:r>
      <w:r w:rsidR="006D323D">
        <w:rPr>
          <w:sz w:val="22"/>
        </w:rPr>
        <w:t>. [072-001]</w:t>
      </w:r>
      <w:ins w:id="558" w:author="Jonathan Bona" w:date="2012-05-04T15:02:00Z">
        <w:r w:rsidR="00A64AB5" w:rsidRPr="00A64AB5">
          <w:rPr>
            <w:rStyle w:val="Annotation"/>
            <w:rPrChange w:id="559" w:author="Jonathan Bona" w:date="2012-05-04T15:02:00Z">
              <w:rPr>
                <w:sz w:val="22"/>
              </w:rPr>
            </w:rPrChange>
          </w:rPr>
          <w:t>]</w:t>
        </w:r>
      </w:ins>
    </w:p>
    <w:p w14:paraId="5D9BDEA7" w14:textId="00A415C4" w:rsidR="008E7991" w:rsidRPr="00486765" w:rsidRDefault="00A64AB5" w:rsidP="00486765">
      <w:pPr>
        <w:pStyle w:val="Specification"/>
        <w:rPr>
          <w:smallCaps/>
          <w:sz w:val="22"/>
        </w:rPr>
      </w:pPr>
      <w:proofErr w:type="gramStart"/>
      <w:ins w:id="560" w:author="Jonathan Bona" w:date="2012-05-04T15:02:00Z">
        <w:r w:rsidRPr="007539EB">
          <w:rPr>
            <w:rStyle w:val="Annotation"/>
          </w:rPr>
          <w:t>a</w:t>
        </w:r>
        <w:proofErr w:type="gramEnd"/>
        <w:r w:rsidRPr="007539EB">
          <w:rPr>
            <w:rStyle w:val="Annotation"/>
          </w:rPr>
          <w:t>(g-depends on)[</w:t>
        </w:r>
      </w:ins>
      <w:r w:rsidR="00EA4C49" w:rsidRPr="00486765">
        <w:rPr>
          <w:rStyle w:val="SpecificationType"/>
          <w:sz w:val="22"/>
        </w:rPr>
        <w:t>Domain</w:t>
      </w:r>
      <w:r w:rsidR="00EA4C49" w:rsidRPr="00486765">
        <w:rPr>
          <w:smallCaps/>
          <w:sz w:val="22"/>
        </w:rPr>
        <w:t xml:space="preserve">: </w:t>
      </w:r>
      <w:r w:rsidR="00EA4C49" w:rsidRPr="00486765">
        <w:rPr>
          <w:sz w:val="22"/>
        </w:rPr>
        <w:t>generically dependent continuant</w:t>
      </w:r>
      <w:ins w:id="561" w:author="Jonathan Bona" w:date="2012-05-04T15:02:00Z">
        <w:r w:rsidRPr="007539EB">
          <w:rPr>
            <w:rStyle w:val="Annotation"/>
          </w:rPr>
          <w:t>]</w:t>
        </w:r>
      </w:ins>
    </w:p>
    <w:p w14:paraId="3FB98815" w14:textId="31E3AEA9" w:rsidR="00EA4C49" w:rsidRPr="00486765" w:rsidRDefault="00A64AB5">
      <w:pPr>
        <w:pStyle w:val="Specification"/>
        <w:rPr>
          <w:sz w:val="22"/>
        </w:rPr>
      </w:pPr>
      <w:proofErr w:type="gramStart"/>
      <w:ins w:id="562" w:author="Jonathan Bona" w:date="2012-05-04T15:02:00Z">
        <w:r w:rsidRPr="007539EB">
          <w:rPr>
            <w:rStyle w:val="Annotation"/>
          </w:rPr>
          <w:t>a</w:t>
        </w:r>
        <w:proofErr w:type="gramEnd"/>
        <w:r w:rsidRPr="007539EB">
          <w:rPr>
            <w:rStyle w:val="Annotation"/>
          </w:rPr>
          <w:t>(g-depends on)[</w:t>
        </w:r>
      </w:ins>
      <w:r w:rsidR="00EA4C49" w:rsidRPr="00486765">
        <w:rPr>
          <w:rStyle w:val="SpecificationType"/>
          <w:sz w:val="22"/>
        </w:rPr>
        <w:t>Range</w:t>
      </w:r>
      <w:r w:rsidR="00EA4C49" w:rsidRPr="00486765">
        <w:rPr>
          <w:smallCaps/>
          <w:sz w:val="22"/>
        </w:rPr>
        <w:t xml:space="preserve">: </w:t>
      </w:r>
      <w:r w:rsidR="00EA4C49" w:rsidRPr="00486765">
        <w:rPr>
          <w:sz w:val="22"/>
        </w:rPr>
        <w:t>independent continuant</w:t>
      </w:r>
      <w:ins w:id="563" w:author="Jonathan Bona" w:date="2012-05-04T15:02:00Z">
        <w:r w:rsidRPr="007539EB">
          <w:rPr>
            <w:rStyle w:val="Annotation"/>
          </w:rPr>
          <w:t>]</w:t>
        </w:r>
      </w:ins>
      <w:r w:rsidR="00EA4C49" w:rsidRPr="00486765">
        <w:rPr>
          <w:sz w:val="22"/>
        </w:rPr>
        <w:t xml:space="preserve"> </w:t>
      </w:r>
    </w:p>
    <w:p w14:paraId="00E6BDEC" w14:textId="77777777" w:rsidR="00CF68CB" w:rsidRPr="00486765" w:rsidRDefault="00CF68CB">
      <w:pPr>
        <w:pStyle w:val="Specification"/>
        <w:rPr>
          <w:sz w:val="22"/>
        </w:rPr>
      </w:pPr>
    </w:p>
    <w:p w14:paraId="4BA6582F" w14:textId="35A86B52" w:rsidR="00943EF8" w:rsidRPr="00486765" w:rsidRDefault="00A64AB5">
      <w:pPr>
        <w:pStyle w:val="Specification"/>
        <w:rPr>
          <w:sz w:val="22"/>
        </w:rPr>
      </w:pPr>
      <w:proofErr w:type="gramStart"/>
      <w:ins w:id="564" w:author="Jonathan Bona" w:date="2012-05-04T15:02:00Z">
        <w:r w:rsidRPr="007539EB">
          <w:rPr>
            <w:rStyle w:val="Annotation"/>
          </w:rPr>
          <w:t>a</w:t>
        </w:r>
        <w:proofErr w:type="gramEnd"/>
        <w:r w:rsidRPr="007539EB">
          <w:rPr>
            <w:rStyle w:val="Annotation"/>
          </w:rPr>
          <w:t>(g-depends on)[</w:t>
        </w:r>
      </w:ins>
      <w:r w:rsidR="00236D40" w:rsidRPr="00486765">
        <w:rPr>
          <w:rStyle w:val="SpecificationType"/>
          <w:sz w:val="22"/>
        </w:rPr>
        <w:t>Axiom</w:t>
      </w:r>
      <w:r w:rsidR="00236D40" w:rsidRPr="00486765">
        <w:rPr>
          <w:smallCaps/>
          <w:sz w:val="22"/>
        </w:rPr>
        <w:t>:</w:t>
      </w:r>
      <w:r w:rsidR="00943EF8" w:rsidRPr="00486765">
        <w:rPr>
          <w:sz w:val="22"/>
        </w:rPr>
        <w:t xml:space="preserve"> if </w:t>
      </w:r>
      <w:r w:rsidR="00943EF8" w:rsidRPr="00486765">
        <w:rPr>
          <w:i/>
          <w:sz w:val="22"/>
        </w:rPr>
        <w:t xml:space="preserve">a </w:t>
      </w:r>
      <w:r w:rsidR="00943EF8" w:rsidRPr="00486765">
        <w:rPr>
          <w:b/>
          <w:sz w:val="22"/>
        </w:rPr>
        <w:t>g-depends on</w:t>
      </w:r>
      <w:r w:rsidR="00C0143F" w:rsidRPr="00486765">
        <w:rPr>
          <w:b/>
          <w:sz w:val="22"/>
        </w:rPr>
        <w:t xml:space="preserve"> </w:t>
      </w:r>
      <w:r w:rsidR="00943EF8" w:rsidRPr="00486765">
        <w:rPr>
          <w:i/>
          <w:sz w:val="22"/>
        </w:rPr>
        <w:t xml:space="preserve">b </w:t>
      </w:r>
      <w:r w:rsidR="00943EF8" w:rsidRPr="00486765">
        <w:rPr>
          <w:sz w:val="22"/>
        </w:rPr>
        <w:t>at some time</w:t>
      </w:r>
      <w:r w:rsidR="00C0143F" w:rsidRPr="00486765">
        <w:rPr>
          <w:sz w:val="22"/>
        </w:rPr>
        <w:t xml:space="preserve"> </w:t>
      </w:r>
      <w:r w:rsidR="00861F97" w:rsidRPr="00486765">
        <w:rPr>
          <w:i/>
          <w:sz w:val="22"/>
        </w:rPr>
        <w:t>t</w:t>
      </w:r>
      <w:r w:rsidR="00943EF8" w:rsidRPr="00486765">
        <w:rPr>
          <w:sz w:val="22"/>
        </w:rPr>
        <w:t xml:space="preserve">, then </w:t>
      </w:r>
      <w:r w:rsidR="00943EF8" w:rsidRPr="00486765">
        <w:rPr>
          <w:i/>
          <w:sz w:val="22"/>
        </w:rPr>
        <w:t xml:space="preserve">a </w:t>
      </w:r>
      <w:r w:rsidR="00943EF8" w:rsidRPr="00486765">
        <w:rPr>
          <w:b/>
          <w:sz w:val="22"/>
        </w:rPr>
        <w:t xml:space="preserve">g-depends </w:t>
      </w:r>
      <w:r w:rsidR="00943EF8" w:rsidRPr="00486765">
        <w:rPr>
          <w:sz w:val="22"/>
        </w:rPr>
        <w:t>on something at all times at which it exists.</w:t>
      </w:r>
      <w:r w:rsidR="006D323D">
        <w:rPr>
          <w:sz w:val="22"/>
        </w:rPr>
        <w:t xml:space="preserve"> [073-001</w:t>
      </w:r>
      <w:proofErr w:type="gramStart"/>
      <w:r w:rsidR="006D323D">
        <w:rPr>
          <w:sz w:val="22"/>
        </w:rPr>
        <w:t>]</w:t>
      </w:r>
      <w:ins w:id="565" w:author="Jonathan Bona" w:date="2012-05-04T15:02:00Z">
        <w:r w:rsidRPr="00A64AB5">
          <w:rPr>
            <w:rStyle w:val="Annotation"/>
          </w:rPr>
          <w:t xml:space="preserve"> </w:t>
        </w:r>
        <w:r w:rsidRPr="007539EB">
          <w:rPr>
            <w:rStyle w:val="Annotation"/>
          </w:rPr>
          <w:t>]</w:t>
        </w:r>
      </w:ins>
      <w:proofErr w:type="gramEnd"/>
    </w:p>
    <w:p w14:paraId="4791D2A6" w14:textId="77777777" w:rsidR="00943EF8" w:rsidRPr="00486765" w:rsidRDefault="00943EF8">
      <w:pPr>
        <w:pStyle w:val="Specification"/>
        <w:rPr>
          <w:sz w:val="22"/>
        </w:rPr>
      </w:pPr>
    </w:p>
    <w:p w14:paraId="185B1795" w14:textId="421CD412" w:rsidR="00587B67" w:rsidRPr="00486765" w:rsidRDefault="00A64AB5">
      <w:pPr>
        <w:pStyle w:val="Specification"/>
        <w:rPr>
          <w:sz w:val="22"/>
        </w:rPr>
      </w:pPr>
      <w:proofErr w:type="gramStart"/>
      <w:ins w:id="566" w:author="Jonathan Bona" w:date="2012-05-04T15:02:00Z">
        <w:r w:rsidRPr="00A64AB5">
          <w:rPr>
            <w:rStyle w:val="Annotation"/>
            <w:rPrChange w:id="567" w:author="Jonathan Bona" w:date="2012-05-04T15:02:00Z">
              <w:rPr>
                <w:rStyle w:val="SpecificationType"/>
                <w:sz w:val="22"/>
              </w:rPr>
            </w:rPrChange>
          </w:rPr>
          <w:t>a</w:t>
        </w:r>
        <w:proofErr w:type="gramEnd"/>
        <w:r w:rsidRPr="00A64AB5">
          <w:rPr>
            <w:rStyle w:val="Annotation"/>
            <w:rPrChange w:id="568" w:author="Jonathan Bona" w:date="2012-05-04T15:02:00Z">
              <w:rPr>
                <w:rStyle w:val="SpecificationType"/>
                <w:sz w:val="22"/>
              </w:rPr>
            </w:rPrChange>
          </w:rPr>
          <w:t>(generically dependent continuant)[</w:t>
        </w:r>
      </w:ins>
      <w:r w:rsidR="008520E4" w:rsidRPr="00486765">
        <w:rPr>
          <w:rStyle w:val="SpecificationType"/>
          <w:sz w:val="22"/>
        </w:rPr>
        <w:t>Definition</w:t>
      </w:r>
      <w:r w:rsidR="008520E4" w:rsidRPr="00486765">
        <w:rPr>
          <w:smallCaps/>
          <w:sz w:val="22"/>
        </w:rPr>
        <w:t xml:space="preserve">: </w:t>
      </w:r>
      <w:r w:rsidR="0020142B" w:rsidRPr="00486765">
        <w:rPr>
          <w:i/>
          <w:sz w:val="22"/>
        </w:rPr>
        <w:t>a</w:t>
      </w:r>
      <w:r w:rsidR="00B57B3C" w:rsidRPr="00486765">
        <w:rPr>
          <w:i/>
          <w:sz w:val="22"/>
        </w:rPr>
        <w:t xml:space="preserve"> i</w:t>
      </w:r>
      <w:r w:rsidR="0020142B" w:rsidRPr="00486765">
        <w:rPr>
          <w:sz w:val="22"/>
        </w:rPr>
        <w:t xml:space="preserve">s a </w:t>
      </w:r>
      <w:r w:rsidR="00DA4D68" w:rsidRPr="00486765">
        <w:rPr>
          <w:i/>
          <w:sz w:val="22"/>
        </w:rPr>
        <w:t>generically dependent</w:t>
      </w:r>
      <w:r w:rsidR="00921592" w:rsidRPr="00486765">
        <w:rPr>
          <w:i/>
          <w:sz w:val="22"/>
        </w:rPr>
        <w:t xml:space="preserve"> continuant</w:t>
      </w:r>
      <w:r w:rsidR="0020142B" w:rsidRPr="00486765">
        <w:rPr>
          <w:sz w:val="22"/>
        </w:rPr>
        <w:t xml:space="preserve"> =</w:t>
      </w:r>
      <w:r w:rsidR="00C0143F" w:rsidRPr="00486765">
        <w:rPr>
          <w:sz w:val="22"/>
        </w:rPr>
        <w:t xml:space="preserve"> </w:t>
      </w:r>
      <w:r w:rsidR="00DC022E" w:rsidRPr="00486765">
        <w:rPr>
          <w:sz w:val="22"/>
        </w:rPr>
        <w:t>Def.</w:t>
      </w:r>
      <w:r w:rsidR="00C0143F" w:rsidRPr="00486765">
        <w:rPr>
          <w:sz w:val="22"/>
        </w:rPr>
        <w:t xml:space="preserve"> </w:t>
      </w:r>
      <w:r w:rsidR="0020142B" w:rsidRPr="00486765">
        <w:rPr>
          <w:i/>
          <w:sz w:val="22"/>
        </w:rPr>
        <w:t xml:space="preserve">a </w:t>
      </w:r>
      <w:r w:rsidR="0020142B" w:rsidRPr="00486765">
        <w:rPr>
          <w:sz w:val="22"/>
        </w:rPr>
        <w:t xml:space="preserve">is </w:t>
      </w:r>
      <w:r w:rsidR="003E0C5C" w:rsidRPr="00486765">
        <w:rPr>
          <w:sz w:val="22"/>
        </w:rPr>
        <w:t xml:space="preserve">a </w:t>
      </w:r>
      <w:r w:rsidR="00FB129B" w:rsidRPr="00486765">
        <w:rPr>
          <w:i/>
          <w:sz w:val="22"/>
        </w:rPr>
        <w:t>continuant</w:t>
      </w:r>
      <w:r w:rsidR="0079125C" w:rsidRPr="00486765">
        <w:rPr>
          <w:sz w:val="22"/>
        </w:rPr>
        <w:t xml:space="preserve"> that </w:t>
      </w:r>
      <w:r w:rsidR="0059191A" w:rsidRPr="00486765">
        <w:rPr>
          <w:b/>
          <w:sz w:val="22"/>
        </w:rPr>
        <w:t>generically depends</w:t>
      </w:r>
      <w:r w:rsidR="00C0143F" w:rsidRPr="00486765">
        <w:rPr>
          <w:b/>
          <w:sz w:val="22"/>
        </w:rPr>
        <w:t xml:space="preserve"> </w:t>
      </w:r>
      <w:r w:rsidR="003E0C5C" w:rsidRPr="00486765">
        <w:rPr>
          <w:sz w:val="22"/>
        </w:rPr>
        <w:t>o</w:t>
      </w:r>
      <w:r w:rsidR="0079125C" w:rsidRPr="00486765">
        <w:rPr>
          <w:sz w:val="22"/>
        </w:rPr>
        <w:t xml:space="preserve">n one or more </w:t>
      </w:r>
      <w:r w:rsidR="00587B67" w:rsidRPr="00486765">
        <w:rPr>
          <w:sz w:val="22"/>
        </w:rPr>
        <w:t>other</w:t>
      </w:r>
      <w:r w:rsidR="00465C17" w:rsidRPr="00486765">
        <w:rPr>
          <w:i/>
          <w:sz w:val="22"/>
        </w:rPr>
        <w:t xml:space="preserve"> entities</w:t>
      </w:r>
      <w:r w:rsidR="0079125C" w:rsidRPr="00486765">
        <w:rPr>
          <w:sz w:val="22"/>
        </w:rPr>
        <w:t>.</w:t>
      </w:r>
      <w:r w:rsidR="006D323D">
        <w:rPr>
          <w:sz w:val="22"/>
        </w:rPr>
        <w:t xml:space="preserve"> [074-001</w:t>
      </w:r>
      <w:proofErr w:type="gramStart"/>
      <w:r w:rsidR="006D323D">
        <w:rPr>
          <w:sz w:val="22"/>
        </w:rPr>
        <w:t>]</w:t>
      </w:r>
      <w:ins w:id="569" w:author="Jonathan Bona" w:date="2012-05-04T15:03:00Z">
        <w:r w:rsidRPr="00A64AB5">
          <w:rPr>
            <w:rStyle w:val="Annotation"/>
          </w:rPr>
          <w:t xml:space="preserve"> </w:t>
        </w:r>
        <w:r w:rsidRPr="007539EB">
          <w:rPr>
            <w:rStyle w:val="Annotation"/>
          </w:rPr>
          <w:t>]</w:t>
        </w:r>
      </w:ins>
      <w:proofErr w:type="gramEnd"/>
    </w:p>
    <w:p w14:paraId="79A47063" w14:textId="4FC27AF8" w:rsidR="00587B67" w:rsidRPr="00486765" w:rsidRDefault="00A64AB5">
      <w:pPr>
        <w:pStyle w:val="Specification"/>
        <w:rPr>
          <w:sz w:val="18"/>
          <w:szCs w:val="20"/>
        </w:rPr>
      </w:pPr>
      <w:proofErr w:type="gramStart"/>
      <w:ins w:id="570" w:author="Jonathan Bona" w:date="2012-05-04T15:02:00Z">
        <w:r w:rsidRPr="007539EB">
          <w:rPr>
            <w:rStyle w:val="Annotation"/>
          </w:rPr>
          <w:t>a</w:t>
        </w:r>
        <w:r>
          <w:rPr>
            <w:rStyle w:val="Annotation"/>
          </w:rPr>
          <w:t>s</w:t>
        </w:r>
        <w:proofErr w:type="gramEnd"/>
        <w:r w:rsidRPr="007539EB">
          <w:rPr>
            <w:rStyle w:val="Annotation"/>
          </w:rPr>
          <w:t>(generically dependent continuant)[</w:t>
        </w:r>
      </w:ins>
      <w:r w:rsidR="00F93648" w:rsidRPr="00486765">
        <w:rPr>
          <w:rStyle w:val="SpecificationType"/>
          <w:sz w:val="22"/>
        </w:rPr>
        <w:t>E</w:t>
      </w:r>
      <w:r w:rsidR="00587B67" w:rsidRPr="00486765">
        <w:rPr>
          <w:rStyle w:val="SpecificationType"/>
          <w:sz w:val="22"/>
        </w:rPr>
        <w:t>xample</w:t>
      </w:r>
      <w:r w:rsidR="00FB0792" w:rsidRPr="00486765">
        <w:rPr>
          <w:rStyle w:val="SpecificationType"/>
          <w:sz w:val="22"/>
        </w:rPr>
        <w:t>s</w:t>
      </w:r>
      <w:r w:rsidR="00587B67" w:rsidRPr="00486765">
        <w:rPr>
          <w:sz w:val="22"/>
        </w:rPr>
        <w:t xml:space="preserve">: </w:t>
      </w:r>
      <w:r w:rsidR="00C0143F" w:rsidRPr="00486765">
        <w:rPr>
          <w:sz w:val="22"/>
        </w:rPr>
        <w:t xml:space="preserve"> </w:t>
      </w:r>
      <w:r w:rsidR="00587B67" w:rsidRPr="00486765">
        <w:rPr>
          <w:sz w:val="22"/>
        </w:rPr>
        <w:t xml:space="preserve">the </w:t>
      </w:r>
      <w:proofErr w:type="spellStart"/>
      <w:r w:rsidR="00587B67" w:rsidRPr="00486765">
        <w:rPr>
          <w:sz w:val="22"/>
        </w:rPr>
        <w:t>pdf</w:t>
      </w:r>
      <w:proofErr w:type="spellEnd"/>
      <w:r w:rsidR="00587B67" w:rsidRPr="00486765">
        <w:rPr>
          <w:sz w:val="22"/>
        </w:rPr>
        <w:t xml:space="preserve"> file on your laptop, the </w:t>
      </w:r>
      <w:proofErr w:type="spellStart"/>
      <w:r w:rsidR="00587B67" w:rsidRPr="00486765">
        <w:rPr>
          <w:sz w:val="22"/>
        </w:rPr>
        <w:t>p</w:t>
      </w:r>
      <w:r w:rsidR="00DA4D68" w:rsidRPr="00486765">
        <w:rPr>
          <w:sz w:val="22"/>
        </w:rPr>
        <w:t>df</w:t>
      </w:r>
      <w:proofErr w:type="spellEnd"/>
      <w:r w:rsidR="00DA4D68" w:rsidRPr="00486765">
        <w:rPr>
          <w:sz w:val="22"/>
        </w:rPr>
        <w:t xml:space="preserve"> file that is a copy thereof o</w:t>
      </w:r>
      <w:r w:rsidR="00587B67" w:rsidRPr="00486765">
        <w:rPr>
          <w:sz w:val="22"/>
        </w:rPr>
        <w:t>n my laptop</w:t>
      </w:r>
      <w:ins w:id="571" w:author="Jonathan Bona" w:date="2012-05-04T15:03:00Z">
        <w:r w:rsidRPr="007539EB">
          <w:rPr>
            <w:rStyle w:val="Annotation"/>
          </w:rPr>
          <w:t>\</w:t>
        </w:r>
      </w:ins>
      <w:r w:rsidR="00587B67" w:rsidRPr="00486765">
        <w:rPr>
          <w:sz w:val="22"/>
        </w:rPr>
        <w:t>; the sequence of this protein molecule; the sequence that is a copy thereof in that protein molecule</w:t>
      </w:r>
      <w:r w:rsidR="00861F97" w:rsidRPr="00486765">
        <w:rPr>
          <w:sz w:val="22"/>
        </w:rPr>
        <w:t>.</w:t>
      </w:r>
      <w:ins w:id="572" w:author="Jonathan Bona" w:date="2012-05-04T15:03:00Z">
        <w:r w:rsidRPr="00A64AB5">
          <w:rPr>
            <w:rStyle w:val="Annotation"/>
          </w:rPr>
          <w:t xml:space="preserve"> </w:t>
        </w:r>
        <w:r w:rsidRPr="007539EB">
          <w:rPr>
            <w:rStyle w:val="Annotation"/>
          </w:rPr>
          <w:t>]</w:t>
        </w:r>
      </w:ins>
    </w:p>
    <w:p w14:paraId="34788E2F" w14:textId="77777777" w:rsidR="00587B67" w:rsidRPr="00486765" w:rsidRDefault="00587B67" w:rsidP="00486765">
      <w:pPr>
        <w:rPr>
          <w:sz w:val="22"/>
        </w:rPr>
      </w:pPr>
    </w:p>
    <w:p w14:paraId="0FF3839C" w14:textId="1A9BB4F4" w:rsidR="003E0C5C" w:rsidRPr="00486765" w:rsidRDefault="003138D6">
      <w:pPr>
        <w:rPr>
          <w:sz w:val="22"/>
        </w:rPr>
      </w:pPr>
      <w:r w:rsidRPr="00486765">
        <w:rPr>
          <w:sz w:val="22"/>
        </w:rPr>
        <w:t xml:space="preserve">As we saw, </w:t>
      </w:r>
      <w:r w:rsidR="003E0C5C" w:rsidRPr="00486765">
        <w:rPr>
          <w:sz w:val="22"/>
        </w:rPr>
        <w:t xml:space="preserve">BFO’s </w:t>
      </w:r>
      <w:r w:rsidR="003E0C5C" w:rsidRPr="00486765">
        <w:rPr>
          <w:i/>
          <w:sz w:val="22"/>
        </w:rPr>
        <w:t>specifically</w:t>
      </w:r>
      <w:r w:rsidR="00921592" w:rsidRPr="00486765">
        <w:rPr>
          <w:i/>
          <w:sz w:val="22"/>
        </w:rPr>
        <w:t xml:space="preserve"> dependent continuant</w:t>
      </w:r>
      <w:r w:rsidR="00FB129B" w:rsidRPr="00486765">
        <w:rPr>
          <w:i/>
          <w:sz w:val="22"/>
        </w:rPr>
        <w:t>s</w:t>
      </w:r>
      <w:r w:rsidR="003E0C5C" w:rsidRPr="00486765">
        <w:rPr>
          <w:sz w:val="22"/>
        </w:rPr>
        <w:t xml:space="preserve"> are subject to </w:t>
      </w:r>
      <w:r w:rsidR="00FB0792" w:rsidRPr="00486765">
        <w:rPr>
          <w:sz w:val="22"/>
        </w:rPr>
        <w:t xml:space="preserve">the </w:t>
      </w:r>
      <w:r w:rsidR="00587B67" w:rsidRPr="00486765">
        <w:rPr>
          <w:sz w:val="22"/>
        </w:rPr>
        <w:t>axiom of non-migration –</w:t>
      </w:r>
      <w:r w:rsidR="003E0C5C" w:rsidRPr="00486765">
        <w:rPr>
          <w:sz w:val="22"/>
        </w:rPr>
        <w:t xml:space="preserve"> they cannot mig</w:t>
      </w:r>
      <w:r w:rsidR="00861F97" w:rsidRPr="00486765">
        <w:rPr>
          <w:sz w:val="22"/>
        </w:rPr>
        <w:t>rate from one bearer to another</w:t>
      </w:r>
      <w:r w:rsidRPr="00486765">
        <w:rPr>
          <w:sz w:val="22"/>
        </w:rPr>
        <w:t>.</w:t>
      </w:r>
      <w:r w:rsidR="00861F97" w:rsidRPr="00486765">
        <w:rPr>
          <w:sz w:val="22"/>
        </w:rPr>
        <w:t xml:space="preserve"> </w:t>
      </w:r>
      <w:r w:rsidRPr="00486765">
        <w:rPr>
          <w:i/>
          <w:sz w:val="22"/>
        </w:rPr>
        <w:t>G</w:t>
      </w:r>
      <w:r w:rsidR="00DA4D68" w:rsidRPr="00486765">
        <w:rPr>
          <w:i/>
          <w:sz w:val="22"/>
        </w:rPr>
        <w:t>enerically dependent</w:t>
      </w:r>
      <w:r w:rsidR="00921592" w:rsidRPr="00486765">
        <w:rPr>
          <w:i/>
          <w:sz w:val="22"/>
        </w:rPr>
        <w:t xml:space="preserve"> continuant</w:t>
      </w:r>
      <w:r w:rsidR="00FB129B" w:rsidRPr="00486765">
        <w:rPr>
          <w:i/>
          <w:sz w:val="22"/>
        </w:rPr>
        <w:t>s</w:t>
      </w:r>
      <w:r w:rsidRPr="00486765">
        <w:rPr>
          <w:sz w:val="22"/>
        </w:rPr>
        <w:t xml:space="preserve">, in contrast, can in a sense </w:t>
      </w:r>
      <w:r w:rsidR="00E13067" w:rsidRPr="00486765">
        <w:rPr>
          <w:sz w:val="22"/>
        </w:rPr>
        <w:t>migrate,</w:t>
      </w:r>
      <w:r w:rsidR="00587B67" w:rsidRPr="00486765">
        <w:rPr>
          <w:sz w:val="22"/>
        </w:rPr>
        <w:t xml:space="preserve"> </w:t>
      </w:r>
      <w:r w:rsidRPr="00486765">
        <w:rPr>
          <w:sz w:val="22"/>
        </w:rPr>
        <w:t xml:space="preserve">namely </w:t>
      </w:r>
      <w:r w:rsidR="00587B67" w:rsidRPr="00486765">
        <w:rPr>
          <w:sz w:val="22"/>
        </w:rPr>
        <w:t xml:space="preserve">through a process of exact </w:t>
      </w:r>
      <w:r w:rsidR="003E0C5C" w:rsidRPr="00486765">
        <w:rPr>
          <w:sz w:val="22"/>
        </w:rPr>
        <w:t>copy</w:t>
      </w:r>
      <w:r w:rsidRPr="00486765">
        <w:rPr>
          <w:sz w:val="22"/>
        </w:rPr>
        <w:t>ing which allows</w:t>
      </w:r>
      <w:r w:rsidR="00FB0792" w:rsidRPr="00486765">
        <w:rPr>
          <w:sz w:val="22"/>
        </w:rPr>
        <w:t>, for example,</w:t>
      </w:r>
      <w:r w:rsidRPr="00486765">
        <w:rPr>
          <w:sz w:val="22"/>
        </w:rPr>
        <w:t xml:space="preserve"> t</w:t>
      </w:r>
      <w:r w:rsidR="003E0C5C" w:rsidRPr="00486765">
        <w:rPr>
          <w:sz w:val="22"/>
        </w:rPr>
        <w:t xml:space="preserve">he very same </w:t>
      </w:r>
      <w:r w:rsidR="00FB0792" w:rsidRPr="00486765">
        <w:rPr>
          <w:sz w:val="22"/>
        </w:rPr>
        <w:t xml:space="preserve">information artifact </w:t>
      </w:r>
      <w:r w:rsidRPr="00486765">
        <w:rPr>
          <w:sz w:val="22"/>
        </w:rPr>
        <w:t xml:space="preserve">to be </w:t>
      </w:r>
      <w:r w:rsidR="003E0C5C" w:rsidRPr="00486765">
        <w:rPr>
          <w:sz w:val="22"/>
        </w:rPr>
        <w:t>saved to multiple storage devices.</w:t>
      </w:r>
      <w:r w:rsidR="0044734A" w:rsidRPr="00486765">
        <w:rPr>
          <w:sz w:val="22"/>
        </w:rPr>
        <w:t xml:space="preserve"> </w:t>
      </w:r>
    </w:p>
    <w:p w14:paraId="5C3CCBEA" w14:textId="034FC631" w:rsidR="003E0C5C" w:rsidRPr="00486765" w:rsidRDefault="003E0C5C">
      <w:pPr>
        <w:rPr>
          <w:sz w:val="22"/>
        </w:rPr>
      </w:pPr>
      <w:r w:rsidRPr="00486765">
        <w:rPr>
          <w:sz w:val="22"/>
        </w:rPr>
        <w:t xml:space="preserve">We can think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intuitively, as complex </w:t>
      </w:r>
      <w:r w:rsidR="00FB129B" w:rsidRPr="00486765">
        <w:rPr>
          <w:sz w:val="22"/>
        </w:rPr>
        <w:t>continuant</w:t>
      </w:r>
      <w:r w:rsidRPr="00486765">
        <w:rPr>
          <w:sz w:val="22"/>
        </w:rPr>
        <w:t xml:space="preserve"> patterns</w:t>
      </w:r>
      <w:r w:rsidR="00C0143F" w:rsidRPr="00486765">
        <w:rPr>
          <w:sz w:val="22"/>
        </w:rPr>
        <w:t xml:space="preserve"> </w:t>
      </w:r>
      <w:r w:rsidR="00F93648" w:rsidRPr="00486765">
        <w:rPr>
          <w:sz w:val="22"/>
        </w:rPr>
        <w:t xml:space="preserve">(complex qualities) </w:t>
      </w:r>
      <w:r w:rsidRPr="00486765">
        <w:rPr>
          <w:sz w:val="22"/>
        </w:rPr>
        <w:t xml:space="preserve">of the sort created by authors or designers, or (in the case of DNA sequences) through the processes of evolution. </w:t>
      </w:r>
      <w:r w:rsidR="00587B67" w:rsidRPr="00486765">
        <w:rPr>
          <w:sz w:val="22"/>
        </w:rPr>
        <w:t xml:space="preserve">Further examples of </w:t>
      </w:r>
      <w:r w:rsidR="00DA4D68" w:rsidRPr="00486765">
        <w:rPr>
          <w:i/>
          <w:sz w:val="22"/>
        </w:rPr>
        <w:t>generically dependent</w:t>
      </w:r>
      <w:r w:rsidR="00921592" w:rsidRPr="00486765">
        <w:rPr>
          <w:i/>
          <w:sz w:val="22"/>
        </w:rPr>
        <w:t xml:space="preserve"> continuant</w:t>
      </w:r>
      <w:r w:rsidR="00FB129B" w:rsidRPr="00486765">
        <w:rPr>
          <w:i/>
          <w:sz w:val="22"/>
        </w:rPr>
        <w:t>s</w:t>
      </w:r>
      <w:r w:rsidRPr="00486765">
        <w:rPr>
          <w:sz w:val="22"/>
        </w:rPr>
        <w:t xml:space="preserve"> </w:t>
      </w:r>
      <w:r w:rsidR="00151755" w:rsidRPr="00486765">
        <w:rPr>
          <w:sz w:val="22"/>
        </w:rPr>
        <w:t>include: the</w:t>
      </w:r>
      <w:r w:rsidRPr="00486765">
        <w:rPr>
          <w:sz w:val="22"/>
        </w:rPr>
        <w:t xml:space="preserve"> chessboard pattern, the Coca Cola </w:t>
      </w:r>
      <w:r w:rsidR="00F93648" w:rsidRPr="00486765">
        <w:rPr>
          <w:sz w:val="22"/>
        </w:rPr>
        <w:t>logo</w:t>
      </w:r>
      <w:r w:rsidRPr="00486765">
        <w:rPr>
          <w:sz w:val="22"/>
        </w:rPr>
        <w:t xml:space="preserve">, </w:t>
      </w:r>
      <w:proofErr w:type="gramStart"/>
      <w:r w:rsidRPr="00486765">
        <w:rPr>
          <w:sz w:val="22"/>
        </w:rPr>
        <w:t>the</w:t>
      </w:r>
      <w:proofErr w:type="gramEnd"/>
      <w:r w:rsidRPr="00486765">
        <w:rPr>
          <w:sz w:val="22"/>
        </w:rPr>
        <w:t xml:space="preserve"> pattern </w:t>
      </w:r>
      <w:r w:rsidR="00F93648" w:rsidRPr="00486765">
        <w:rPr>
          <w:sz w:val="22"/>
        </w:rPr>
        <w:t>of a traffic sign</w:t>
      </w:r>
      <w:r w:rsidRPr="00486765">
        <w:rPr>
          <w:sz w:val="22"/>
        </w:rPr>
        <w:t xml:space="preserve">. Each such pattern exists only if it is concretized in some counterpart </w:t>
      </w:r>
      <w:r w:rsidRPr="00486765">
        <w:rPr>
          <w:i/>
          <w:sz w:val="22"/>
        </w:rPr>
        <w:t>specifically</w:t>
      </w:r>
      <w:r w:rsidR="00921592" w:rsidRPr="00486765">
        <w:rPr>
          <w:i/>
          <w:sz w:val="22"/>
        </w:rPr>
        <w:t xml:space="preserve"> dependent continuant</w:t>
      </w:r>
      <w:r w:rsidRPr="00486765">
        <w:rPr>
          <w:sz w:val="22"/>
        </w:rPr>
        <w:t xml:space="preserve"> – the pattern of black and white squares on this </w:t>
      </w:r>
      <w:r w:rsidR="00861F97" w:rsidRPr="00486765">
        <w:rPr>
          <w:sz w:val="22"/>
        </w:rPr>
        <w:lastRenderedPageBreak/>
        <w:t xml:space="preserve">wooden </w:t>
      </w:r>
      <w:r w:rsidRPr="00486765">
        <w:rPr>
          <w:sz w:val="22"/>
        </w:rPr>
        <w:t>chessboard</w:t>
      </w:r>
      <w:r w:rsidR="00861F97" w:rsidRPr="00486765">
        <w:rPr>
          <w:sz w:val="22"/>
        </w:rPr>
        <w:t xml:space="preserve"> here before me</w:t>
      </w:r>
      <w:r w:rsidRPr="00486765">
        <w:rPr>
          <w:sz w:val="22"/>
        </w:rPr>
        <w:t xml:space="preserve">; the pattern of red and white swirls on the label of this Coca Cola bottle; the pattern of </w:t>
      </w:r>
      <w:r w:rsidR="00861F97" w:rsidRPr="00486765">
        <w:rPr>
          <w:sz w:val="22"/>
        </w:rPr>
        <w:t>paint on this traffic signboard</w:t>
      </w:r>
      <w:r w:rsidRPr="00486765">
        <w:rPr>
          <w:sz w:val="22"/>
        </w:rPr>
        <w:t xml:space="preserve">. </w:t>
      </w:r>
    </w:p>
    <w:p w14:paraId="5FB1648A" w14:textId="739FDDB3" w:rsidR="00587B67" w:rsidRPr="00486765" w:rsidRDefault="003E0C5C">
      <w:pPr>
        <w:rPr>
          <w:sz w:val="22"/>
        </w:rPr>
      </w:pPr>
      <w:r w:rsidRPr="00486765">
        <w:rPr>
          <w:sz w:val="22"/>
        </w:rPr>
        <w:t xml:space="preserve">Such patterns can be highly complex. </w:t>
      </w:r>
      <w:r w:rsidR="003138D6" w:rsidRPr="00486765">
        <w:rPr>
          <w:sz w:val="22"/>
        </w:rPr>
        <w:t>A certain</w:t>
      </w:r>
      <w:r w:rsidRPr="00486765">
        <w:rPr>
          <w:sz w:val="22"/>
        </w:rPr>
        <w:t xml:space="preserve"> pattern </w:t>
      </w:r>
      <w:r w:rsidR="003138D6" w:rsidRPr="00486765">
        <w:rPr>
          <w:sz w:val="22"/>
        </w:rPr>
        <w:t>(</w:t>
      </w:r>
      <w:r w:rsidRPr="00486765">
        <w:rPr>
          <w:sz w:val="22"/>
        </w:rPr>
        <w:t xml:space="preserve">of letters of the alphabet and associated </w:t>
      </w:r>
      <w:r w:rsidR="00861F97" w:rsidRPr="00486765">
        <w:rPr>
          <w:sz w:val="22"/>
        </w:rPr>
        <w:t xml:space="preserve">punctuation and </w:t>
      </w:r>
      <w:r w:rsidRPr="00486765">
        <w:rPr>
          <w:sz w:val="22"/>
        </w:rPr>
        <w:t>spacing</w:t>
      </w:r>
      <w:proofErr w:type="gramStart"/>
      <w:r w:rsidR="003138D6" w:rsidRPr="00486765">
        <w:rPr>
          <w:sz w:val="22"/>
        </w:rPr>
        <w:t>)</w:t>
      </w:r>
      <w:r w:rsidRPr="00486765">
        <w:rPr>
          <w:sz w:val="22"/>
        </w:rPr>
        <w:t xml:space="preserve"> which is </w:t>
      </w:r>
      <w:r w:rsidR="003138D6" w:rsidRPr="00486765">
        <w:rPr>
          <w:sz w:val="22"/>
        </w:rPr>
        <w:t>a work of literature</w:t>
      </w:r>
      <w:proofErr w:type="gramEnd"/>
      <w:r w:rsidR="003138D6" w:rsidRPr="00486765">
        <w:rPr>
          <w:sz w:val="22"/>
        </w:rPr>
        <w:t xml:space="preserve"> </w:t>
      </w:r>
      <w:r w:rsidRPr="00486765">
        <w:rPr>
          <w:sz w:val="22"/>
        </w:rPr>
        <w:t xml:space="preserve">is concretized in the patterns of ink marks in this and that particular </w:t>
      </w:r>
      <w:r w:rsidRPr="00486765">
        <w:rPr>
          <w:i/>
          <w:sz w:val="22"/>
        </w:rPr>
        <w:t>copy</w:t>
      </w:r>
      <w:r w:rsidRPr="00486765">
        <w:rPr>
          <w:sz w:val="22"/>
        </w:rPr>
        <w:t xml:space="preserve"> of the </w:t>
      </w:r>
      <w:r w:rsidR="003138D6" w:rsidRPr="00486765">
        <w:rPr>
          <w:sz w:val="22"/>
        </w:rPr>
        <w:t>work</w:t>
      </w:r>
      <w:r w:rsidRPr="00486765">
        <w:rPr>
          <w:sz w:val="22"/>
        </w:rPr>
        <w:t xml:space="preserve">. </w:t>
      </w:r>
      <w:r w:rsidR="004938EE" w:rsidRPr="00486765">
        <w:rPr>
          <w:sz w:val="22"/>
        </w:rPr>
        <w:t xml:space="preserve">When you create a novel </w:t>
      </w:r>
      <w:r w:rsidR="00861F97" w:rsidRPr="00486765">
        <w:rPr>
          <w:sz w:val="22"/>
        </w:rPr>
        <w:t xml:space="preserve">then in addition to creating an </w:t>
      </w:r>
      <w:r w:rsidR="00861F97" w:rsidRPr="00486765">
        <w:rPr>
          <w:b/>
          <w:sz w:val="22"/>
        </w:rPr>
        <w:t xml:space="preserve">s-dependent </w:t>
      </w:r>
      <w:r w:rsidR="00861F97" w:rsidRPr="00486765">
        <w:rPr>
          <w:sz w:val="22"/>
        </w:rPr>
        <w:t xml:space="preserve">pattern of </w:t>
      </w:r>
      <w:proofErr w:type="spellStart"/>
      <w:r w:rsidR="00861F97" w:rsidRPr="00486765">
        <w:rPr>
          <w:sz w:val="22"/>
        </w:rPr>
        <w:t>inkmarks</w:t>
      </w:r>
      <w:proofErr w:type="spellEnd"/>
      <w:r w:rsidR="00861F97" w:rsidRPr="00486765">
        <w:rPr>
          <w:sz w:val="22"/>
        </w:rPr>
        <w:t xml:space="preserve"> on your manuscript, </w:t>
      </w:r>
      <w:r w:rsidR="004938EE" w:rsidRPr="00486765">
        <w:rPr>
          <w:sz w:val="22"/>
        </w:rPr>
        <w:t xml:space="preserve">you create </w:t>
      </w:r>
      <w:r w:rsidR="00861F97" w:rsidRPr="00486765">
        <w:rPr>
          <w:sz w:val="22"/>
        </w:rPr>
        <w:t xml:space="preserve">also </w:t>
      </w:r>
      <w:r w:rsidR="004938EE" w:rsidRPr="00486765">
        <w:rPr>
          <w:sz w:val="22"/>
        </w:rPr>
        <w:t xml:space="preserve">a particular instance of the </w:t>
      </w:r>
      <w:r w:rsidR="00DA4D68" w:rsidRPr="00486765">
        <w:rPr>
          <w:i/>
          <w:sz w:val="22"/>
        </w:rPr>
        <w:t>generically dependent</w:t>
      </w:r>
      <w:r w:rsidR="00921592" w:rsidRPr="00486765">
        <w:rPr>
          <w:i/>
          <w:sz w:val="22"/>
        </w:rPr>
        <w:t xml:space="preserve"> continuant</w:t>
      </w:r>
      <w:r w:rsidR="004938EE" w:rsidRPr="00486765">
        <w:rPr>
          <w:sz w:val="22"/>
        </w:rPr>
        <w:t xml:space="preserve"> type </w:t>
      </w:r>
      <w:r w:rsidR="004938EE" w:rsidRPr="00486765">
        <w:rPr>
          <w:i/>
          <w:sz w:val="22"/>
        </w:rPr>
        <w:t>novel</w:t>
      </w:r>
      <w:r w:rsidR="004938EE" w:rsidRPr="00486765">
        <w:rPr>
          <w:sz w:val="22"/>
        </w:rPr>
        <w:t>. When you print further copies in book form, then you create multiple particular instances of the</w:t>
      </w:r>
      <w:r w:rsidR="00921592" w:rsidRPr="00486765">
        <w:rPr>
          <w:i/>
          <w:sz w:val="22"/>
        </w:rPr>
        <w:t xml:space="preserve"> independent continuant</w:t>
      </w:r>
      <w:r w:rsidR="004938EE" w:rsidRPr="00486765">
        <w:rPr>
          <w:sz w:val="22"/>
        </w:rPr>
        <w:t xml:space="preserve"> type </w:t>
      </w:r>
      <w:r w:rsidR="004938EE" w:rsidRPr="00486765">
        <w:rPr>
          <w:i/>
          <w:sz w:val="22"/>
        </w:rPr>
        <w:t xml:space="preserve">book. </w:t>
      </w:r>
    </w:p>
    <w:p w14:paraId="27713B04" w14:textId="3C17F33D" w:rsidR="00B734E8" w:rsidRPr="00B56876" w:rsidRDefault="00B734E8" w:rsidP="00486765">
      <w:pPr>
        <w:pStyle w:val="Heading2"/>
      </w:pPr>
      <w:bookmarkStart w:id="573" w:name="_Toc313270722"/>
      <w:bookmarkStart w:id="574" w:name="_Toc319326127"/>
      <w:r w:rsidRPr="00486765">
        <w:rPr>
          <w:sz w:val="24"/>
        </w:rPr>
        <w:t>Relation of concretization</w:t>
      </w:r>
      <w:bookmarkEnd w:id="573"/>
      <w:bookmarkEnd w:id="574"/>
    </w:p>
    <w:p w14:paraId="125446CD" w14:textId="77777777" w:rsidR="0046137A" w:rsidRPr="00486765" w:rsidRDefault="0046137A" w:rsidP="00486765">
      <w:pPr>
        <w:rPr>
          <w:sz w:val="22"/>
        </w:rPr>
      </w:pPr>
    </w:p>
    <w:p w14:paraId="0152A224" w14:textId="1C5F096F" w:rsidR="00B734E8" w:rsidRPr="00B23775" w:rsidRDefault="0065256B" w:rsidP="00486765">
      <w:pPr>
        <w:pStyle w:val="Specification"/>
        <w:rPr>
          <w:sz w:val="22"/>
        </w:rPr>
      </w:pPr>
      <w:proofErr w:type="gramStart"/>
      <w:ins w:id="575" w:author="Jonathan Bona" w:date="2012-05-04T15:04:00Z">
        <w:r w:rsidRPr="0065256B">
          <w:rPr>
            <w:rStyle w:val="Annotation"/>
            <w:rPrChange w:id="576" w:author="Jonathan Bona" w:date="2012-05-04T15:04:00Z">
              <w:rPr>
                <w:rStyle w:val="SpecificationType"/>
                <w:sz w:val="22"/>
              </w:rPr>
            </w:rPrChange>
          </w:rPr>
          <w:t>a</w:t>
        </w:r>
        <w:proofErr w:type="gramEnd"/>
        <w:r w:rsidRPr="0065256B">
          <w:rPr>
            <w:rStyle w:val="Annotation"/>
            <w:rPrChange w:id="577" w:author="Jonathan Bona" w:date="2012-05-04T15:04:00Z">
              <w:rPr>
                <w:rStyle w:val="SpecificationType"/>
                <w:sz w:val="22"/>
              </w:rPr>
            </w:rPrChange>
          </w:rPr>
          <w:t>(concretization)[</w:t>
        </w:r>
      </w:ins>
      <w:r w:rsidR="00A52523">
        <w:rPr>
          <w:rStyle w:val="SpecificationType"/>
          <w:sz w:val="22"/>
        </w:rPr>
        <w:t>Elucidation</w:t>
      </w:r>
      <w:r w:rsidR="0054207A" w:rsidRPr="00486765">
        <w:rPr>
          <w:sz w:val="22"/>
        </w:rPr>
        <w:t xml:space="preserve">: </w:t>
      </w:r>
      <w:r w:rsidR="00B734E8" w:rsidRPr="00486765">
        <w:rPr>
          <w:i/>
          <w:sz w:val="22"/>
        </w:rPr>
        <w:t>a</w:t>
      </w:r>
      <w:r w:rsidR="00C0143F" w:rsidRPr="00486765">
        <w:rPr>
          <w:i/>
          <w:sz w:val="22"/>
        </w:rPr>
        <w:t xml:space="preserve"> </w:t>
      </w:r>
      <w:r w:rsidR="00B734E8" w:rsidRPr="00486765">
        <w:rPr>
          <w:b/>
          <w:sz w:val="22"/>
        </w:rPr>
        <w:t>concretizes</w:t>
      </w:r>
      <w:r w:rsidR="00C0143F" w:rsidRPr="00486765">
        <w:rPr>
          <w:b/>
          <w:sz w:val="22"/>
        </w:rPr>
        <w:t xml:space="preserve"> </w:t>
      </w:r>
      <w:r w:rsidR="00B734E8" w:rsidRPr="00486765">
        <w:rPr>
          <w:i/>
          <w:sz w:val="22"/>
        </w:rPr>
        <w:t xml:space="preserve">b </w:t>
      </w:r>
      <w:r w:rsidR="00B734E8" w:rsidRPr="00486765">
        <w:rPr>
          <w:b/>
          <w:sz w:val="22"/>
        </w:rPr>
        <w:t>at</w:t>
      </w:r>
      <w:r w:rsidR="00C0143F" w:rsidRPr="00486765">
        <w:rPr>
          <w:b/>
          <w:sz w:val="22"/>
        </w:rPr>
        <w:t xml:space="preserve"> </w:t>
      </w:r>
      <w:r w:rsidR="00B734E8" w:rsidRPr="00486765">
        <w:rPr>
          <w:i/>
          <w:sz w:val="22"/>
        </w:rPr>
        <w:t xml:space="preserve">t </w:t>
      </w:r>
      <w:r w:rsidR="00A52523" w:rsidRPr="00B6123E">
        <w:rPr>
          <w:sz w:val="22"/>
        </w:rPr>
        <w:t>means</w:t>
      </w:r>
      <w:r w:rsidR="00A52523">
        <w:rPr>
          <w:i/>
          <w:sz w:val="22"/>
        </w:rPr>
        <w:t>:</w:t>
      </w:r>
      <w:r w:rsidR="00B734E8" w:rsidRPr="00486765">
        <w:rPr>
          <w:sz w:val="22"/>
        </w:rPr>
        <w:t xml:space="preserve"> </w:t>
      </w:r>
      <w:r w:rsidR="00B734E8" w:rsidRPr="00486765">
        <w:rPr>
          <w:i/>
          <w:sz w:val="22"/>
        </w:rPr>
        <w:t xml:space="preserve">a </w:t>
      </w:r>
      <w:r w:rsidR="00B734E8" w:rsidRPr="00486765">
        <w:rPr>
          <w:sz w:val="22"/>
        </w:rPr>
        <w:t>is a specifically</w:t>
      </w:r>
      <w:r w:rsidR="00B734E8" w:rsidRPr="00486765">
        <w:rPr>
          <w:i/>
          <w:sz w:val="22"/>
        </w:rPr>
        <w:t xml:space="preserve"> dependent continuant</w:t>
      </w:r>
      <w:r w:rsidR="00C0143F" w:rsidRPr="00486765">
        <w:rPr>
          <w:i/>
          <w:sz w:val="22"/>
        </w:rPr>
        <w:t xml:space="preserve"> </w:t>
      </w:r>
      <w:r w:rsidR="00B734E8" w:rsidRPr="00486765">
        <w:rPr>
          <w:sz w:val="22"/>
        </w:rPr>
        <w:t>&amp;</w:t>
      </w:r>
      <w:r w:rsidR="00C0143F" w:rsidRPr="00486765">
        <w:rPr>
          <w:sz w:val="22"/>
        </w:rPr>
        <w:t xml:space="preserve"> </w:t>
      </w:r>
      <w:r w:rsidR="00B734E8" w:rsidRPr="00486765">
        <w:rPr>
          <w:i/>
          <w:sz w:val="22"/>
        </w:rPr>
        <w:t xml:space="preserve">b </w:t>
      </w:r>
      <w:r w:rsidR="00B734E8" w:rsidRPr="00486765">
        <w:rPr>
          <w:sz w:val="22"/>
        </w:rPr>
        <w:t xml:space="preserve">is a </w:t>
      </w:r>
      <w:r w:rsidR="00DA4D68" w:rsidRPr="00486765">
        <w:rPr>
          <w:i/>
          <w:sz w:val="22"/>
        </w:rPr>
        <w:t>generically dependent</w:t>
      </w:r>
      <w:r w:rsidR="00B734E8" w:rsidRPr="00486765">
        <w:rPr>
          <w:i/>
          <w:sz w:val="22"/>
        </w:rPr>
        <w:t xml:space="preserve"> continuant</w:t>
      </w:r>
      <w:r w:rsidR="00C0143F" w:rsidRPr="00486765">
        <w:rPr>
          <w:i/>
          <w:sz w:val="22"/>
        </w:rPr>
        <w:t xml:space="preserve"> </w:t>
      </w:r>
      <w:r w:rsidR="00B734E8" w:rsidRPr="00486765">
        <w:rPr>
          <w:sz w:val="22"/>
        </w:rPr>
        <w:t>&amp; for some</w:t>
      </w:r>
      <w:r w:rsidR="00B734E8" w:rsidRPr="00486765">
        <w:rPr>
          <w:i/>
          <w:sz w:val="22"/>
        </w:rPr>
        <w:t xml:space="preserve"> </w:t>
      </w:r>
      <w:r w:rsidR="00FB0792" w:rsidRPr="00486765">
        <w:rPr>
          <w:i/>
          <w:sz w:val="22"/>
        </w:rPr>
        <w:t xml:space="preserve">material entity </w:t>
      </w:r>
      <w:r w:rsidR="00B734E8" w:rsidRPr="00486765">
        <w:rPr>
          <w:i/>
          <w:sz w:val="22"/>
        </w:rPr>
        <w:t xml:space="preserve">c, a </w:t>
      </w:r>
      <w:r w:rsidR="00B734E8" w:rsidRPr="00486765">
        <w:rPr>
          <w:b/>
          <w:sz w:val="22"/>
        </w:rPr>
        <w:t xml:space="preserve">s-depends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 xml:space="preserve">t </w:t>
      </w:r>
      <w:r w:rsidR="00B734E8" w:rsidRPr="00486765">
        <w:rPr>
          <w:sz w:val="22"/>
        </w:rPr>
        <w:t xml:space="preserve">and </w:t>
      </w:r>
      <w:r w:rsidR="00B734E8" w:rsidRPr="00486765">
        <w:rPr>
          <w:i/>
          <w:sz w:val="22"/>
        </w:rPr>
        <w:t xml:space="preserve">b </w:t>
      </w:r>
      <w:r w:rsidR="00B734E8" w:rsidRPr="00486765">
        <w:rPr>
          <w:b/>
          <w:sz w:val="22"/>
        </w:rPr>
        <w:t xml:space="preserve">g-depends </w:t>
      </w:r>
      <w:r w:rsidR="00B734E8" w:rsidRPr="00486765">
        <w:rPr>
          <w:sz w:val="22"/>
        </w:rPr>
        <w:t>on</w:t>
      </w:r>
      <w:r w:rsidR="00151755" w:rsidRPr="00486765">
        <w:rPr>
          <w:sz w:val="22"/>
        </w:rPr>
        <w:t xml:space="preserve"> </w:t>
      </w:r>
      <w:r w:rsidR="00B734E8" w:rsidRPr="00486765">
        <w:rPr>
          <w:i/>
          <w:sz w:val="22"/>
        </w:rPr>
        <w:t xml:space="preserve">c </w:t>
      </w:r>
      <w:r w:rsidR="00B734E8" w:rsidRPr="00486765">
        <w:rPr>
          <w:b/>
          <w:sz w:val="22"/>
        </w:rPr>
        <w:t xml:space="preserve">at </w:t>
      </w:r>
      <w:r w:rsidR="00B734E8" w:rsidRPr="00486765">
        <w:rPr>
          <w:i/>
          <w:sz w:val="22"/>
        </w:rPr>
        <w:t>t</w:t>
      </w:r>
      <w:r w:rsidR="00B734E8" w:rsidRPr="00486765">
        <w:rPr>
          <w:sz w:val="22"/>
        </w:rPr>
        <w:t xml:space="preserve">, and if </w:t>
      </w:r>
      <w:r w:rsidR="00B734E8" w:rsidRPr="00486765">
        <w:rPr>
          <w:i/>
          <w:sz w:val="22"/>
        </w:rPr>
        <w:t xml:space="preserve">b </w:t>
      </w:r>
      <w:r w:rsidR="00B734E8" w:rsidRPr="00486765">
        <w:rPr>
          <w:sz w:val="22"/>
        </w:rPr>
        <w:t xml:space="preserve">migrates from bearer </w:t>
      </w:r>
      <w:r w:rsidR="00B734E8" w:rsidRPr="00486765">
        <w:rPr>
          <w:i/>
          <w:sz w:val="22"/>
        </w:rPr>
        <w:t xml:space="preserve">c </w:t>
      </w:r>
      <w:r w:rsidR="00B734E8" w:rsidRPr="00486765">
        <w:rPr>
          <w:sz w:val="22"/>
        </w:rPr>
        <w:t xml:space="preserve">to another bearer </w:t>
      </w:r>
      <w:r w:rsidR="00B734E8" w:rsidRPr="00486765">
        <w:rPr>
          <w:i/>
          <w:sz w:val="22"/>
        </w:rPr>
        <w:t xml:space="preserve">d </w:t>
      </w:r>
      <w:r w:rsidR="00B734E8" w:rsidRPr="00486765">
        <w:rPr>
          <w:sz w:val="22"/>
        </w:rPr>
        <w:t xml:space="preserve">than </w:t>
      </w:r>
      <w:r w:rsidR="003138D6" w:rsidRPr="00486765">
        <w:rPr>
          <w:sz w:val="22"/>
        </w:rPr>
        <w:t xml:space="preserve">a </w:t>
      </w:r>
      <w:r w:rsidR="00B734E8" w:rsidRPr="00486765">
        <w:rPr>
          <w:sz w:val="22"/>
        </w:rPr>
        <w:t xml:space="preserve">copy of </w:t>
      </w:r>
      <w:r w:rsidR="00B734E8" w:rsidRPr="00486765">
        <w:rPr>
          <w:i/>
          <w:sz w:val="22"/>
        </w:rPr>
        <w:t xml:space="preserve">a </w:t>
      </w:r>
      <w:r w:rsidR="00B734E8" w:rsidRPr="00486765">
        <w:rPr>
          <w:sz w:val="22"/>
        </w:rPr>
        <w:t xml:space="preserve">will be created in </w:t>
      </w:r>
      <w:r w:rsidR="00B734E8" w:rsidRPr="00486765">
        <w:rPr>
          <w:i/>
          <w:sz w:val="22"/>
        </w:rPr>
        <w:t>d.</w:t>
      </w:r>
      <w:r w:rsidR="006D323D">
        <w:rPr>
          <w:sz w:val="22"/>
        </w:rPr>
        <w:t xml:space="preserve"> [075-001]</w:t>
      </w:r>
      <w:ins w:id="578" w:author="Jonathan Bona" w:date="2012-05-04T15:04:00Z">
        <w:r w:rsidRPr="0065256B">
          <w:rPr>
            <w:rStyle w:val="Annotation"/>
            <w:rPrChange w:id="579" w:author="Jonathan Bona" w:date="2012-05-04T15:04:00Z">
              <w:rPr>
                <w:sz w:val="22"/>
              </w:rPr>
            </w:rPrChange>
          </w:rPr>
          <w:t>]</w:t>
        </w:r>
      </w:ins>
    </w:p>
    <w:p w14:paraId="462CD8F9" w14:textId="77777777" w:rsidR="0046137A" w:rsidRPr="00B56876" w:rsidRDefault="0046137A" w:rsidP="00486765"/>
    <w:p w14:paraId="5A22F014" w14:textId="77777777" w:rsidR="003E0C5C" w:rsidRPr="00B56876" w:rsidRDefault="003E0C5C" w:rsidP="00486765">
      <w:r w:rsidRPr="00486765">
        <w:rPr>
          <w:sz w:val="22"/>
        </w:rPr>
        <w:t>The dat</w:t>
      </w:r>
      <w:r w:rsidR="00F93648" w:rsidRPr="00486765">
        <w:rPr>
          <w:sz w:val="22"/>
        </w:rPr>
        <w:t>a in your database</w:t>
      </w:r>
      <w:r w:rsidR="00B734E8" w:rsidRPr="00486765">
        <w:rPr>
          <w:sz w:val="22"/>
        </w:rPr>
        <w:t xml:space="preserve"> are patterns</w:t>
      </w:r>
      <w:r w:rsidR="00F93648" w:rsidRPr="00486765">
        <w:rPr>
          <w:sz w:val="22"/>
        </w:rPr>
        <w:t xml:space="preserve"> instantiated </w:t>
      </w:r>
      <w:r w:rsidR="00B734E8" w:rsidRPr="00486765">
        <w:rPr>
          <w:sz w:val="22"/>
        </w:rPr>
        <w:t xml:space="preserve">as </w:t>
      </w:r>
      <w:r w:rsidR="00B734E8" w:rsidRPr="00486765">
        <w:rPr>
          <w:b/>
          <w:sz w:val="22"/>
        </w:rPr>
        <w:t xml:space="preserve">s-dependent </w:t>
      </w:r>
      <w:r w:rsidR="00B734E8" w:rsidRPr="00486765">
        <w:rPr>
          <w:sz w:val="22"/>
        </w:rPr>
        <w:t xml:space="preserve">quality instances </w:t>
      </w:r>
      <w:r w:rsidRPr="00486765">
        <w:rPr>
          <w:sz w:val="22"/>
        </w:rPr>
        <w:t xml:space="preserve">in </w:t>
      </w:r>
      <w:r w:rsidR="00F93648" w:rsidRPr="00486765">
        <w:rPr>
          <w:sz w:val="22"/>
        </w:rPr>
        <w:t>your hard drive</w:t>
      </w:r>
      <w:r w:rsidRPr="00486765">
        <w:rPr>
          <w:sz w:val="22"/>
        </w:rPr>
        <w:t xml:space="preserve">. The database itself is an aggregate of such patterns. When you create the database you create a particular </w:t>
      </w:r>
      <w:r w:rsidR="004938EE" w:rsidRPr="00486765">
        <w:rPr>
          <w:sz w:val="22"/>
        </w:rPr>
        <w:t>instance</w:t>
      </w:r>
      <w:r w:rsidRPr="00486765">
        <w:rPr>
          <w:sz w:val="22"/>
        </w:rPr>
        <w:t xml:space="preserv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database</w:t>
      </w:r>
      <w:r w:rsidRPr="00486765">
        <w:rPr>
          <w:sz w:val="22"/>
        </w:rPr>
        <w:t xml:space="preserve">. </w:t>
      </w:r>
      <w:r w:rsidR="00F93648" w:rsidRPr="00486765">
        <w:rPr>
          <w:sz w:val="22"/>
        </w:rPr>
        <w:t>E</w:t>
      </w:r>
      <w:r w:rsidRPr="00486765">
        <w:rPr>
          <w:sz w:val="22"/>
        </w:rPr>
        <w:t xml:space="preserve">ach entry in the database is an instance of the </w:t>
      </w:r>
      <w:r w:rsidR="00DA4D68" w:rsidRPr="00486765">
        <w:rPr>
          <w:i/>
          <w:sz w:val="22"/>
        </w:rPr>
        <w:t>generically dependent</w:t>
      </w:r>
      <w:r w:rsidR="00921592" w:rsidRPr="00486765">
        <w:rPr>
          <w:i/>
          <w:sz w:val="22"/>
        </w:rPr>
        <w:t xml:space="preserve"> continuant</w:t>
      </w:r>
      <w:r w:rsidRPr="00486765">
        <w:rPr>
          <w:sz w:val="22"/>
        </w:rPr>
        <w:t xml:space="preserve"> type </w:t>
      </w:r>
      <w:r w:rsidRPr="00486765">
        <w:rPr>
          <w:i/>
          <w:sz w:val="22"/>
        </w:rPr>
        <w:t>datum</w:t>
      </w:r>
      <w:r w:rsidRPr="00486765">
        <w:rPr>
          <w:sz w:val="22"/>
        </w:rPr>
        <w:t xml:space="preserve">. </w:t>
      </w:r>
    </w:p>
    <w:p w14:paraId="09612788" w14:textId="77777777" w:rsidR="003E0C5C" w:rsidRPr="00486765" w:rsidRDefault="003E0C5C">
      <w:pPr>
        <w:rPr>
          <w:sz w:val="22"/>
        </w:rPr>
      </w:pPr>
    </w:p>
    <w:p w14:paraId="6F363970" w14:textId="77777777" w:rsidR="003E0C5C" w:rsidRPr="00486765" w:rsidRDefault="003E0C5C">
      <w:pPr>
        <w:rPr>
          <w:sz w:val="22"/>
        </w:rPr>
      </w:pPr>
      <w:r w:rsidRPr="00486765">
        <w:rPr>
          <w:sz w:val="22"/>
        </w:rPr>
        <w:t xml:space="preserve">Data, databases, </w:t>
      </w:r>
      <w:proofErr w:type="spellStart"/>
      <w:r w:rsidRPr="00486765">
        <w:rPr>
          <w:sz w:val="22"/>
        </w:rPr>
        <w:t>pdf</w:t>
      </w:r>
      <w:proofErr w:type="spellEnd"/>
      <w:r w:rsidRPr="00486765">
        <w:rPr>
          <w:sz w:val="22"/>
        </w:rPr>
        <w:t xml:space="preserve"> files, novels, and other information artifacts are thus analogous to other created artifacts such as paintings or sculptures. They differ from the latter</w:t>
      </w:r>
      <w:r w:rsidR="00F93648" w:rsidRPr="00486765">
        <w:rPr>
          <w:sz w:val="22"/>
        </w:rPr>
        <w:t>, however,</w:t>
      </w:r>
      <w:r w:rsidRPr="00486765">
        <w:rPr>
          <w:sz w:val="22"/>
        </w:rPr>
        <w:t xml:space="preserve"> in that, once </w:t>
      </w:r>
      <w:r w:rsidR="00F93648" w:rsidRPr="00486765">
        <w:rPr>
          <w:sz w:val="22"/>
        </w:rPr>
        <w:t xml:space="preserve">they have been </w:t>
      </w:r>
      <w:r w:rsidRPr="00486765">
        <w:rPr>
          <w:sz w:val="22"/>
        </w:rPr>
        <w:t>created, they can exist in many copies.</w:t>
      </w:r>
      <w:r w:rsidR="00E64623" w:rsidRPr="00486765">
        <w:rPr>
          <w:sz w:val="22"/>
        </w:rPr>
        <w:t xml:space="preserve"> These many copies exist because of a </w:t>
      </w:r>
      <w:proofErr w:type="spellStart"/>
      <w:r w:rsidR="00E64623" w:rsidRPr="00486765">
        <w:rPr>
          <w:sz w:val="22"/>
        </w:rPr>
        <w:t>templating</w:t>
      </w:r>
      <w:proofErr w:type="spellEnd"/>
      <w:r w:rsidR="00E64623" w:rsidRPr="00486765">
        <w:rPr>
          <w:sz w:val="22"/>
        </w:rPr>
        <w:t xml:space="preserve"> process. Only where such a </w:t>
      </w:r>
      <w:proofErr w:type="spellStart"/>
      <w:r w:rsidR="00E64623" w:rsidRPr="00486765">
        <w:rPr>
          <w:sz w:val="22"/>
        </w:rPr>
        <w:t>templating</w:t>
      </w:r>
      <w:proofErr w:type="spellEnd"/>
      <w:r w:rsidR="00E64623" w:rsidRPr="00486765">
        <w:rPr>
          <w:sz w:val="22"/>
        </w:rPr>
        <w:t xml:space="preserve"> process exists do we have the sorts of </w:t>
      </w:r>
      <w:proofErr w:type="gramStart"/>
      <w:r w:rsidR="00E64623" w:rsidRPr="00486765">
        <w:rPr>
          <w:sz w:val="22"/>
        </w:rPr>
        <w:t>patterns which</w:t>
      </w:r>
      <w:proofErr w:type="gramEnd"/>
      <w:r w:rsidR="00E64623" w:rsidRPr="00486765">
        <w:rPr>
          <w:sz w:val="22"/>
        </w:rPr>
        <w:t xml:space="preserve"> are </w:t>
      </w:r>
      <w:r w:rsidR="00DA4D68" w:rsidRPr="00486765">
        <w:rPr>
          <w:i/>
          <w:sz w:val="22"/>
        </w:rPr>
        <w:t>generically dependent</w:t>
      </w:r>
      <w:r w:rsidR="00E64623" w:rsidRPr="00486765">
        <w:rPr>
          <w:sz w:val="22"/>
        </w:rPr>
        <w:t xml:space="preserve"> continuants.</w:t>
      </w:r>
    </w:p>
    <w:p w14:paraId="3C8CFCB9" w14:textId="44F7C511" w:rsidR="00B734E8" w:rsidRPr="00486765" w:rsidRDefault="00DA4D68">
      <w:pPr>
        <w:rPr>
          <w:sz w:val="22"/>
        </w:rPr>
      </w:pPr>
      <w:r w:rsidRPr="00486765">
        <w:rPr>
          <w:i/>
          <w:sz w:val="22"/>
        </w:rPr>
        <w:lastRenderedPageBreak/>
        <w:t>Generically dependent</w:t>
      </w:r>
      <w:r w:rsidR="00B734E8" w:rsidRPr="00486765">
        <w:rPr>
          <w:i/>
          <w:sz w:val="22"/>
        </w:rPr>
        <w:t xml:space="preserve"> continuants</w:t>
      </w:r>
      <w:r w:rsidR="00B734E8" w:rsidRPr="00486765">
        <w:rPr>
          <w:sz w:val="22"/>
        </w:rPr>
        <w:t xml:space="preserve"> can be </w:t>
      </w:r>
      <w:r w:rsidR="00B734E8" w:rsidRPr="00486765">
        <w:rPr>
          <w:b/>
          <w:sz w:val="22"/>
        </w:rPr>
        <w:t>concretized</w:t>
      </w:r>
      <w:r w:rsidR="00B734E8" w:rsidRPr="00486765">
        <w:rPr>
          <w:sz w:val="22"/>
        </w:rPr>
        <w:t xml:space="preserve"> in multiple ways; you may concretize a poem as a pattern of memory traces in your head. You may concretize a piece of software by installing it in your computer. You may concretize a </w:t>
      </w:r>
      <w:proofErr w:type="gramStart"/>
      <w:r w:rsidR="00B734E8" w:rsidRPr="00486765">
        <w:rPr>
          <w:sz w:val="22"/>
        </w:rPr>
        <w:t>recipe which</w:t>
      </w:r>
      <w:proofErr w:type="gramEnd"/>
      <w:r w:rsidR="00B734E8" w:rsidRPr="00486765">
        <w:rPr>
          <w:sz w:val="22"/>
        </w:rPr>
        <w:t xml:space="preserve"> you find in a cookbook by turning it into a plan which exists as a </w:t>
      </w:r>
      <w:r w:rsidR="00B734E8" w:rsidRPr="00486765">
        <w:rPr>
          <w:i/>
          <w:sz w:val="22"/>
        </w:rPr>
        <w:t>realizable dependent continuant</w:t>
      </w:r>
      <w:r w:rsidR="00B734E8" w:rsidRPr="00486765">
        <w:rPr>
          <w:sz w:val="22"/>
        </w:rPr>
        <w:t xml:space="preserve"> in your head.</w:t>
      </w:r>
    </w:p>
    <w:p w14:paraId="07C81994" w14:textId="77777777" w:rsidR="00C7495C" w:rsidRPr="00486765" w:rsidRDefault="00C7495C">
      <w:pPr>
        <w:rPr>
          <w:sz w:val="22"/>
        </w:rPr>
      </w:pPr>
    </w:p>
    <w:p w14:paraId="228A0A79" w14:textId="70B04610" w:rsidR="00047E4F" w:rsidRPr="00B23775" w:rsidRDefault="0065256B" w:rsidP="00486765">
      <w:pPr>
        <w:pStyle w:val="Specification"/>
        <w:rPr>
          <w:sz w:val="22"/>
        </w:rPr>
      </w:pPr>
      <w:proofErr w:type="gramStart"/>
      <w:ins w:id="580" w:author="Jonathan Bona" w:date="2012-05-04T15:04:00Z">
        <w:r w:rsidRPr="007539EB">
          <w:rPr>
            <w:rStyle w:val="Annotation"/>
          </w:rPr>
          <w:t>a</w:t>
        </w:r>
        <w:proofErr w:type="gramEnd"/>
        <w:r w:rsidRPr="007539EB">
          <w:rPr>
            <w:rStyle w:val="Annotation"/>
          </w:rPr>
          <w:t>(concretization)[</w:t>
        </w:r>
      </w:ins>
      <w:r w:rsidR="00236D40" w:rsidRPr="00486765">
        <w:rPr>
          <w:rStyle w:val="SpecificationType"/>
          <w:sz w:val="22"/>
        </w:rPr>
        <w:t>Axiom</w:t>
      </w:r>
      <w:r w:rsidR="00236D40" w:rsidRPr="00486765">
        <w:rPr>
          <w:smallCaps/>
          <w:sz w:val="22"/>
        </w:rPr>
        <w:t>:</w:t>
      </w:r>
      <w:r w:rsidR="00601C8D" w:rsidRPr="00486765">
        <w:rPr>
          <w:sz w:val="22"/>
        </w:rPr>
        <w:t xml:space="preserve"> if </w:t>
      </w:r>
      <w:r w:rsidR="00601C8D" w:rsidRPr="00486765">
        <w:rPr>
          <w:i/>
          <w:sz w:val="22"/>
        </w:rPr>
        <w:t xml:space="preserve">a </w:t>
      </w:r>
      <w:r w:rsidR="00601C8D" w:rsidRPr="00486765">
        <w:rPr>
          <w:b/>
          <w:sz w:val="22"/>
        </w:rPr>
        <w:t xml:space="preserve">g-depends </w:t>
      </w:r>
      <w:r w:rsidR="00601C8D" w:rsidRPr="00486765">
        <w:rPr>
          <w:sz w:val="22"/>
        </w:rPr>
        <w:t xml:space="preserve">on </w:t>
      </w:r>
      <w:r w:rsidR="00601C8D" w:rsidRPr="00486765">
        <w:rPr>
          <w:i/>
          <w:sz w:val="22"/>
        </w:rPr>
        <w:t xml:space="preserve">b </w:t>
      </w:r>
      <w:r w:rsidR="00601C8D" w:rsidRPr="00486765">
        <w:rPr>
          <w:sz w:val="22"/>
        </w:rPr>
        <w:t xml:space="preserve">at some time, then there is some </w:t>
      </w:r>
      <w:r w:rsidR="00601C8D" w:rsidRPr="00486765">
        <w:rPr>
          <w:i/>
          <w:sz w:val="22"/>
        </w:rPr>
        <w:t>c</w:t>
      </w:r>
      <w:r w:rsidR="00773334" w:rsidRPr="00486765">
        <w:rPr>
          <w:sz w:val="22"/>
        </w:rPr>
        <w:t>,</w:t>
      </w:r>
      <w:r w:rsidR="00FB0792" w:rsidRPr="00486765">
        <w:rPr>
          <w:i/>
          <w:sz w:val="22"/>
        </w:rPr>
        <w:t xml:space="preserve"> </w:t>
      </w:r>
      <w:r w:rsidR="00FB0792" w:rsidRPr="00486765">
        <w:rPr>
          <w:sz w:val="22"/>
        </w:rPr>
        <w:t>which is</w:t>
      </w:r>
      <w:r w:rsidR="00601C8D" w:rsidRPr="00486765">
        <w:rPr>
          <w:i/>
          <w:sz w:val="22"/>
        </w:rPr>
        <w:t xml:space="preserve"> </w:t>
      </w:r>
      <w:r w:rsidR="00601C8D" w:rsidRPr="00486765">
        <w:rPr>
          <w:sz w:val="22"/>
        </w:rPr>
        <w:t xml:space="preserve">a </w:t>
      </w:r>
      <w:r w:rsidR="00601C8D" w:rsidRPr="00486765">
        <w:rPr>
          <w:b/>
          <w:sz w:val="22"/>
        </w:rPr>
        <w:t>concretization</w:t>
      </w:r>
      <w:r w:rsidR="00601C8D" w:rsidRPr="00486765">
        <w:rPr>
          <w:sz w:val="22"/>
        </w:rPr>
        <w:t xml:space="preserve"> of </w:t>
      </w:r>
      <w:r w:rsidR="00601C8D" w:rsidRPr="00486765">
        <w:rPr>
          <w:i/>
          <w:sz w:val="22"/>
        </w:rPr>
        <w:t>a</w:t>
      </w:r>
      <w:r w:rsidR="00FB0792" w:rsidRPr="00486765">
        <w:rPr>
          <w:sz w:val="22"/>
        </w:rPr>
        <w:t xml:space="preserve"> and</w:t>
      </w:r>
      <w:r w:rsidR="00601C8D" w:rsidRPr="00486765">
        <w:rPr>
          <w:sz w:val="22"/>
        </w:rPr>
        <w:t xml:space="preserve"> which</w:t>
      </w:r>
      <w:r w:rsidR="00C0143F" w:rsidRPr="00486765">
        <w:rPr>
          <w:sz w:val="22"/>
        </w:rPr>
        <w:t xml:space="preserve"> </w:t>
      </w:r>
      <w:r w:rsidR="00601C8D" w:rsidRPr="00486765">
        <w:rPr>
          <w:b/>
          <w:sz w:val="22"/>
        </w:rPr>
        <w:t xml:space="preserve">s-depends </w:t>
      </w:r>
      <w:r w:rsidR="00601C8D" w:rsidRPr="00486765">
        <w:rPr>
          <w:sz w:val="22"/>
        </w:rPr>
        <w:t xml:space="preserve">on </w:t>
      </w:r>
      <w:r w:rsidR="00601C8D" w:rsidRPr="00486765">
        <w:rPr>
          <w:i/>
          <w:sz w:val="22"/>
        </w:rPr>
        <w:t>b.</w:t>
      </w:r>
      <w:r w:rsidR="006D323D">
        <w:rPr>
          <w:sz w:val="22"/>
        </w:rPr>
        <w:t xml:space="preserve"> [076-001]</w:t>
      </w:r>
      <w:ins w:id="581" w:author="Jonathan Bona" w:date="2012-05-04T15:05:00Z">
        <w:r w:rsidRPr="0065256B">
          <w:rPr>
            <w:rStyle w:val="Annotation"/>
            <w:rPrChange w:id="582" w:author="Jonathan Bona" w:date="2012-05-04T15:05:00Z">
              <w:rPr>
                <w:sz w:val="22"/>
              </w:rPr>
            </w:rPrChange>
          </w:rPr>
          <w:t>]</w:t>
        </w:r>
      </w:ins>
    </w:p>
    <w:p w14:paraId="24C09747" w14:textId="77777777" w:rsidR="00601C8D" w:rsidRPr="00486765" w:rsidRDefault="00601C8D" w:rsidP="00486765">
      <w:pPr>
        <w:rPr>
          <w:sz w:val="22"/>
          <w:vertAlign w:val="subscript"/>
        </w:rPr>
      </w:pPr>
    </w:p>
    <w:p w14:paraId="0B785809" w14:textId="77777777" w:rsidR="00F93648" w:rsidRPr="00486765" w:rsidRDefault="00B734E8">
      <w:pPr>
        <w:rPr>
          <w:b/>
          <w:sz w:val="22"/>
        </w:rPr>
      </w:pPr>
      <w:r w:rsidRPr="00486765">
        <w:rPr>
          <w:b/>
          <w:sz w:val="22"/>
        </w:rPr>
        <w:t xml:space="preserve">Works of </w:t>
      </w:r>
      <w:r w:rsidR="00F93648" w:rsidRPr="00486765">
        <w:rPr>
          <w:b/>
          <w:sz w:val="22"/>
        </w:rPr>
        <w:t>Music</w:t>
      </w:r>
      <w:r w:rsidRPr="00486765">
        <w:rPr>
          <w:b/>
          <w:sz w:val="22"/>
        </w:rPr>
        <w:t xml:space="preserve"> and Experimental Protocols</w:t>
      </w:r>
    </w:p>
    <w:p w14:paraId="22D6118F" w14:textId="27A31ED4" w:rsidR="00A94D95" w:rsidRPr="00486765" w:rsidRDefault="003E0C5C">
      <w:pPr>
        <w:rPr>
          <w:sz w:val="22"/>
        </w:rPr>
      </w:pPr>
      <w:r w:rsidRPr="00486765">
        <w:rPr>
          <w:sz w:val="22"/>
        </w:rPr>
        <w:t xml:space="preserve">In the case of a work of music such as Beethoven’s </w:t>
      </w:r>
      <w:r w:rsidRPr="00486765">
        <w:rPr>
          <w:i/>
          <w:sz w:val="22"/>
        </w:rPr>
        <w:t>9th Symphony</w:t>
      </w:r>
      <w:r w:rsidRPr="00486765">
        <w:rPr>
          <w:sz w:val="22"/>
        </w:rPr>
        <w:t xml:space="preserve">, there is a certain abstract pattern, a </w:t>
      </w:r>
      <w:r w:rsidR="00DA4D68" w:rsidRPr="00486765">
        <w:rPr>
          <w:i/>
          <w:sz w:val="22"/>
        </w:rPr>
        <w:t>generically dependent</w:t>
      </w:r>
      <w:r w:rsidR="00921592" w:rsidRPr="00486765">
        <w:rPr>
          <w:i/>
          <w:sz w:val="22"/>
        </w:rPr>
        <w:t xml:space="preserve"> continuant</w:t>
      </w:r>
      <w:r w:rsidR="00D37C38" w:rsidRPr="00486765">
        <w:rPr>
          <w:sz w:val="22"/>
        </w:rPr>
        <w:t>,</w:t>
      </w:r>
      <w:r w:rsidR="00C0143F" w:rsidRPr="00486765">
        <w:rPr>
          <w:sz w:val="22"/>
        </w:rPr>
        <w:t xml:space="preserve"> </w:t>
      </w:r>
      <w:r w:rsidR="00D37C38" w:rsidRPr="00486765">
        <w:rPr>
          <w:sz w:val="22"/>
        </w:rPr>
        <w:t xml:space="preserve">which we shall </w:t>
      </w:r>
      <w:r w:rsidR="00B734E8" w:rsidRPr="00486765">
        <w:rPr>
          <w:sz w:val="22"/>
        </w:rPr>
        <w:t>call #9</w:t>
      </w:r>
      <w:r w:rsidR="00D37C38" w:rsidRPr="00486765">
        <w:rPr>
          <w:sz w:val="22"/>
        </w:rPr>
        <w:t xml:space="preserve">. #9 is an </w:t>
      </w:r>
      <w:r w:rsidR="00D37C38" w:rsidRPr="00486765">
        <w:rPr>
          <w:b/>
          <w:sz w:val="22"/>
        </w:rPr>
        <w:t>instance</w:t>
      </w:r>
      <w:r w:rsidR="00C0143F" w:rsidRPr="00486765">
        <w:rPr>
          <w:b/>
          <w:sz w:val="22"/>
        </w:rPr>
        <w:t xml:space="preserve"> </w:t>
      </w:r>
      <w:r w:rsidRPr="00486765">
        <w:rPr>
          <w:sz w:val="22"/>
        </w:rPr>
        <w:t xml:space="preserve">of the type </w:t>
      </w:r>
      <w:r w:rsidRPr="00486765">
        <w:rPr>
          <w:i/>
          <w:sz w:val="22"/>
        </w:rPr>
        <w:t>symphony</w:t>
      </w:r>
      <w:r w:rsidR="00D37C38" w:rsidRPr="00486765">
        <w:rPr>
          <w:sz w:val="22"/>
        </w:rPr>
        <w:t xml:space="preserve">, which is </w:t>
      </w:r>
      <w:r w:rsidRPr="00486765">
        <w:rPr>
          <w:sz w:val="22"/>
        </w:rPr>
        <w:t xml:space="preserve">itself a subtype of the type </w:t>
      </w:r>
      <w:r w:rsidRPr="00486765">
        <w:rPr>
          <w:i/>
          <w:sz w:val="22"/>
        </w:rPr>
        <w:t>musical work</w:t>
      </w:r>
      <w:r w:rsidR="00D37C38" w:rsidRPr="00486765">
        <w:rPr>
          <w:sz w:val="22"/>
        </w:rPr>
        <w:t>. #9</w:t>
      </w:r>
      <w:r w:rsidRPr="00486765">
        <w:rPr>
          <w:sz w:val="22"/>
        </w:rPr>
        <w:t xml:space="preserve"> is </w:t>
      </w:r>
      <w:r w:rsidRPr="00486765">
        <w:rPr>
          <w:b/>
          <w:sz w:val="22"/>
        </w:rPr>
        <w:t>concretized</w:t>
      </w:r>
      <w:r w:rsidRPr="00486765">
        <w:rPr>
          <w:sz w:val="22"/>
        </w:rPr>
        <w:t xml:space="preserve"> 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 xml:space="preserve">patterns of ink marks that we find in </w:t>
      </w:r>
      <w:r w:rsidR="00D37C38" w:rsidRPr="00486765">
        <w:rPr>
          <w:sz w:val="22"/>
        </w:rPr>
        <w:t>printed copies</w:t>
      </w:r>
      <w:r w:rsidRPr="00486765">
        <w:rPr>
          <w:sz w:val="22"/>
        </w:rPr>
        <w:t xml:space="preserve"> of </w:t>
      </w:r>
      <w:r w:rsidR="00773334" w:rsidRPr="00486765">
        <w:rPr>
          <w:sz w:val="22"/>
        </w:rPr>
        <w:t xml:space="preserve">the </w:t>
      </w:r>
      <w:r w:rsidRPr="00486765">
        <w:rPr>
          <w:i/>
          <w:sz w:val="22"/>
        </w:rPr>
        <w:t>score</w:t>
      </w:r>
      <w:r w:rsidRPr="00486765">
        <w:rPr>
          <w:sz w:val="22"/>
        </w:rPr>
        <w:t xml:space="preserve">, or </w:t>
      </w:r>
      <w:r w:rsidR="00773334" w:rsidRPr="00486765">
        <w:rPr>
          <w:sz w:val="22"/>
        </w:rPr>
        <w:t xml:space="preserve">(for example) </w:t>
      </w:r>
      <w:r w:rsidRPr="00486765">
        <w:rPr>
          <w:sz w:val="22"/>
        </w:rPr>
        <w:t xml:space="preserve">in certain </w:t>
      </w:r>
      <w:r w:rsidRPr="00486765">
        <w:rPr>
          <w:i/>
          <w:sz w:val="22"/>
        </w:rPr>
        <w:t xml:space="preserve">specifically dependent </w:t>
      </w:r>
      <w:r w:rsidR="00D37C38" w:rsidRPr="00486765">
        <w:rPr>
          <w:i/>
          <w:sz w:val="22"/>
        </w:rPr>
        <w:t>continuant</w:t>
      </w:r>
      <w:r w:rsidR="00C0143F" w:rsidRPr="00486765">
        <w:rPr>
          <w:i/>
          <w:sz w:val="22"/>
        </w:rPr>
        <w:t xml:space="preserve"> </w:t>
      </w:r>
      <w:r w:rsidRPr="00486765">
        <w:rPr>
          <w:sz w:val="22"/>
        </w:rPr>
        <w:t>patterns of grooves in vinyl disk</w:t>
      </w:r>
      <w:r w:rsidR="00D37C38" w:rsidRPr="00486765">
        <w:rPr>
          <w:sz w:val="22"/>
        </w:rPr>
        <w:t>s</w:t>
      </w:r>
      <w:r w:rsidRPr="00486765">
        <w:rPr>
          <w:sz w:val="22"/>
        </w:rPr>
        <w:t xml:space="preserve">. </w:t>
      </w:r>
      <w:r w:rsidR="00494B7A" w:rsidRPr="00486765">
        <w:rPr>
          <w:sz w:val="22"/>
        </w:rPr>
        <w:t>The score</w:t>
      </w:r>
      <w:r w:rsidR="004F7B87" w:rsidRPr="00486765">
        <w:rPr>
          <w:sz w:val="22"/>
        </w:rPr>
        <w:t xml:space="preserve"> is an </w:t>
      </w:r>
      <w:r w:rsidR="004F7B87" w:rsidRPr="00486765">
        <w:rPr>
          <w:b/>
          <w:sz w:val="22"/>
        </w:rPr>
        <w:t>instance</w:t>
      </w:r>
      <w:r w:rsidR="004F7B87" w:rsidRPr="00486765">
        <w:rPr>
          <w:sz w:val="22"/>
        </w:rPr>
        <w:t xml:space="preserve"> of the </w:t>
      </w:r>
      <w:r w:rsidR="00DA4D68" w:rsidRPr="00486765">
        <w:rPr>
          <w:i/>
          <w:sz w:val="22"/>
        </w:rPr>
        <w:t>generically dependent</w:t>
      </w:r>
      <w:r w:rsidR="00921592" w:rsidRPr="00486765">
        <w:rPr>
          <w:i/>
          <w:sz w:val="22"/>
        </w:rPr>
        <w:t xml:space="preserve"> continuant</w:t>
      </w:r>
      <w:r w:rsidR="004F7B87" w:rsidRPr="00486765">
        <w:rPr>
          <w:sz w:val="22"/>
        </w:rPr>
        <w:t xml:space="preserve"> type </w:t>
      </w:r>
      <w:r w:rsidR="004F7B87" w:rsidRPr="00486765">
        <w:rPr>
          <w:i/>
          <w:sz w:val="22"/>
        </w:rPr>
        <w:t>plan specification</w:t>
      </w:r>
      <w:r w:rsidR="004F7B87" w:rsidRPr="00486765">
        <w:rPr>
          <w:sz w:val="22"/>
        </w:rPr>
        <w:t xml:space="preserve">, </w:t>
      </w:r>
      <w:r w:rsidR="00D37C38" w:rsidRPr="00486765">
        <w:rPr>
          <w:sz w:val="22"/>
        </w:rPr>
        <w:t xml:space="preserve">specifying how to create a corresponding </w:t>
      </w:r>
      <w:r w:rsidR="00D37C38" w:rsidRPr="00486765">
        <w:rPr>
          <w:i/>
          <w:sz w:val="22"/>
        </w:rPr>
        <w:t>musical performance</w:t>
      </w:r>
      <w:r w:rsidR="00D37C38" w:rsidRPr="00486765">
        <w:rPr>
          <w:sz w:val="22"/>
        </w:rPr>
        <w:t xml:space="preserve">. This </w:t>
      </w:r>
      <w:r w:rsidR="00D37C38" w:rsidRPr="00486765">
        <w:rPr>
          <w:i/>
          <w:sz w:val="22"/>
        </w:rPr>
        <w:t>plan specification</w:t>
      </w:r>
      <w:r w:rsidR="00C0143F" w:rsidRPr="00486765">
        <w:rPr>
          <w:i/>
          <w:sz w:val="22"/>
        </w:rPr>
        <w:t xml:space="preserve"> </w:t>
      </w:r>
      <w:r w:rsidR="004F7B87" w:rsidRPr="00486765">
        <w:rPr>
          <w:sz w:val="22"/>
        </w:rPr>
        <w:t xml:space="preserve">is </w:t>
      </w:r>
      <w:r w:rsidR="004F7B87" w:rsidRPr="00486765">
        <w:rPr>
          <w:b/>
          <w:sz w:val="22"/>
        </w:rPr>
        <w:t>concretized</w:t>
      </w:r>
      <w:r w:rsidR="00C0143F" w:rsidRPr="00486765">
        <w:rPr>
          <w:b/>
          <w:sz w:val="22"/>
        </w:rPr>
        <w:t xml:space="preserve"> </w:t>
      </w:r>
      <w:r w:rsidR="00D37C38" w:rsidRPr="00486765">
        <w:rPr>
          <w:sz w:val="22"/>
        </w:rPr>
        <w:t xml:space="preserve">in distributed fashion in the form of </w:t>
      </w:r>
      <w:r w:rsidR="004F7B87" w:rsidRPr="00486765">
        <w:rPr>
          <w:sz w:val="22"/>
        </w:rPr>
        <w:t xml:space="preserve">a network of </w:t>
      </w:r>
      <w:proofErr w:type="spellStart"/>
      <w:r w:rsidR="00D37C38" w:rsidRPr="00486765">
        <w:rPr>
          <w:sz w:val="22"/>
        </w:rPr>
        <w:t>sub</w:t>
      </w:r>
      <w:r w:rsidR="004F7B87" w:rsidRPr="00486765">
        <w:rPr>
          <w:sz w:val="22"/>
        </w:rPr>
        <w:t>plans</w:t>
      </w:r>
      <w:proofErr w:type="spellEnd"/>
      <w:r w:rsidR="00C0143F" w:rsidRPr="00486765">
        <w:rPr>
          <w:sz w:val="22"/>
        </w:rPr>
        <w:t xml:space="preserve"> </w:t>
      </w:r>
      <w:r w:rsidR="00F93648" w:rsidRPr="00486765">
        <w:rPr>
          <w:sz w:val="22"/>
        </w:rPr>
        <w:t xml:space="preserve">distributed across </w:t>
      </w:r>
      <w:r w:rsidR="004F7B87" w:rsidRPr="00486765">
        <w:rPr>
          <w:sz w:val="22"/>
        </w:rPr>
        <w:t>the minds of the conductor and the members of the orchestra</w:t>
      </w:r>
      <w:r w:rsidR="00D37C38" w:rsidRPr="00486765">
        <w:rPr>
          <w:sz w:val="22"/>
        </w:rPr>
        <w:t>, together forming a plan to create a musical performance of #9</w:t>
      </w:r>
      <w:r w:rsidR="004F7B87" w:rsidRPr="00486765">
        <w:rPr>
          <w:sz w:val="22"/>
        </w:rPr>
        <w:t xml:space="preserve">. This complex </w:t>
      </w:r>
      <w:r w:rsidR="004F7B87" w:rsidRPr="00486765">
        <w:rPr>
          <w:i/>
          <w:sz w:val="22"/>
        </w:rPr>
        <w:t>realizable</w:t>
      </w:r>
      <w:r w:rsidR="00921592" w:rsidRPr="00486765">
        <w:rPr>
          <w:i/>
          <w:sz w:val="22"/>
        </w:rPr>
        <w:t xml:space="preserve"> dependent continuant</w:t>
      </w:r>
      <w:r w:rsidR="004F7B87" w:rsidRPr="00486765">
        <w:rPr>
          <w:sz w:val="22"/>
        </w:rPr>
        <w:t xml:space="preserve"> is </w:t>
      </w:r>
      <w:r w:rsidR="00D37C38" w:rsidRPr="00486765">
        <w:rPr>
          <w:sz w:val="22"/>
        </w:rPr>
        <w:t xml:space="preserve">then </w:t>
      </w:r>
      <w:r w:rsidR="004F7B87" w:rsidRPr="00486765">
        <w:rPr>
          <w:b/>
          <w:sz w:val="22"/>
        </w:rPr>
        <w:t>realized</w:t>
      </w:r>
      <w:r w:rsidR="004F7B87" w:rsidRPr="00486765">
        <w:rPr>
          <w:sz w:val="22"/>
        </w:rPr>
        <w:t xml:space="preserve"> when conductor and orchestra work together to </w:t>
      </w:r>
      <w:r w:rsidR="00D37C38" w:rsidRPr="00486765">
        <w:rPr>
          <w:sz w:val="22"/>
        </w:rPr>
        <w:t>create</w:t>
      </w:r>
      <w:r w:rsidR="00C0143F" w:rsidRPr="00486765">
        <w:rPr>
          <w:sz w:val="22"/>
        </w:rPr>
        <w:t xml:space="preserve"> </w:t>
      </w:r>
      <w:r w:rsidR="00D37C38" w:rsidRPr="00486765">
        <w:rPr>
          <w:sz w:val="22"/>
        </w:rPr>
        <w:t xml:space="preserve">a certain </w:t>
      </w:r>
      <w:r w:rsidR="004F7B87" w:rsidRPr="00486765">
        <w:rPr>
          <w:sz w:val="22"/>
        </w:rPr>
        <w:t>pattern of air vibrations</w:t>
      </w:r>
      <w:r w:rsidR="00F93648" w:rsidRPr="00486765">
        <w:rPr>
          <w:sz w:val="22"/>
        </w:rPr>
        <w:t xml:space="preserve"> conforming to the score and audible to an audience</w:t>
      </w:r>
      <w:r w:rsidR="00773334" w:rsidRPr="00486765">
        <w:rPr>
          <w:sz w:val="22"/>
        </w:rPr>
        <w:t xml:space="preserve"> through certain associated patterns of excitations of their auditory nerves</w:t>
      </w:r>
      <w:r w:rsidR="004F7B87" w:rsidRPr="00486765">
        <w:rPr>
          <w:sz w:val="22"/>
        </w:rPr>
        <w:t>.</w:t>
      </w:r>
      <w:r w:rsidR="00A94D95" w:rsidRPr="00486765">
        <w:rPr>
          <w:sz w:val="22"/>
        </w:rPr>
        <w:t xml:space="preserve"> One consequence of the above is that we cannot in fact listen to Beethoven’s 9th Symphony, but rather only to performances thereof.</w:t>
      </w:r>
    </w:p>
    <w:p w14:paraId="1FE90525" w14:textId="7AE12BB1" w:rsidR="003E0C5C" w:rsidRPr="00486765" w:rsidRDefault="00F93648">
      <w:pPr>
        <w:rPr>
          <w:sz w:val="22"/>
        </w:rPr>
      </w:pPr>
      <w:r w:rsidRPr="00486765">
        <w:rPr>
          <w:sz w:val="22"/>
        </w:rPr>
        <w:t>A</w:t>
      </w:r>
      <w:r w:rsidR="00D37C38" w:rsidRPr="00486765">
        <w:rPr>
          <w:sz w:val="22"/>
        </w:rPr>
        <w:t>nalogously, when a research tea</w:t>
      </w:r>
      <w:r w:rsidR="003E0C5C" w:rsidRPr="00486765">
        <w:rPr>
          <w:sz w:val="22"/>
        </w:rPr>
        <w:t xml:space="preserve">m decides to perform an experiment following a published protocol, the protocol itself is a </w:t>
      </w:r>
      <w:r w:rsidR="00DA4D68" w:rsidRPr="00486765">
        <w:rPr>
          <w:i/>
          <w:sz w:val="22"/>
        </w:rPr>
        <w:t>generically dependent</w:t>
      </w:r>
      <w:r w:rsidR="00921592" w:rsidRPr="00486765">
        <w:rPr>
          <w:i/>
          <w:sz w:val="22"/>
        </w:rPr>
        <w:t xml:space="preserve"> continuant</w:t>
      </w:r>
      <w:r w:rsidR="00C0143F" w:rsidRPr="00486765">
        <w:rPr>
          <w:i/>
          <w:sz w:val="22"/>
        </w:rPr>
        <w:t xml:space="preserve"> </w:t>
      </w:r>
      <w:r w:rsidR="003E0C5C" w:rsidRPr="00486765">
        <w:rPr>
          <w:b/>
          <w:sz w:val="22"/>
        </w:rPr>
        <w:t>instance</w:t>
      </w:r>
      <w:r w:rsidR="003E0C5C" w:rsidRPr="00486765">
        <w:rPr>
          <w:sz w:val="22"/>
        </w:rPr>
        <w:t xml:space="preserve"> of the type </w:t>
      </w:r>
      <w:r w:rsidR="003E0C5C" w:rsidRPr="00486765">
        <w:rPr>
          <w:i/>
          <w:sz w:val="22"/>
        </w:rPr>
        <w:t>plan specification</w:t>
      </w:r>
      <w:r w:rsidR="003E0C5C" w:rsidRPr="00486765">
        <w:rPr>
          <w:sz w:val="22"/>
        </w:rPr>
        <w:t xml:space="preserve">. The leader of the research team concretizes this protocol in her mind to create that specifically dependent realizable </w:t>
      </w:r>
      <w:r w:rsidR="00FB129B" w:rsidRPr="00486765">
        <w:rPr>
          <w:i/>
          <w:sz w:val="22"/>
        </w:rPr>
        <w:t>continuant</w:t>
      </w:r>
      <w:r w:rsidR="003E0C5C" w:rsidRPr="00486765">
        <w:rPr>
          <w:sz w:val="22"/>
        </w:rPr>
        <w:t xml:space="preserve"> which is her plan for carrying out this experiment. At the same time she creates a series of sub-protocols, </w:t>
      </w:r>
      <w:r w:rsidR="00773334" w:rsidRPr="00486765">
        <w:rPr>
          <w:sz w:val="22"/>
        </w:rPr>
        <w:t xml:space="preserve">which are </w:t>
      </w:r>
      <w:r w:rsidR="003E0C5C" w:rsidRPr="00486765">
        <w:rPr>
          <w:sz w:val="22"/>
        </w:rPr>
        <w:t>plan specification</w:t>
      </w:r>
      <w:r w:rsidR="00AD4F8F" w:rsidRPr="00486765">
        <w:rPr>
          <w:sz w:val="22"/>
        </w:rPr>
        <w:t xml:space="preserve">s for </w:t>
      </w:r>
      <w:r w:rsidR="00773334" w:rsidRPr="00486765">
        <w:rPr>
          <w:sz w:val="22"/>
        </w:rPr>
        <w:t xml:space="preserve">each of </w:t>
      </w:r>
      <w:r w:rsidR="00AD4F8F" w:rsidRPr="00486765">
        <w:rPr>
          <w:sz w:val="22"/>
        </w:rPr>
        <w:t xml:space="preserve">her various team </w:t>
      </w:r>
      <w:proofErr w:type="gramStart"/>
      <w:r w:rsidR="00AD4F8F" w:rsidRPr="00486765">
        <w:rPr>
          <w:sz w:val="22"/>
        </w:rPr>
        <w:t>members.</w:t>
      </w:r>
      <w:proofErr w:type="gramEnd"/>
      <w:r w:rsidR="00AD4F8F" w:rsidRPr="00486765">
        <w:rPr>
          <w:sz w:val="22"/>
        </w:rPr>
        <w:t xml:space="preserve"> </w:t>
      </w:r>
      <w:r w:rsidR="00773334" w:rsidRPr="00486765">
        <w:rPr>
          <w:sz w:val="22"/>
        </w:rPr>
        <w:t xml:space="preserve">Each of the latter is then </w:t>
      </w:r>
      <w:r w:rsidR="003E0C5C" w:rsidRPr="00486765">
        <w:rPr>
          <w:sz w:val="22"/>
        </w:rPr>
        <w:t xml:space="preserve">concretized </w:t>
      </w:r>
      <w:r w:rsidR="00AD4F8F" w:rsidRPr="00486765">
        <w:rPr>
          <w:sz w:val="22"/>
        </w:rPr>
        <w:t xml:space="preserve">in the mind of the </w:t>
      </w:r>
      <w:r w:rsidR="00773334" w:rsidRPr="00486765">
        <w:rPr>
          <w:sz w:val="22"/>
        </w:rPr>
        <w:t xml:space="preserve">appropriate </w:t>
      </w:r>
      <w:r w:rsidR="00AD4F8F" w:rsidRPr="00486765">
        <w:rPr>
          <w:sz w:val="22"/>
        </w:rPr>
        <w:t xml:space="preserve">team member </w:t>
      </w:r>
      <w:r w:rsidR="003E0C5C" w:rsidRPr="00486765">
        <w:rPr>
          <w:sz w:val="22"/>
        </w:rPr>
        <w:t xml:space="preserve">as </w:t>
      </w:r>
      <w:r w:rsidR="00773334" w:rsidRPr="00486765">
        <w:rPr>
          <w:sz w:val="22"/>
        </w:rPr>
        <w:t xml:space="preserve">a </w:t>
      </w:r>
      <w:r w:rsidR="003E0C5C" w:rsidRPr="00486765">
        <w:rPr>
          <w:sz w:val="22"/>
        </w:rPr>
        <w:t xml:space="preserve">plan for carrying out corresponding </w:t>
      </w:r>
      <w:proofErr w:type="spellStart"/>
      <w:r w:rsidR="00AD4F8F" w:rsidRPr="00486765">
        <w:rPr>
          <w:sz w:val="22"/>
        </w:rPr>
        <w:lastRenderedPageBreak/>
        <w:t>subactivities</w:t>
      </w:r>
      <w:proofErr w:type="spellEnd"/>
      <w:r w:rsidR="00AD4F8F" w:rsidRPr="00486765">
        <w:rPr>
          <w:sz w:val="22"/>
        </w:rPr>
        <w:t xml:space="preserve"> within </w:t>
      </w:r>
      <w:r w:rsidR="003E0C5C" w:rsidRPr="00486765">
        <w:rPr>
          <w:sz w:val="22"/>
        </w:rPr>
        <w:t xml:space="preserve">the experiment. The experiment itself is </w:t>
      </w:r>
      <w:r w:rsidR="00773334" w:rsidRPr="00486765">
        <w:rPr>
          <w:sz w:val="22"/>
        </w:rPr>
        <w:t>the total</w:t>
      </w:r>
      <w:r w:rsidR="003E0C5C" w:rsidRPr="00486765">
        <w:rPr>
          <w:sz w:val="22"/>
        </w:rPr>
        <w:t xml:space="preserve"> </w:t>
      </w:r>
      <w:r w:rsidR="003E0C5C" w:rsidRPr="00486765">
        <w:rPr>
          <w:i/>
          <w:sz w:val="22"/>
        </w:rPr>
        <w:t>realization</w:t>
      </w:r>
      <w:r w:rsidR="00AD4F8F" w:rsidRPr="00486765">
        <w:rPr>
          <w:sz w:val="22"/>
        </w:rPr>
        <w:t xml:space="preserve"> of these plans, having outputs such as publications, databases, and so forth, as described in the </w:t>
      </w:r>
      <w:hyperlink r:id="rId32" w:history="1">
        <w:r w:rsidR="00AD4F8F" w:rsidRPr="00486765">
          <w:rPr>
            <w:rStyle w:val="Hyperlink"/>
            <w:sz w:val="22"/>
            <w:szCs w:val="23"/>
          </w:rPr>
          <w:t>Ontology for Biomedical Investigations</w:t>
        </w:r>
      </w:hyperlink>
      <w:r w:rsidR="00AD4F8F" w:rsidRPr="00486765">
        <w:rPr>
          <w:sz w:val="22"/>
        </w:rPr>
        <w:t xml:space="preserve"> (OBI).</w:t>
      </w:r>
    </w:p>
    <w:p w14:paraId="79C6E3BA" w14:textId="26EB49B3" w:rsidR="0091677C" w:rsidRPr="00B56876" w:rsidRDefault="001257D8" w:rsidP="00486765">
      <w:pPr>
        <w:pStyle w:val="Heading1"/>
      </w:pPr>
      <w:bookmarkStart w:id="583" w:name="_Toc313270723"/>
      <w:bookmarkStart w:id="584" w:name="_Toc319326128"/>
      <w:r w:rsidRPr="00486765">
        <w:rPr>
          <w:sz w:val="24"/>
        </w:rPr>
        <w:t xml:space="preserve">3. </w:t>
      </w:r>
      <w:proofErr w:type="spellStart"/>
      <w:r w:rsidR="00FB129B" w:rsidRPr="00486765">
        <w:rPr>
          <w:sz w:val="24"/>
        </w:rPr>
        <w:t>Occurrent</w:t>
      </w:r>
      <w:bookmarkEnd w:id="583"/>
      <w:bookmarkEnd w:id="584"/>
      <w:proofErr w:type="spellEnd"/>
    </w:p>
    <w:p w14:paraId="299C82B5" w14:textId="6D202C13" w:rsidR="00604D54" w:rsidRPr="00B23775" w:rsidRDefault="00E95FEA" w:rsidP="00B23775">
      <w:pPr>
        <w:pStyle w:val="Specification"/>
        <w:rPr>
          <w:rStyle w:val="SpecificationType"/>
        </w:rPr>
      </w:pPr>
      <w:proofErr w:type="gramStart"/>
      <w:ins w:id="585" w:author="Jonathan Bona" w:date="2012-05-04T15:05:00Z">
        <w:r w:rsidRPr="00E95FEA">
          <w:rPr>
            <w:rStyle w:val="Annotation"/>
            <w:rPrChange w:id="586" w:author="Jonathan Bona" w:date="2012-05-04T15:05:00Z">
              <w:rPr>
                <w:rStyle w:val="SpecificationType"/>
              </w:rPr>
            </w:rPrChange>
          </w:rPr>
          <w:t>a</w:t>
        </w:r>
        <w:proofErr w:type="gramEnd"/>
        <w:r w:rsidRPr="00E95FEA">
          <w:rPr>
            <w:rStyle w:val="Annotation"/>
            <w:rPrChange w:id="587" w:author="Jonathan Bona" w:date="2012-05-04T15:05:00Z">
              <w:rPr>
                <w:rStyle w:val="SpecificationType"/>
              </w:rPr>
            </w:rPrChange>
          </w:rPr>
          <w:t>(</w:t>
        </w:r>
        <w:proofErr w:type="spellStart"/>
        <w:r w:rsidRPr="00E95FEA">
          <w:rPr>
            <w:rStyle w:val="Annotation"/>
            <w:rPrChange w:id="588" w:author="Jonathan Bona" w:date="2012-05-04T15:05:00Z">
              <w:rPr>
                <w:rStyle w:val="SpecificationType"/>
              </w:rPr>
            </w:rPrChange>
          </w:rPr>
          <w:t>occurrent</w:t>
        </w:r>
        <w:proofErr w:type="spellEnd"/>
        <w:r w:rsidRPr="00E95FEA">
          <w:rPr>
            <w:rStyle w:val="Annotation"/>
            <w:rPrChange w:id="589" w:author="Jonathan Bona" w:date="2012-05-04T15:05:00Z">
              <w:rPr>
                <w:rStyle w:val="SpecificationType"/>
              </w:rPr>
            </w:rPrChange>
          </w:rPr>
          <w:t>)[</w:t>
        </w:r>
      </w:ins>
      <w:r w:rsidR="00604D54" w:rsidRPr="00B23775">
        <w:rPr>
          <w:rStyle w:val="SpecificationType"/>
        </w:rPr>
        <w:t>Elucidation</w:t>
      </w:r>
      <w:r w:rsidR="00604D54" w:rsidRPr="00486765">
        <w:t xml:space="preserve">: </w:t>
      </w:r>
      <w:r w:rsidR="00604D54">
        <w:t xml:space="preserve">An </w:t>
      </w:r>
      <w:proofErr w:type="spellStart"/>
      <w:r w:rsidR="00604D54" w:rsidRPr="00B23775">
        <w:rPr>
          <w:i/>
        </w:rPr>
        <w:t>occurrent</w:t>
      </w:r>
      <w:proofErr w:type="spellEnd"/>
      <w:r w:rsidR="00604D54" w:rsidRPr="00486765">
        <w:t xml:space="preserve"> </w:t>
      </w:r>
      <w:r w:rsidR="00604D54">
        <w:t>is an entity that unfolds itself in time or it is the instantaneous boundary of such an entity (for example a beginning or an ending) or it is a temporal or spatiotemporal region which such an entity occupies</w:t>
      </w:r>
      <w:r w:rsidR="00604D54" w:rsidRPr="00486765">
        <w:rPr>
          <w:i/>
        </w:rPr>
        <w:t>.</w:t>
      </w:r>
      <w:r w:rsidR="006D323D">
        <w:t xml:space="preserve"> [077-001]</w:t>
      </w:r>
      <w:ins w:id="590" w:author="Jonathan Bona" w:date="2012-05-04T15:05:00Z">
        <w:r w:rsidRPr="00E95FEA">
          <w:rPr>
            <w:rStyle w:val="Annotation"/>
            <w:rPrChange w:id="591" w:author="Jonathan Bona" w:date="2012-05-04T15:05:00Z">
              <w:rPr/>
            </w:rPrChange>
          </w:rPr>
          <w:t>]</w:t>
        </w:r>
      </w:ins>
    </w:p>
    <w:p w14:paraId="58AC0962" w14:textId="32CD6D87" w:rsidR="008A6C9D" w:rsidRPr="00486765" w:rsidRDefault="00AD4F8F">
      <w:pPr>
        <w:rPr>
          <w:sz w:val="22"/>
        </w:rPr>
      </w:pPr>
      <w:r w:rsidRPr="00486765">
        <w:rPr>
          <w:sz w:val="22"/>
        </w:rPr>
        <w:t xml:space="preserve">The realm of </w:t>
      </w:r>
      <w:proofErr w:type="spellStart"/>
      <w:r w:rsidRPr="00486765">
        <w:rPr>
          <w:sz w:val="22"/>
        </w:rPr>
        <w:t>o</w:t>
      </w:r>
      <w:r w:rsidR="00F93648" w:rsidRPr="00486765">
        <w:rPr>
          <w:sz w:val="22"/>
        </w:rPr>
        <w:t>ccurrents</w:t>
      </w:r>
      <w:proofErr w:type="spellEnd"/>
      <w:r w:rsidRPr="00486765">
        <w:rPr>
          <w:sz w:val="22"/>
        </w:rPr>
        <w:t xml:space="preserve"> is less pervasively marked by the presence of natural units than is the case in the realm of independent continuants. </w:t>
      </w:r>
      <w:r w:rsidR="00773334" w:rsidRPr="00486765">
        <w:rPr>
          <w:sz w:val="22"/>
        </w:rPr>
        <w:t xml:space="preserve">Thus there is here no counterpart of ‘object’. In BFO 1.0 ‘process’ served as such a counterpart. In version 2.0 ‘process’ is the </w:t>
      </w:r>
      <w:proofErr w:type="spellStart"/>
      <w:r w:rsidR="00773334" w:rsidRPr="00486765">
        <w:rPr>
          <w:sz w:val="22"/>
        </w:rPr>
        <w:t>occurrent</w:t>
      </w:r>
      <w:proofErr w:type="spellEnd"/>
      <w:r w:rsidR="00773334" w:rsidRPr="00486765">
        <w:rPr>
          <w:sz w:val="22"/>
        </w:rPr>
        <w:t xml:space="preserve"> counterpart of ‘material entity’. </w:t>
      </w:r>
      <w:r w:rsidRPr="00486765">
        <w:rPr>
          <w:sz w:val="22"/>
        </w:rPr>
        <w:t xml:space="preserve">Those natural </w:t>
      </w:r>
      <w:r w:rsidR="00A94D95" w:rsidRPr="00486765">
        <w:rPr>
          <w:sz w:val="22"/>
        </w:rPr>
        <w:t xml:space="preserve">– as contrasted with engineered, which here means: deliberately executed – </w:t>
      </w:r>
      <w:r w:rsidR="00DA4D68" w:rsidRPr="00486765">
        <w:rPr>
          <w:sz w:val="22"/>
        </w:rPr>
        <w:t xml:space="preserve">units </w:t>
      </w:r>
      <w:r w:rsidR="00F93648" w:rsidRPr="00486765">
        <w:rPr>
          <w:sz w:val="22"/>
        </w:rPr>
        <w:t xml:space="preserve">which do </w:t>
      </w:r>
      <w:r w:rsidRPr="00486765">
        <w:rPr>
          <w:sz w:val="22"/>
        </w:rPr>
        <w:t xml:space="preserve">exist in the realm of </w:t>
      </w:r>
      <w:proofErr w:type="spellStart"/>
      <w:r w:rsidRPr="00486765">
        <w:rPr>
          <w:sz w:val="22"/>
        </w:rPr>
        <w:t>occurrents</w:t>
      </w:r>
      <w:proofErr w:type="spellEnd"/>
      <w:r w:rsidRPr="00486765">
        <w:rPr>
          <w:sz w:val="22"/>
        </w:rPr>
        <w:t xml:space="preserve"> </w:t>
      </w:r>
      <w:r w:rsidR="00F93648" w:rsidRPr="00486765">
        <w:rPr>
          <w:sz w:val="22"/>
        </w:rPr>
        <w:t>are typically either parasitic on the existence of natural units on the continuant side</w:t>
      </w:r>
      <w:r w:rsidR="008A6C9D" w:rsidRPr="00486765">
        <w:rPr>
          <w:sz w:val="22"/>
        </w:rPr>
        <w:t>,</w:t>
      </w:r>
      <w:r w:rsidR="00F93648" w:rsidRPr="00486765">
        <w:rPr>
          <w:sz w:val="22"/>
        </w:rPr>
        <w:t xml:space="preserve"> or they are fiat in nature. Thus we can count </w:t>
      </w:r>
      <w:r w:rsidR="00F93648" w:rsidRPr="00486765">
        <w:rPr>
          <w:i/>
          <w:sz w:val="22"/>
        </w:rPr>
        <w:t>lives</w:t>
      </w:r>
      <w:r w:rsidR="00CA7294" w:rsidRPr="00486765">
        <w:rPr>
          <w:sz w:val="22"/>
        </w:rPr>
        <w:t>; we can count football games; we can count chemical reactions performed in experiments or in chemical manufacturing.</w:t>
      </w:r>
      <w:r w:rsidR="00773334" w:rsidRPr="00486765">
        <w:rPr>
          <w:sz w:val="22"/>
        </w:rPr>
        <w:t xml:space="preserve"> We cannot count the processes taking place, for instance, in an episode of insect mating behavior.</w:t>
      </w:r>
    </w:p>
    <w:p w14:paraId="5AF0E3CB" w14:textId="2B561997" w:rsidR="008A6C9D" w:rsidRPr="00486765" w:rsidRDefault="008A6C9D">
      <w:pPr>
        <w:rPr>
          <w:sz w:val="22"/>
        </w:rPr>
      </w:pPr>
      <w:r w:rsidRPr="00486765">
        <w:rPr>
          <w:iCs/>
          <w:sz w:val="22"/>
        </w:rPr>
        <w:t>Even w</w:t>
      </w:r>
      <w:r w:rsidRPr="00486765">
        <w:rPr>
          <w:sz w:val="22"/>
        </w:rPr>
        <w:t xml:space="preserve">here natural units are identifiable, for example cycles in a cyclical process such as the beating of a heart or an organism’s sleep/wake cycle, the processes in question form a sequence with no discontinuities (temporal gaps) of the sort that we find for instance </w:t>
      </w:r>
      <w:r w:rsidR="00773334" w:rsidRPr="00486765">
        <w:rPr>
          <w:sz w:val="22"/>
        </w:rPr>
        <w:t xml:space="preserve">where </w:t>
      </w:r>
      <w:r w:rsidRPr="00486765">
        <w:rPr>
          <w:sz w:val="22"/>
        </w:rPr>
        <w:t xml:space="preserve">billiard balls or </w:t>
      </w:r>
      <w:proofErr w:type="spellStart"/>
      <w:r w:rsidRPr="00486765">
        <w:rPr>
          <w:sz w:val="22"/>
        </w:rPr>
        <w:t>zebrafish</w:t>
      </w:r>
      <w:proofErr w:type="spellEnd"/>
      <w:r w:rsidRPr="00486765">
        <w:rPr>
          <w:sz w:val="22"/>
        </w:rPr>
        <w:t xml:space="preserve"> or planets </w:t>
      </w:r>
      <w:r w:rsidR="00773334" w:rsidRPr="00486765">
        <w:rPr>
          <w:sz w:val="22"/>
        </w:rPr>
        <w:t xml:space="preserve">are separated </w:t>
      </w:r>
      <w:r w:rsidRPr="00486765">
        <w:rPr>
          <w:sz w:val="22"/>
        </w:rPr>
        <w:t>by clear spatial gaps. Lives of organisms are process units, but they too</w:t>
      </w:r>
      <w:r w:rsidR="00514A85" w:rsidRPr="00486765">
        <w:rPr>
          <w:sz w:val="22"/>
        </w:rPr>
        <w:t xml:space="preserve"> unfold in a continuous series </w:t>
      </w:r>
      <w:r w:rsidRPr="00486765">
        <w:rPr>
          <w:sz w:val="22"/>
        </w:rPr>
        <w:t>from other</w:t>
      </w:r>
      <w:r w:rsidR="00514A85" w:rsidRPr="00486765">
        <w:rPr>
          <w:sz w:val="22"/>
        </w:rPr>
        <w:t>,</w:t>
      </w:r>
      <w:r w:rsidRPr="00486765">
        <w:rPr>
          <w:sz w:val="22"/>
        </w:rPr>
        <w:t xml:space="preserve"> pr</w:t>
      </w:r>
      <w:r w:rsidR="00514A85" w:rsidRPr="00486765">
        <w:rPr>
          <w:sz w:val="22"/>
        </w:rPr>
        <w:t xml:space="preserve">ior </w:t>
      </w:r>
      <w:r w:rsidRPr="00486765">
        <w:rPr>
          <w:sz w:val="22"/>
        </w:rPr>
        <w:t>processes such as fertilization</w:t>
      </w:r>
      <w:r w:rsidR="00514A85" w:rsidRPr="00486765">
        <w:rPr>
          <w:sz w:val="22"/>
        </w:rPr>
        <w:t>,</w:t>
      </w:r>
      <w:r w:rsidRPr="00486765">
        <w:rPr>
          <w:sz w:val="22"/>
        </w:rPr>
        <w:t xml:space="preserve"> and they unfold in turn in continuous series of post-life processes such as post-mortem decay. Clear examples of boundaries of processes are almost always of the fiat sort (midnight, a time of death as declared in an operating theater or on a death certificate</w:t>
      </w:r>
      <w:r w:rsidR="00773334" w:rsidRPr="00486765">
        <w:rPr>
          <w:sz w:val="22"/>
        </w:rPr>
        <w:t>, the initiation of a state of war</w:t>
      </w:r>
      <w:r w:rsidRPr="00486765">
        <w:rPr>
          <w:sz w:val="22"/>
        </w:rPr>
        <w:t>).</w:t>
      </w:r>
    </w:p>
    <w:p w14:paraId="0502F370" w14:textId="6CA45011" w:rsidR="00F93648" w:rsidRPr="00486765" w:rsidRDefault="008A6C9D">
      <w:pPr>
        <w:rPr>
          <w:sz w:val="22"/>
        </w:rPr>
      </w:pPr>
      <w:r w:rsidRPr="00486765">
        <w:rPr>
          <w:sz w:val="22"/>
        </w:rPr>
        <w:t>Processes can be arbitrarily summed and divided. In particular, we can identify sub-processes</w:t>
      </w:r>
      <w:r w:rsidR="00A94D95" w:rsidRPr="00486765">
        <w:rPr>
          <w:sz w:val="22"/>
        </w:rPr>
        <w:t xml:space="preserve"> – temporal parts </w:t>
      </w:r>
      <w:proofErr w:type="gramStart"/>
      <w:r w:rsidR="00A94D95" w:rsidRPr="00486765">
        <w:rPr>
          <w:sz w:val="22"/>
        </w:rPr>
        <w:t xml:space="preserve">– </w:t>
      </w:r>
      <w:r w:rsidRPr="00486765">
        <w:rPr>
          <w:sz w:val="22"/>
        </w:rPr>
        <w:t>which</w:t>
      </w:r>
      <w:proofErr w:type="gramEnd"/>
      <w:r w:rsidRPr="00486765">
        <w:rPr>
          <w:sz w:val="22"/>
        </w:rPr>
        <w:t xml:space="preserve"> are fiat segments occupying constituent temporal intervals of the temporal interval occupied by the process as a whole.</w:t>
      </w:r>
      <w:r w:rsidR="00773334" w:rsidRPr="00486765">
        <w:rPr>
          <w:sz w:val="22"/>
        </w:rPr>
        <w:t xml:space="preserve"> </w:t>
      </w:r>
      <w:proofErr w:type="spellStart"/>
      <w:r w:rsidR="00773334" w:rsidRPr="00486765">
        <w:rPr>
          <w:sz w:val="22"/>
        </w:rPr>
        <w:t>Occurents</w:t>
      </w:r>
      <w:proofErr w:type="spellEnd"/>
      <w:r w:rsidR="00773334" w:rsidRPr="00486765">
        <w:rPr>
          <w:sz w:val="22"/>
        </w:rPr>
        <w:t xml:space="preserve"> are processes, or the boundaries of processes, or temporal or spatial temporal regions.</w:t>
      </w:r>
    </w:p>
    <w:p w14:paraId="5D41D598" w14:textId="77777777" w:rsidR="00A94D95" w:rsidRPr="00B56876" w:rsidRDefault="00A94D95" w:rsidP="00486765">
      <w:pPr>
        <w:pStyle w:val="Heading2"/>
        <w:rPr>
          <w:shd w:val="clear" w:color="auto" w:fill="FFFFFF"/>
        </w:rPr>
      </w:pPr>
      <w:bookmarkStart w:id="592" w:name="_Toc313270724"/>
      <w:bookmarkStart w:id="593" w:name="_Toc319326129"/>
      <w:r w:rsidRPr="00486765">
        <w:rPr>
          <w:sz w:val="24"/>
          <w:shd w:val="clear" w:color="auto" w:fill="FFFFFF"/>
        </w:rPr>
        <w:lastRenderedPageBreak/>
        <w:t xml:space="preserve">Relation of temporal </w:t>
      </w:r>
      <w:proofErr w:type="spellStart"/>
      <w:r w:rsidRPr="00486765">
        <w:rPr>
          <w:sz w:val="24"/>
          <w:shd w:val="clear" w:color="auto" w:fill="FFFFFF"/>
        </w:rPr>
        <w:t>parthood</w:t>
      </w:r>
      <w:bookmarkEnd w:id="592"/>
      <w:bookmarkEnd w:id="593"/>
      <w:proofErr w:type="spellEnd"/>
    </w:p>
    <w:p w14:paraId="018C8BF5" w14:textId="76A07FFA" w:rsidR="00757B5A" w:rsidRPr="00486765" w:rsidRDefault="00757B5A">
      <w:pPr>
        <w:rPr>
          <w:sz w:val="22"/>
        </w:rPr>
      </w:pPr>
      <w:r w:rsidRPr="00486765">
        <w:rPr>
          <w:sz w:val="22"/>
        </w:rPr>
        <w:t xml:space="preserve">We introduced </w:t>
      </w:r>
      <w:r w:rsidR="007F452D" w:rsidRPr="00486765">
        <w:rPr>
          <w:sz w:val="22"/>
        </w:rPr>
        <w:t xml:space="preserve">above </w:t>
      </w:r>
      <w:r w:rsidRPr="00486765">
        <w:rPr>
          <w:sz w:val="22"/>
        </w:rPr>
        <w:t xml:space="preserve">the relation </w:t>
      </w:r>
      <w:proofErr w:type="spellStart"/>
      <w:r w:rsidR="003D5797" w:rsidRPr="00486765">
        <w:rPr>
          <w:b/>
          <w:sz w:val="22"/>
        </w:rPr>
        <w:t>occurrent_</w:t>
      </w:r>
      <w:r w:rsidR="007F452D" w:rsidRPr="00486765">
        <w:rPr>
          <w:b/>
          <w:sz w:val="22"/>
        </w:rPr>
        <w:t>part_of</w:t>
      </w:r>
      <w:proofErr w:type="spellEnd"/>
      <w:r w:rsidR="007F452D" w:rsidRPr="00486765">
        <w:rPr>
          <w:sz w:val="22"/>
        </w:rPr>
        <w:t xml:space="preserve">. We can now </w:t>
      </w:r>
      <w:r w:rsidR="00773334" w:rsidRPr="00486765">
        <w:rPr>
          <w:sz w:val="22"/>
        </w:rPr>
        <w:t xml:space="preserve">identify </w:t>
      </w:r>
      <w:r w:rsidR="007F452D" w:rsidRPr="00486765">
        <w:rPr>
          <w:sz w:val="22"/>
        </w:rPr>
        <w:t xml:space="preserve">in its terms the sub-relation </w:t>
      </w:r>
      <w:proofErr w:type="spellStart"/>
      <w:r w:rsidR="007F452D" w:rsidRPr="00486765">
        <w:rPr>
          <w:b/>
          <w:sz w:val="22"/>
        </w:rPr>
        <w:t>temporal_part_</w:t>
      </w:r>
      <w:proofErr w:type="gramStart"/>
      <w:r w:rsidR="007F452D" w:rsidRPr="00486765">
        <w:rPr>
          <w:b/>
          <w:sz w:val="22"/>
        </w:rPr>
        <w:t>of</w:t>
      </w:r>
      <w:proofErr w:type="spellEnd"/>
      <w:r w:rsidR="007F452D" w:rsidRPr="00486765">
        <w:rPr>
          <w:b/>
          <w:sz w:val="22"/>
        </w:rPr>
        <w:t xml:space="preserve"> </w:t>
      </w:r>
      <w:r w:rsidR="007F452D" w:rsidRPr="00486765">
        <w:rPr>
          <w:sz w:val="22"/>
        </w:rPr>
        <w:t>which</w:t>
      </w:r>
      <w:proofErr w:type="gramEnd"/>
      <w:r w:rsidR="007F452D" w:rsidRPr="00486765">
        <w:rPr>
          <w:sz w:val="22"/>
        </w:rPr>
        <w:t xml:space="preserve"> holds between two </w:t>
      </w:r>
      <w:proofErr w:type="spellStart"/>
      <w:r w:rsidR="007F452D" w:rsidRPr="00486765">
        <w:rPr>
          <w:sz w:val="22"/>
        </w:rPr>
        <w:t>occurrents</w:t>
      </w:r>
      <w:proofErr w:type="spellEnd"/>
      <w:r w:rsidR="007F452D" w:rsidRPr="00486765">
        <w:rPr>
          <w:sz w:val="22"/>
        </w:rPr>
        <w:t xml:space="preserve"> when the former is a phase or </w:t>
      </w:r>
      <w:proofErr w:type="spellStart"/>
      <w:r w:rsidR="007F452D" w:rsidRPr="00486765">
        <w:rPr>
          <w:sz w:val="22"/>
        </w:rPr>
        <w:t>subprocess</w:t>
      </w:r>
      <w:proofErr w:type="spellEnd"/>
      <w:r w:rsidR="007F452D" w:rsidRPr="00486765">
        <w:rPr>
          <w:sz w:val="22"/>
        </w:rPr>
        <w:t xml:space="preserve"> </w:t>
      </w:r>
      <w:r w:rsidR="00904EC1" w:rsidRPr="00486765">
        <w:rPr>
          <w:sz w:val="22"/>
        </w:rPr>
        <w:t xml:space="preserve">(a slice or segment) </w:t>
      </w:r>
      <w:r w:rsidR="007F452D" w:rsidRPr="00486765">
        <w:rPr>
          <w:sz w:val="22"/>
        </w:rPr>
        <w:t>of the latter:</w:t>
      </w:r>
    </w:p>
    <w:p w14:paraId="07E1ED4E" w14:textId="77777777" w:rsidR="007F452D" w:rsidRPr="00486765" w:rsidRDefault="007F452D">
      <w:pPr>
        <w:rPr>
          <w:sz w:val="22"/>
        </w:rPr>
      </w:pPr>
    </w:p>
    <w:p w14:paraId="2BD4414F" w14:textId="29FB0D7B" w:rsidR="00773334" w:rsidRPr="00B56876" w:rsidRDefault="00E95FEA" w:rsidP="00486765">
      <w:pPr>
        <w:pStyle w:val="Specification"/>
      </w:pPr>
      <w:proofErr w:type="gramStart"/>
      <w:ins w:id="594" w:author="Jonathan Bona" w:date="2012-05-04T15:05:00Z">
        <w:r w:rsidRPr="00E95FEA">
          <w:rPr>
            <w:rStyle w:val="Annotation"/>
            <w:rPrChange w:id="595" w:author="Jonathan Bona" w:date="2012-05-04T15:06:00Z">
              <w:rPr>
                <w:rStyle w:val="SpecificationType"/>
                <w:sz w:val="22"/>
              </w:rPr>
            </w:rPrChange>
          </w:rPr>
          <w:t>a</w:t>
        </w:r>
        <w:proofErr w:type="gramEnd"/>
        <w:r w:rsidRPr="00E95FEA">
          <w:rPr>
            <w:rStyle w:val="Annotation"/>
            <w:rPrChange w:id="596" w:author="Jonathan Bona" w:date="2012-05-04T15:06:00Z">
              <w:rPr>
                <w:rStyle w:val="SpecificationType"/>
                <w:sz w:val="22"/>
              </w:rPr>
            </w:rPrChange>
          </w:rPr>
          <w:t>(</w:t>
        </w:r>
        <w:proofErr w:type="spellStart"/>
        <w:r w:rsidRPr="00E95FEA">
          <w:rPr>
            <w:rStyle w:val="Annotation"/>
            <w:rPrChange w:id="597" w:author="Jonathan Bona" w:date="2012-05-04T15:06:00Z">
              <w:rPr>
                <w:b/>
                <w:sz w:val="22"/>
              </w:rPr>
            </w:rPrChange>
          </w:rPr>
          <w:t>temporal_part_of</w:t>
        </w:r>
        <w:proofErr w:type="spellEnd"/>
        <w:r w:rsidRPr="00E95FEA">
          <w:rPr>
            <w:rStyle w:val="Annotation"/>
            <w:rPrChange w:id="598" w:author="Jonathan Bona" w:date="2012-05-04T15:06:00Z">
              <w:rPr>
                <w:b/>
                <w:sz w:val="22"/>
              </w:rPr>
            </w:rPrChange>
          </w:rPr>
          <w:t>)[</w:t>
        </w:r>
      </w:ins>
      <w:r w:rsidR="00E961B4">
        <w:rPr>
          <w:rStyle w:val="SpecificationType"/>
          <w:sz w:val="22"/>
        </w:rPr>
        <w:t>Definition</w:t>
      </w:r>
      <w:r w:rsidR="00A94D95" w:rsidRPr="00486765">
        <w:rPr>
          <w:smallCaps/>
          <w:sz w:val="22"/>
        </w:rPr>
        <w:t>:</w:t>
      </w:r>
      <w:r w:rsidR="00A94D95" w:rsidRPr="00486765">
        <w:rPr>
          <w:sz w:val="22"/>
        </w:rPr>
        <w:t xml:space="preserve"> </w:t>
      </w:r>
      <w:r w:rsidR="00A94D95" w:rsidRPr="00486765">
        <w:rPr>
          <w:i/>
          <w:sz w:val="22"/>
        </w:rPr>
        <w:t xml:space="preserve">a </w:t>
      </w:r>
      <w:proofErr w:type="spellStart"/>
      <w:r w:rsidR="00A94D95" w:rsidRPr="00486765">
        <w:rPr>
          <w:b/>
          <w:sz w:val="22"/>
        </w:rPr>
        <w:t>temporal_part_of</w:t>
      </w:r>
      <w:proofErr w:type="spellEnd"/>
      <w:r w:rsidR="00A94D95" w:rsidRPr="00486765">
        <w:rPr>
          <w:b/>
          <w:sz w:val="22"/>
        </w:rPr>
        <w:t xml:space="preserve"> </w:t>
      </w:r>
      <w:r w:rsidR="00A94D95" w:rsidRPr="00486765">
        <w:rPr>
          <w:i/>
          <w:sz w:val="22"/>
        </w:rPr>
        <w:t xml:space="preserve">b </w:t>
      </w:r>
      <w:r w:rsidR="00E961B4">
        <w:rPr>
          <w:sz w:val="22"/>
        </w:rPr>
        <w:t>=Def.</w:t>
      </w:r>
    </w:p>
    <w:p w14:paraId="3DD50742" w14:textId="77777777" w:rsidR="00E961B4" w:rsidRDefault="00A94D95" w:rsidP="00486765">
      <w:pPr>
        <w:pStyle w:val="Specification"/>
        <w:ind w:firstLine="720"/>
        <w:rPr>
          <w:sz w:val="22"/>
        </w:rPr>
      </w:pPr>
      <w:proofErr w:type="gramStart"/>
      <w:r w:rsidRPr="00486765">
        <w:rPr>
          <w:i/>
          <w:sz w:val="22"/>
        </w:rPr>
        <w:t>a</w:t>
      </w:r>
      <w:proofErr w:type="gramEnd"/>
      <w:r w:rsidRPr="00486765">
        <w:rPr>
          <w:i/>
          <w:sz w:val="22"/>
        </w:rPr>
        <w:t xml:space="preserve"> </w:t>
      </w:r>
      <w:proofErr w:type="spellStart"/>
      <w:r w:rsidR="00455895" w:rsidRPr="00486765">
        <w:rPr>
          <w:b/>
          <w:sz w:val="22"/>
        </w:rPr>
        <w:t>occurrent_</w:t>
      </w:r>
      <w:r w:rsidRPr="00486765">
        <w:rPr>
          <w:b/>
          <w:sz w:val="22"/>
        </w:rPr>
        <w:t>part_of</w:t>
      </w:r>
      <w:proofErr w:type="spellEnd"/>
      <w:r w:rsidRPr="00486765">
        <w:rPr>
          <w:b/>
          <w:sz w:val="22"/>
        </w:rPr>
        <w:t xml:space="preserve"> </w:t>
      </w:r>
      <w:r w:rsidRPr="00486765">
        <w:rPr>
          <w:i/>
          <w:sz w:val="22"/>
        </w:rPr>
        <w:t xml:space="preserve">b </w:t>
      </w:r>
      <w:r w:rsidRPr="00486765">
        <w:rPr>
          <w:sz w:val="22"/>
        </w:rPr>
        <w:t xml:space="preserve">&amp; </w:t>
      </w:r>
    </w:p>
    <w:p w14:paraId="07B5C33A" w14:textId="77777777" w:rsidR="00773334" w:rsidRDefault="00A94D95" w:rsidP="00486765">
      <w:pPr>
        <w:pStyle w:val="Specification"/>
        <w:ind w:left="1440"/>
        <w:rPr>
          <w:i/>
          <w:sz w:val="22"/>
        </w:rPr>
      </w:pPr>
      <w:r w:rsidRPr="00486765">
        <w:rPr>
          <w:sz w:val="22"/>
        </w:rPr>
        <w:t xml:space="preserve">&amp; </w:t>
      </w:r>
      <w:proofErr w:type="gramStart"/>
      <w:r w:rsidRPr="00486765">
        <w:rPr>
          <w:sz w:val="22"/>
        </w:rPr>
        <w:t>for</w:t>
      </w:r>
      <w:proofErr w:type="gramEnd"/>
      <w:r w:rsidRPr="00486765">
        <w:rPr>
          <w:sz w:val="22"/>
        </w:rPr>
        <w:t xml:space="preserve"> some </w:t>
      </w:r>
      <w:r w:rsidRPr="00486765">
        <w:rPr>
          <w:i/>
          <w:sz w:val="22"/>
        </w:rPr>
        <w:t>temporal region r</w:t>
      </w:r>
      <w:r w:rsidRPr="00486765">
        <w:rPr>
          <w:sz w:val="22"/>
        </w:rPr>
        <w:t xml:space="preserve">, </w:t>
      </w:r>
      <w:r w:rsidRPr="00486765">
        <w:rPr>
          <w:i/>
          <w:sz w:val="22"/>
        </w:rPr>
        <w:t xml:space="preserve">a </w:t>
      </w:r>
      <w:r w:rsidRPr="00486765">
        <w:rPr>
          <w:b/>
          <w:sz w:val="22"/>
        </w:rPr>
        <w:t xml:space="preserve">occupies </w:t>
      </w:r>
      <w:r w:rsidRPr="00486765">
        <w:rPr>
          <w:i/>
          <w:sz w:val="22"/>
        </w:rPr>
        <w:t xml:space="preserve">r </w:t>
      </w:r>
    </w:p>
    <w:p w14:paraId="1972F071" w14:textId="1DD1A269" w:rsidR="007C3D0F" w:rsidRPr="007C3D0F" w:rsidRDefault="00E961B4" w:rsidP="00B23775">
      <w:pPr>
        <w:pStyle w:val="Specification"/>
      </w:pPr>
      <w:r>
        <w:t xml:space="preserve">&amp; </w:t>
      </w:r>
      <w:proofErr w:type="gramStart"/>
      <w:r>
        <w:t>for</w:t>
      </w:r>
      <w:proofErr w:type="gramEnd"/>
      <w:r>
        <w:t xml:space="preserve"> all </w:t>
      </w:r>
      <w:proofErr w:type="spellStart"/>
      <w:r>
        <w:t>occurrents</w:t>
      </w:r>
      <w:proofErr w:type="spellEnd"/>
      <w:r>
        <w:t xml:space="preserve"> </w:t>
      </w:r>
      <w:r w:rsidRPr="00B23775">
        <w:rPr>
          <w:i/>
        </w:rPr>
        <w:t>c</w:t>
      </w:r>
      <w:r w:rsidRPr="0003148A">
        <w:t>,</w:t>
      </w:r>
      <w:r>
        <w:t xml:space="preserve"> </w:t>
      </w:r>
      <w:r w:rsidRPr="00B23775">
        <w:rPr>
          <w:i/>
        </w:rPr>
        <w:t>r</w:t>
      </w:r>
      <w:r>
        <w:sym w:font="Symbol" w:char="F0A2"/>
      </w:r>
      <w:r>
        <w:t xml:space="preserve"> (if </w:t>
      </w:r>
      <w:r w:rsidRPr="00B23775">
        <w:rPr>
          <w:i/>
        </w:rPr>
        <w:t>c</w:t>
      </w:r>
      <w:r>
        <w:t xml:space="preserve"> </w:t>
      </w:r>
      <w:r>
        <w:rPr>
          <w:b/>
        </w:rPr>
        <w:t xml:space="preserve">occupies </w:t>
      </w:r>
      <w:r w:rsidRPr="00B23775">
        <w:rPr>
          <w:i/>
        </w:rPr>
        <w:t>r</w:t>
      </w:r>
      <w:r>
        <w:sym w:font="Symbol" w:char="F0A2"/>
      </w:r>
      <w:r>
        <w:t xml:space="preserve">  </w:t>
      </w:r>
      <w:r w:rsidR="007C3D0F" w:rsidRPr="007C3D0F">
        <w:t>&amp; </w:t>
      </w:r>
      <w:r w:rsidR="007C3D0F" w:rsidRPr="00B23775">
        <w:rPr>
          <w:i/>
        </w:rPr>
        <w:t>r</w:t>
      </w:r>
      <w:r w:rsidR="007C3D0F" w:rsidRPr="007C3D0F">
        <w:rPr>
          <w:rFonts w:ascii="Symbol" w:hAnsi="Symbol"/>
        </w:rPr>
        <w:t></w:t>
      </w:r>
      <w:r w:rsidR="007C3D0F" w:rsidRPr="007C3D0F">
        <w:t> </w:t>
      </w:r>
      <w:proofErr w:type="spellStart"/>
      <w:r w:rsidR="007C3D0F" w:rsidRPr="00B23775">
        <w:rPr>
          <w:rFonts w:ascii="Times New Roman" w:eastAsiaTheme="minorEastAsia" w:hAnsi="Times New Roman"/>
          <w:b/>
        </w:rPr>
        <w:t>occurrent_part_of</w:t>
      </w:r>
      <w:proofErr w:type="spellEnd"/>
      <w:r w:rsidR="007C3D0F" w:rsidRPr="007C3D0F">
        <w:rPr>
          <w:b/>
          <w:bCs/>
        </w:rPr>
        <w:t> </w:t>
      </w:r>
      <w:r w:rsidR="007C3D0F" w:rsidRPr="00B23775">
        <w:rPr>
          <w:i/>
        </w:rPr>
        <w:t>r</w:t>
      </w:r>
      <w:r w:rsidR="007C3D0F" w:rsidRPr="007C3D0F">
        <w:t> </w:t>
      </w:r>
    </w:p>
    <w:p w14:paraId="429A3CD7" w14:textId="1F40FF21" w:rsidR="00E961B4" w:rsidRPr="0003148A" w:rsidRDefault="00E961B4" w:rsidP="00B23775">
      <w:pPr>
        <w:pStyle w:val="Specification"/>
        <w:ind w:left="1440"/>
      </w:pPr>
      <w:proofErr w:type="gramStart"/>
      <w:r>
        <w:rPr>
          <w:sz w:val="22"/>
        </w:rPr>
        <w:t>then</w:t>
      </w:r>
      <w:proofErr w:type="gramEnd"/>
      <w:r>
        <w:rPr>
          <w:sz w:val="22"/>
        </w:rPr>
        <w:t xml:space="preserve"> (</w:t>
      </w:r>
      <w:r>
        <w:rPr>
          <w:i/>
          <w:sz w:val="22"/>
        </w:rPr>
        <w:t xml:space="preserve">c </w:t>
      </w:r>
      <w:proofErr w:type="spellStart"/>
      <w:r>
        <w:rPr>
          <w:b/>
          <w:sz w:val="22"/>
        </w:rPr>
        <w:t>occurrent_part_of</w:t>
      </w:r>
      <w:proofErr w:type="spellEnd"/>
      <w:r>
        <w:rPr>
          <w:b/>
          <w:sz w:val="22"/>
        </w:rPr>
        <w:t xml:space="preserve"> </w:t>
      </w:r>
      <w:r>
        <w:rPr>
          <w:i/>
          <w:sz w:val="22"/>
        </w:rPr>
        <w:t xml:space="preserve">a </w:t>
      </w:r>
      <w:proofErr w:type="spellStart"/>
      <w:r>
        <w:rPr>
          <w:sz w:val="22"/>
        </w:rPr>
        <w:t>iff</w:t>
      </w:r>
      <w:proofErr w:type="spellEnd"/>
      <w:r>
        <w:rPr>
          <w:sz w:val="22"/>
        </w:rPr>
        <w:t xml:space="preserve"> </w:t>
      </w:r>
      <w:r>
        <w:rPr>
          <w:i/>
          <w:sz w:val="22"/>
        </w:rPr>
        <w:t xml:space="preserve">c </w:t>
      </w:r>
      <w:proofErr w:type="spellStart"/>
      <w:r>
        <w:rPr>
          <w:b/>
          <w:sz w:val="22"/>
        </w:rPr>
        <w:t>occurrent_part_of</w:t>
      </w:r>
      <w:proofErr w:type="spellEnd"/>
      <w:r>
        <w:rPr>
          <w:b/>
          <w:sz w:val="22"/>
        </w:rPr>
        <w:t xml:space="preserve"> </w:t>
      </w:r>
      <w:r w:rsidRPr="0003148A">
        <w:rPr>
          <w:i/>
          <w:sz w:val="22"/>
        </w:rPr>
        <w:t>b</w:t>
      </w:r>
      <w:r>
        <w:rPr>
          <w:sz w:val="22"/>
        </w:rPr>
        <w:t>)</w:t>
      </w:r>
      <w:r w:rsidR="007C3D0F">
        <w:rPr>
          <w:sz w:val="22"/>
        </w:rPr>
        <w:t>)</w:t>
      </w:r>
      <w:r w:rsidR="006D323D">
        <w:rPr>
          <w:sz w:val="22"/>
        </w:rPr>
        <w:t>. [078-001]</w:t>
      </w:r>
      <w:ins w:id="599" w:author="Jonathan Bona" w:date="2012-05-04T15:06:00Z">
        <w:r w:rsidR="00E95FEA" w:rsidRPr="00E95FEA">
          <w:rPr>
            <w:rStyle w:val="Annotation"/>
            <w:rPrChange w:id="600" w:author="Jonathan Bona" w:date="2012-05-04T15:06:00Z">
              <w:rPr>
                <w:sz w:val="22"/>
              </w:rPr>
            </w:rPrChange>
          </w:rPr>
          <w:t>]</w:t>
        </w:r>
      </w:ins>
    </w:p>
    <w:p w14:paraId="0C5E333D" w14:textId="7B227EAE" w:rsidR="007325BB" w:rsidRPr="00B56876" w:rsidRDefault="00E961B4" w:rsidP="0003148A">
      <w:r>
        <w:t xml:space="preserve">Thus </w:t>
      </w:r>
      <w:proofErr w:type="gramStart"/>
      <w:r w:rsidR="00904EC1" w:rsidRPr="00486765">
        <w:rPr>
          <w:i/>
        </w:rPr>
        <w:t xml:space="preserve">a </w:t>
      </w:r>
      <w:r>
        <w:rPr>
          <w:sz w:val="22"/>
        </w:rPr>
        <w:t>is</w:t>
      </w:r>
      <w:proofErr w:type="gramEnd"/>
      <w:r>
        <w:rPr>
          <w:sz w:val="22"/>
        </w:rPr>
        <w:t xml:space="preserve"> </w:t>
      </w:r>
      <w:r w:rsidR="00773334" w:rsidRPr="00486765">
        <w:rPr>
          <w:sz w:val="22"/>
        </w:rPr>
        <w:t xml:space="preserve">exactly the restriction of </w:t>
      </w:r>
      <w:r w:rsidR="00773334" w:rsidRPr="00486765">
        <w:rPr>
          <w:i/>
          <w:sz w:val="22"/>
        </w:rPr>
        <w:t>b</w:t>
      </w:r>
      <w:r w:rsidR="00773334" w:rsidRPr="00486765">
        <w:rPr>
          <w:sz w:val="22"/>
        </w:rPr>
        <w:t xml:space="preserve"> to </w:t>
      </w:r>
      <w:r w:rsidR="00773334" w:rsidRPr="00486765">
        <w:rPr>
          <w:i/>
          <w:sz w:val="22"/>
        </w:rPr>
        <w:t>r</w:t>
      </w:r>
      <w:r w:rsidR="00773334" w:rsidRPr="00486765">
        <w:rPr>
          <w:sz w:val="22"/>
        </w:rPr>
        <w:t>. T</w:t>
      </w:r>
      <w:r w:rsidR="007325BB" w:rsidRPr="00486765">
        <w:rPr>
          <w:sz w:val="22"/>
        </w:rPr>
        <w:t xml:space="preserve">he process of a footballer’s heart beating once is </w:t>
      </w:r>
      <w:r w:rsidR="00904EC1" w:rsidRPr="00486765">
        <w:rPr>
          <w:sz w:val="22"/>
        </w:rPr>
        <w:t xml:space="preserve">an </w:t>
      </w:r>
      <w:proofErr w:type="spellStart"/>
      <w:r w:rsidR="00904EC1" w:rsidRPr="00486765">
        <w:rPr>
          <w:b/>
          <w:sz w:val="22"/>
        </w:rPr>
        <w:t>occurrent</w:t>
      </w:r>
      <w:proofErr w:type="spellEnd"/>
      <w:r w:rsidR="00904EC1" w:rsidRPr="00486765">
        <w:rPr>
          <w:b/>
          <w:sz w:val="22"/>
        </w:rPr>
        <w:t xml:space="preserve"> part</w:t>
      </w:r>
      <w:r w:rsidR="00904EC1" w:rsidRPr="00486765">
        <w:rPr>
          <w:sz w:val="22"/>
        </w:rPr>
        <w:t xml:space="preserve"> but not </w:t>
      </w:r>
      <w:r w:rsidR="007325BB" w:rsidRPr="00486765">
        <w:rPr>
          <w:sz w:val="22"/>
        </w:rPr>
        <w:t xml:space="preserve">a </w:t>
      </w:r>
      <w:r w:rsidR="007325BB" w:rsidRPr="00486765">
        <w:rPr>
          <w:b/>
          <w:sz w:val="22"/>
        </w:rPr>
        <w:t>temporal part</w:t>
      </w:r>
      <w:r w:rsidR="007325BB" w:rsidRPr="00486765">
        <w:rPr>
          <w:sz w:val="22"/>
        </w:rPr>
        <w:t xml:space="preserve"> of a game of football. </w:t>
      </w:r>
    </w:p>
    <w:p w14:paraId="3BB51575" w14:textId="77777777" w:rsidR="008E09E5" w:rsidRPr="00486765" w:rsidRDefault="008E09E5">
      <w:pPr>
        <w:pStyle w:val="Specification"/>
        <w:ind w:left="0"/>
        <w:rPr>
          <w:rFonts w:ascii="Times New Roman" w:hAnsi="Times New Roman"/>
          <w:sz w:val="22"/>
        </w:rPr>
      </w:pPr>
    </w:p>
    <w:p w14:paraId="0C82F73F" w14:textId="22204909" w:rsidR="00405B03" w:rsidRPr="00486765" w:rsidRDefault="00E95FEA" w:rsidP="00486765">
      <w:pPr>
        <w:pStyle w:val="Specification"/>
        <w:rPr>
          <w:rFonts w:ascii="Times New Roman" w:hAnsi="Times New Roman"/>
          <w:b/>
          <w:sz w:val="22"/>
        </w:rPr>
      </w:pPr>
      <w:proofErr w:type="gramStart"/>
      <w:ins w:id="601" w:author="Jonathan Bona" w:date="2012-05-04T15:06:00Z">
        <w:r w:rsidRPr="007539EB">
          <w:rPr>
            <w:rStyle w:val="Annotation"/>
          </w:rPr>
          <w:t>a</w:t>
        </w:r>
        <w:r>
          <w:rPr>
            <w:rStyle w:val="Annotation"/>
          </w:rPr>
          <w:t>s</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A94D95" w:rsidRPr="00486765">
        <w:rPr>
          <w:rStyle w:val="SpecificationType"/>
          <w:sz w:val="22"/>
        </w:rPr>
        <w:t>Examples</w:t>
      </w:r>
      <w:r w:rsidR="00A94D95" w:rsidRPr="00486765">
        <w:rPr>
          <w:sz w:val="22"/>
        </w:rPr>
        <w:t>: your heart</w:t>
      </w:r>
      <w:r w:rsidR="00D54118" w:rsidRPr="00486765">
        <w:rPr>
          <w:rFonts w:ascii="Times New Roman" w:hAnsi="Times New Roman"/>
          <w:sz w:val="22"/>
        </w:rPr>
        <w:t xml:space="preserve"> </w:t>
      </w:r>
      <w:r w:rsidR="00A94D95" w:rsidRPr="00486765">
        <w:rPr>
          <w:sz w:val="22"/>
        </w:rPr>
        <w:t xml:space="preserve">beating from 4pm to 5pm today is a </w:t>
      </w:r>
      <w:r w:rsidR="00A94D95" w:rsidRPr="00486765">
        <w:rPr>
          <w:b/>
          <w:sz w:val="22"/>
        </w:rPr>
        <w:t>temporal part</w:t>
      </w:r>
      <w:r w:rsidR="00A94D95" w:rsidRPr="00486765">
        <w:rPr>
          <w:sz w:val="22"/>
        </w:rPr>
        <w:t xml:space="preserve"> of the </w:t>
      </w:r>
      <w:r w:rsidR="00A94D95" w:rsidRPr="00486765">
        <w:rPr>
          <w:i/>
          <w:sz w:val="22"/>
        </w:rPr>
        <w:t>process</w:t>
      </w:r>
      <w:r w:rsidR="00A94D95" w:rsidRPr="00486765">
        <w:rPr>
          <w:sz w:val="22"/>
        </w:rPr>
        <w:t xml:space="preserve"> of your heart beating</w:t>
      </w:r>
      <w:ins w:id="602" w:author="Jonathan Bona" w:date="2012-05-04T15:06:00Z">
        <w:r w:rsidRPr="00E95FEA">
          <w:rPr>
            <w:rStyle w:val="Annotation"/>
            <w:rPrChange w:id="603" w:author="Jonathan Bona" w:date="2012-05-04T15:06:00Z">
              <w:rPr>
                <w:sz w:val="22"/>
              </w:rPr>
            </w:rPrChange>
          </w:rPr>
          <w:t>\</w:t>
        </w:r>
      </w:ins>
      <w:r w:rsidR="00A94D95" w:rsidRPr="00486765">
        <w:rPr>
          <w:sz w:val="22"/>
        </w:rPr>
        <w:t xml:space="preserve">; the 4th year of your life is a </w:t>
      </w:r>
      <w:r w:rsidR="00A94D95" w:rsidRPr="00486765">
        <w:rPr>
          <w:b/>
          <w:sz w:val="22"/>
        </w:rPr>
        <w:t>temporal part</w:t>
      </w:r>
      <w:r w:rsidR="00A94D95" w:rsidRPr="00486765">
        <w:rPr>
          <w:sz w:val="22"/>
        </w:rPr>
        <w:t xml:space="preserve"> of your life</w:t>
      </w:r>
      <w:ins w:id="604" w:author="Jonathan Bona" w:date="2012-05-04T15:06:00Z">
        <w:r w:rsidRPr="007539EB">
          <w:rPr>
            <w:rStyle w:val="Annotation"/>
          </w:rPr>
          <w:t>\</w:t>
        </w:r>
      </w:ins>
      <w:r w:rsidR="00A94D95" w:rsidRPr="00486765">
        <w:rPr>
          <w:sz w:val="22"/>
        </w:rPr>
        <w:t>.</w:t>
      </w:r>
      <w:r w:rsidR="00443209" w:rsidRPr="00486765">
        <w:rPr>
          <w:rFonts w:ascii="Times New Roman" w:hAnsi="Times New Roman"/>
          <w:sz w:val="22"/>
        </w:rPr>
        <w:t xml:space="preserve"> </w:t>
      </w:r>
      <w:r w:rsidR="008E09E5" w:rsidRPr="00486765">
        <w:rPr>
          <w:rFonts w:ascii="Times New Roman" w:hAnsi="Times New Roman"/>
          <w:sz w:val="22"/>
        </w:rPr>
        <w:t xml:space="preserve">The first quarter of a game of football is a </w:t>
      </w:r>
      <w:r w:rsidR="008E09E5" w:rsidRPr="00486765">
        <w:rPr>
          <w:rFonts w:ascii="Times New Roman" w:hAnsi="Times New Roman"/>
          <w:b/>
          <w:sz w:val="22"/>
        </w:rPr>
        <w:t>temporal part</w:t>
      </w:r>
      <w:r w:rsidR="008E09E5" w:rsidRPr="00486765">
        <w:rPr>
          <w:rFonts w:ascii="Times New Roman" w:hAnsi="Times New Roman"/>
          <w:b/>
          <w:i/>
          <w:sz w:val="22"/>
        </w:rPr>
        <w:t xml:space="preserve"> </w:t>
      </w:r>
      <w:r w:rsidR="008E09E5" w:rsidRPr="00486765">
        <w:rPr>
          <w:rFonts w:ascii="Times New Roman" w:hAnsi="Times New Roman"/>
          <w:sz w:val="22"/>
        </w:rPr>
        <w:t>of</w:t>
      </w:r>
      <w:r w:rsidR="008E09E5" w:rsidRPr="00486765">
        <w:rPr>
          <w:rFonts w:ascii="Times New Roman" w:hAnsi="Times New Roman"/>
          <w:b/>
          <w:i/>
          <w:sz w:val="22"/>
        </w:rPr>
        <w:t xml:space="preserve"> </w:t>
      </w:r>
      <w:r w:rsidR="008E09E5" w:rsidRPr="00486765">
        <w:rPr>
          <w:rFonts w:ascii="Times New Roman" w:hAnsi="Times New Roman"/>
          <w:sz w:val="22"/>
        </w:rPr>
        <w:t>the whole game.</w:t>
      </w:r>
      <w:ins w:id="605" w:author="Jonathan Bona" w:date="2012-05-04T15:06:00Z">
        <w:r w:rsidRPr="00E95FEA">
          <w:rPr>
            <w:rStyle w:val="Annotation"/>
          </w:rPr>
          <w:t xml:space="preserve"> </w:t>
        </w:r>
        <w:r w:rsidRPr="007539EB">
          <w:rPr>
            <w:rStyle w:val="Annotation"/>
          </w:rPr>
          <w:t>]</w:t>
        </w:r>
      </w:ins>
    </w:p>
    <w:p w14:paraId="198F232D" w14:textId="77777777" w:rsidR="008E09E5" w:rsidRDefault="008E09E5" w:rsidP="00486765">
      <w:pPr>
        <w:pStyle w:val="Specification"/>
      </w:pPr>
    </w:p>
    <w:p w14:paraId="77D4CC40" w14:textId="53C18D24" w:rsidR="0089128F" w:rsidRDefault="00E95FEA" w:rsidP="00B6123E">
      <w:pPr>
        <w:pStyle w:val="Specification"/>
        <w:rPr>
          <w:sz w:val="22"/>
        </w:rPr>
      </w:pPr>
      <w:proofErr w:type="gramStart"/>
      <w:ins w:id="606" w:author="Jonathan Bona" w:date="2012-05-04T15:06:00Z">
        <w:r w:rsidRPr="007539EB">
          <w:rPr>
            <w:rStyle w:val="Annotation"/>
          </w:rPr>
          <w:t>a</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89128F">
        <w:rPr>
          <w:rStyle w:val="SpecificationType"/>
          <w:sz w:val="22"/>
        </w:rPr>
        <w:t>Definition</w:t>
      </w:r>
      <w:r w:rsidR="0089128F" w:rsidRPr="00486765">
        <w:rPr>
          <w:smallCaps/>
          <w:sz w:val="22"/>
        </w:rPr>
        <w:t>:</w:t>
      </w:r>
      <w:r w:rsidR="0089128F" w:rsidRPr="00486765">
        <w:rPr>
          <w:sz w:val="22"/>
        </w:rPr>
        <w:t xml:space="preserve">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 xml:space="preserve">b </w:t>
      </w:r>
      <w:r w:rsidR="0089128F">
        <w:rPr>
          <w:sz w:val="22"/>
        </w:rPr>
        <w:t xml:space="preserve">=Def. </w:t>
      </w:r>
      <w:r w:rsidR="0089128F" w:rsidRPr="00486765">
        <w:rPr>
          <w:i/>
          <w:sz w:val="22"/>
        </w:rPr>
        <w:t xml:space="preserve">a </w:t>
      </w:r>
      <w:proofErr w:type="spellStart"/>
      <w:r w:rsidR="0089128F">
        <w:rPr>
          <w:b/>
          <w:sz w:val="22"/>
        </w:rPr>
        <w:t>temporal</w:t>
      </w:r>
      <w:r w:rsidR="0089128F" w:rsidRPr="00486765">
        <w:rPr>
          <w:b/>
          <w:sz w:val="22"/>
        </w:rPr>
        <w:t>_part_of</w:t>
      </w:r>
      <w:proofErr w:type="spellEnd"/>
      <w:r w:rsidR="0089128F" w:rsidRPr="00486765">
        <w:rPr>
          <w:b/>
          <w:sz w:val="22"/>
        </w:rPr>
        <w:t xml:space="preserve"> </w:t>
      </w:r>
      <w:r w:rsidR="0089128F" w:rsidRPr="00486765">
        <w:rPr>
          <w:i/>
          <w:sz w:val="22"/>
        </w:rPr>
        <w:t xml:space="preserve">b </w:t>
      </w:r>
      <w:r w:rsidR="0089128F" w:rsidRPr="00486765">
        <w:rPr>
          <w:sz w:val="22"/>
        </w:rPr>
        <w:t xml:space="preserve">&amp; </w:t>
      </w:r>
      <w:r w:rsidR="0089128F">
        <w:rPr>
          <w:sz w:val="22"/>
        </w:rPr>
        <w:t>not (</w:t>
      </w:r>
      <w:r w:rsidR="0089128F">
        <w:rPr>
          <w:i/>
          <w:sz w:val="22"/>
        </w:rPr>
        <w:t xml:space="preserve">a </w:t>
      </w:r>
      <w:r w:rsidR="0089128F">
        <w:rPr>
          <w:sz w:val="22"/>
        </w:rPr>
        <w:t xml:space="preserve">= </w:t>
      </w:r>
      <w:r w:rsidR="0089128F">
        <w:rPr>
          <w:i/>
          <w:sz w:val="22"/>
        </w:rPr>
        <w:t>b</w:t>
      </w:r>
      <w:r w:rsidR="0089128F">
        <w:rPr>
          <w:sz w:val="22"/>
        </w:rPr>
        <w:t>)</w:t>
      </w:r>
      <w:r w:rsidR="00590091">
        <w:rPr>
          <w:sz w:val="22"/>
        </w:rPr>
        <w:t>. [116-001]</w:t>
      </w:r>
      <w:ins w:id="607" w:author="Jonathan Bona" w:date="2012-05-04T15:06:00Z">
        <w:r w:rsidRPr="00E95FEA">
          <w:rPr>
            <w:rStyle w:val="Annotation"/>
            <w:rPrChange w:id="608" w:author="Jonathan Bona" w:date="2012-05-04T15:06:00Z">
              <w:rPr>
                <w:sz w:val="22"/>
              </w:rPr>
            </w:rPrChange>
          </w:rPr>
          <w:t>]</w:t>
        </w:r>
      </w:ins>
    </w:p>
    <w:p w14:paraId="4CE851A8" w14:textId="77777777" w:rsidR="0089128F" w:rsidRDefault="0089128F" w:rsidP="00B6123E">
      <w:pPr>
        <w:pStyle w:val="Specification"/>
        <w:rPr>
          <w:smallCaps/>
          <w:sz w:val="22"/>
        </w:rPr>
      </w:pPr>
    </w:p>
    <w:p w14:paraId="4D18FA3C" w14:textId="029C3275" w:rsidR="0089128F" w:rsidRPr="008872A6" w:rsidRDefault="00E95FEA" w:rsidP="00B6123E">
      <w:pPr>
        <w:pStyle w:val="Specification"/>
        <w:rPr>
          <w:smallCaps/>
          <w:sz w:val="22"/>
        </w:rPr>
      </w:pPr>
      <w:proofErr w:type="gramStart"/>
      <w:ins w:id="609" w:author="Jonathan Bona" w:date="2012-05-04T15:06:00Z">
        <w:r w:rsidRPr="007539EB">
          <w:rPr>
            <w:rStyle w:val="Annotation"/>
          </w:rPr>
          <w:t>a</w:t>
        </w:r>
        <w:proofErr w:type="gramEnd"/>
        <w:r w:rsidRPr="007539EB">
          <w:rPr>
            <w:rStyle w:val="Annotation"/>
          </w:rPr>
          <w:t>(</w:t>
        </w:r>
        <w:proofErr w:type="spellStart"/>
        <w:r w:rsidRPr="007539EB">
          <w:rPr>
            <w:rStyle w:val="Annotation"/>
          </w:rPr>
          <w:t>temporal_part_of</w:t>
        </w:r>
        <w:proofErr w:type="spellEnd"/>
        <w:r w:rsidRPr="007539EB">
          <w:rPr>
            <w:rStyle w:val="Annotation"/>
          </w:rPr>
          <w:t>)[</w:t>
        </w:r>
      </w:ins>
      <w:r w:rsidR="0089128F" w:rsidRPr="00B6123E">
        <w:rPr>
          <w:smallCaps/>
          <w:sz w:val="22"/>
        </w:rPr>
        <w:t>Axiom</w:t>
      </w:r>
      <w:r w:rsidR="0089128F">
        <w:rPr>
          <w:smallCaps/>
          <w:sz w:val="22"/>
        </w:rPr>
        <w:t xml:space="preserve">: </w:t>
      </w:r>
      <w:r w:rsidR="0089128F">
        <w:rPr>
          <w:sz w:val="22"/>
        </w:rPr>
        <w:t xml:space="preserve">if </w:t>
      </w:r>
      <w:r w:rsidR="0089128F" w:rsidRPr="00486765">
        <w:rPr>
          <w:i/>
          <w:sz w:val="22"/>
        </w:rPr>
        <w:t xml:space="preserve">a </w:t>
      </w:r>
      <w:proofErr w:type="spellStart"/>
      <w:r w:rsidR="0089128F">
        <w:rPr>
          <w:b/>
          <w:sz w:val="22"/>
        </w:rPr>
        <w:t>proper_</w:t>
      </w:r>
      <w:r w:rsidR="0089128F" w:rsidRPr="00486765">
        <w:rPr>
          <w:b/>
          <w:sz w:val="22"/>
        </w:rPr>
        <w:t>temporal_part_of</w:t>
      </w:r>
      <w:proofErr w:type="spellEnd"/>
      <w:r w:rsidR="0089128F" w:rsidRPr="00486765">
        <w:rPr>
          <w:b/>
          <w:sz w:val="22"/>
        </w:rPr>
        <w:t xml:space="preserve"> </w:t>
      </w:r>
      <w:r w:rsidR="0089128F" w:rsidRPr="00486765">
        <w:rPr>
          <w:i/>
          <w:sz w:val="22"/>
        </w:rPr>
        <w:t>b</w:t>
      </w:r>
      <w:r w:rsidR="0089128F">
        <w:rPr>
          <w:sz w:val="22"/>
        </w:rPr>
        <w:t xml:space="preserve">, then there is some </w:t>
      </w:r>
      <w:r w:rsidR="0089128F">
        <w:rPr>
          <w:i/>
          <w:sz w:val="22"/>
        </w:rPr>
        <w:t xml:space="preserve">c </w:t>
      </w:r>
      <w:r w:rsidR="0089128F">
        <w:rPr>
          <w:sz w:val="22"/>
        </w:rPr>
        <w:t>which is a</w:t>
      </w:r>
      <w:r w:rsidR="0089128F">
        <w:rPr>
          <w:i/>
          <w:sz w:val="22"/>
        </w:rPr>
        <w:t xml:space="preserve"> </w:t>
      </w:r>
      <w:proofErr w:type="spellStart"/>
      <w:r w:rsidR="0089128F">
        <w:rPr>
          <w:b/>
          <w:sz w:val="22"/>
        </w:rPr>
        <w:t>proper_</w:t>
      </w:r>
      <w:r w:rsidR="0089128F" w:rsidRPr="00486765">
        <w:rPr>
          <w:b/>
          <w:sz w:val="22"/>
        </w:rPr>
        <w:t>temporal_part_of</w:t>
      </w:r>
      <w:proofErr w:type="spellEnd"/>
      <w:r w:rsidR="0089128F">
        <w:rPr>
          <w:b/>
          <w:sz w:val="22"/>
        </w:rPr>
        <w:t xml:space="preserve"> </w:t>
      </w:r>
      <w:r w:rsidR="0089128F" w:rsidRPr="00B6123E">
        <w:rPr>
          <w:i/>
          <w:sz w:val="22"/>
        </w:rPr>
        <w:t>b</w:t>
      </w:r>
      <w:r w:rsidR="0089128F">
        <w:rPr>
          <w:b/>
          <w:i/>
          <w:sz w:val="22"/>
        </w:rPr>
        <w:t xml:space="preserve"> </w:t>
      </w:r>
      <w:r w:rsidR="0089128F">
        <w:rPr>
          <w:sz w:val="22"/>
        </w:rPr>
        <w:t xml:space="preserve">and which shares no parts with </w:t>
      </w:r>
      <w:r w:rsidR="0089128F">
        <w:rPr>
          <w:i/>
          <w:sz w:val="22"/>
        </w:rPr>
        <w:t>a.</w:t>
      </w:r>
      <w:r w:rsidR="00590091">
        <w:rPr>
          <w:sz w:val="22"/>
        </w:rPr>
        <w:t xml:space="preserve"> [117-001]</w:t>
      </w:r>
      <w:ins w:id="610" w:author="Jonathan Bona" w:date="2012-05-04T15:07:00Z">
        <w:r w:rsidRPr="00E95FEA">
          <w:rPr>
            <w:rStyle w:val="Annotation"/>
            <w:rPrChange w:id="611" w:author="Jonathan Bona" w:date="2012-05-04T15:07:00Z">
              <w:rPr>
                <w:sz w:val="22"/>
              </w:rPr>
            </w:rPrChange>
          </w:rPr>
          <w:t>]</w:t>
        </w:r>
      </w:ins>
    </w:p>
    <w:p w14:paraId="5577C771" w14:textId="77777777" w:rsidR="0089128F" w:rsidRDefault="0089128F" w:rsidP="00486765">
      <w:pPr>
        <w:pStyle w:val="Specification"/>
      </w:pPr>
    </w:p>
    <w:p w14:paraId="5A4D197E" w14:textId="13448035" w:rsidR="00A94D95" w:rsidRPr="00486765" w:rsidRDefault="008E09E5" w:rsidP="00B23775">
      <w:pPr>
        <w:rPr>
          <w:b/>
        </w:rPr>
      </w:pPr>
      <w:r w:rsidRPr="00486765">
        <w:t xml:space="preserve">Temporal parts are often referred to as </w:t>
      </w:r>
      <w:proofErr w:type="spellStart"/>
      <w:r w:rsidR="00443209" w:rsidRPr="00486765">
        <w:t>as</w:t>
      </w:r>
      <w:proofErr w:type="spellEnd"/>
      <w:r w:rsidR="00443209" w:rsidRPr="00486765">
        <w:t xml:space="preserve"> stages or phases of an </w:t>
      </w:r>
      <w:proofErr w:type="spellStart"/>
      <w:r w:rsidR="00443209" w:rsidRPr="00486765">
        <w:t>occurrent</w:t>
      </w:r>
      <w:proofErr w:type="spellEnd"/>
      <w:r w:rsidR="00443209" w:rsidRPr="00486765">
        <w:t>.</w:t>
      </w:r>
    </w:p>
    <w:p w14:paraId="644C4B86" w14:textId="77777777" w:rsidR="008E09E5" w:rsidRPr="00486765" w:rsidRDefault="008E09E5" w:rsidP="00486765">
      <w:pPr>
        <w:ind w:firstLine="720"/>
        <w:rPr>
          <w:rStyle w:val="SpecificationType"/>
          <w:sz w:val="22"/>
        </w:rPr>
      </w:pPr>
    </w:p>
    <w:p w14:paraId="6D49AE7D" w14:textId="05C150B5" w:rsidR="001D31E3" w:rsidRPr="00B56876" w:rsidRDefault="00B538E9" w:rsidP="00B23775">
      <w:pPr>
        <w:pStyle w:val="Specification"/>
      </w:pPr>
      <w:proofErr w:type="gramStart"/>
      <w:ins w:id="612" w:author="Jonathan Bona" w:date="2012-05-04T15:07:00Z">
        <w:r w:rsidRPr="00B538E9">
          <w:rPr>
            <w:rStyle w:val="Annotation"/>
            <w:rPrChange w:id="613" w:author="Jonathan Bona" w:date="2012-05-04T15:07:00Z">
              <w:rPr>
                <w:rStyle w:val="SpecificationType"/>
              </w:rPr>
            </w:rPrChange>
          </w:rPr>
          <w:t>a</w:t>
        </w:r>
        <w:proofErr w:type="gramEnd"/>
        <w:r w:rsidRPr="00B538E9">
          <w:rPr>
            <w:rStyle w:val="Annotation"/>
            <w:rPrChange w:id="614" w:author="Jonathan Bona" w:date="2012-05-04T15:07:00Z">
              <w:rPr>
                <w:rStyle w:val="SpecificationType"/>
              </w:rPr>
            </w:rPrChange>
          </w:rPr>
          <w:t>(</w:t>
        </w:r>
        <w:proofErr w:type="spellStart"/>
        <w:r w:rsidRPr="00B538E9">
          <w:rPr>
            <w:rStyle w:val="Annotation"/>
            <w:rPrChange w:id="615" w:author="Jonathan Bona" w:date="2012-05-04T15:07:00Z">
              <w:rPr>
                <w:rStyle w:val="SpecificationType"/>
              </w:rPr>
            </w:rPrChange>
          </w:rPr>
          <w:t>occurrent</w:t>
        </w:r>
        <w:proofErr w:type="spellEnd"/>
        <w:r w:rsidRPr="00B538E9">
          <w:rPr>
            <w:rStyle w:val="Annotation"/>
            <w:rPrChange w:id="616" w:author="Jonathan Bona" w:date="2012-05-04T15:07:00Z">
              <w:rPr>
                <w:rStyle w:val="SpecificationType"/>
              </w:rPr>
            </w:rPrChange>
          </w:rPr>
          <w:t>)[</w:t>
        </w:r>
      </w:ins>
      <w:r w:rsidR="00604D54" w:rsidRPr="00B23775">
        <w:rPr>
          <w:rStyle w:val="SpecificationType"/>
        </w:rPr>
        <w:t>Axiom</w:t>
      </w:r>
      <w:r w:rsidR="00773334" w:rsidRPr="00486765">
        <w:rPr>
          <w:smallCaps/>
        </w:rPr>
        <w:t xml:space="preserve">: </w:t>
      </w:r>
      <w:r w:rsidR="00773334" w:rsidRPr="00486765">
        <w:rPr>
          <w:i/>
        </w:rPr>
        <w:t xml:space="preserve">a </w:t>
      </w:r>
      <w:r w:rsidR="00773334" w:rsidRPr="00486765">
        <w:t xml:space="preserve">is an </w:t>
      </w:r>
      <w:proofErr w:type="spellStart"/>
      <w:r w:rsidR="00773334" w:rsidRPr="00B6123E">
        <w:rPr>
          <w:i/>
        </w:rPr>
        <w:t>occurrent</w:t>
      </w:r>
      <w:proofErr w:type="spellEnd"/>
      <w:r w:rsidR="00773334" w:rsidRPr="00486765">
        <w:t xml:space="preserve"> entity </w:t>
      </w:r>
      <w:proofErr w:type="spellStart"/>
      <w:r w:rsidR="00604D54">
        <w:t>iff</w:t>
      </w:r>
      <w:proofErr w:type="spellEnd"/>
      <w:r w:rsidR="00604D54">
        <w:t xml:space="preserve"> </w:t>
      </w:r>
      <w:r w:rsidR="00773334" w:rsidRPr="00486765">
        <w:rPr>
          <w:i/>
        </w:rPr>
        <w:t xml:space="preserve">a </w:t>
      </w:r>
      <w:r w:rsidR="00773334" w:rsidRPr="00486765">
        <w:t xml:space="preserve">is an entity that has </w:t>
      </w:r>
      <w:r w:rsidR="00773334" w:rsidRPr="00B6123E">
        <w:rPr>
          <w:b/>
        </w:rPr>
        <w:t>temporal parts</w:t>
      </w:r>
      <w:r w:rsidR="00773334" w:rsidRPr="00486765">
        <w:t>.</w:t>
      </w:r>
      <w:r w:rsidR="006D323D">
        <w:t xml:space="preserve"> [079-001]</w:t>
      </w:r>
      <w:ins w:id="617" w:author="Jonathan Bona" w:date="2012-05-04T15:07:00Z">
        <w:r w:rsidRPr="00B538E9">
          <w:rPr>
            <w:rStyle w:val="Annotation"/>
            <w:rPrChange w:id="618" w:author="Jonathan Bona" w:date="2012-05-04T15:07:00Z">
              <w:rPr/>
            </w:rPrChange>
          </w:rPr>
          <w:t>]</w:t>
        </w:r>
      </w:ins>
    </w:p>
    <w:p w14:paraId="68BC84D7" w14:textId="77777777" w:rsidR="008E09E5" w:rsidRPr="00486765" w:rsidRDefault="008E09E5">
      <w:pPr>
        <w:ind w:firstLine="720"/>
        <w:rPr>
          <w:sz w:val="22"/>
        </w:rPr>
      </w:pPr>
    </w:p>
    <w:p w14:paraId="3EB7F1D6" w14:textId="3A3662EA" w:rsidR="002D173F" w:rsidRPr="00486765" w:rsidRDefault="002D173F" w:rsidP="00486765">
      <w:pPr>
        <w:rPr>
          <w:sz w:val="22"/>
        </w:rPr>
      </w:pPr>
      <w:r w:rsidRPr="00486765">
        <w:rPr>
          <w:sz w:val="22"/>
        </w:rPr>
        <w:t xml:space="preserve">Since </w:t>
      </w:r>
      <w:r w:rsidRPr="00486765">
        <w:rPr>
          <w:i/>
          <w:sz w:val="22"/>
        </w:rPr>
        <w:t>temporal regions</w:t>
      </w:r>
      <w:r w:rsidRPr="00486765">
        <w:rPr>
          <w:sz w:val="22"/>
        </w:rPr>
        <w:t xml:space="preserve"> are </w:t>
      </w:r>
      <w:r w:rsidRPr="00486765">
        <w:rPr>
          <w:b/>
          <w:sz w:val="22"/>
        </w:rPr>
        <w:t>temporal parts</w:t>
      </w:r>
      <w:r w:rsidRPr="00486765">
        <w:rPr>
          <w:sz w:val="22"/>
        </w:rPr>
        <w:t xml:space="preserve"> </w:t>
      </w:r>
      <w:r w:rsidR="008E09E5" w:rsidRPr="00486765">
        <w:rPr>
          <w:sz w:val="22"/>
        </w:rPr>
        <w:t xml:space="preserve">(though not </w:t>
      </w:r>
      <w:r w:rsidR="008E09E5" w:rsidRPr="00486765">
        <w:rPr>
          <w:b/>
          <w:sz w:val="22"/>
        </w:rPr>
        <w:t>temporal proper parts</w:t>
      </w:r>
      <w:r w:rsidR="008E09E5" w:rsidRPr="00486765">
        <w:rPr>
          <w:sz w:val="22"/>
        </w:rPr>
        <w:t xml:space="preserve">) </w:t>
      </w:r>
      <w:r w:rsidRPr="00486765">
        <w:rPr>
          <w:sz w:val="22"/>
        </w:rPr>
        <w:t>of themselves</w:t>
      </w:r>
      <w:r w:rsidR="008E09E5" w:rsidRPr="00486765">
        <w:rPr>
          <w:sz w:val="22"/>
        </w:rPr>
        <w:t>,</w:t>
      </w:r>
      <w:r w:rsidRPr="00486765">
        <w:rPr>
          <w:sz w:val="22"/>
        </w:rPr>
        <w:t xml:space="preserve"> this means</w:t>
      </w:r>
      <w:r w:rsidR="00756DB2" w:rsidRPr="00486765">
        <w:rPr>
          <w:sz w:val="22"/>
        </w:rPr>
        <w:t>, in particular,</w:t>
      </w:r>
      <w:r w:rsidRPr="00486765">
        <w:rPr>
          <w:sz w:val="22"/>
        </w:rPr>
        <w:t xml:space="preserve"> that </w:t>
      </w:r>
      <w:r w:rsidR="00756DB2" w:rsidRPr="00486765">
        <w:rPr>
          <w:i/>
          <w:sz w:val="22"/>
        </w:rPr>
        <w:t>zero</w:t>
      </w:r>
      <w:r w:rsidRPr="00486765">
        <w:rPr>
          <w:i/>
          <w:sz w:val="22"/>
        </w:rPr>
        <w:t>-dimensional temporal regions</w:t>
      </w:r>
      <w:r w:rsidRPr="00486765">
        <w:rPr>
          <w:sz w:val="22"/>
        </w:rPr>
        <w:t xml:space="preserve"> </w:t>
      </w:r>
      <w:r w:rsidR="00443209" w:rsidRPr="00486765">
        <w:rPr>
          <w:sz w:val="22"/>
        </w:rPr>
        <w:t xml:space="preserve">(temporal instants) </w:t>
      </w:r>
      <w:r w:rsidRPr="00486765">
        <w:rPr>
          <w:sz w:val="22"/>
        </w:rPr>
        <w:t xml:space="preserve">are also </w:t>
      </w:r>
      <w:proofErr w:type="spellStart"/>
      <w:r w:rsidRPr="00486765">
        <w:rPr>
          <w:i/>
          <w:sz w:val="22"/>
        </w:rPr>
        <w:t>occurrents</w:t>
      </w:r>
      <w:proofErr w:type="spellEnd"/>
      <w:r w:rsidRPr="00486765">
        <w:rPr>
          <w:sz w:val="22"/>
        </w:rPr>
        <w:t>.</w:t>
      </w:r>
    </w:p>
    <w:p w14:paraId="019E2790" w14:textId="02632490" w:rsidR="00EA1B8B" w:rsidRPr="00486765" w:rsidRDefault="00EA1B8B">
      <w:pPr>
        <w:rPr>
          <w:sz w:val="22"/>
        </w:rPr>
      </w:pPr>
      <w:r w:rsidRPr="00486765">
        <w:rPr>
          <w:sz w:val="22"/>
        </w:rPr>
        <w:t xml:space="preserve">Subtypes of </w:t>
      </w:r>
      <w:proofErr w:type="spellStart"/>
      <w:r w:rsidRPr="00486765">
        <w:rPr>
          <w:i/>
          <w:sz w:val="22"/>
        </w:rPr>
        <w:t>occurrent</w:t>
      </w:r>
      <w:proofErr w:type="spellEnd"/>
      <w:r w:rsidRPr="00486765">
        <w:rPr>
          <w:sz w:val="22"/>
        </w:rPr>
        <w:t xml:space="preserve"> are:</w:t>
      </w:r>
    </w:p>
    <w:p w14:paraId="2B60600F" w14:textId="77777777" w:rsidR="00EA1B8B" w:rsidRPr="00486765" w:rsidRDefault="00EA1B8B" w:rsidP="00486765">
      <w:pPr>
        <w:ind w:left="720"/>
        <w:rPr>
          <w:sz w:val="22"/>
        </w:rPr>
      </w:pPr>
      <w:r w:rsidRPr="00486765">
        <w:rPr>
          <w:sz w:val="22"/>
        </w:rPr>
        <w:tab/>
      </w:r>
      <w:proofErr w:type="gramStart"/>
      <w:r w:rsidRPr="00486765">
        <w:rPr>
          <w:sz w:val="22"/>
        </w:rPr>
        <w:t>process</w:t>
      </w:r>
      <w:proofErr w:type="gramEnd"/>
    </w:p>
    <w:p w14:paraId="2B51E164" w14:textId="77777777" w:rsidR="008A6C9D" w:rsidRPr="00486765" w:rsidRDefault="008A6C9D">
      <w:pPr>
        <w:ind w:left="720"/>
        <w:rPr>
          <w:sz w:val="22"/>
        </w:rPr>
      </w:pPr>
      <w:r w:rsidRPr="00486765">
        <w:rPr>
          <w:sz w:val="22"/>
        </w:rPr>
        <w:tab/>
      </w:r>
      <w:r w:rsidRPr="00486765">
        <w:rPr>
          <w:sz w:val="22"/>
        </w:rPr>
        <w:tab/>
      </w:r>
      <w:proofErr w:type="gramStart"/>
      <w:r w:rsidRPr="00486765">
        <w:rPr>
          <w:sz w:val="22"/>
        </w:rPr>
        <w:t>process</w:t>
      </w:r>
      <w:proofErr w:type="gramEnd"/>
      <w:r w:rsidRPr="00486765">
        <w:rPr>
          <w:sz w:val="22"/>
        </w:rPr>
        <w:t xml:space="preserve"> profile</w:t>
      </w:r>
    </w:p>
    <w:p w14:paraId="7F40724F" w14:textId="77777777" w:rsidR="00EA1B8B" w:rsidRPr="00486765" w:rsidRDefault="00EA1B8B">
      <w:pPr>
        <w:ind w:left="720"/>
        <w:rPr>
          <w:sz w:val="22"/>
        </w:rPr>
      </w:pPr>
      <w:r w:rsidRPr="00486765">
        <w:rPr>
          <w:sz w:val="22"/>
        </w:rPr>
        <w:tab/>
      </w:r>
      <w:proofErr w:type="gramStart"/>
      <w:r w:rsidRPr="00486765">
        <w:rPr>
          <w:sz w:val="22"/>
        </w:rPr>
        <w:t>process</w:t>
      </w:r>
      <w:proofErr w:type="gramEnd"/>
      <w:r w:rsidRPr="00486765">
        <w:rPr>
          <w:sz w:val="22"/>
        </w:rPr>
        <w:t xml:space="preserve"> boundary</w:t>
      </w:r>
    </w:p>
    <w:p w14:paraId="666E3300" w14:textId="77777777" w:rsidR="00EA1B8B" w:rsidRPr="00486765" w:rsidRDefault="00EA1B8B">
      <w:pPr>
        <w:ind w:left="720"/>
        <w:rPr>
          <w:sz w:val="22"/>
        </w:rPr>
      </w:pPr>
      <w:r w:rsidRPr="00486765">
        <w:rPr>
          <w:b/>
          <w:bCs/>
          <w:sz w:val="22"/>
        </w:rPr>
        <w:tab/>
      </w:r>
      <w:proofErr w:type="gramStart"/>
      <w:r w:rsidRPr="00486765">
        <w:rPr>
          <w:sz w:val="22"/>
        </w:rPr>
        <w:t>temporal</w:t>
      </w:r>
      <w:proofErr w:type="gramEnd"/>
      <w:r w:rsidRPr="00486765">
        <w:rPr>
          <w:sz w:val="22"/>
        </w:rPr>
        <w:t xml:space="preserve"> region</w:t>
      </w:r>
    </w:p>
    <w:p w14:paraId="2CA7779E" w14:textId="77777777" w:rsidR="00EA1B8B" w:rsidRPr="00486765" w:rsidRDefault="00EA1B8B">
      <w:pPr>
        <w:ind w:left="720"/>
        <w:rPr>
          <w:sz w:val="22"/>
        </w:rPr>
      </w:pPr>
      <w:r w:rsidRPr="00486765">
        <w:rPr>
          <w:sz w:val="22"/>
        </w:rPr>
        <w:tab/>
      </w:r>
      <w:r w:rsidRPr="00486765">
        <w:rPr>
          <w:sz w:val="22"/>
        </w:rPr>
        <w:tab/>
      </w:r>
      <w:proofErr w:type="gramStart"/>
      <w:r w:rsidR="008A6C9D" w:rsidRPr="00486765">
        <w:rPr>
          <w:sz w:val="22"/>
        </w:rPr>
        <w:t>zero</w:t>
      </w:r>
      <w:proofErr w:type="gramEnd"/>
      <w:r w:rsidRPr="00486765">
        <w:rPr>
          <w:sz w:val="22"/>
        </w:rPr>
        <w:t xml:space="preserve">-dimensional temporal region </w:t>
      </w:r>
    </w:p>
    <w:p w14:paraId="2FA4C277" w14:textId="77777777" w:rsidR="00EA1B8B" w:rsidRPr="00486765" w:rsidRDefault="008A6C9D" w:rsidP="00486765">
      <w:pPr>
        <w:ind w:left="1440" w:firstLine="720"/>
        <w:rPr>
          <w:sz w:val="22"/>
        </w:rPr>
      </w:pPr>
      <w:proofErr w:type="gramStart"/>
      <w:r w:rsidRPr="00486765">
        <w:rPr>
          <w:sz w:val="22"/>
        </w:rPr>
        <w:t>one</w:t>
      </w:r>
      <w:proofErr w:type="gramEnd"/>
      <w:r w:rsidR="00EA1B8B" w:rsidRPr="00486765">
        <w:rPr>
          <w:sz w:val="22"/>
        </w:rPr>
        <w:t xml:space="preserve">-dimensional temporal region </w:t>
      </w:r>
    </w:p>
    <w:p w14:paraId="5EC50F71" w14:textId="77777777" w:rsidR="00EA1B8B" w:rsidRPr="00486765" w:rsidRDefault="00EA1B8B" w:rsidP="00486765">
      <w:pPr>
        <w:ind w:left="1440"/>
        <w:rPr>
          <w:sz w:val="22"/>
        </w:rPr>
      </w:pPr>
      <w:proofErr w:type="gramStart"/>
      <w:r w:rsidRPr="00486765">
        <w:rPr>
          <w:sz w:val="22"/>
        </w:rPr>
        <w:t>spatiotemporal</w:t>
      </w:r>
      <w:proofErr w:type="gramEnd"/>
      <w:r w:rsidRPr="00486765">
        <w:rPr>
          <w:sz w:val="22"/>
        </w:rPr>
        <w:t xml:space="preserve"> region</w:t>
      </w:r>
    </w:p>
    <w:p w14:paraId="7A509F66" w14:textId="53916FCF" w:rsidR="00EA1B8B" w:rsidRPr="00486765" w:rsidRDefault="00EA1B8B">
      <w:pPr>
        <w:rPr>
          <w:sz w:val="22"/>
        </w:rPr>
      </w:pPr>
    </w:p>
    <w:p w14:paraId="01FFF39C" w14:textId="77777777" w:rsidR="0091677C" w:rsidRPr="00B56876" w:rsidRDefault="00CB2DD1" w:rsidP="00486765">
      <w:pPr>
        <w:rPr>
          <w:b/>
        </w:rPr>
      </w:pPr>
      <w:r w:rsidRPr="00486765">
        <w:rPr>
          <w:b/>
          <w:sz w:val="22"/>
        </w:rPr>
        <w:t>Projection r</w:t>
      </w:r>
      <w:r w:rsidR="003E0C5C" w:rsidRPr="00486765">
        <w:rPr>
          <w:b/>
          <w:sz w:val="22"/>
        </w:rPr>
        <w:t>elations</w:t>
      </w:r>
    </w:p>
    <w:p w14:paraId="5796D36C" w14:textId="77777777" w:rsidR="0046137A" w:rsidRPr="00486765" w:rsidRDefault="0046137A" w:rsidP="00687850">
      <w:pPr>
        <w:rPr>
          <w:b/>
          <w:sz w:val="22"/>
        </w:rPr>
      </w:pPr>
    </w:p>
    <w:p w14:paraId="53315C58" w14:textId="44B10777" w:rsidR="004558A1" w:rsidRPr="006D323D" w:rsidRDefault="00B538E9" w:rsidP="00486765">
      <w:pPr>
        <w:pStyle w:val="Specification"/>
        <w:rPr>
          <w:sz w:val="22"/>
        </w:rPr>
      </w:pPr>
      <w:proofErr w:type="gramStart"/>
      <w:ins w:id="619" w:author="Jonathan Bona" w:date="2012-05-04T15:08:00Z">
        <w:r w:rsidRPr="00B538E9">
          <w:rPr>
            <w:rStyle w:val="Annotation"/>
            <w:rPrChange w:id="620" w:author="Jonathan Bona" w:date="2012-05-04T15:08:00Z">
              <w:rPr>
                <w:rStyle w:val="SpecificationType"/>
                <w:sz w:val="22"/>
              </w:rPr>
            </w:rPrChange>
          </w:rPr>
          <w:t>a</w:t>
        </w:r>
        <w:proofErr w:type="gramEnd"/>
        <w:r w:rsidRPr="00B538E9">
          <w:rPr>
            <w:rStyle w:val="Annotation"/>
            <w:rPrChange w:id="621" w:author="Jonathan Bona" w:date="2012-05-04T15:08:00Z">
              <w:rPr>
                <w:rStyle w:val="SpecificationType"/>
                <w:sz w:val="22"/>
              </w:rPr>
            </w:rPrChange>
          </w:rPr>
          <w:t>(</w:t>
        </w:r>
        <w:proofErr w:type="spellStart"/>
        <w:r w:rsidRPr="00B538E9">
          <w:rPr>
            <w:rStyle w:val="Annotation"/>
            <w:rPrChange w:id="622" w:author="Jonathan Bona" w:date="2012-05-04T15:08:00Z">
              <w:rPr>
                <w:rStyle w:val="SpecificationType"/>
                <w:sz w:val="22"/>
              </w:rPr>
            </w:rPrChange>
          </w:rPr>
          <w:t>projects_onto</w:t>
        </w:r>
        <w:proofErr w:type="spellEnd"/>
        <w:r w:rsidRPr="00B538E9">
          <w:rPr>
            <w:rStyle w:val="Annotation"/>
            <w:rPrChange w:id="623" w:author="Jonathan Bona" w:date="2012-05-04T15:08:00Z">
              <w:rPr>
                <w:rStyle w:val="SpecificationType"/>
                <w:sz w:val="22"/>
              </w:rPr>
            </w:rPrChange>
          </w:rPr>
          <w:t>)[</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each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5B0184"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8E09E5" w:rsidRPr="00486765">
        <w:rPr>
          <w:sz w:val="22"/>
        </w:rPr>
        <w:t xml:space="preserve">some </w:t>
      </w:r>
      <w:r w:rsidR="005B0184" w:rsidRPr="00486765">
        <w:rPr>
          <w:sz w:val="22"/>
        </w:rPr>
        <w:t>temporal region</w:t>
      </w:r>
      <w:r w:rsidR="008E09E5" w:rsidRPr="00486765">
        <w:rPr>
          <w:sz w:val="22"/>
        </w:rPr>
        <w:t xml:space="preserve"> </w:t>
      </w:r>
      <w:r w:rsidR="008E09E5" w:rsidRPr="00486765">
        <w:rPr>
          <w:i/>
          <w:sz w:val="22"/>
        </w:rPr>
        <w:t xml:space="preserve">t </w:t>
      </w:r>
      <w:r w:rsidR="008E09E5" w:rsidRPr="00486765">
        <w:rPr>
          <w:sz w:val="22"/>
        </w:rPr>
        <w:t xml:space="preserve">is to say that </w:t>
      </w:r>
      <w:r w:rsidR="008E09E5" w:rsidRPr="00486765">
        <w:rPr>
          <w:i/>
          <w:sz w:val="22"/>
        </w:rPr>
        <w:t xml:space="preserve">t </w:t>
      </w:r>
      <w:r w:rsidR="008E09E5" w:rsidRPr="00486765">
        <w:rPr>
          <w:sz w:val="22"/>
        </w:rPr>
        <w:t xml:space="preserve">serves as the temporal extension of </w:t>
      </w:r>
      <w:r w:rsidR="008E09E5" w:rsidRPr="00486765">
        <w:rPr>
          <w:i/>
          <w:sz w:val="22"/>
        </w:rPr>
        <w:t>r.</w:t>
      </w:r>
      <w:r w:rsidR="006D323D">
        <w:rPr>
          <w:sz w:val="22"/>
        </w:rPr>
        <w:t xml:space="preserve"> [080-001]</w:t>
      </w:r>
      <w:ins w:id="624" w:author="Jonathan Bona" w:date="2012-05-04T15:08:00Z">
        <w:r w:rsidRPr="00B538E9">
          <w:rPr>
            <w:rStyle w:val="Annotation"/>
            <w:rPrChange w:id="625" w:author="Jonathan Bona" w:date="2012-05-04T15:08:00Z">
              <w:rPr>
                <w:sz w:val="22"/>
              </w:rPr>
            </w:rPrChange>
          </w:rPr>
          <w:t>]</w:t>
        </w:r>
      </w:ins>
    </w:p>
    <w:p w14:paraId="2EF4EC69" w14:textId="5BA3A9DE" w:rsidR="008E09E5" w:rsidRPr="00B23775" w:rsidRDefault="00B538E9">
      <w:pPr>
        <w:pStyle w:val="Specification"/>
        <w:rPr>
          <w:sz w:val="22"/>
        </w:rPr>
      </w:pPr>
      <w:proofErr w:type="gramStart"/>
      <w:ins w:id="626" w:author="Jonathan Bona" w:date="2012-05-04T15:08:00Z">
        <w:r w:rsidRPr="007539EB">
          <w:rPr>
            <w:rStyle w:val="Annotation"/>
          </w:rPr>
          <w:lastRenderedPageBreak/>
          <w:t>a</w:t>
        </w:r>
        <w:proofErr w:type="gramEnd"/>
        <w:r w:rsidRPr="007539EB">
          <w:rPr>
            <w:rStyle w:val="Annotation"/>
          </w:rPr>
          <w:t>(</w:t>
        </w:r>
        <w:proofErr w:type="spellStart"/>
        <w:r w:rsidRPr="007539EB">
          <w:rPr>
            <w:rStyle w:val="Annotation"/>
          </w:rPr>
          <w:t>projects_onto</w:t>
        </w:r>
        <w:proofErr w:type="spellEnd"/>
        <w:r w:rsidRPr="007539EB">
          <w:rPr>
            <w:rStyle w:val="Annotation"/>
          </w:rPr>
          <w:t>)[</w:t>
        </w:r>
      </w:ins>
      <w:r w:rsidR="00023196" w:rsidRPr="00486765">
        <w:rPr>
          <w:rStyle w:val="SpecificationType"/>
          <w:sz w:val="22"/>
        </w:rPr>
        <w:t>Elucidation</w:t>
      </w:r>
      <w:r w:rsidR="00023196" w:rsidRPr="00486765">
        <w:rPr>
          <w:sz w:val="22"/>
        </w:rPr>
        <w:t xml:space="preserve">: </w:t>
      </w:r>
      <w:r w:rsidR="008E09E5" w:rsidRPr="00486765">
        <w:rPr>
          <w:sz w:val="22"/>
        </w:rPr>
        <w:t xml:space="preserve">To say that </w:t>
      </w:r>
      <w:r w:rsidR="005B0184" w:rsidRPr="00486765">
        <w:rPr>
          <w:sz w:val="22"/>
        </w:rPr>
        <w:t>spatiotemporal region</w:t>
      </w:r>
      <w:r w:rsidR="00C0143F" w:rsidRPr="00486765">
        <w:rPr>
          <w:sz w:val="22"/>
        </w:rPr>
        <w:t xml:space="preserve"> </w:t>
      </w:r>
      <w:r w:rsidR="008E09E5" w:rsidRPr="00486765">
        <w:rPr>
          <w:i/>
          <w:sz w:val="22"/>
        </w:rPr>
        <w:t xml:space="preserve">r </w:t>
      </w:r>
      <w:proofErr w:type="spellStart"/>
      <w:r w:rsidR="00203208" w:rsidRPr="00486765">
        <w:rPr>
          <w:b/>
          <w:sz w:val="22"/>
        </w:rPr>
        <w:t>projects_</w:t>
      </w:r>
      <w:r w:rsidR="004558A1" w:rsidRPr="00486765">
        <w:rPr>
          <w:b/>
          <w:sz w:val="22"/>
        </w:rPr>
        <w:t>on</w:t>
      </w:r>
      <w:r w:rsidR="005B0184" w:rsidRPr="00486765">
        <w:rPr>
          <w:b/>
          <w:sz w:val="22"/>
        </w:rPr>
        <w:t>to</w:t>
      </w:r>
      <w:proofErr w:type="spellEnd"/>
      <w:r w:rsidR="00C0143F" w:rsidRPr="00486765">
        <w:rPr>
          <w:b/>
          <w:sz w:val="22"/>
        </w:rPr>
        <w:t xml:space="preserve"> </w:t>
      </w:r>
      <w:r w:rsidR="005B0184" w:rsidRPr="00486765">
        <w:rPr>
          <w:sz w:val="22"/>
        </w:rPr>
        <w:t>spatial region</w:t>
      </w:r>
      <w:r w:rsidR="00C0143F" w:rsidRPr="00486765">
        <w:rPr>
          <w:sz w:val="22"/>
        </w:rPr>
        <w:t xml:space="preserve"> </w:t>
      </w:r>
      <w:r w:rsidR="008E09E5" w:rsidRPr="00486765">
        <w:rPr>
          <w:i/>
          <w:sz w:val="22"/>
        </w:rPr>
        <w:t xml:space="preserve">s </w:t>
      </w:r>
      <w:r w:rsidR="004558A1" w:rsidRPr="00486765">
        <w:rPr>
          <w:b/>
          <w:sz w:val="22"/>
        </w:rPr>
        <w:t>at</w:t>
      </w:r>
      <w:r w:rsidR="00C0143F" w:rsidRPr="00486765">
        <w:rPr>
          <w:b/>
          <w:sz w:val="22"/>
        </w:rPr>
        <w:t xml:space="preserve"> </w:t>
      </w:r>
      <w:r w:rsidR="004558A1" w:rsidRPr="00486765">
        <w:rPr>
          <w:i/>
          <w:sz w:val="22"/>
        </w:rPr>
        <w:t>t</w:t>
      </w:r>
      <w:r w:rsidR="008E09E5" w:rsidRPr="00486765">
        <w:rPr>
          <w:i/>
          <w:sz w:val="22"/>
        </w:rPr>
        <w:t xml:space="preserve"> </w:t>
      </w:r>
      <w:r w:rsidR="008E09E5" w:rsidRPr="00486765">
        <w:rPr>
          <w:sz w:val="22"/>
        </w:rPr>
        <w:t xml:space="preserve">is to say that </w:t>
      </w:r>
      <w:r w:rsidR="008E09E5" w:rsidRPr="00486765">
        <w:rPr>
          <w:i/>
          <w:sz w:val="22"/>
        </w:rPr>
        <w:t xml:space="preserve">s </w:t>
      </w:r>
      <w:r w:rsidR="008E09E5" w:rsidRPr="00486765">
        <w:rPr>
          <w:sz w:val="22"/>
        </w:rPr>
        <w:t xml:space="preserve">serves as the spatial extent of </w:t>
      </w:r>
      <w:r w:rsidR="008E09E5" w:rsidRPr="00486765">
        <w:rPr>
          <w:i/>
          <w:sz w:val="22"/>
        </w:rPr>
        <w:t xml:space="preserve">r </w:t>
      </w:r>
      <w:r w:rsidR="008E09E5" w:rsidRPr="00486765">
        <w:rPr>
          <w:b/>
          <w:sz w:val="22"/>
        </w:rPr>
        <w:t xml:space="preserve">at </w:t>
      </w:r>
      <w:r w:rsidR="008E09E5" w:rsidRPr="00486765">
        <w:rPr>
          <w:i/>
          <w:sz w:val="22"/>
        </w:rPr>
        <w:t>t.</w:t>
      </w:r>
      <w:r w:rsidR="006D323D">
        <w:rPr>
          <w:sz w:val="22"/>
        </w:rPr>
        <w:t xml:space="preserve"> [081-001]</w:t>
      </w:r>
      <w:ins w:id="627" w:author="Jonathan Bona" w:date="2012-05-04T15:08:00Z">
        <w:r w:rsidRPr="00B538E9">
          <w:rPr>
            <w:rStyle w:val="Annotation"/>
            <w:rPrChange w:id="628" w:author="Jonathan Bona" w:date="2012-05-04T15:08:00Z">
              <w:rPr>
                <w:sz w:val="22"/>
              </w:rPr>
            </w:rPrChange>
          </w:rPr>
          <w:t>]</w:t>
        </w:r>
      </w:ins>
    </w:p>
    <w:p w14:paraId="5E697BF4" w14:textId="77777777" w:rsidR="008E09E5" w:rsidRPr="004C5178" w:rsidRDefault="008E09E5" w:rsidP="00486765"/>
    <w:p w14:paraId="05CB2C27" w14:textId="1A07577C" w:rsidR="008E09E5" w:rsidRPr="00B56876" w:rsidRDefault="008E09E5" w:rsidP="00486765">
      <w:pPr>
        <w:rPr>
          <w:shd w:val="clear" w:color="auto" w:fill="FFFFFF"/>
        </w:rPr>
      </w:pPr>
      <w:bookmarkStart w:id="629" w:name="_Toc313270725"/>
      <w:r w:rsidRPr="00486765">
        <w:rPr>
          <w:sz w:val="22"/>
          <w:shd w:val="clear" w:color="auto" w:fill="FFFFFF"/>
        </w:rPr>
        <w:t xml:space="preserve">Every </w:t>
      </w:r>
      <w:proofErr w:type="spellStart"/>
      <w:r w:rsidRPr="00486765">
        <w:rPr>
          <w:sz w:val="22"/>
          <w:shd w:val="clear" w:color="auto" w:fill="FFFFFF"/>
        </w:rPr>
        <w:t>spatiotempoeral</w:t>
      </w:r>
      <w:proofErr w:type="spellEnd"/>
      <w:r w:rsidRPr="00486765">
        <w:rPr>
          <w:sz w:val="22"/>
          <w:shd w:val="clear" w:color="auto" w:fill="FFFFFF"/>
        </w:rPr>
        <w:t xml:space="preserve"> region projects onto some time region, and at every time instant within its extent onto some spatial region (all of this relative to some frame).</w:t>
      </w:r>
    </w:p>
    <w:p w14:paraId="25E32EE3" w14:textId="77777777" w:rsidR="004558A1" w:rsidRPr="00486765" w:rsidRDefault="00CB2DD1" w:rsidP="00486765">
      <w:pPr>
        <w:pStyle w:val="Heading2"/>
        <w:rPr>
          <w:sz w:val="24"/>
          <w:shd w:val="clear" w:color="auto" w:fill="FFFFFF"/>
        </w:rPr>
      </w:pPr>
      <w:bookmarkStart w:id="630" w:name="_Toc319326130"/>
      <w:r w:rsidRPr="00486765">
        <w:rPr>
          <w:sz w:val="24"/>
          <w:shd w:val="clear" w:color="auto" w:fill="FFFFFF"/>
        </w:rPr>
        <w:t>Occupies relation</w:t>
      </w:r>
      <w:bookmarkEnd w:id="629"/>
      <w:bookmarkEnd w:id="630"/>
    </w:p>
    <w:p w14:paraId="178A7510" w14:textId="77777777" w:rsidR="008A5BDC" w:rsidRPr="00486765" w:rsidRDefault="008A5BDC" w:rsidP="00486765">
      <w:pPr>
        <w:rPr>
          <w:sz w:val="22"/>
        </w:rPr>
      </w:pPr>
    </w:p>
    <w:p w14:paraId="35B99BF0" w14:textId="27C0087A" w:rsidR="008A5BDC" w:rsidRPr="00486765" w:rsidRDefault="00B538E9" w:rsidP="00486765">
      <w:pPr>
        <w:pStyle w:val="Specification"/>
        <w:rPr>
          <w:rStyle w:val="apple-style-span"/>
          <w:rFonts w:eastAsiaTheme="majorEastAsia" w:cstheme="majorBidi"/>
          <w:b/>
          <w:bCs/>
          <w:color w:val="4F81BD" w:themeColor="accent1"/>
          <w:szCs w:val="26"/>
        </w:rPr>
      </w:pPr>
      <w:proofErr w:type="gramStart"/>
      <w:ins w:id="631" w:author="Jonathan Bona" w:date="2012-05-04T15:08:00Z">
        <w:r>
          <w:rPr>
            <w:rStyle w:val="Annotation"/>
          </w:rPr>
          <w:t>a</w:t>
        </w:r>
        <w:proofErr w:type="gramEnd"/>
        <w:r>
          <w:rPr>
            <w:rStyle w:val="Annotation"/>
          </w:rPr>
          <w:t>(occupies</w:t>
        </w:r>
        <w:r w:rsidRPr="007539EB">
          <w:rPr>
            <w:rStyle w:val="Annotation"/>
          </w:rPr>
          <w:t>)[</w:t>
        </w:r>
      </w:ins>
      <w:r w:rsidR="00236D40" w:rsidRPr="00486765">
        <w:rPr>
          <w:rStyle w:val="SpecificationType"/>
          <w:sz w:val="22"/>
        </w:rPr>
        <w:t>Elucidation</w:t>
      </w:r>
      <w:r w:rsidR="00236D40" w:rsidRPr="00486765">
        <w:rPr>
          <w:sz w:val="22"/>
        </w:rPr>
        <w:t>:</w:t>
      </w:r>
      <w:r w:rsidR="008A5BDC" w:rsidRPr="00486765">
        <w:rPr>
          <w:sz w:val="22"/>
        </w:rPr>
        <w:t xml:space="preserve"> </w:t>
      </w:r>
      <w:r w:rsidR="008A5BDC" w:rsidRPr="00486765">
        <w:rPr>
          <w:rStyle w:val="Emphasis"/>
          <w:iCs w:val="0"/>
          <w:sz w:val="22"/>
        </w:rPr>
        <w:t>a</w:t>
      </w:r>
      <w:r w:rsidR="008A5BDC" w:rsidRPr="00486765">
        <w:rPr>
          <w:rStyle w:val="apple-converted-space"/>
          <w:i/>
          <w:sz w:val="22"/>
        </w:rPr>
        <w:t> </w:t>
      </w:r>
      <w:r w:rsidR="008A5BDC" w:rsidRPr="00486765">
        <w:rPr>
          <w:rStyle w:val="Strong"/>
          <w:bCs w:val="0"/>
          <w:sz w:val="22"/>
        </w:rPr>
        <w:t>occupies</w:t>
      </w:r>
      <w:r w:rsidR="00C0143F" w:rsidRPr="00486765">
        <w:rPr>
          <w:rStyle w:val="Strong"/>
          <w:b w:val="0"/>
          <w:bCs w:val="0"/>
          <w:sz w:val="22"/>
        </w:rPr>
        <w:t xml:space="preserve"> </w:t>
      </w:r>
      <w:r w:rsidR="008A5BDC" w:rsidRPr="00486765">
        <w:rPr>
          <w:rStyle w:val="Emphasis"/>
          <w:iCs w:val="0"/>
          <w:sz w:val="22"/>
        </w:rPr>
        <w:t>r</w:t>
      </w:r>
      <w:r w:rsidR="008A5BDC" w:rsidRPr="00486765">
        <w:rPr>
          <w:rStyle w:val="Emphasis"/>
          <w:i w:val="0"/>
          <w:iCs w:val="0"/>
          <w:sz w:val="22"/>
        </w:rPr>
        <w:t>.</w:t>
      </w:r>
      <w:r w:rsidR="008A5BDC" w:rsidRPr="00486765">
        <w:rPr>
          <w:rStyle w:val="apple-converted-space"/>
          <w:sz w:val="22"/>
        </w:rPr>
        <w:t> </w:t>
      </w:r>
      <w:r w:rsidR="008A5BDC" w:rsidRPr="00486765">
        <w:rPr>
          <w:rStyle w:val="apple-style-span"/>
          <w:sz w:val="22"/>
        </w:rPr>
        <w:t xml:space="preserve">This is a primitive relation between an </w:t>
      </w:r>
      <w:proofErr w:type="spellStart"/>
      <w:r w:rsidR="00FB129B" w:rsidRPr="00486765">
        <w:rPr>
          <w:rStyle w:val="apple-style-span"/>
          <w:i/>
          <w:sz w:val="22"/>
        </w:rPr>
        <w:t>occurrent</w:t>
      </w:r>
      <w:proofErr w:type="spellEnd"/>
      <w:r w:rsidR="008A5BDC" w:rsidRPr="00486765">
        <w:rPr>
          <w:rStyle w:val="apple-style-span"/>
          <w:sz w:val="22"/>
        </w:rPr>
        <w:t xml:space="preserve"> and a </w:t>
      </w:r>
      <w:r w:rsidR="008A5BDC" w:rsidRPr="00486765">
        <w:rPr>
          <w:rStyle w:val="apple-style-span"/>
          <w:i/>
          <w:sz w:val="22"/>
        </w:rPr>
        <w:t>temporal</w:t>
      </w:r>
      <w:r w:rsidR="008A5BDC" w:rsidRPr="00486765">
        <w:rPr>
          <w:rStyle w:val="apple-style-span"/>
          <w:sz w:val="22"/>
        </w:rPr>
        <w:t xml:space="preserve"> </w:t>
      </w:r>
      <w:r w:rsidR="008A5BDC" w:rsidRPr="00486765">
        <w:rPr>
          <w:rStyle w:val="apple-style-span"/>
          <w:i/>
          <w:sz w:val="22"/>
        </w:rPr>
        <w:t xml:space="preserve">or spatiotemporal </w:t>
      </w:r>
      <w:proofErr w:type="gramStart"/>
      <w:r w:rsidR="008A5BDC" w:rsidRPr="00486765">
        <w:rPr>
          <w:rStyle w:val="apple-style-span"/>
          <w:i/>
          <w:sz w:val="22"/>
        </w:rPr>
        <w:t>region</w:t>
      </w:r>
      <w:r w:rsidR="008A5BDC" w:rsidRPr="00486765">
        <w:rPr>
          <w:rStyle w:val="apple-style-span"/>
          <w:sz w:val="22"/>
        </w:rPr>
        <w:t xml:space="preserve"> which</w:t>
      </w:r>
      <w:proofErr w:type="gramEnd"/>
      <w:r w:rsidR="008A5BDC" w:rsidRPr="00486765">
        <w:rPr>
          <w:rStyle w:val="apple-style-span"/>
          <w:sz w:val="22"/>
        </w:rPr>
        <w:t xml:space="preserve"> it </w:t>
      </w:r>
      <w:r w:rsidR="00EA1B8B" w:rsidRPr="00486765">
        <w:rPr>
          <w:rStyle w:val="apple-style-span"/>
          <w:sz w:val="22"/>
        </w:rPr>
        <w:t xml:space="preserve">exactly </w:t>
      </w:r>
      <w:r w:rsidR="008A5BDC" w:rsidRPr="00486765">
        <w:rPr>
          <w:rStyle w:val="apple-style-span"/>
          <w:sz w:val="22"/>
        </w:rPr>
        <w:t xml:space="preserve">occupies. </w:t>
      </w:r>
      <w:r w:rsidR="006D323D">
        <w:rPr>
          <w:rStyle w:val="apple-style-span"/>
          <w:sz w:val="22"/>
        </w:rPr>
        <w:t>[082-001]</w:t>
      </w:r>
      <w:ins w:id="632" w:author="Jonathan Bona" w:date="2012-05-04T15:09:00Z">
        <w:r w:rsidRPr="00B538E9">
          <w:rPr>
            <w:rStyle w:val="Annotation"/>
            <w:rPrChange w:id="633" w:author="Jonathan Bona" w:date="2012-05-04T15:09:00Z">
              <w:rPr>
                <w:rStyle w:val="apple-style-span"/>
                <w:sz w:val="22"/>
              </w:rPr>
            </w:rPrChange>
          </w:rPr>
          <w:t>]</w:t>
        </w:r>
      </w:ins>
    </w:p>
    <w:p w14:paraId="2CA017B6" w14:textId="77777777" w:rsidR="008A5BDC" w:rsidRPr="00486765" w:rsidRDefault="008A5BDC" w:rsidP="00486765">
      <w:pPr>
        <w:rPr>
          <w:rStyle w:val="apple-style-span"/>
          <w:color w:val="000000"/>
          <w:sz w:val="22"/>
          <w:szCs w:val="23"/>
          <w:shd w:val="clear" w:color="auto" w:fill="FFFFFF"/>
        </w:rPr>
      </w:pPr>
    </w:p>
    <w:p w14:paraId="14BA6C93" w14:textId="77777777" w:rsidR="008A5BDC" w:rsidRPr="00486765" w:rsidRDefault="008A5BDC">
      <w:pPr>
        <w:rPr>
          <w:b/>
          <w:sz w:val="22"/>
        </w:rPr>
      </w:pPr>
      <w:proofErr w:type="gramStart"/>
      <w:r w:rsidRPr="00486765">
        <w:rPr>
          <w:sz w:val="22"/>
        </w:rPr>
        <w:t xml:space="preserve">The </w:t>
      </w:r>
      <w:r w:rsidRPr="00486765">
        <w:rPr>
          <w:b/>
          <w:sz w:val="22"/>
        </w:rPr>
        <w:t>occupies</w:t>
      </w:r>
      <w:proofErr w:type="gramEnd"/>
      <w:r w:rsidRPr="00486765">
        <w:rPr>
          <w:sz w:val="22"/>
        </w:rPr>
        <w:t xml:space="preserve"> relation is the counterpart, on the </w:t>
      </w:r>
      <w:proofErr w:type="spellStart"/>
      <w:r w:rsidR="00FB129B" w:rsidRPr="00486765">
        <w:rPr>
          <w:i/>
          <w:sz w:val="22"/>
        </w:rPr>
        <w:t>occurrent</w:t>
      </w:r>
      <w:proofErr w:type="spellEnd"/>
      <w:r w:rsidRPr="00486765">
        <w:rPr>
          <w:sz w:val="22"/>
        </w:rPr>
        <w:t xml:space="preserve"> side, of the relation </w:t>
      </w:r>
      <w:proofErr w:type="spellStart"/>
      <w:r w:rsidRPr="00486765">
        <w:rPr>
          <w:b/>
          <w:sz w:val="22"/>
        </w:rPr>
        <w:t>located_at</w:t>
      </w:r>
      <w:proofErr w:type="spellEnd"/>
      <w:r w:rsidRPr="00486765">
        <w:rPr>
          <w:b/>
          <w:sz w:val="22"/>
        </w:rPr>
        <w:t xml:space="preserve">. </w:t>
      </w:r>
    </w:p>
    <w:p w14:paraId="4893E374" w14:textId="77777777" w:rsidR="004558A1" w:rsidRPr="00486765" w:rsidRDefault="004558A1">
      <w:pPr>
        <w:rPr>
          <w:sz w:val="22"/>
        </w:rPr>
      </w:pPr>
    </w:p>
    <w:p w14:paraId="6C89BCDE" w14:textId="77777777" w:rsidR="008A5BDC" w:rsidRPr="00486765" w:rsidRDefault="00DA3A75">
      <w:pPr>
        <w:rPr>
          <w:b/>
          <w:sz w:val="22"/>
        </w:rPr>
      </w:pPr>
      <w:r w:rsidRPr="00486765">
        <w:rPr>
          <w:b/>
          <w:sz w:val="22"/>
        </w:rPr>
        <w:t>Histories</w:t>
      </w:r>
    </w:p>
    <w:p w14:paraId="7B1F87C8" w14:textId="50EA4EE0" w:rsidR="00D61998" w:rsidRPr="00486765" w:rsidRDefault="00EA1B8B">
      <w:pPr>
        <w:rPr>
          <w:sz w:val="22"/>
        </w:rPr>
      </w:pPr>
      <w:r w:rsidRPr="00486765">
        <w:rPr>
          <w:sz w:val="22"/>
        </w:rPr>
        <w:t xml:space="preserve">The </w:t>
      </w:r>
      <w:r w:rsidR="00DA3A75" w:rsidRPr="00486765">
        <w:rPr>
          <w:i/>
          <w:sz w:val="22"/>
        </w:rPr>
        <w:t>history</w:t>
      </w:r>
      <w:r w:rsidR="00DA3A75" w:rsidRPr="00486765">
        <w:rPr>
          <w:sz w:val="22"/>
        </w:rPr>
        <w:t xml:space="preserve"> </w:t>
      </w:r>
      <w:r w:rsidRPr="00486765">
        <w:rPr>
          <w:sz w:val="22"/>
        </w:rPr>
        <w:t xml:space="preserve">of a </w:t>
      </w:r>
      <w:r w:rsidRPr="00486765">
        <w:rPr>
          <w:i/>
          <w:sz w:val="22"/>
        </w:rPr>
        <w:t>material entity</w:t>
      </w:r>
      <w:r w:rsidRPr="00486765">
        <w:rPr>
          <w:sz w:val="22"/>
        </w:rPr>
        <w:t xml:space="preserve"> is the totality of processes taking place in the spatiotemporal region </w:t>
      </w:r>
      <w:r w:rsidRPr="00486765">
        <w:rPr>
          <w:b/>
          <w:sz w:val="22"/>
        </w:rPr>
        <w:t xml:space="preserve">occupied </w:t>
      </w:r>
      <w:r w:rsidR="00151755" w:rsidRPr="00486765">
        <w:rPr>
          <w:sz w:val="22"/>
        </w:rPr>
        <w:t>by the</w:t>
      </w:r>
      <w:r w:rsidR="00D61998" w:rsidRPr="00486765">
        <w:rPr>
          <w:sz w:val="22"/>
        </w:rPr>
        <w:t xml:space="preserve"> </w:t>
      </w:r>
      <w:r w:rsidRPr="00486765">
        <w:rPr>
          <w:i/>
          <w:sz w:val="22"/>
        </w:rPr>
        <w:t>entity</w:t>
      </w:r>
      <w:r w:rsidR="00D61998" w:rsidRPr="00486765">
        <w:rPr>
          <w:sz w:val="22"/>
        </w:rPr>
        <w:t>, including processes on the surface of the entity or within the cavities to which it serves as host. (See the OGMS definition of ‘</w:t>
      </w:r>
      <w:hyperlink r:id="rId33" w:history="1">
        <w:r w:rsidR="00D61998" w:rsidRPr="00486765">
          <w:rPr>
            <w:rStyle w:val="Hyperlink"/>
            <w:i/>
            <w:sz w:val="22"/>
            <w:szCs w:val="23"/>
          </w:rPr>
          <w:t>extended organism</w:t>
        </w:r>
      </w:hyperlink>
      <w:r w:rsidR="00D61998" w:rsidRPr="00486765">
        <w:rPr>
          <w:sz w:val="22"/>
        </w:rPr>
        <w:t>’</w:t>
      </w:r>
      <w:r w:rsidR="00443209" w:rsidRPr="00486765">
        <w:rPr>
          <w:sz w:val="22"/>
        </w:rPr>
        <w:t xml:space="preserve"> and also the treatment of </w:t>
      </w:r>
      <w:proofErr w:type="spellStart"/>
      <w:r w:rsidR="00443209" w:rsidRPr="00486765">
        <w:rPr>
          <w:sz w:val="22"/>
        </w:rPr>
        <w:t>embryontology</w:t>
      </w:r>
      <w:proofErr w:type="spellEnd"/>
      <w:r w:rsidR="00443209" w:rsidRPr="00486765">
        <w:rPr>
          <w:sz w:val="22"/>
        </w:rPr>
        <w:t xml:space="preserve"> in [</w:t>
      </w:r>
      <w:r w:rsidR="00443209" w:rsidRPr="00486765">
        <w:rPr>
          <w:sz w:val="22"/>
        </w:rPr>
        <w:fldChar w:fldCharType="begin"/>
      </w:r>
      <w:r w:rsidR="00443209" w:rsidRPr="00486765">
        <w:rPr>
          <w:sz w:val="22"/>
        </w:rPr>
        <w:instrText xml:space="preserve"> REF _Hlk47849653 \r \h </w:instrText>
      </w:r>
      <w:r w:rsidR="001C5CAA">
        <w:rPr>
          <w:sz w:val="22"/>
        </w:rPr>
        <w:instrText xml:space="preserve"> \* MERGEFORMAT </w:instrText>
      </w:r>
      <w:r w:rsidR="00443209" w:rsidRPr="00486765">
        <w:rPr>
          <w:sz w:val="22"/>
        </w:rPr>
      </w:r>
      <w:r w:rsidR="00443209" w:rsidRPr="00486765">
        <w:rPr>
          <w:sz w:val="22"/>
        </w:rPr>
        <w:fldChar w:fldCharType="separate"/>
      </w:r>
      <w:r w:rsidR="00B60214">
        <w:rPr>
          <w:sz w:val="22"/>
        </w:rPr>
        <w:t>13</w:t>
      </w:r>
      <w:r w:rsidR="00443209" w:rsidRPr="00486765">
        <w:rPr>
          <w:sz w:val="22"/>
        </w:rPr>
        <w:fldChar w:fldCharType="end"/>
      </w:r>
      <w:r w:rsidR="00443209" w:rsidRPr="00486765">
        <w:rPr>
          <w:sz w:val="22"/>
        </w:rPr>
        <w:t>]</w:t>
      </w:r>
      <w:r w:rsidR="00D61998" w:rsidRPr="00486765">
        <w:rPr>
          <w:sz w:val="22"/>
        </w:rPr>
        <w:t>.)</w:t>
      </w:r>
      <w:r w:rsidR="00400CAF" w:rsidRPr="00486765">
        <w:rPr>
          <w:sz w:val="22"/>
        </w:rPr>
        <w:t xml:space="preserve"> The history of a </w:t>
      </w:r>
      <w:r w:rsidR="00400CAF" w:rsidRPr="00486765">
        <w:rPr>
          <w:i/>
          <w:sz w:val="22"/>
        </w:rPr>
        <w:t xml:space="preserve">material entity </w:t>
      </w:r>
      <w:r w:rsidR="00400CAF" w:rsidRPr="00486765">
        <w:rPr>
          <w:sz w:val="22"/>
        </w:rPr>
        <w:t>will include, on the above account, the movements of neutrinos within the interior of the entity as they pass through.</w:t>
      </w:r>
    </w:p>
    <w:p w14:paraId="04F1ED16" w14:textId="47E0CD21" w:rsidR="008F78EA" w:rsidRPr="00486765" w:rsidRDefault="006B7E33">
      <w:pPr>
        <w:rPr>
          <w:sz w:val="22"/>
        </w:rPr>
      </w:pPr>
      <w:r w:rsidRPr="00486765">
        <w:rPr>
          <w:sz w:val="22"/>
        </w:rPr>
        <w:t xml:space="preserve">Synonyms of </w:t>
      </w:r>
      <w:r w:rsidRPr="00486765">
        <w:rPr>
          <w:i/>
          <w:sz w:val="22"/>
        </w:rPr>
        <w:t xml:space="preserve">history </w:t>
      </w:r>
      <w:r w:rsidRPr="00486765">
        <w:rPr>
          <w:sz w:val="22"/>
        </w:rPr>
        <w:t>are:</w:t>
      </w:r>
      <w:r w:rsidRPr="00486765">
        <w:rPr>
          <w:i/>
          <w:sz w:val="22"/>
        </w:rPr>
        <w:t xml:space="preserve"> </w:t>
      </w:r>
      <w:r w:rsidRPr="00486765">
        <w:rPr>
          <w:sz w:val="22"/>
        </w:rPr>
        <w:t xml:space="preserve">‘course’, ‘trajectory’. </w:t>
      </w:r>
      <w:r w:rsidR="00DA3A75" w:rsidRPr="00486765">
        <w:rPr>
          <w:sz w:val="22"/>
        </w:rPr>
        <w:t>In the case of organisms histories are what we normall</w:t>
      </w:r>
      <w:r w:rsidR="008F78EA" w:rsidRPr="00486765">
        <w:rPr>
          <w:sz w:val="22"/>
        </w:rPr>
        <w:t>y</w:t>
      </w:r>
      <w:r w:rsidR="00DA3A75" w:rsidRPr="00486765">
        <w:rPr>
          <w:sz w:val="22"/>
        </w:rPr>
        <w:t xml:space="preserve"> call </w:t>
      </w:r>
      <w:r w:rsidR="008A6C9D" w:rsidRPr="00486765">
        <w:rPr>
          <w:sz w:val="22"/>
        </w:rPr>
        <w:t>‘</w:t>
      </w:r>
      <w:r w:rsidR="00DA3A75" w:rsidRPr="00486765">
        <w:rPr>
          <w:sz w:val="22"/>
        </w:rPr>
        <w:t>lives</w:t>
      </w:r>
      <w:r w:rsidR="008A6C9D" w:rsidRPr="00486765">
        <w:rPr>
          <w:sz w:val="22"/>
        </w:rPr>
        <w:t>’</w:t>
      </w:r>
      <w:r w:rsidR="00DA3A75" w:rsidRPr="00486765">
        <w:rPr>
          <w:sz w:val="22"/>
        </w:rPr>
        <w:t xml:space="preserve"> [</w:t>
      </w:r>
      <w:r w:rsidR="001E591D" w:rsidRPr="00486765">
        <w:rPr>
          <w:sz w:val="22"/>
        </w:rPr>
        <w:fldChar w:fldCharType="begin"/>
      </w:r>
      <w:r w:rsidR="00DA3A75" w:rsidRPr="00486765">
        <w:rPr>
          <w:sz w:val="22"/>
        </w:rPr>
        <w:instrText xml:space="preserve"> REF _Ref309140214 \r \h </w:instrText>
      </w:r>
      <w:r w:rsidR="001C5CAA">
        <w:rPr>
          <w:sz w:val="22"/>
        </w:rPr>
        <w:instrText xml:space="preserve"> \* MERGEFORMAT </w:instrText>
      </w:r>
      <w:r w:rsidR="001E591D" w:rsidRPr="00486765">
        <w:rPr>
          <w:sz w:val="22"/>
        </w:rPr>
      </w:r>
      <w:r w:rsidR="001E591D" w:rsidRPr="00486765">
        <w:rPr>
          <w:sz w:val="22"/>
        </w:rPr>
        <w:fldChar w:fldCharType="separate"/>
      </w:r>
      <w:r w:rsidR="00B60214">
        <w:rPr>
          <w:sz w:val="22"/>
        </w:rPr>
        <w:t>15</w:t>
      </w:r>
      <w:r w:rsidR="001E591D" w:rsidRPr="00486765">
        <w:rPr>
          <w:sz w:val="22"/>
        </w:rPr>
        <w:fldChar w:fldCharType="end"/>
      </w:r>
      <w:r w:rsidR="00DA3A75" w:rsidRPr="00486765">
        <w:rPr>
          <w:sz w:val="22"/>
        </w:rPr>
        <w:t>]</w:t>
      </w:r>
      <w:r w:rsidRPr="00486765">
        <w:rPr>
          <w:sz w:val="22"/>
        </w:rPr>
        <w:t>.</w:t>
      </w:r>
      <w:r w:rsidR="00D61998" w:rsidRPr="00486765">
        <w:rPr>
          <w:sz w:val="22"/>
        </w:rPr>
        <w:t xml:space="preserve"> </w:t>
      </w:r>
      <w:r w:rsidRPr="00486765">
        <w:rPr>
          <w:sz w:val="22"/>
        </w:rPr>
        <w:t>I</w:t>
      </w:r>
      <w:r w:rsidR="00D61998" w:rsidRPr="00486765">
        <w:rPr>
          <w:sz w:val="22"/>
        </w:rPr>
        <w:t xml:space="preserve">n the case of sentient organisms lives will include also the experiences of the organism. </w:t>
      </w:r>
    </w:p>
    <w:p w14:paraId="237A8553" w14:textId="162A3818" w:rsidR="00D61998" w:rsidRPr="00486765" w:rsidRDefault="008F78EA">
      <w:pPr>
        <w:rPr>
          <w:sz w:val="22"/>
        </w:rPr>
      </w:pPr>
      <w:r w:rsidRPr="00486765">
        <w:rPr>
          <w:sz w:val="22"/>
        </w:rPr>
        <w:t xml:space="preserve">A revision is </w:t>
      </w:r>
      <w:r w:rsidR="00DA4D68" w:rsidRPr="00486765">
        <w:rPr>
          <w:sz w:val="22"/>
        </w:rPr>
        <w:t xml:space="preserve">being </w:t>
      </w:r>
      <w:r w:rsidRPr="00486765">
        <w:rPr>
          <w:sz w:val="22"/>
        </w:rPr>
        <w:t xml:space="preserve">contemplated </w:t>
      </w:r>
      <w:r w:rsidR="00DA4D68" w:rsidRPr="00486765">
        <w:rPr>
          <w:sz w:val="22"/>
        </w:rPr>
        <w:t xml:space="preserve">for a future version of </w:t>
      </w:r>
      <w:proofErr w:type="gramStart"/>
      <w:r w:rsidR="00400CAF" w:rsidRPr="00486765">
        <w:rPr>
          <w:sz w:val="22"/>
        </w:rPr>
        <w:t xml:space="preserve">BFO </w:t>
      </w:r>
      <w:r w:rsidRPr="00486765">
        <w:rPr>
          <w:sz w:val="22"/>
        </w:rPr>
        <w:t>which would define the history of an entity as the sum of processes in which</w:t>
      </w:r>
      <w:proofErr w:type="gramEnd"/>
      <w:r w:rsidRPr="00486765">
        <w:rPr>
          <w:sz w:val="22"/>
        </w:rPr>
        <w:t xml:space="preserve"> that entity is the major participant</w:t>
      </w:r>
      <w:r w:rsidR="0066016E" w:rsidRPr="00486765">
        <w:rPr>
          <w:sz w:val="22"/>
        </w:rPr>
        <w:t xml:space="preserve"> (or ‘agent’)</w:t>
      </w:r>
      <w:r w:rsidRPr="00486765">
        <w:rPr>
          <w:sz w:val="22"/>
        </w:rPr>
        <w:t>.</w:t>
      </w:r>
    </w:p>
    <w:p w14:paraId="3B79D807" w14:textId="2F638489" w:rsidR="008F78EA" w:rsidRPr="00B56876" w:rsidRDefault="008F78EA" w:rsidP="00486765">
      <w:r w:rsidRPr="00486765">
        <w:rPr>
          <w:sz w:val="22"/>
        </w:rPr>
        <w:t>The relation between a material entity and its history should be one-to-one.</w:t>
      </w:r>
      <w:r w:rsidR="00400CAF" w:rsidRPr="00486765">
        <w:rPr>
          <w:sz w:val="22"/>
        </w:rPr>
        <w:t xml:space="preserve"> Histories are thus very special kinds of processes, </w:t>
      </w:r>
      <w:proofErr w:type="spellStart"/>
      <w:r w:rsidR="00400CAF" w:rsidRPr="00486765">
        <w:rPr>
          <w:sz w:val="22"/>
        </w:rPr>
        <w:t>cince</w:t>
      </w:r>
      <w:proofErr w:type="spellEnd"/>
      <w:r w:rsidR="00400CAF" w:rsidRPr="00486765">
        <w:rPr>
          <w:sz w:val="22"/>
        </w:rPr>
        <w:t xml:space="preserve"> not only is it the case that, for any material entity </w:t>
      </w:r>
      <w:r w:rsidR="00400CAF" w:rsidRPr="00486765">
        <w:rPr>
          <w:i/>
          <w:sz w:val="22"/>
        </w:rPr>
        <w:t>a</w:t>
      </w:r>
      <w:r w:rsidR="00400CAF" w:rsidRPr="00486765">
        <w:rPr>
          <w:sz w:val="22"/>
        </w:rPr>
        <w:t xml:space="preserve">, there is exactly one process </w:t>
      </w:r>
      <w:r w:rsidR="00400CAF" w:rsidRPr="00486765">
        <w:rPr>
          <w:sz w:val="22"/>
        </w:rPr>
        <w:lastRenderedPageBreak/>
        <w:t xml:space="preserve">which is the history of </w:t>
      </w:r>
      <w:r w:rsidR="00400CAF" w:rsidRPr="00486765">
        <w:rPr>
          <w:i/>
          <w:sz w:val="22"/>
        </w:rPr>
        <w:t>a</w:t>
      </w:r>
      <w:r w:rsidR="00400CAF" w:rsidRPr="00486765">
        <w:rPr>
          <w:sz w:val="22"/>
        </w:rPr>
        <w:t>, but also is it the case that for every history there is exactly one material entity which it is the history of.</w:t>
      </w:r>
    </w:p>
    <w:p w14:paraId="430A58D6" w14:textId="5C0A7F69" w:rsidR="00400CAF" w:rsidRPr="00486765" w:rsidRDefault="00400CAF">
      <w:pPr>
        <w:rPr>
          <w:sz w:val="22"/>
        </w:rPr>
      </w:pPr>
      <w:r w:rsidRPr="00486765">
        <w:rPr>
          <w:sz w:val="22"/>
        </w:rPr>
        <w:t xml:space="preserve">Histories are additive. Thus for any two material entities </w:t>
      </w:r>
      <w:proofErr w:type="gramStart"/>
      <w:r w:rsidRPr="00486765">
        <w:rPr>
          <w:i/>
          <w:sz w:val="22"/>
        </w:rPr>
        <w:t xml:space="preserve">a </w:t>
      </w:r>
      <w:r w:rsidRPr="00486765">
        <w:rPr>
          <w:sz w:val="22"/>
        </w:rPr>
        <w:t>and</w:t>
      </w:r>
      <w:proofErr w:type="gramEnd"/>
      <w:r w:rsidRPr="00486765">
        <w:rPr>
          <w:sz w:val="22"/>
        </w:rPr>
        <w:t xml:space="preserve"> </w:t>
      </w:r>
      <w:r w:rsidRPr="00486765">
        <w:rPr>
          <w:i/>
          <w:sz w:val="22"/>
        </w:rPr>
        <w:t xml:space="preserve">b, </w:t>
      </w:r>
      <w:r w:rsidRPr="00486765">
        <w:rPr>
          <w:sz w:val="22"/>
        </w:rPr>
        <w:t>the</w:t>
      </w:r>
      <w:r w:rsidRPr="00486765">
        <w:rPr>
          <w:i/>
          <w:sz w:val="22"/>
        </w:rPr>
        <w:t xml:space="preserve"> </w:t>
      </w:r>
      <w:r w:rsidRPr="00486765">
        <w:rPr>
          <w:sz w:val="22"/>
        </w:rPr>
        <w:t xml:space="preserve">history of the sum of </w:t>
      </w:r>
      <w:r w:rsidRPr="00486765">
        <w:rPr>
          <w:i/>
          <w:sz w:val="22"/>
        </w:rPr>
        <w:t xml:space="preserve">a </w:t>
      </w:r>
      <w:r w:rsidRPr="00486765">
        <w:rPr>
          <w:sz w:val="22"/>
        </w:rPr>
        <w:t xml:space="preserve">and </w:t>
      </w:r>
      <w:r w:rsidRPr="00486765">
        <w:rPr>
          <w:i/>
          <w:sz w:val="22"/>
        </w:rPr>
        <w:t xml:space="preserve">b </w:t>
      </w:r>
      <w:r w:rsidRPr="00486765">
        <w:rPr>
          <w:sz w:val="22"/>
        </w:rPr>
        <w:t>is the sum of their histories.</w:t>
      </w:r>
    </w:p>
    <w:p w14:paraId="4E3249FD" w14:textId="4DD3AADF" w:rsidR="00203208" w:rsidRPr="00B56876" w:rsidRDefault="00965517" w:rsidP="00486765">
      <w:pPr>
        <w:pStyle w:val="Heading2"/>
      </w:pPr>
      <w:bookmarkStart w:id="634" w:name="_Toc313270726"/>
      <w:bookmarkStart w:id="635" w:name="_Toc319326131"/>
      <w:r w:rsidRPr="00486765">
        <w:rPr>
          <w:sz w:val="24"/>
        </w:rPr>
        <w:t xml:space="preserve">3.1. </w:t>
      </w:r>
      <w:r w:rsidR="00203208" w:rsidRPr="00486765">
        <w:rPr>
          <w:sz w:val="24"/>
        </w:rPr>
        <w:t>Process</w:t>
      </w:r>
      <w:bookmarkEnd w:id="634"/>
      <w:bookmarkEnd w:id="635"/>
    </w:p>
    <w:p w14:paraId="7A4D521D" w14:textId="77777777" w:rsidR="00203208" w:rsidRPr="00486765" w:rsidRDefault="00203208" w:rsidP="00486765">
      <w:pPr>
        <w:rPr>
          <w:sz w:val="22"/>
        </w:rPr>
      </w:pPr>
    </w:p>
    <w:p w14:paraId="4ADA2008" w14:textId="7A5359A1" w:rsidR="008A6C9D" w:rsidRPr="00486765" w:rsidRDefault="00B538E9" w:rsidP="00486765">
      <w:pPr>
        <w:pStyle w:val="Specification"/>
        <w:rPr>
          <w:sz w:val="22"/>
        </w:rPr>
      </w:pPr>
      <w:proofErr w:type="gramStart"/>
      <w:ins w:id="636" w:author="Jonathan Bona" w:date="2012-05-04T15:09:00Z">
        <w:r w:rsidRPr="00B538E9">
          <w:rPr>
            <w:rStyle w:val="Annotation"/>
            <w:rPrChange w:id="637" w:author="Jonathan Bona" w:date="2012-05-04T15:09:00Z">
              <w:rPr>
                <w:rStyle w:val="SpecificationType"/>
                <w:sz w:val="22"/>
              </w:rPr>
            </w:rPrChange>
          </w:rPr>
          <w:t>a</w:t>
        </w:r>
        <w:proofErr w:type="gramEnd"/>
        <w:r w:rsidRPr="00B538E9">
          <w:rPr>
            <w:rStyle w:val="Annotation"/>
            <w:rPrChange w:id="638" w:author="Jonathan Bona" w:date="2012-05-04T15:09:00Z">
              <w:rPr>
                <w:rStyle w:val="SpecificationType"/>
                <w:sz w:val="22"/>
              </w:rPr>
            </w:rPrChange>
          </w:rPr>
          <w:t>(process)[</w:t>
        </w:r>
      </w:ins>
      <w:r w:rsidR="00023196" w:rsidRPr="00486765">
        <w:rPr>
          <w:rStyle w:val="SpecificationType"/>
          <w:sz w:val="22"/>
        </w:rPr>
        <w:t>Definition</w:t>
      </w:r>
      <w:r w:rsidR="00023196" w:rsidRPr="00486765">
        <w:rPr>
          <w:sz w:val="22"/>
        </w:rPr>
        <w:t xml:space="preserve">: </w:t>
      </w:r>
      <w:r w:rsidR="00203208" w:rsidRPr="00486765">
        <w:rPr>
          <w:i/>
          <w:sz w:val="22"/>
        </w:rPr>
        <w:t>p</w:t>
      </w:r>
      <w:r w:rsidR="00C0143F" w:rsidRPr="00486765">
        <w:rPr>
          <w:i/>
          <w:sz w:val="22"/>
        </w:rPr>
        <w:t xml:space="preserve"> </w:t>
      </w:r>
      <w:r w:rsidR="00203208" w:rsidRPr="00486765">
        <w:rPr>
          <w:sz w:val="22"/>
        </w:rPr>
        <w:t xml:space="preserve">is a </w:t>
      </w:r>
      <w:r w:rsidR="00203208" w:rsidRPr="00486765">
        <w:rPr>
          <w:i/>
          <w:sz w:val="22"/>
        </w:rPr>
        <w:t>process</w:t>
      </w:r>
      <w:r w:rsidR="00203208" w:rsidRPr="00486765">
        <w:rPr>
          <w:sz w:val="22"/>
        </w:rPr>
        <w:t xml:space="preserve"> =</w:t>
      </w:r>
      <w:r w:rsidR="00C0143F" w:rsidRPr="00486765">
        <w:rPr>
          <w:sz w:val="22"/>
        </w:rPr>
        <w:t xml:space="preserve"> </w:t>
      </w:r>
      <w:r w:rsidR="00203208" w:rsidRPr="00486765">
        <w:rPr>
          <w:sz w:val="22"/>
        </w:rPr>
        <w:t xml:space="preserve">Def. </w:t>
      </w:r>
      <w:r w:rsidR="00203208" w:rsidRPr="00486765">
        <w:rPr>
          <w:i/>
          <w:sz w:val="22"/>
        </w:rPr>
        <w:t xml:space="preserve">a </w:t>
      </w:r>
      <w:r w:rsidR="00203208" w:rsidRPr="00486765">
        <w:rPr>
          <w:sz w:val="22"/>
        </w:rPr>
        <w:t xml:space="preserve">is an </w:t>
      </w:r>
      <w:proofErr w:type="spellStart"/>
      <w:r w:rsidR="00FB129B" w:rsidRPr="00486765">
        <w:rPr>
          <w:i/>
          <w:sz w:val="22"/>
        </w:rPr>
        <w:t>occurrent</w:t>
      </w:r>
      <w:proofErr w:type="spellEnd"/>
      <w:r w:rsidR="00203208" w:rsidRPr="00486765">
        <w:rPr>
          <w:sz w:val="22"/>
        </w:rPr>
        <w:t xml:space="preserve"> that has </w:t>
      </w:r>
      <w:r w:rsidR="00203208" w:rsidRPr="00486765">
        <w:rPr>
          <w:b/>
          <w:sz w:val="22"/>
        </w:rPr>
        <w:t xml:space="preserve">temporal </w:t>
      </w:r>
      <w:r w:rsidR="00B42EC9" w:rsidRPr="00486765">
        <w:rPr>
          <w:b/>
          <w:sz w:val="22"/>
        </w:rPr>
        <w:t xml:space="preserve">proper </w:t>
      </w:r>
      <w:r w:rsidR="00203208" w:rsidRPr="00486765">
        <w:rPr>
          <w:b/>
          <w:sz w:val="22"/>
        </w:rPr>
        <w:t>parts</w:t>
      </w:r>
      <w:r w:rsidR="00203208" w:rsidRPr="00486765">
        <w:rPr>
          <w:sz w:val="22"/>
        </w:rPr>
        <w:t xml:space="preserve"> and </w:t>
      </w:r>
      <w:r w:rsidR="00203208" w:rsidRPr="00486765">
        <w:rPr>
          <w:b/>
          <w:sz w:val="22"/>
        </w:rPr>
        <w:t xml:space="preserve">s-depends </w:t>
      </w:r>
      <w:r w:rsidR="00203208" w:rsidRPr="00486765">
        <w:rPr>
          <w:sz w:val="22"/>
        </w:rPr>
        <w:t xml:space="preserve">on </w:t>
      </w:r>
      <w:r w:rsidR="008A6C9D" w:rsidRPr="00486765">
        <w:rPr>
          <w:sz w:val="22"/>
        </w:rPr>
        <w:t xml:space="preserve">one or more </w:t>
      </w:r>
      <w:r w:rsidR="00203208" w:rsidRPr="00486765">
        <w:rPr>
          <w:sz w:val="22"/>
        </w:rPr>
        <w:t>material</w:t>
      </w:r>
      <w:r w:rsidR="008A6C9D" w:rsidRPr="00486765">
        <w:rPr>
          <w:sz w:val="22"/>
        </w:rPr>
        <w:t xml:space="preserve"> entities</w:t>
      </w:r>
      <w:r w:rsidR="00203208" w:rsidRPr="00486765">
        <w:rPr>
          <w:sz w:val="22"/>
        </w:rPr>
        <w:t>.</w:t>
      </w:r>
      <w:r w:rsidR="006D323D">
        <w:rPr>
          <w:sz w:val="22"/>
        </w:rPr>
        <w:t xml:space="preserve"> [083-001]</w:t>
      </w:r>
      <w:ins w:id="639" w:author="Jonathan Bona" w:date="2012-05-04T15:09:00Z">
        <w:r w:rsidRPr="00B538E9">
          <w:rPr>
            <w:rStyle w:val="Annotation"/>
            <w:rPrChange w:id="640" w:author="Jonathan Bona" w:date="2012-05-04T15:09:00Z">
              <w:rPr>
                <w:sz w:val="22"/>
              </w:rPr>
            </w:rPrChange>
          </w:rPr>
          <w:t>]</w:t>
        </w:r>
      </w:ins>
    </w:p>
    <w:p w14:paraId="2D0BB092" w14:textId="6B980A2D" w:rsidR="003047AF" w:rsidRPr="00486765" w:rsidRDefault="00B538E9">
      <w:pPr>
        <w:pStyle w:val="Specification"/>
        <w:rPr>
          <w:sz w:val="18"/>
          <w:szCs w:val="20"/>
        </w:rPr>
      </w:pPr>
      <w:proofErr w:type="gramStart"/>
      <w:ins w:id="641" w:author="Jonathan Bona" w:date="2012-05-04T15:09:00Z">
        <w:r w:rsidRPr="007539EB">
          <w:rPr>
            <w:rStyle w:val="Annotation"/>
          </w:rPr>
          <w:t>a</w:t>
        </w:r>
        <w:r>
          <w:rPr>
            <w:rStyle w:val="Annotation"/>
          </w:rPr>
          <w:t>s</w:t>
        </w:r>
        <w:proofErr w:type="gramEnd"/>
        <w:r w:rsidRPr="007539EB">
          <w:rPr>
            <w:rStyle w:val="Annotation"/>
          </w:rPr>
          <w:t>(process)[</w:t>
        </w:r>
      </w:ins>
      <w:r w:rsidR="003047AF" w:rsidRPr="00486765">
        <w:rPr>
          <w:rStyle w:val="SpecificationType"/>
          <w:sz w:val="22"/>
        </w:rPr>
        <w:t>Examples</w:t>
      </w:r>
      <w:r w:rsidR="003047AF" w:rsidRPr="00486765">
        <w:rPr>
          <w:sz w:val="22"/>
        </w:rPr>
        <w:t>: the life of an organism</w:t>
      </w:r>
      <w:ins w:id="642" w:author="Jonathan Bona" w:date="2012-05-04T15:09:00Z">
        <w:r w:rsidRPr="00B538E9">
          <w:rPr>
            <w:rStyle w:val="Annotation"/>
            <w:rPrChange w:id="643" w:author="Jonathan Bona" w:date="2012-05-04T15:09:00Z">
              <w:rPr>
                <w:sz w:val="22"/>
              </w:rPr>
            </w:rPrChange>
          </w:rPr>
          <w:t>\</w:t>
        </w:r>
      </w:ins>
      <w:r w:rsidR="003047AF" w:rsidRPr="00486765">
        <w:rPr>
          <w:sz w:val="22"/>
        </w:rPr>
        <w:t xml:space="preserve">, </w:t>
      </w:r>
      <w:r w:rsidR="00400CAF" w:rsidRPr="00486765">
        <w:rPr>
          <w:sz w:val="22"/>
        </w:rPr>
        <w:t xml:space="preserve">a </w:t>
      </w:r>
      <w:r w:rsidR="003047AF" w:rsidRPr="00486765">
        <w:rPr>
          <w:sz w:val="22"/>
        </w:rPr>
        <w:t>process of sleeping</w:t>
      </w:r>
      <w:ins w:id="644"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cell-division,</w:t>
      </w:r>
      <w:ins w:id="645" w:author="Jonathan Bona" w:date="2012-05-04T15:09:00Z">
        <w:r w:rsidRPr="00B538E9">
          <w:rPr>
            <w:rStyle w:val="Annotation"/>
          </w:rPr>
          <w:t xml:space="preserve"> </w:t>
        </w:r>
        <w:r w:rsidRPr="007539EB">
          <w:rPr>
            <w:rStyle w:val="Annotation"/>
          </w:rPr>
          <w:t>\</w:t>
        </w:r>
      </w:ins>
      <w:r w:rsidR="003047AF" w:rsidRPr="00486765">
        <w:rPr>
          <w:sz w:val="22"/>
        </w:rPr>
        <w:t xml:space="preserve"> a beating of the heart</w:t>
      </w:r>
      <w:ins w:id="646" w:author="Jonathan Bona" w:date="2012-05-04T15:09:00Z">
        <w:r w:rsidRPr="007539EB">
          <w:rPr>
            <w:rStyle w:val="Annotation"/>
          </w:rPr>
          <w:t>\</w:t>
        </w:r>
      </w:ins>
      <w:r w:rsidR="003047AF" w:rsidRPr="00486765">
        <w:rPr>
          <w:sz w:val="22"/>
        </w:rPr>
        <w:t xml:space="preserve">, </w:t>
      </w:r>
      <w:r w:rsidR="00400CAF" w:rsidRPr="00486765">
        <w:rPr>
          <w:sz w:val="22"/>
        </w:rPr>
        <w:t xml:space="preserve">a </w:t>
      </w:r>
      <w:r w:rsidR="003047AF" w:rsidRPr="00486765">
        <w:rPr>
          <w:sz w:val="22"/>
        </w:rPr>
        <w:t>process of meiosis</w:t>
      </w:r>
      <w:ins w:id="647" w:author="Jonathan Bona" w:date="2012-05-04T15:09:00Z">
        <w:r w:rsidRPr="007539EB">
          <w:rPr>
            <w:rStyle w:val="Annotation"/>
          </w:rPr>
          <w:t>\</w:t>
        </w:r>
      </w:ins>
      <w:r w:rsidR="003047AF" w:rsidRPr="00486765">
        <w:rPr>
          <w:sz w:val="22"/>
        </w:rPr>
        <w:t>, the course of a disease</w:t>
      </w:r>
      <w:ins w:id="648" w:author="Jonathan Bona" w:date="2012-05-04T15:10:00Z">
        <w:r w:rsidRPr="007539EB">
          <w:rPr>
            <w:rStyle w:val="Annotation"/>
          </w:rPr>
          <w:t>\</w:t>
        </w:r>
      </w:ins>
      <w:r w:rsidR="003047AF" w:rsidRPr="00486765">
        <w:rPr>
          <w:sz w:val="22"/>
        </w:rPr>
        <w:t>, the flight of a bird</w:t>
      </w:r>
      <w:ins w:id="649" w:author="Jonathan Bona" w:date="2012-05-04T15:10:00Z">
        <w:r w:rsidRPr="007539EB">
          <w:rPr>
            <w:rStyle w:val="Annotation"/>
          </w:rPr>
          <w:t>\</w:t>
        </w:r>
      </w:ins>
      <w:r w:rsidR="003047AF" w:rsidRPr="00486765">
        <w:rPr>
          <w:sz w:val="22"/>
        </w:rPr>
        <w:t xml:space="preserve">, </w:t>
      </w:r>
      <w:r w:rsidR="00400CAF" w:rsidRPr="00486765">
        <w:rPr>
          <w:sz w:val="22"/>
        </w:rPr>
        <w:t xml:space="preserve">your </w:t>
      </w:r>
      <w:r w:rsidR="003047AF" w:rsidRPr="00486765">
        <w:rPr>
          <w:sz w:val="22"/>
        </w:rPr>
        <w:t>process of aging.</w:t>
      </w:r>
      <w:ins w:id="650" w:author="Jonathan Bona" w:date="2012-05-04T15:09:00Z">
        <w:r w:rsidRPr="00B538E9">
          <w:rPr>
            <w:rStyle w:val="Annotation"/>
          </w:rPr>
          <w:t xml:space="preserve"> </w:t>
        </w:r>
        <w:r w:rsidRPr="007539EB">
          <w:rPr>
            <w:rStyle w:val="Annotation"/>
          </w:rPr>
          <w:t>]</w:t>
        </w:r>
      </w:ins>
    </w:p>
    <w:p w14:paraId="34819D78" w14:textId="77777777" w:rsidR="004229FD" w:rsidRPr="00486765" w:rsidRDefault="004229FD" w:rsidP="00486765">
      <w:pPr>
        <w:rPr>
          <w:sz w:val="22"/>
        </w:rPr>
      </w:pPr>
    </w:p>
    <w:p w14:paraId="6B82C28F" w14:textId="205452FB" w:rsidR="003047AF" w:rsidRPr="00486765" w:rsidRDefault="004229FD">
      <w:pPr>
        <w:rPr>
          <w:sz w:val="22"/>
        </w:rPr>
      </w:pPr>
      <w:r w:rsidRPr="00486765">
        <w:rPr>
          <w:sz w:val="22"/>
        </w:rPr>
        <w:t>Just as there are relational qualities</w:t>
      </w:r>
      <w:r w:rsidR="00400CAF" w:rsidRPr="00486765">
        <w:rPr>
          <w:sz w:val="22"/>
        </w:rPr>
        <w:t>,</w:t>
      </w:r>
      <w:r w:rsidRPr="00486765">
        <w:rPr>
          <w:sz w:val="22"/>
        </w:rPr>
        <w:t xml:space="preserve"> so also there are relational processes, which </w:t>
      </w:r>
      <w:r w:rsidRPr="00486765">
        <w:rPr>
          <w:b/>
          <w:sz w:val="22"/>
        </w:rPr>
        <w:t>s-depend</w:t>
      </w:r>
      <w:r w:rsidRPr="00486765">
        <w:rPr>
          <w:sz w:val="22"/>
        </w:rPr>
        <w:t xml:space="preserve"> on multiple material entities as their </w:t>
      </w:r>
      <w:proofErr w:type="spellStart"/>
      <w:r w:rsidRPr="00486765">
        <w:rPr>
          <w:sz w:val="22"/>
        </w:rPr>
        <w:t>relata</w:t>
      </w:r>
      <w:proofErr w:type="spellEnd"/>
      <w:r w:rsidRPr="00486765">
        <w:rPr>
          <w:sz w:val="22"/>
        </w:rPr>
        <w:t>.</w:t>
      </w:r>
    </w:p>
    <w:p w14:paraId="3F4C45DA" w14:textId="42DD413D" w:rsidR="004229FD" w:rsidRPr="00486765" w:rsidRDefault="004229FD">
      <w:pPr>
        <w:rPr>
          <w:sz w:val="22"/>
          <w:szCs w:val="23"/>
        </w:rPr>
      </w:pPr>
      <w:r w:rsidRPr="00486765">
        <w:rPr>
          <w:sz w:val="22"/>
          <w:szCs w:val="23"/>
        </w:rPr>
        <w:t>Examples</w:t>
      </w:r>
      <w:r w:rsidR="00400CAF" w:rsidRPr="00486765">
        <w:rPr>
          <w:sz w:val="22"/>
          <w:szCs w:val="23"/>
        </w:rPr>
        <w:t xml:space="preserve"> of relational processes</w:t>
      </w:r>
      <w:r w:rsidRPr="00486765">
        <w:rPr>
          <w:sz w:val="22"/>
          <w:szCs w:val="23"/>
        </w:rPr>
        <w:t xml:space="preserve">: John </w:t>
      </w:r>
      <w:r w:rsidR="00CB5CA4" w:rsidRPr="00486765">
        <w:rPr>
          <w:sz w:val="22"/>
          <w:szCs w:val="23"/>
        </w:rPr>
        <w:t xml:space="preserve">seeing </w:t>
      </w:r>
      <w:r w:rsidRPr="00486765">
        <w:rPr>
          <w:sz w:val="22"/>
          <w:szCs w:val="23"/>
        </w:rPr>
        <w:t>Mary</w:t>
      </w:r>
      <w:r w:rsidRPr="00486765">
        <w:rPr>
          <w:sz w:val="22"/>
        </w:rPr>
        <w:t xml:space="preserve"> [</w:t>
      </w:r>
      <w:r w:rsidR="00151755" w:rsidRPr="00486765">
        <w:rPr>
          <w:sz w:val="22"/>
        </w:rPr>
        <w:fldChar w:fldCharType="begin"/>
      </w:r>
      <w:r w:rsidR="00151755" w:rsidRPr="00486765">
        <w:rPr>
          <w:sz w:val="22"/>
        </w:rPr>
        <w:instrText xml:space="preserve"> REF _Ref309155275 \r \h  \* MERGEFORMAT </w:instrText>
      </w:r>
      <w:r w:rsidR="00151755" w:rsidRPr="00486765">
        <w:rPr>
          <w:sz w:val="22"/>
        </w:rPr>
      </w:r>
      <w:r w:rsidR="00151755" w:rsidRPr="00486765">
        <w:rPr>
          <w:sz w:val="22"/>
        </w:rPr>
        <w:fldChar w:fldCharType="separate"/>
      </w:r>
      <w:r w:rsidR="00B60214">
        <w:rPr>
          <w:sz w:val="22"/>
        </w:rPr>
        <w:t>1</w:t>
      </w:r>
      <w:r w:rsidR="00151755" w:rsidRPr="00486765">
        <w:rPr>
          <w:sz w:val="22"/>
        </w:rPr>
        <w:fldChar w:fldCharType="end"/>
      </w:r>
      <w:r w:rsidR="00C1546F" w:rsidRPr="00486765">
        <w:rPr>
          <w:sz w:val="22"/>
        </w:rPr>
        <w:t xml:space="preserve">, </w:t>
      </w:r>
      <w:r w:rsidR="00C1546F" w:rsidRPr="00486765">
        <w:rPr>
          <w:sz w:val="22"/>
        </w:rPr>
        <w:fldChar w:fldCharType="begin"/>
      </w:r>
      <w:r w:rsidR="00C1546F" w:rsidRPr="00486765">
        <w:rPr>
          <w:sz w:val="22"/>
        </w:rPr>
        <w:instrText xml:space="preserve"> REF _Ref309155274 \r \h  \* MERGEFORMAT </w:instrText>
      </w:r>
      <w:r w:rsidR="00C1546F" w:rsidRPr="00486765">
        <w:rPr>
          <w:sz w:val="22"/>
        </w:rPr>
      </w:r>
      <w:r w:rsidR="00C1546F" w:rsidRPr="00486765">
        <w:rPr>
          <w:sz w:val="22"/>
        </w:rPr>
        <w:fldChar w:fldCharType="separate"/>
      </w:r>
      <w:r w:rsidR="00B60214">
        <w:rPr>
          <w:sz w:val="22"/>
        </w:rPr>
        <w:t>4</w:t>
      </w:r>
      <w:r w:rsidR="00C1546F" w:rsidRPr="00486765">
        <w:rPr>
          <w:sz w:val="22"/>
        </w:rPr>
        <w:fldChar w:fldCharType="end"/>
      </w:r>
      <w:r w:rsidRPr="00486765">
        <w:rPr>
          <w:sz w:val="22"/>
        </w:rPr>
        <w:t xml:space="preserve">], </w:t>
      </w:r>
      <w:r w:rsidRPr="00486765">
        <w:rPr>
          <w:sz w:val="22"/>
          <w:szCs w:val="23"/>
        </w:rPr>
        <w:t>a moving bo</w:t>
      </w:r>
      <w:r w:rsidR="00C1546F" w:rsidRPr="00486765">
        <w:rPr>
          <w:sz w:val="22"/>
          <w:szCs w:val="23"/>
        </w:rPr>
        <w:t>dy’s crashing into a wall</w:t>
      </w:r>
      <w:r w:rsidR="00400CAF" w:rsidRPr="00486765">
        <w:rPr>
          <w:sz w:val="22"/>
          <w:szCs w:val="23"/>
        </w:rPr>
        <w:t>, a game of snooker, the videotaping of an explosion.</w:t>
      </w:r>
    </w:p>
    <w:p w14:paraId="6C208014" w14:textId="77777777" w:rsidR="004229FD" w:rsidRPr="00486765" w:rsidRDefault="004229FD">
      <w:pPr>
        <w:rPr>
          <w:sz w:val="22"/>
        </w:rPr>
      </w:pPr>
    </w:p>
    <w:p w14:paraId="35DE6ED6" w14:textId="77777777" w:rsidR="003047AF" w:rsidRPr="00486765" w:rsidRDefault="009605D5" w:rsidP="00486765">
      <w:pPr>
        <w:pStyle w:val="Heading3"/>
        <w:rPr>
          <w:sz w:val="22"/>
        </w:rPr>
      </w:pPr>
      <w:bookmarkStart w:id="651" w:name="_Toc313270727"/>
      <w:bookmarkStart w:id="652" w:name="_Toc319326132"/>
      <w:r w:rsidRPr="00486765">
        <w:rPr>
          <w:sz w:val="22"/>
        </w:rPr>
        <w:t>3.1</w:t>
      </w:r>
      <w:r w:rsidR="00965517" w:rsidRPr="00486765">
        <w:rPr>
          <w:sz w:val="22"/>
        </w:rPr>
        <w:t>.</w:t>
      </w:r>
      <w:r w:rsidRPr="00486765">
        <w:rPr>
          <w:sz w:val="22"/>
        </w:rPr>
        <w:t>1</w:t>
      </w:r>
      <w:r w:rsidR="00965517" w:rsidRPr="00486765">
        <w:rPr>
          <w:sz w:val="22"/>
        </w:rPr>
        <w:t xml:space="preserve"> </w:t>
      </w:r>
      <w:r w:rsidR="003047AF" w:rsidRPr="00486765">
        <w:rPr>
          <w:sz w:val="22"/>
        </w:rPr>
        <w:t>Process boundary</w:t>
      </w:r>
      <w:bookmarkEnd w:id="651"/>
      <w:bookmarkEnd w:id="652"/>
    </w:p>
    <w:p w14:paraId="314ECD0D" w14:textId="7FE4E252" w:rsidR="00C0143F" w:rsidRPr="00486765" w:rsidRDefault="00C0143F" w:rsidP="00486765">
      <w:pPr>
        <w:rPr>
          <w:sz w:val="22"/>
        </w:rPr>
      </w:pPr>
    </w:p>
    <w:p w14:paraId="3B08B504" w14:textId="6BF64684" w:rsidR="006738BC" w:rsidRDefault="005C1359" w:rsidP="00486765">
      <w:pPr>
        <w:pStyle w:val="Specification"/>
        <w:rPr>
          <w:sz w:val="22"/>
        </w:rPr>
      </w:pPr>
      <w:proofErr w:type="gramStart"/>
      <w:ins w:id="653" w:author="Jonathan Bona" w:date="2012-05-04T15:10:00Z">
        <w:r w:rsidRPr="005C1359">
          <w:rPr>
            <w:rStyle w:val="Annotation"/>
            <w:rPrChange w:id="654" w:author="Jonathan Bona" w:date="2012-05-04T15:10:00Z">
              <w:rPr>
                <w:rStyle w:val="SpecificationType"/>
                <w:sz w:val="22"/>
              </w:rPr>
            </w:rPrChange>
          </w:rPr>
          <w:t>a</w:t>
        </w:r>
        <w:proofErr w:type="gramEnd"/>
        <w:r w:rsidRPr="005C1359">
          <w:rPr>
            <w:rStyle w:val="Annotation"/>
            <w:rPrChange w:id="655" w:author="Jonathan Bona" w:date="2012-05-04T15:10:00Z">
              <w:rPr>
                <w:rStyle w:val="SpecificationType"/>
                <w:sz w:val="22"/>
              </w:rPr>
            </w:rPrChange>
          </w:rPr>
          <w:t>(process boundary)[</w:t>
        </w:r>
      </w:ins>
      <w:r w:rsidR="00023196" w:rsidRPr="00486765">
        <w:rPr>
          <w:rStyle w:val="SpecificationType"/>
          <w:sz w:val="22"/>
        </w:rPr>
        <w:t>Definition</w:t>
      </w:r>
      <w:r w:rsidR="00023196" w:rsidRPr="00486765">
        <w:rPr>
          <w:sz w:val="22"/>
        </w:rPr>
        <w:t xml:space="preserve">: </w:t>
      </w:r>
      <w:r w:rsidR="00222C8B" w:rsidRPr="00486765">
        <w:rPr>
          <w:i/>
          <w:sz w:val="22"/>
        </w:rPr>
        <w:t xml:space="preserve">p </w:t>
      </w:r>
      <w:r w:rsidR="00222C8B" w:rsidRPr="00486765">
        <w:rPr>
          <w:sz w:val="22"/>
        </w:rPr>
        <w:t>is a</w:t>
      </w:r>
      <w:r w:rsidR="00084F5F" w:rsidRPr="00486765">
        <w:rPr>
          <w:i/>
          <w:sz w:val="22"/>
        </w:rPr>
        <w:t xml:space="preserve"> process </w:t>
      </w:r>
      <w:r w:rsidR="00222C8B" w:rsidRPr="00486765">
        <w:rPr>
          <w:i/>
          <w:sz w:val="22"/>
        </w:rPr>
        <w:t>boundary</w:t>
      </w:r>
      <w:r w:rsidR="00222C8B" w:rsidRPr="00486765">
        <w:rPr>
          <w:sz w:val="22"/>
        </w:rPr>
        <w:t xml:space="preserve"> =Def. </w:t>
      </w:r>
      <w:r w:rsidR="00222C8B" w:rsidRPr="00486765">
        <w:rPr>
          <w:i/>
          <w:sz w:val="22"/>
        </w:rPr>
        <w:t>p</w:t>
      </w:r>
      <w:r w:rsidR="0017019A">
        <w:rPr>
          <w:i/>
          <w:sz w:val="22"/>
        </w:rPr>
        <w:t xml:space="preserve"> </w:t>
      </w:r>
      <w:r w:rsidR="0017019A">
        <w:rPr>
          <w:sz w:val="22"/>
        </w:rPr>
        <w:t xml:space="preserve">is a </w:t>
      </w:r>
      <w:r w:rsidR="0017019A">
        <w:rPr>
          <w:b/>
          <w:sz w:val="22"/>
        </w:rPr>
        <w:t xml:space="preserve">temporal part </w:t>
      </w:r>
      <w:r w:rsidR="0017019A" w:rsidRPr="00486765">
        <w:rPr>
          <w:sz w:val="22"/>
        </w:rPr>
        <w:t>of a</w:t>
      </w:r>
      <w:r w:rsidR="0017019A">
        <w:rPr>
          <w:b/>
          <w:i/>
          <w:sz w:val="22"/>
        </w:rPr>
        <w:t xml:space="preserve"> </w:t>
      </w:r>
      <w:r w:rsidR="0017019A">
        <w:rPr>
          <w:i/>
          <w:sz w:val="22"/>
        </w:rPr>
        <w:t xml:space="preserve">process </w:t>
      </w:r>
      <w:r w:rsidR="0017019A">
        <w:rPr>
          <w:sz w:val="22"/>
        </w:rPr>
        <w:t xml:space="preserve">&amp; </w:t>
      </w:r>
      <w:r w:rsidR="00222C8B" w:rsidRPr="00486765">
        <w:rPr>
          <w:i/>
          <w:sz w:val="22"/>
        </w:rPr>
        <w:t xml:space="preserve"> </w:t>
      </w:r>
      <w:r w:rsidR="0017019A">
        <w:rPr>
          <w:i/>
          <w:sz w:val="22"/>
        </w:rPr>
        <w:t xml:space="preserve">p </w:t>
      </w:r>
      <w:r w:rsidR="0017019A" w:rsidRPr="00486765">
        <w:rPr>
          <w:sz w:val="22"/>
        </w:rPr>
        <w:t>has no</w:t>
      </w:r>
      <w:r w:rsidR="0017019A">
        <w:rPr>
          <w:i/>
          <w:sz w:val="22"/>
        </w:rPr>
        <w:t xml:space="preserve"> </w:t>
      </w:r>
      <w:r w:rsidR="0017019A">
        <w:rPr>
          <w:b/>
          <w:sz w:val="22"/>
        </w:rPr>
        <w:t>proper temporal parts.</w:t>
      </w:r>
      <w:r w:rsidR="0017019A" w:rsidRPr="00B23775">
        <w:rPr>
          <w:sz w:val="22"/>
        </w:rPr>
        <w:t xml:space="preserve"> </w:t>
      </w:r>
      <w:r w:rsidR="006D323D" w:rsidRPr="00B23775">
        <w:rPr>
          <w:sz w:val="22"/>
        </w:rPr>
        <w:t>[</w:t>
      </w:r>
      <w:r w:rsidR="006D323D">
        <w:rPr>
          <w:sz w:val="22"/>
        </w:rPr>
        <w:t>084-001]</w:t>
      </w:r>
      <w:ins w:id="656" w:author="Jonathan Bona" w:date="2012-05-04T15:10:00Z">
        <w:r w:rsidRPr="005C1359">
          <w:rPr>
            <w:rStyle w:val="Annotation"/>
            <w:rPrChange w:id="657" w:author="Jonathan Bona" w:date="2012-05-04T15:10:00Z">
              <w:rPr>
                <w:sz w:val="22"/>
              </w:rPr>
            </w:rPrChange>
          </w:rPr>
          <w:t>]</w:t>
        </w:r>
      </w:ins>
    </w:p>
    <w:p w14:paraId="406FD3D3" w14:textId="77777777" w:rsidR="006738BC" w:rsidRPr="00486765" w:rsidRDefault="006738BC" w:rsidP="00486765">
      <w:pPr>
        <w:pStyle w:val="Specification"/>
        <w:rPr>
          <w:rStyle w:val="SpecificationType"/>
          <w:sz w:val="22"/>
        </w:rPr>
      </w:pPr>
    </w:p>
    <w:p w14:paraId="791C55D1" w14:textId="6893E74B" w:rsidR="00222C8B" w:rsidRPr="006D323D" w:rsidRDefault="005C1359" w:rsidP="00486765">
      <w:pPr>
        <w:pStyle w:val="Specification"/>
        <w:rPr>
          <w:sz w:val="22"/>
        </w:rPr>
      </w:pPr>
      <w:proofErr w:type="gramStart"/>
      <w:ins w:id="658" w:author="Jonathan Bona" w:date="2012-05-04T15:10:00Z">
        <w:r w:rsidRPr="007539EB">
          <w:rPr>
            <w:rStyle w:val="Annotation"/>
          </w:rPr>
          <w:lastRenderedPageBreak/>
          <w:t>a</w:t>
        </w:r>
        <w:proofErr w:type="gramEnd"/>
        <w:r w:rsidRPr="007539EB">
          <w:rPr>
            <w:rStyle w:val="Annotation"/>
          </w:rPr>
          <w:t>(process boundary)[</w:t>
        </w:r>
      </w:ins>
      <w:r w:rsidR="006738BC" w:rsidRPr="00486765">
        <w:rPr>
          <w:rStyle w:val="SpecificationType"/>
          <w:sz w:val="22"/>
        </w:rPr>
        <w:t>Axiom:</w:t>
      </w:r>
      <w:r w:rsidR="006738BC">
        <w:rPr>
          <w:i/>
          <w:sz w:val="22"/>
        </w:rPr>
        <w:t xml:space="preserve"> </w:t>
      </w:r>
      <w:r w:rsidR="006738BC">
        <w:rPr>
          <w:sz w:val="22"/>
        </w:rPr>
        <w:t xml:space="preserve">Every process boundary </w:t>
      </w:r>
      <w:r w:rsidR="006738BC" w:rsidRPr="00486765">
        <w:rPr>
          <w:b/>
          <w:sz w:val="22"/>
        </w:rPr>
        <w:t>occupies</w:t>
      </w:r>
      <w:r w:rsidR="006738BC">
        <w:rPr>
          <w:sz w:val="22"/>
        </w:rPr>
        <w:t xml:space="preserve"> </w:t>
      </w:r>
      <w:r w:rsidR="00222C8B" w:rsidRPr="00486765">
        <w:rPr>
          <w:i/>
          <w:sz w:val="22"/>
        </w:rPr>
        <w:t>zero-dimensional temporal region.</w:t>
      </w:r>
      <w:r w:rsidR="006D323D">
        <w:rPr>
          <w:sz w:val="22"/>
        </w:rPr>
        <w:t xml:space="preserve"> [085-001</w:t>
      </w:r>
      <w:proofErr w:type="gramStart"/>
      <w:r w:rsidR="006D323D">
        <w:rPr>
          <w:sz w:val="22"/>
        </w:rPr>
        <w:t>]</w:t>
      </w:r>
      <w:ins w:id="659" w:author="Jonathan Bona" w:date="2012-05-04T15:10:00Z">
        <w:r w:rsidRPr="005C1359">
          <w:rPr>
            <w:rStyle w:val="Annotation"/>
          </w:rPr>
          <w:t xml:space="preserve"> </w:t>
        </w:r>
        <w:r w:rsidRPr="007539EB">
          <w:rPr>
            <w:rStyle w:val="Annotation"/>
          </w:rPr>
          <w:t>]</w:t>
        </w:r>
      </w:ins>
      <w:proofErr w:type="gramEnd"/>
    </w:p>
    <w:p w14:paraId="754CB453" w14:textId="77777777" w:rsidR="00222C8B" w:rsidRPr="00486765" w:rsidRDefault="00222C8B" w:rsidP="00486765">
      <w:pPr>
        <w:rPr>
          <w:sz w:val="22"/>
        </w:rPr>
      </w:pPr>
    </w:p>
    <w:p w14:paraId="4F1533F4" w14:textId="2FDF9565" w:rsidR="003047AF" w:rsidRPr="00486765" w:rsidRDefault="005C1359" w:rsidP="00486765">
      <w:pPr>
        <w:pStyle w:val="Specification"/>
        <w:rPr>
          <w:sz w:val="18"/>
          <w:szCs w:val="20"/>
        </w:rPr>
      </w:pPr>
      <w:proofErr w:type="gramStart"/>
      <w:ins w:id="660" w:author="Jonathan Bona" w:date="2012-05-04T15:10:00Z">
        <w:r w:rsidRPr="007539EB">
          <w:rPr>
            <w:rStyle w:val="Annotation"/>
          </w:rPr>
          <w:t>a</w:t>
        </w:r>
        <w:proofErr w:type="gramEnd"/>
        <w:r w:rsidRPr="007539EB">
          <w:rPr>
            <w:rStyle w:val="Annotation"/>
          </w:rPr>
          <w:t>(process boundary)[</w:t>
        </w:r>
      </w:ins>
      <w:r w:rsidR="003047AF" w:rsidRPr="00486765">
        <w:rPr>
          <w:rStyle w:val="SpecificationType"/>
          <w:sz w:val="22"/>
        </w:rPr>
        <w:t>E</w:t>
      </w:r>
      <w:r w:rsidR="00E44217" w:rsidRPr="00486765">
        <w:rPr>
          <w:rStyle w:val="SpecificationType"/>
          <w:sz w:val="22"/>
        </w:rPr>
        <w:t>xample</w:t>
      </w:r>
      <w:r w:rsidR="003047AF" w:rsidRPr="00486765">
        <w:rPr>
          <w:sz w:val="22"/>
        </w:rPr>
        <w:t xml:space="preserve">: </w:t>
      </w:r>
      <w:r w:rsidR="00E44217" w:rsidRPr="00486765">
        <w:rPr>
          <w:sz w:val="22"/>
        </w:rPr>
        <w:t>the boundary between the 2nd and 3rd year of your life.</w:t>
      </w:r>
      <w:ins w:id="661" w:author="Jonathan Bona" w:date="2012-05-04T15:11:00Z">
        <w:r w:rsidRPr="005C1359">
          <w:rPr>
            <w:rStyle w:val="Annotation"/>
          </w:rPr>
          <w:t xml:space="preserve"> </w:t>
        </w:r>
        <w:r w:rsidRPr="007539EB">
          <w:rPr>
            <w:rStyle w:val="Annotation"/>
          </w:rPr>
          <w:t>]</w:t>
        </w:r>
      </w:ins>
    </w:p>
    <w:p w14:paraId="7B76E962" w14:textId="77777777" w:rsidR="003047AF" w:rsidRPr="00486765" w:rsidRDefault="003047AF" w:rsidP="00486765">
      <w:pPr>
        <w:rPr>
          <w:sz w:val="22"/>
        </w:rPr>
      </w:pPr>
    </w:p>
    <w:p w14:paraId="1BE45B53" w14:textId="77777777" w:rsidR="007132E0" w:rsidRPr="00B56876" w:rsidRDefault="007132E0" w:rsidP="00486765">
      <w:pPr>
        <w:pStyle w:val="Heading2"/>
      </w:pPr>
      <w:bookmarkStart w:id="662" w:name="_Toc313270728"/>
      <w:bookmarkStart w:id="663" w:name="_Toc319326133"/>
      <w:r w:rsidRPr="00486765">
        <w:rPr>
          <w:sz w:val="24"/>
        </w:rPr>
        <w:t>Relation of participation</w:t>
      </w:r>
      <w:bookmarkEnd w:id="662"/>
      <w:bookmarkEnd w:id="663"/>
    </w:p>
    <w:p w14:paraId="22904969" w14:textId="77777777" w:rsidR="007132E0" w:rsidRPr="00486765" w:rsidRDefault="007132E0" w:rsidP="00486765">
      <w:pPr>
        <w:pStyle w:val="NormalWeb"/>
        <w:rPr>
          <w:rStyle w:val="Strong"/>
          <w:rFonts w:ascii="inherit" w:eastAsia="Calibri" w:hAnsi="inherit"/>
          <w:b w:val="0"/>
          <w:bCs w:val="0"/>
          <w:color w:val="000000"/>
          <w:sz w:val="15"/>
          <w:szCs w:val="17"/>
          <w:bdr w:val="none" w:sz="0" w:space="0" w:color="auto" w:frame="1"/>
        </w:rPr>
      </w:pPr>
    </w:p>
    <w:p w14:paraId="145CF4D9" w14:textId="23B4E424" w:rsidR="00C1546F" w:rsidRPr="00486765" w:rsidRDefault="000E066A" w:rsidP="00486765">
      <w:pPr>
        <w:pStyle w:val="Specification"/>
        <w:rPr>
          <w:sz w:val="22"/>
        </w:rPr>
      </w:pPr>
      <w:proofErr w:type="gramStart"/>
      <w:ins w:id="664" w:author="Jonathan Bona" w:date="2012-05-04T15:11:00Z">
        <w:r w:rsidRPr="000E066A">
          <w:rPr>
            <w:rStyle w:val="Annotation"/>
            <w:rPrChange w:id="665" w:author="Jonathan Bona" w:date="2012-05-04T15:11:00Z">
              <w:rPr>
                <w:rStyle w:val="SpecificationType"/>
                <w:sz w:val="22"/>
              </w:rPr>
            </w:rPrChange>
          </w:rPr>
          <w:t>a</w:t>
        </w:r>
        <w:proofErr w:type="gramEnd"/>
        <w:r w:rsidRPr="000E066A">
          <w:rPr>
            <w:rStyle w:val="Annotation"/>
            <w:rPrChange w:id="666" w:author="Jonathan Bona" w:date="2012-05-04T15:11:00Z">
              <w:rPr>
                <w:rStyle w:val="SpecificationType"/>
                <w:sz w:val="22"/>
              </w:rPr>
            </w:rPrChange>
          </w:rPr>
          <w:t>(</w:t>
        </w:r>
        <w:proofErr w:type="spellStart"/>
        <w:r w:rsidRPr="000E066A">
          <w:rPr>
            <w:rStyle w:val="Annotation"/>
            <w:rPrChange w:id="667" w:author="Jonathan Bona" w:date="2012-05-04T15:11:00Z">
              <w:rPr>
                <w:rStyle w:val="Strong"/>
                <w:rFonts w:ascii="Times New Roman" w:hAnsi="Times New Roman"/>
                <w:color w:val="000000"/>
                <w:sz w:val="22"/>
                <w:szCs w:val="23"/>
                <w:bdr w:val="none" w:sz="0" w:space="0" w:color="auto" w:frame="1"/>
              </w:rPr>
            </w:rPrChange>
          </w:rPr>
          <w:t>has_participant</w:t>
        </w:r>
        <w:proofErr w:type="spellEnd"/>
        <w:r w:rsidRPr="000E066A">
          <w:rPr>
            <w:rStyle w:val="Annotation"/>
            <w:rPrChange w:id="668" w:author="Jonathan Bona" w:date="2012-05-04T15:11:00Z">
              <w:rPr>
                <w:rStyle w:val="Strong"/>
                <w:rFonts w:ascii="Times New Roman" w:hAnsi="Times New Roman"/>
                <w:color w:val="000000"/>
                <w:sz w:val="22"/>
                <w:szCs w:val="23"/>
                <w:bdr w:val="none" w:sz="0" w:space="0" w:color="auto" w:frame="1"/>
              </w:rPr>
            </w:rPrChange>
          </w:rPr>
          <w:t>)[</w:t>
        </w:r>
      </w:ins>
      <w:r w:rsidR="00C1546F" w:rsidRPr="00486765">
        <w:rPr>
          <w:rStyle w:val="SpecificationType"/>
          <w:sz w:val="22"/>
        </w:rPr>
        <w:t>Elucidation</w:t>
      </w:r>
      <w:r w:rsidR="00C1546F" w:rsidRPr="00486765">
        <w:rPr>
          <w:rStyle w:val="Strong"/>
          <w:rFonts w:ascii="Times New Roman" w:hAnsi="Times New Roman"/>
          <w:b w:val="0"/>
          <w:smallCaps/>
          <w:color w:val="000000"/>
          <w:sz w:val="22"/>
          <w:szCs w:val="23"/>
          <w:bdr w:val="none" w:sz="0" w:space="0" w:color="auto" w:frame="1"/>
        </w:rPr>
        <w:t xml:space="preserve">: </w:t>
      </w:r>
      <w:proofErr w:type="spellStart"/>
      <w:r w:rsidR="00C1546F" w:rsidRPr="00486765">
        <w:rPr>
          <w:rStyle w:val="Strong"/>
          <w:rFonts w:ascii="Times New Roman" w:hAnsi="Times New Roman"/>
          <w:color w:val="000000"/>
          <w:sz w:val="22"/>
          <w:szCs w:val="23"/>
          <w:bdr w:val="none" w:sz="0" w:space="0" w:color="auto" w:frame="1"/>
        </w:rPr>
        <w:t>has_participant</w:t>
      </w:r>
      <w:proofErr w:type="spellEnd"/>
      <w:r w:rsidR="00C1546F" w:rsidRPr="00486765">
        <w:rPr>
          <w:rStyle w:val="Strong"/>
          <w:rFonts w:ascii="Times New Roman" w:hAnsi="Times New Roman"/>
          <w:color w:val="000000"/>
          <w:sz w:val="22"/>
          <w:szCs w:val="23"/>
          <w:bdr w:val="none" w:sz="0" w:space="0" w:color="auto" w:frame="1"/>
        </w:rPr>
        <w:t xml:space="preserve"> </w:t>
      </w:r>
      <w:r w:rsidR="007132E0" w:rsidRPr="00486765">
        <w:rPr>
          <w:rStyle w:val="Strong"/>
          <w:rFonts w:ascii="Times New Roman" w:hAnsi="Times New Roman"/>
          <w:b w:val="0"/>
          <w:color w:val="000000"/>
          <w:sz w:val="22"/>
          <w:szCs w:val="23"/>
          <w:bdr w:val="none" w:sz="0" w:space="0" w:color="auto" w:frame="1"/>
        </w:rPr>
        <w:t>is an</w:t>
      </w:r>
      <w:r w:rsidR="007132E0" w:rsidRPr="00486765">
        <w:rPr>
          <w:sz w:val="22"/>
        </w:rPr>
        <w:t xml:space="preserve"> instance-level relation between </w:t>
      </w:r>
      <w:r w:rsidR="005C3F8B">
        <w:rPr>
          <w:sz w:val="22"/>
        </w:rPr>
        <w:t>a process</w:t>
      </w:r>
      <w:r w:rsidR="007132E0" w:rsidRPr="00486765">
        <w:rPr>
          <w:sz w:val="22"/>
        </w:rPr>
        <w:t xml:space="preserve">, </w:t>
      </w:r>
      <w:r w:rsidR="005C3F8B">
        <w:rPr>
          <w:sz w:val="22"/>
        </w:rPr>
        <w:t xml:space="preserve">a </w:t>
      </w:r>
      <w:r w:rsidR="007132E0" w:rsidRPr="00486765">
        <w:rPr>
          <w:sz w:val="22"/>
        </w:rPr>
        <w:t xml:space="preserve">continuant, and a time at which the continuant participates in some way in the </w:t>
      </w:r>
      <w:proofErr w:type="spellStart"/>
      <w:r w:rsidR="007132E0" w:rsidRPr="00486765">
        <w:rPr>
          <w:sz w:val="22"/>
        </w:rPr>
        <w:t>occurrent</w:t>
      </w:r>
      <w:proofErr w:type="spellEnd"/>
      <w:r w:rsidR="007132E0" w:rsidRPr="00486765">
        <w:rPr>
          <w:sz w:val="22"/>
        </w:rPr>
        <w:t xml:space="preserve">. </w:t>
      </w:r>
      <w:r w:rsidR="006D323D">
        <w:rPr>
          <w:sz w:val="22"/>
        </w:rPr>
        <w:t>[086-00</w:t>
      </w:r>
      <w:r w:rsidR="00653A6B">
        <w:rPr>
          <w:sz w:val="22"/>
        </w:rPr>
        <w:t>2</w:t>
      </w:r>
      <w:r w:rsidR="006D323D">
        <w:rPr>
          <w:sz w:val="22"/>
        </w:rPr>
        <w:t>]</w:t>
      </w:r>
      <w:ins w:id="669" w:author="Jonathan Bona" w:date="2012-05-04T15:11:00Z">
        <w:r w:rsidRPr="000E066A">
          <w:rPr>
            <w:rStyle w:val="Annotation"/>
            <w:rPrChange w:id="670" w:author="Jonathan Bona" w:date="2012-05-04T15:11:00Z">
              <w:rPr>
                <w:sz w:val="22"/>
              </w:rPr>
            </w:rPrChange>
          </w:rPr>
          <w:t>]</w:t>
        </w:r>
      </w:ins>
    </w:p>
    <w:p w14:paraId="4D29E90C" w14:textId="2CB8606B" w:rsidR="00C1546F" w:rsidRPr="00486765" w:rsidRDefault="000E066A">
      <w:pPr>
        <w:pStyle w:val="Specification"/>
        <w:rPr>
          <w:sz w:val="22"/>
        </w:rPr>
      </w:pPr>
      <w:proofErr w:type="gramStart"/>
      <w:ins w:id="671"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C1546F" w:rsidRPr="00486765">
        <w:rPr>
          <w:rStyle w:val="SpecificationType"/>
          <w:sz w:val="22"/>
        </w:rPr>
        <w:t>Domain</w:t>
      </w:r>
      <w:r w:rsidR="00C1546F" w:rsidRPr="00486765">
        <w:rPr>
          <w:rStyle w:val="Strong"/>
          <w:rFonts w:ascii="Times New Roman" w:hAnsi="Times New Roman"/>
          <w:b w:val="0"/>
          <w:smallCaps/>
          <w:color w:val="000000"/>
          <w:sz w:val="22"/>
          <w:szCs w:val="23"/>
          <w:bdr w:val="none" w:sz="0" w:space="0" w:color="auto" w:frame="1"/>
        </w:rPr>
        <w:t xml:space="preserve">: </w:t>
      </w:r>
      <w:r w:rsidR="005C3F8B">
        <w:rPr>
          <w:sz w:val="22"/>
        </w:rPr>
        <w:t>process</w:t>
      </w:r>
      <w:ins w:id="672" w:author="Jonathan Bona" w:date="2012-05-04T15:11:00Z">
        <w:r w:rsidRPr="007539EB">
          <w:rPr>
            <w:rStyle w:val="Annotation"/>
          </w:rPr>
          <w:t>]</w:t>
        </w:r>
      </w:ins>
    </w:p>
    <w:p w14:paraId="780C2B50" w14:textId="4031FDD7" w:rsidR="00C1546F" w:rsidRPr="00486765" w:rsidRDefault="000E066A" w:rsidP="00B6123E">
      <w:pPr>
        <w:pStyle w:val="Specification"/>
      </w:pPr>
      <w:proofErr w:type="gramStart"/>
      <w:ins w:id="673"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C1546F" w:rsidRPr="00486765">
        <w:rPr>
          <w:rStyle w:val="SpecificationType"/>
          <w:sz w:val="22"/>
        </w:rPr>
        <w:t>Range</w:t>
      </w:r>
      <w:r w:rsidR="00C1546F" w:rsidRPr="00486765">
        <w:rPr>
          <w:rStyle w:val="Strong"/>
          <w:rFonts w:ascii="Times New Roman" w:hAnsi="Times New Roman"/>
          <w:b w:val="0"/>
          <w:smallCaps/>
          <w:color w:val="000000"/>
          <w:sz w:val="22"/>
          <w:szCs w:val="23"/>
          <w:bdr w:val="none" w:sz="0" w:space="0" w:color="auto" w:frame="1"/>
        </w:rPr>
        <w:t xml:space="preserve">: </w:t>
      </w:r>
      <w:r w:rsidR="00C1546F" w:rsidRPr="00B6123E">
        <w:rPr>
          <w:i/>
          <w:sz w:val="22"/>
        </w:rPr>
        <w:t>independent continuant</w:t>
      </w:r>
      <w:r w:rsidR="00AB13CB" w:rsidRPr="00A52523">
        <w:rPr>
          <w:sz w:val="22"/>
        </w:rPr>
        <w:t>,</w:t>
      </w:r>
      <w:r w:rsidR="00AB13CB" w:rsidRPr="00B6123E">
        <w:rPr>
          <w:i/>
          <w:sz w:val="22"/>
        </w:rPr>
        <w:t xml:space="preserve"> specifically dependent continuant</w:t>
      </w:r>
      <w:r w:rsidR="00AB13CB" w:rsidRPr="00A52523">
        <w:rPr>
          <w:sz w:val="22"/>
        </w:rPr>
        <w:t>,</w:t>
      </w:r>
      <w:r w:rsidR="00AB13CB" w:rsidRPr="00B6123E">
        <w:rPr>
          <w:i/>
          <w:sz w:val="22"/>
        </w:rPr>
        <w:t xml:space="preserve"> generically dependent continuant</w:t>
      </w:r>
      <w:ins w:id="674" w:author="Jonathan Bona" w:date="2012-05-04T15:11:00Z">
        <w:r w:rsidRPr="007539EB">
          <w:rPr>
            <w:rStyle w:val="Annotation"/>
          </w:rPr>
          <w:t>]</w:t>
        </w:r>
      </w:ins>
    </w:p>
    <w:p w14:paraId="39492A26" w14:textId="74FAED9D" w:rsidR="007132E0" w:rsidRPr="00486765" w:rsidRDefault="000E066A" w:rsidP="00486765">
      <w:pPr>
        <w:pStyle w:val="Specification"/>
        <w:rPr>
          <w:sz w:val="22"/>
        </w:rPr>
      </w:pPr>
      <w:proofErr w:type="gramStart"/>
      <w:ins w:id="675"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a </w:t>
      </w:r>
      <w:r w:rsidR="007132E0" w:rsidRPr="00486765">
        <w:rPr>
          <w:sz w:val="22"/>
        </w:rPr>
        <w:t xml:space="preserve">is an </w:t>
      </w:r>
      <w:proofErr w:type="spellStart"/>
      <w:r w:rsidR="007132E0" w:rsidRPr="00486765">
        <w:rPr>
          <w:i/>
          <w:sz w:val="22"/>
        </w:rPr>
        <w:t>occurrent</w:t>
      </w:r>
      <w:proofErr w:type="spellEnd"/>
      <w:r w:rsidR="006D323D">
        <w:rPr>
          <w:sz w:val="22"/>
        </w:rPr>
        <w:t>. [087-001</w:t>
      </w:r>
      <w:proofErr w:type="gramStart"/>
      <w:r w:rsidR="006D323D">
        <w:rPr>
          <w:sz w:val="22"/>
        </w:rPr>
        <w:t>]</w:t>
      </w:r>
      <w:ins w:id="676" w:author="Jonathan Bona" w:date="2012-05-04T15:11:00Z">
        <w:r w:rsidRPr="000E066A">
          <w:rPr>
            <w:rStyle w:val="Annotation"/>
          </w:rPr>
          <w:t xml:space="preserve"> </w:t>
        </w:r>
        <w:r w:rsidRPr="007539EB">
          <w:rPr>
            <w:rStyle w:val="Annotation"/>
          </w:rPr>
          <w:t>]</w:t>
        </w:r>
      </w:ins>
      <w:proofErr w:type="gramEnd"/>
    </w:p>
    <w:p w14:paraId="46E2D609" w14:textId="4F202464" w:rsidR="007132E0" w:rsidRPr="00486765" w:rsidRDefault="000E066A">
      <w:pPr>
        <w:pStyle w:val="Specification"/>
        <w:rPr>
          <w:sz w:val="22"/>
        </w:rPr>
      </w:pPr>
      <w:proofErr w:type="gramStart"/>
      <w:ins w:id="677"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is </w:t>
      </w:r>
      <w:r w:rsidR="00AB13CB">
        <w:rPr>
          <w:sz w:val="22"/>
        </w:rPr>
        <w:t xml:space="preserve">a </w:t>
      </w:r>
      <w:r w:rsidR="007132E0" w:rsidRPr="00B6123E">
        <w:rPr>
          <w:i/>
          <w:sz w:val="22"/>
        </w:rPr>
        <w:t>continuant</w:t>
      </w:r>
      <w:r w:rsidR="006D323D">
        <w:rPr>
          <w:sz w:val="22"/>
        </w:rPr>
        <w:t>. [088-001</w:t>
      </w:r>
      <w:proofErr w:type="gramStart"/>
      <w:r w:rsidR="006D323D">
        <w:rPr>
          <w:sz w:val="22"/>
        </w:rPr>
        <w:t>]</w:t>
      </w:r>
      <w:ins w:id="678" w:author="Jonathan Bona" w:date="2012-05-04T15:11:00Z">
        <w:r w:rsidRPr="000E066A">
          <w:rPr>
            <w:rStyle w:val="Annotation"/>
          </w:rPr>
          <w:t xml:space="preserve"> </w:t>
        </w:r>
        <w:r w:rsidRPr="007539EB">
          <w:rPr>
            <w:rStyle w:val="Annotation"/>
          </w:rPr>
          <w:t>]</w:t>
        </w:r>
      </w:ins>
      <w:proofErr w:type="gramEnd"/>
    </w:p>
    <w:p w14:paraId="15A63E89" w14:textId="4DEC57F9" w:rsidR="007132E0" w:rsidRPr="00B23775" w:rsidRDefault="000E066A">
      <w:pPr>
        <w:pStyle w:val="Specification"/>
        <w:rPr>
          <w:sz w:val="22"/>
        </w:rPr>
      </w:pPr>
      <w:proofErr w:type="gramStart"/>
      <w:ins w:id="679"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236D40" w:rsidRPr="00486765">
        <w:rPr>
          <w:rStyle w:val="SpecificationType"/>
          <w:sz w:val="22"/>
        </w:rPr>
        <w:t>Axiom</w:t>
      </w:r>
      <w:r w:rsidR="00236D40" w:rsidRPr="00486765">
        <w:rPr>
          <w:smallCaps/>
          <w:sz w:val="22"/>
        </w:rPr>
        <w:t>:</w:t>
      </w:r>
      <w:r w:rsidR="007132E0" w:rsidRPr="00486765">
        <w:rPr>
          <w:sz w:val="22"/>
        </w:rPr>
        <w:t xml:space="preserve"> if </w:t>
      </w:r>
      <w:r w:rsidR="007132E0" w:rsidRPr="00486765">
        <w:rPr>
          <w:i/>
          <w:sz w:val="22"/>
        </w:rPr>
        <w:t xml:space="preserve">a </w:t>
      </w:r>
      <w:proofErr w:type="spellStart"/>
      <w:r w:rsidR="007132E0" w:rsidRPr="00486765">
        <w:rPr>
          <w:b/>
          <w:sz w:val="22"/>
        </w:rPr>
        <w:t>has_participant</w:t>
      </w:r>
      <w:proofErr w:type="spellEnd"/>
      <w:r w:rsidR="007132E0" w:rsidRPr="00486765">
        <w:rPr>
          <w:b/>
          <w:sz w:val="22"/>
        </w:rPr>
        <w:t xml:space="preserve"> </w:t>
      </w:r>
      <w:r w:rsidR="007132E0" w:rsidRPr="00486765">
        <w:rPr>
          <w:i/>
          <w:sz w:val="22"/>
        </w:rPr>
        <w:t>b</w:t>
      </w:r>
      <w:r w:rsidR="007132E0" w:rsidRPr="00486765">
        <w:rPr>
          <w:b/>
          <w:i/>
          <w:sz w:val="22"/>
        </w:rPr>
        <w:t xml:space="preserve"> </w:t>
      </w:r>
      <w:r w:rsidR="007132E0" w:rsidRPr="00486765">
        <w:rPr>
          <w:b/>
          <w:sz w:val="22"/>
        </w:rPr>
        <w:t xml:space="preserve">at </w:t>
      </w:r>
      <w:r w:rsidR="007132E0" w:rsidRPr="00486765">
        <w:rPr>
          <w:i/>
          <w:sz w:val="22"/>
        </w:rPr>
        <w:t xml:space="preserve">t </w:t>
      </w:r>
      <w:r w:rsidR="007132E0" w:rsidRPr="00486765">
        <w:rPr>
          <w:sz w:val="22"/>
        </w:rPr>
        <w:t>then</w:t>
      </w:r>
      <w:r w:rsidR="007132E0" w:rsidRPr="00486765">
        <w:rPr>
          <w:i/>
          <w:sz w:val="22"/>
        </w:rPr>
        <w:t xml:space="preserve"> b </w:t>
      </w:r>
      <w:r w:rsidR="007132E0" w:rsidRPr="00486765">
        <w:rPr>
          <w:sz w:val="22"/>
        </w:rPr>
        <w:t xml:space="preserve">exists </w:t>
      </w:r>
      <w:r w:rsidR="007132E0" w:rsidRPr="00486765">
        <w:rPr>
          <w:b/>
          <w:sz w:val="22"/>
        </w:rPr>
        <w:t>at</w:t>
      </w:r>
      <w:r w:rsidR="007132E0" w:rsidRPr="00486765">
        <w:rPr>
          <w:sz w:val="22"/>
        </w:rPr>
        <w:t xml:space="preserve"> </w:t>
      </w:r>
      <w:r w:rsidR="007132E0" w:rsidRPr="00486765">
        <w:rPr>
          <w:i/>
          <w:sz w:val="22"/>
        </w:rPr>
        <w:t>t</w:t>
      </w:r>
      <w:r w:rsidR="006D323D">
        <w:rPr>
          <w:sz w:val="22"/>
        </w:rPr>
        <w:t>. [089-001]</w:t>
      </w:r>
      <w:ins w:id="680" w:author="Jonathan Bona" w:date="2012-05-04T15:11:00Z">
        <w:r w:rsidRPr="000E066A">
          <w:rPr>
            <w:rStyle w:val="Annotation"/>
          </w:rPr>
          <w:t xml:space="preserve"> </w:t>
        </w:r>
        <w:r w:rsidRPr="007539EB">
          <w:rPr>
            <w:rStyle w:val="Annotation"/>
          </w:rPr>
          <w:t>]</w:t>
        </w:r>
      </w:ins>
    </w:p>
    <w:p w14:paraId="0D71D866" w14:textId="77777777" w:rsidR="00037764" w:rsidRPr="00037764" w:rsidRDefault="00037764" w:rsidP="00486765">
      <w:pPr>
        <w:pStyle w:val="Specification"/>
        <w:ind w:left="0"/>
        <w:rPr>
          <w:b/>
          <w:sz w:val="22"/>
        </w:rPr>
      </w:pPr>
    </w:p>
    <w:p w14:paraId="38D5B8EA" w14:textId="0F92CBA6" w:rsidR="00AB13CB" w:rsidRPr="00B23775" w:rsidRDefault="00AB13CB" w:rsidP="00B23775">
      <w:pPr>
        <w:rPr>
          <w:b/>
        </w:rPr>
      </w:pPr>
      <w:r w:rsidRPr="00B23775">
        <w:rPr>
          <w:b/>
        </w:rPr>
        <w:t>Participation always involves some material entity</w:t>
      </w:r>
    </w:p>
    <w:p w14:paraId="20D73534" w14:textId="0D3A065E" w:rsidR="00AB13CB" w:rsidRDefault="000E066A" w:rsidP="00AB13CB">
      <w:pPr>
        <w:pStyle w:val="Specification"/>
      </w:pPr>
      <w:proofErr w:type="gramStart"/>
      <w:ins w:id="681"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AB13CB" w:rsidRPr="00751DA3">
        <w:rPr>
          <w:rStyle w:val="SpecificationType"/>
          <w:sz w:val="22"/>
        </w:rPr>
        <w:t>Axiom</w:t>
      </w:r>
      <w:r w:rsidR="00AB13CB" w:rsidRPr="00751DA3">
        <w:rPr>
          <w:smallCaps/>
          <w:sz w:val="22"/>
        </w:rPr>
        <w:t>:</w:t>
      </w:r>
      <w:r w:rsidR="00AB13CB" w:rsidRPr="00751DA3">
        <w:rPr>
          <w:sz w:val="22"/>
        </w:rPr>
        <w:t xml:space="preserve"> if </w:t>
      </w:r>
      <w:r w:rsidR="00AB13CB" w:rsidRPr="00751DA3">
        <w:rPr>
          <w:i/>
          <w:sz w:val="22"/>
        </w:rPr>
        <w:t xml:space="preserve">a </w:t>
      </w:r>
      <w:proofErr w:type="spellStart"/>
      <w:r w:rsidR="00AB13CB" w:rsidRPr="00751DA3">
        <w:rPr>
          <w:b/>
          <w:sz w:val="22"/>
        </w:rPr>
        <w:t>has_participant</w:t>
      </w:r>
      <w:proofErr w:type="spellEnd"/>
      <w:r w:rsidR="00AB13CB" w:rsidRPr="00751DA3">
        <w:rPr>
          <w:b/>
          <w:sz w:val="22"/>
        </w:rPr>
        <w:t xml:space="preserve"> </w:t>
      </w:r>
      <w:r w:rsidR="00AB13CB" w:rsidRPr="00751DA3">
        <w:rPr>
          <w:i/>
          <w:sz w:val="22"/>
        </w:rPr>
        <w:t>b</w:t>
      </w:r>
      <w:r w:rsidR="00AB13CB" w:rsidRPr="00751DA3">
        <w:rPr>
          <w:b/>
          <w:i/>
          <w:sz w:val="22"/>
        </w:rPr>
        <w:t xml:space="preserve"> </w:t>
      </w:r>
      <w:r w:rsidR="00AB13CB" w:rsidRPr="00751DA3">
        <w:rPr>
          <w:b/>
          <w:sz w:val="22"/>
        </w:rPr>
        <w:t xml:space="preserve">at </w:t>
      </w:r>
      <w:r w:rsidR="00AB13CB" w:rsidRPr="00751DA3">
        <w:rPr>
          <w:i/>
          <w:sz w:val="22"/>
        </w:rPr>
        <w:t xml:space="preserve">t </w:t>
      </w:r>
      <w:r w:rsidR="00AB13CB">
        <w:t xml:space="preserve">&amp; </w:t>
      </w:r>
      <w:r w:rsidR="00AB13CB">
        <w:rPr>
          <w:i/>
        </w:rPr>
        <w:t xml:space="preserve">b </w:t>
      </w:r>
      <w:r w:rsidR="00AB13CB">
        <w:t xml:space="preserve">is a </w:t>
      </w:r>
      <w:r w:rsidR="00AB13CB" w:rsidRPr="00486765">
        <w:rPr>
          <w:i/>
        </w:rPr>
        <w:t>specifically</w:t>
      </w:r>
      <w:r w:rsidR="00AB13CB">
        <w:t xml:space="preserve"> </w:t>
      </w:r>
      <w:r w:rsidR="00AB13CB" w:rsidRPr="00486765">
        <w:rPr>
          <w:i/>
        </w:rPr>
        <w:t>dependent continuant</w:t>
      </w:r>
      <w:r w:rsidR="00AB13CB">
        <w:t xml:space="preserve">, then </w:t>
      </w:r>
    </w:p>
    <w:p w14:paraId="6D610F08" w14:textId="01E8AB54" w:rsidR="00AB13CB" w:rsidRPr="00B23775" w:rsidRDefault="00AB13CB" w:rsidP="00486765">
      <w:pPr>
        <w:pStyle w:val="Specification"/>
        <w:ind w:firstLine="720"/>
      </w:pPr>
      <w:proofErr w:type="gramStart"/>
      <w:r>
        <w:t>there</w:t>
      </w:r>
      <w:proofErr w:type="gramEnd"/>
      <w:r>
        <w:t xml:space="preserve"> is some </w:t>
      </w:r>
      <w:r>
        <w:rPr>
          <w:i/>
        </w:rPr>
        <w:t>material entity c</w:t>
      </w:r>
      <w:r>
        <w:t xml:space="preserve">, </w:t>
      </w:r>
      <w:r>
        <w:rPr>
          <w:i/>
        </w:rPr>
        <w:t xml:space="preserve">b </w:t>
      </w:r>
      <w:r w:rsidR="00EB5D75" w:rsidRPr="00486765">
        <w:rPr>
          <w:b/>
        </w:rPr>
        <w:t>s-depends on</w:t>
      </w:r>
      <w:r w:rsidR="00EB5D75">
        <w:t xml:space="preserve"> </w:t>
      </w:r>
      <w:r w:rsidR="00EB5D75">
        <w:rPr>
          <w:i/>
        </w:rPr>
        <w:t xml:space="preserve">c </w:t>
      </w:r>
      <w:r w:rsidR="00EB5D75">
        <w:t xml:space="preserve">&amp; </w:t>
      </w:r>
      <w:r w:rsidR="00EB5D75">
        <w:rPr>
          <w:i/>
        </w:rPr>
        <w:t xml:space="preserve">a </w:t>
      </w:r>
      <w:r w:rsidR="00EB5D75" w:rsidRPr="00486765">
        <w:rPr>
          <w:b/>
        </w:rPr>
        <w:t>s-depends on</w:t>
      </w:r>
      <w:r w:rsidR="00EB5D75">
        <w:t xml:space="preserve"> </w:t>
      </w:r>
      <w:r w:rsidR="00EB5D75">
        <w:rPr>
          <w:i/>
        </w:rPr>
        <w:t>c</w:t>
      </w:r>
      <w:r w:rsidR="006D323D">
        <w:t>. [090-001]</w:t>
      </w:r>
      <w:ins w:id="682" w:author="Jonathan Bona" w:date="2012-05-04T15:11:00Z">
        <w:r w:rsidR="000E066A" w:rsidRPr="000E066A">
          <w:rPr>
            <w:rStyle w:val="Annotation"/>
          </w:rPr>
          <w:t xml:space="preserve"> </w:t>
        </w:r>
        <w:r w:rsidR="000E066A" w:rsidRPr="007539EB">
          <w:rPr>
            <w:rStyle w:val="Annotation"/>
          </w:rPr>
          <w:t>]</w:t>
        </w:r>
      </w:ins>
    </w:p>
    <w:p w14:paraId="3E155CC1" w14:textId="4364B5DB" w:rsidR="00AB13CB" w:rsidRPr="0017019A" w:rsidRDefault="00EB5D75" w:rsidP="00486765">
      <w:r>
        <w:lastRenderedPageBreak/>
        <w:tab/>
      </w:r>
    </w:p>
    <w:p w14:paraId="685BF407" w14:textId="06130BB5" w:rsidR="00EB5D75" w:rsidRDefault="000E066A" w:rsidP="00EB5D75">
      <w:pPr>
        <w:pStyle w:val="Specification"/>
      </w:pPr>
      <w:proofErr w:type="gramStart"/>
      <w:ins w:id="683" w:author="Jonathan Bona" w:date="2012-05-04T15:11:00Z">
        <w:r w:rsidRPr="007539EB">
          <w:rPr>
            <w:rStyle w:val="Annotation"/>
          </w:rPr>
          <w:t>a</w:t>
        </w:r>
        <w:proofErr w:type="gramEnd"/>
        <w:r w:rsidRPr="007539EB">
          <w:rPr>
            <w:rStyle w:val="Annotation"/>
          </w:rPr>
          <w:t>(</w:t>
        </w:r>
        <w:proofErr w:type="spellStart"/>
        <w:r w:rsidRPr="007539EB">
          <w:rPr>
            <w:rStyle w:val="Annotation"/>
          </w:rPr>
          <w:t>has_participant</w:t>
        </w:r>
        <w:proofErr w:type="spellEnd"/>
        <w:r w:rsidRPr="007539EB">
          <w:rPr>
            <w:rStyle w:val="Annotation"/>
          </w:rPr>
          <w:t>)[</w:t>
        </w:r>
      </w:ins>
      <w:r w:rsidR="00EB5D75" w:rsidRPr="00751DA3">
        <w:rPr>
          <w:rStyle w:val="SpecificationType"/>
          <w:sz w:val="22"/>
        </w:rPr>
        <w:t>Axiom</w:t>
      </w:r>
      <w:r w:rsidR="00EB5D75" w:rsidRPr="00751DA3">
        <w:rPr>
          <w:smallCaps/>
          <w:sz w:val="22"/>
        </w:rPr>
        <w:t>:</w:t>
      </w:r>
      <w:r w:rsidR="00EB5D75" w:rsidRPr="00751DA3">
        <w:rPr>
          <w:sz w:val="22"/>
        </w:rPr>
        <w:t xml:space="preserve"> if </w:t>
      </w:r>
      <w:r w:rsidR="00EB5D75" w:rsidRPr="00751DA3">
        <w:rPr>
          <w:i/>
          <w:sz w:val="22"/>
        </w:rPr>
        <w:t xml:space="preserve">a </w:t>
      </w:r>
      <w:proofErr w:type="spellStart"/>
      <w:r w:rsidR="00EB5D75" w:rsidRPr="00751DA3">
        <w:rPr>
          <w:b/>
          <w:sz w:val="22"/>
        </w:rPr>
        <w:t>has_participant</w:t>
      </w:r>
      <w:proofErr w:type="spellEnd"/>
      <w:r w:rsidR="00EB5D75" w:rsidRPr="00751DA3">
        <w:rPr>
          <w:b/>
          <w:sz w:val="22"/>
        </w:rPr>
        <w:t xml:space="preserve"> </w:t>
      </w:r>
      <w:r w:rsidR="00EB5D75" w:rsidRPr="00751DA3">
        <w:rPr>
          <w:i/>
          <w:sz w:val="22"/>
        </w:rPr>
        <w:t>b</w:t>
      </w:r>
      <w:r w:rsidR="00EB5D75" w:rsidRPr="00751DA3">
        <w:rPr>
          <w:b/>
          <w:i/>
          <w:sz w:val="22"/>
        </w:rPr>
        <w:t xml:space="preserve"> </w:t>
      </w:r>
      <w:r w:rsidR="00EB5D75" w:rsidRPr="00751DA3">
        <w:rPr>
          <w:b/>
          <w:sz w:val="22"/>
        </w:rPr>
        <w:t xml:space="preserve">at </w:t>
      </w:r>
      <w:r w:rsidR="00EB5D75" w:rsidRPr="00751DA3">
        <w:rPr>
          <w:i/>
          <w:sz w:val="22"/>
        </w:rPr>
        <w:t xml:space="preserve">t </w:t>
      </w:r>
      <w:r w:rsidR="00EB5D75">
        <w:t xml:space="preserve">&amp; </w:t>
      </w:r>
      <w:r w:rsidR="00EB5D75">
        <w:rPr>
          <w:i/>
        </w:rPr>
        <w:t xml:space="preserve">b </w:t>
      </w:r>
      <w:r w:rsidR="00EB5D75">
        <w:t xml:space="preserve">is a </w:t>
      </w:r>
      <w:r w:rsidR="00EB5D75">
        <w:rPr>
          <w:i/>
        </w:rPr>
        <w:t xml:space="preserve">generically </w:t>
      </w:r>
      <w:r w:rsidR="00EB5D75" w:rsidRPr="00751DA3">
        <w:rPr>
          <w:i/>
        </w:rPr>
        <w:t>dependent continuant</w:t>
      </w:r>
      <w:r w:rsidR="00EB5D75">
        <w:t xml:space="preserve">, then </w:t>
      </w:r>
    </w:p>
    <w:p w14:paraId="2AADA80E" w14:textId="102E1E0E" w:rsidR="00EB5D75" w:rsidRPr="00B23775" w:rsidRDefault="00EB5D75" w:rsidP="00EB5D75">
      <w:pPr>
        <w:pStyle w:val="Specification"/>
        <w:ind w:firstLine="720"/>
      </w:pPr>
      <w:proofErr w:type="gramStart"/>
      <w:r>
        <w:t>there</w:t>
      </w:r>
      <w:proofErr w:type="gramEnd"/>
      <w:r>
        <w:t xml:space="preserve"> is some </w:t>
      </w:r>
      <w:r>
        <w:rPr>
          <w:i/>
        </w:rPr>
        <w:t>material entity c</w:t>
      </w:r>
      <w:r>
        <w:t xml:space="preserve">, </w:t>
      </w:r>
      <w:r>
        <w:rPr>
          <w:i/>
        </w:rPr>
        <w:t xml:space="preserve">b </w:t>
      </w:r>
      <w:r>
        <w:rPr>
          <w:b/>
        </w:rPr>
        <w:t>g</w:t>
      </w:r>
      <w:r w:rsidRPr="00751DA3">
        <w:rPr>
          <w:b/>
        </w:rPr>
        <w:t>-depends on</w:t>
      </w:r>
      <w:r>
        <w:t xml:space="preserve"> </w:t>
      </w:r>
      <w:r>
        <w:rPr>
          <w:i/>
        </w:rPr>
        <w:t xml:space="preserve">c </w:t>
      </w:r>
      <w:r>
        <w:t xml:space="preserve">&amp; </w:t>
      </w:r>
      <w:r>
        <w:rPr>
          <w:i/>
        </w:rPr>
        <w:t xml:space="preserve">a </w:t>
      </w:r>
      <w:r w:rsidRPr="00751DA3">
        <w:rPr>
          <w:b/>
        </w:rPr>
        <w:t>s-depends on</w:t>
      </w:r>
      <w:r>
        <w:t xml:space="preserve"> </w:t>
      </w:r>
      <w:r>
        <w:rPr>
          <w:i/>
        </w:rPr>
        <w:t>c</w:t>
      </w:r>
      <w:r w:rsidR="00341371">
        <w:rPr>
          <w:i/>
        </w:rPr>
        <w:t>.</w:t>
      </w:r>
      <w:r w:rsidR="00341371">
        <w:t xml:space="preserve"> [091-001]</w:t>
      </w:r>
      <w:ins w:id="684" w:author="Jonathan Bona" w:date="2012-05-04T15:12:00Z">
        <w:r w:rsidR="000E066A" w:rsidRPr="000E066A">
          <w:rPr>
            <w:rStyle w:val="Annotation"/>
          </w:rPr>
          <w:t xml:space="preserve"> </w:t>
        </w:r>
        <w:r w:rsidR="000E066A" w:rsidRPr="007539EB">
          <w:rPr>
            <w:rStyle w:val="Annotation"/>
          </w:rPr>
          <w:t>]</w:t>
        </w:r>
      </w:ins>
    </w:p>
    <w:p w14:paraId="78EA4B9F" w14:textId="77777777" w:rsidR="00037764" w:rsidRDefault="00037764" w:rsidP="00486765"/>
    <w:p w14:paraId="1454480D" w14:textId="7D0B4883" w:rsidR="003E0658" w:rsidRPr="00B56876" w:rsidRDefault="00EB5D75" w:rsidP="00486765">
      <w:r w:rsidRPr="0017019A">
        <w:t>Thus both specifically</w:t>
      </w:r>
      <w:r>
        <w:t xml:space="preserve"> and g</w:t>
      </w:r>
      <w:r w:rsidR="007132E0" w:rsidRPr="0017019A">
        <w:t>enerically dependent entities participate in processe</w:t>
      </w:r>
      <w:r w:rsidR="007132E0" w:rsidRPr="00486765">
        <w:t xml:space="preserve">s – for example when a file is copied from one hard drive to another – </w:t>
      </w:r>
      <w:r w:rsidR="003E0658" w:rsidRPr="00486765">
        <w:t xml:space="preserve">but </w:t>
      </w:r>
      <w:r w:rsidR="007132E0" w:rsidRPr="00486765">
        <w:t xml:space="preserve">only </w:t>
      </w:r>
      <w:r w:rsidR="007132E0" w:rsidRPr="00486765">
        <w:rPr>
          <w:i/>
        </w:rPr>
        <w:t xml:space="preserve">via </w:t>
      </w:r>
      <w:r w:rsidR="003E0658" w:rsidRPr="00486765">
        <w:t xml:space="preserve">the bearers of </w:t>
      </w:r>
      <w:r w:rsidR="007132E0" w:rsidRPr="00486765">
        <w:t xml:space="preserve">their specifically dependent concretizations. </w:t>
      </w:r>
      <w:r w:rsidR="006738BC">
        <w:t>The underlying idea is that when something changes, then a material entity changes. All change supervenes in this sense on material change.</w:t>
      </w:r>
    </w:p>
    <w:p w14:paraId="0ADC3EA9" w14:textId="45AC79ED" w:rsidR="007132E0" w:rsidRPr="00B56876" w:rsidRDefault="003E0658" w:rsidP="00486765">
      <w:r w:rsidRPr="00486765">
        <w:rPr>
          <w:sz w:val="22"/>
        </w:rPr>
        <w:t>Spatial regions do not participate in processes.</w:t>
      </w:r>
    </w:p>
    <w:p w14:paraId="285450CC" w14:textId="68648391" w:rsidR="003E0658" w:rsidRPr="00B56876" w:rsidRDefault="00EB5D75" w:rsidP="00486765">
      <w:r>
        <w:rPr>
          <w:sz w:val="22"/>
        </w:rPr>
        <w:t>On the participation of q</w:t>
      </w:r>
      <w:r w:rsidR="003E0658" w:rsidRPr="00486765">
        <w:rPr>
          <w:sz w:val="22"/>
        </w:rPr>
        <w:t>ualities in processes see the treatme</w:t>
      </w:r>
      <w:r w:rsidRPr="00486765">
        <w:rPr>
          <w:sz w:val="22"/>
        </w:rPr>
        <w:t>nt of qualitative change, below</w:t>
      </w:r>
      <w:r w:rsidR="003E0658" w:rsidRPr="00486765">
        <w:rPr>
          <w:sz w:val="22"/>
        </w:rPr>
        <w:t>.</w:t>
      </w:r>
    </w:p>
    <w:p w14:paraId="0232DA8E" w14:textId="7038BDA2" w:rsidR="00E571F9" w:rsidRPr="00486765" w:rsidRDefault="009605D5" w:rsidP="00486765">
      <w:pPr>
        <w:pStyle w:val="Heading3"/>
        <w:rPr>
          <w:sz w:val="22"/>
        </w:rPr>
      </w:pPr>
      <w:bookmarkStart w:id="685" w:name="_Toc313270729"/>
      <w:bookmarkStart w:id="686" w:name="_Toc319326134"/>
      <w:r w:rsidRPr="00486765">
        <w:rPr>
          <w:sz w:val="22"/>
        </w:rPr>
        <w:t>3.1</w:t>
      </w:r>
      <w:r w:rsidR="00965517" w:rsidRPr="00486765">
        <w:rPr>
          <w:sz w:val="22"/>
        </w:rPr>
        <w:t>.</w:t>
      </w:r>
      <w:r w:rsidRPr="00486765">
        <w:rPr>
          <w:sz w:val="22"/>
        </w:rPr>
        <w:t>2</w:t>
      </w:r>
      <w:r w:rsidR="00965517" w:rsidRPr="00486765">
        <w:rPr>
          <w:sz w:val="22"/>
        </w:rPr>
        <w:t xml:space="preserve"> </w:t>
      </w:r>
      <w:r w:rsidR="00E571F9" w:rsidRPr="00486765">
        <w:rPr>
          <w:sz w:val="22"/>
        </w:rPr>
        <w:t>Process profiles</w:t>
      </w:r>
      <w:bookmarkEnd w:id="685"/>
      <w:bookmarkEnd w:id="686"/>
    </w:p>
    <w:p w14:paraId="0BC10A30" w14:textId="77777777" w:rsidR="008310FF" w:rsidRPr="00A91618" w:rsidRDefault="008310FF" w:rsidP="008310FF">
      <w:pPr>
        <w:jc w:val="left"/>
      </w:pPr>
      <w:r w:rsidRPr="00703851">
        <w:rPr>
          <w:noProof/>
        </w:rPr>
        <w:drawing>
          <wp:inline distT="0" distB="0" distL="0" distR="0" wp14:anchorId="2A7330BF" wp14:editId="2021C809">
            <wp:extent cx="8255" cy="8255"/>
            <wp:effectExtent l="0" t="0" r="0" b="0"/>
            <wp:docPr id="6" name="Picture 6" descr="http://www.ebi.ac.uk/QuickGO/IS?u=g58rf0n5&amp;id=8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ebi.ac.uk/QuickGO/IS?u=g58rf0n5&amp;id=898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t xml:space="preserve">PROCESS PROFILES </w:t>
      </w:r>
    </w:p>
    <w:p w14:paraId="07B08079" w14:textId="77777777" w:rsidR="008310FF" w:rsidRDefault="008310FF" w:rsidP="008310FF">
      <w:pPr>
        <w:jc w:val="left"/>
        <w:rPr>
          <w:i/>
        </w:rPr>
      </w:pPr>
      <w:r>
        <w:rPr>
          <w:i/>
        </w:rPr>
        <w:t>To be dealt wit</w:t>
      </w:r>
      <w:r w:rsidRPr="00C12AF8">
        <w:rPr>
          <w:i/>
        </w:rPr>
        <w:t>h</w:t>
      </w:r>
    </w:p>
    <w:p w14:paraId="193D5BCE" w14:textId="77777777" w:rsidR="008310FF" w:rsidRPr="00E96B5D" w:rsidRDefault="008310FF" w:rsidP="008310FF">
      <w:pPr>
        <w:jc w:val="left"/>
        <w:rPr>
          <w:i/>
          <w:highlight w:val="yellow"/>
        </w:rPr>
      </w:pPr>
      <w:proofErr w:type="gramStart"/>
      <w:r w:rsidRPr="00E96B5D">
        <w:rPr>
          <w:i/>
          <w:highlight w:val="yellow"/>
        </w:rPr>
        <w:t>the</w:t>
      </w:r>
      <w:proofErr w:type="gramEnd"/>
      <w:r w:rsidRPr="00E96B5D">
        <w:rPr>
          <w:i/>
          <w:highlight w:val="yellow"/>
        </w:rPr>
        <w:t xml:space="preserve"> same process can have process profiles 2mph and 3mph (e.g. when 2 people are running in a race) – idea of a process part that is maximal </w:t>
      </w:r>
      <w:proofErr w:type="spellStart"/>
      <w:r w:rsidRPr="00E96B5D">
        <w:rPr>
          <w:i/>
          <w:highlight w:val="yellow"/>
        </w:rPr>
        <w:t>wrt</w:t>
      </w:r>
      <w:proofErr w:type="spellEnd"/>
      <w:r w:rsidRPr="00E96B5D">
        <w:rPr>
          <w:i/>
          <w:highlight w:val="yellow"/>
        </w:rPr>
        <w:t xml:space="preserve"> a given process profile?</w:t>
      </w:r>
    </w:p>
    <w:p w14:paraId="61F7AA00" w14:textId="77777777" w:rsidR="008310FF" w:rsidRPr="00E96B5D" w:rsidRDefault="008310FF" w:rsidP="008310FF">
      <w:pPr>
        <w:jc w:val="left"/>
        <w:rPr>
          <w:i/>
          <w:highlight w:val="yellow"/>
        </w:rPr>
      </w:pPr>
      <w:r w:rsidRPr="00E96B5D">
        <w:rPr>
          <w:i/>
          <w:highlight w:val="yellow"/>
        </w:rPr>
        <w:t>Albert: step function process profiles?</w:t>
      </w:r>
    </w:p>
    <w:p w14:paraId="7541BCBB" w14:textId="77777777" w:rsidR="008310FF" w:rsidRDefault="008310FF" w:rsidP="008310FF">
      <w:pPr>
        <w:jc w:val="left"/>
        <w:rPr>
          <w:i/>
        </w:rPr>
      </w:pPr>
      <w:proofErr w:type="gramStart"/>
      <w:r w:rsidRPr="00E96B5D">
        <w:rPr>
          <w:i/>
          <w:highlight w:val="yellow"/>
        </w:rPr>
        <w:t>process</w:t>
      </w:r>
      <w:proofErr w:type="gramEnd"/>
      <w:r w:rsidRPr="00E96B5D">
        <w:rPr>
          <w:i/>
          <w:highlight w:val="yellow"/>
        </w:rPr>
        <w:t xml:space="preserve"> profile of duration?</w:t>
      </w:r>
    </w:p>
    <w:p w14:paraId="75F24000" w14:textId="77777777" w:rsidR="008310FF" w:rsidRPr="008D1FC5" w:rsidRDefault="008310FF" w:rsidP="008310FF">
      <w:pPr>
        <w:jc w:val="left"/>
        <w:rPr>
          <w:rFonts w:ascii="Arial" w:hAnsi="Arial" w:cs="Arial"/>
          <w:i/>
          <w:highlight w:val="yellow"/>
        </w:rPr>
      </w:pPr>
      <w:proofErr w:type="gramStart"/>
      <w:r w:rsidRPr="008D1FC5">
        <w:rPr>
          <w:rFonts w:ascii="Arial" w:hAnsi="Arial" w:cs="Arial"/>
          <w:i/>
          <w:highlight w:val="yellow"/>
        </w:rPr>
        <w:t>all</w:t>
      </w:r>
      <w:proofErr w:type="gramEnd"/>
      <w:r w:rsidRPr="008D1FC5">
        <w:rPr>
          <w:rFonts w:ascii="Arial" w:hAnsi="Arial" w:cs="Arial"/>
          <w:i/>
          <w:highlight w:val="yellow"/>
        </w:rPr>
        <w:t xml:space="preserve"> qualities are what they are because of the universals the instantiate</w:t>
      </w:r>
    </w:p>
    <w:p w14:paraId="698E39C2" w14:textId="77777777" w:rsidR="008310FF" w:rsidRPr="008D1FC5" w:rsidRDefault="008310FF" w:rsidP="008310FF">
      <w:pPr>
        <w:jc w:val="left"/>
        <w:rPr>
          <w:rFonts w:ascii="Arial" w:hAnsi="Arial" w:cs="Arial"/>
          <w:i/>
          <w:highlight w:val="yellow"/>
        </w:rPr>
      </w:pPr>
      <w:proofErr w:type="gramStart"/>
      <w:r w:rsidRPr="008D1FC5">
        <w:rPr>
          <w:rFonts w:ascii="Arial" w:hAnsi="Arial" w:cs="Arial"/>
          <w:bCs/>
          <w:highlight w:val="yellow"/>
          <w:shd w:val="clear" w:color="auto" w:fill="FFFFFF"/>
        </w:rPr>
        <w:t>if</w:t>
      </w:r>
      <w:proofErr w:type="gramEnd"/>
      <w:r w:rsidRPr="008D1FC5">
        <w:rPr>
          <w:rFonts w:ascii="Arial" w:hAnsi="Arial" w:cs="Arial"/>
          <w:bCs/>
          <w:highlight w:val="yellow"/>
          <w:shd w:val="clear" w:color="auto" w:fill="FFFFFF"/>
        </w:rPr>
        <w:t xml:space="preserve"> a participant in p at t, then life(a) at t occupies part of what p occupies</w:t>
      </w:r>
    </w:p>
    <w:p w14:paraId="104AA7C3" w14:textId="77777777" w:rsidR="008310FF" w:rsidRPr="008D1FC5" w:rsidRDefault="008310FF" w:rsidP="008310FF">
      <w:pPr>
        <w:pStyle w:val="NoSpacing"/>
        <w:spacing w:before="200" w:after="200" w:line="360" w:lineRule="auto"/>
        <w:jc w:val="center"/>
        <w:rPr>
          <w:rFonts w:ascii="Arial" w:hAnsi="Arial" w:cs="Arial"/>
          <w:bCs/>
          <w:sz w:val="24"/>
          <w:szCs w:val="24"/>
          <w:highlight w:val="yellow"/>
          <w:shd w:val="clear" w:color="auto" w:fill="FFFFF0"/>
        </w:rPr>
      </w:pPr>
      <w:r w:rsidRPr="008D1FC5">
        <w:rPr>
          <w:rFonts w:ascii="Arial" w:hAnsi="Arial" w:cs="Arial"/>
          <w:bCs/>
          <w:sz w:val="24"/>
          <w:szCs w:val="24"/>
          <w:highlight w:val="yellow"/>
          <w:shd w:val="clear" w:color="auto" w:fill="FFFFF0"/>
        </w:rPr>
        <w:lastRenderedPageBreak/>
        <w:t xml:space="preserve">use 'path' for </w:t>
      </w:r>
      <w:proofErr w:type="spellStart"/>
      <w:r w:rsidRPr="008D1FC5">
        <w:rPr>
          <w:rFonts w:ascii="Arial" w:hAnsi="Arial" w:cs="Arial"/>
          <w:bCs/>
          <w:sz w:val="24"/>
          <w:szCs w:val="24"/>
          <w:highlight w:val="yellow"/>
          <w:shd w:val="clear" w:color="auto" w:fill="FFFFF0"/>
        </w:rPr>
        <w:t>spatial</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process</w:t>
      </w:r>
      <w:proofErr w:type="spellEnd"/>
      <w:r w:rsidRPr="008D1FC5">
        <w:rPr>
          <w:rFonts w:ascii="Arial" w:hAnsi="Arial" w:cs="Arial"/>
          <w:bCs/>
          <w:sz w:val="24"/>
          <w:szCs w:val="24"/>
          <w:highlight w:val="yellow"/>
          <w:shd w:val="clear" w:color="auto" w:fill="FFFFF0"/>
        </w:rPr>
        <w:t xml:space="preserve"> profile </w:t>
      </w:r>
      <w:proofErr w:type="spellStart"/>
      <w:r w:rsidRPr="008D1FC5">
        <w:rPr>
          <w:rFonts w:ascii="Arial" w:hAnsi="Arial" w:cs="Arial"/>
          <w:bCs/>
          <w:sz w:val="24"/>
          <w:szCs w:val="24"/>
          <w:highlight w:val="yellow"/>
          <w:shd w:val="clear" w:color="auto" w:fill="FFFFF0"/>
        </w:rPr>
        <w:t>of</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object's</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history</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of</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motion</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through</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space</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process</w:t>
      </w:r>
      <w:proofErr w:type="spellEnd"/>
      <w:r w:rsidRPr="008D1FC5">
        <w:rPr>
          <w:rFonts w:ascii="Arial" w:hAnsi="Arial" w:cs="Arial"/>
          <w:bCs/>
          <w:sz w:val="24"/>
          <w:szCs w:val="24"/>
          <w:highlight w:val="yellow"/>
          <w:shd w:val="clear" w:color="auto" w:fill="FFFFF0"/>
        </w:rPr>
        <w:t xml:space="preserve"> profile </w:t>
      </w:r>
      <w:proofErr w:type="spellStart"/>
      <w:r w:rsidRPr="008D1FC5">
        <w:rPr>
          <w:rFonts w:ascii="Arial" w:hAnsi="Arial" w:cs="Arial"/>
          <w:bCs/>
          <w:sz w:val="24"/>
          <w:szCs w:val="24"/>
          <w:highlight w:val="yellow"/>
          <w:shd w:val="clear" w:color="auto" w:fill="FFFFF0"/>
        </w:rPr>
        <w:t>of</w:t>
      </w:r>
      <w:proofErr w:type="spellEnd"/>
      <w:r w:rsidRPr="008D1FC5">
        <w:rPr>
          <w:rFonts w:ascii="Arial" w:hAnsi="Arial" w:cs="Arial"/>
          <w:bCs/>
          <w:sz w:val="24"/>
          <w:szCs w:val="24"/>
          <w:highlight w:val="yellow"/>
          <w:shd w:val="clear" w:color="auto" w:fill="FFFFF0"/>
        </w:rPr>
        <w:t xml:space="preserve"> </w:t>
      </w:r>
      <w:proofErr w:type="spellStart"/>
      <w:r w:rsidRPr="008D1FC5">
        <w:rPr>
          <w:rFonts w:ascii="Arial" w:hAnsi="Arial" w:cs="Arial"/>
          <w:bCs/>
          <w:sz w:val="24"/>
          <w:szCs w:val="24"/>
          <w:highlight w:val="yellow"/>
          <w:shd w:val="clear" w:color="auto" w:fill="FFFFF0"/>
        </w:rPr>
        <w:t>life</w:t>
      </w:r>
      <w:proofErr w:type="spellEnd"/>
      <w:r w:rsidRPr="008D1FC5">
        <w:rPr>
          <w:rFonts w:ascii="Arial" w:hAnsi="Arial" w:cs="Arial"/>
          <w:bCs/>
          <w:sz w:val="24"/>
          <w:szCs w:val="24"/>
          <w:highlight w:val="yellow"/>
          <w:shd w:val="clear" w:color="auto" w:fill="FFFFF0"/>
        </w:rPr>
        <w:t>)?</w:t>
      </w:r>
    </w:p>
    <w:p w14:paraId="1B12A6FA" w14:textId="77777777" w:rsidR="008310FF" w:rsidRPr="008D1FC5" w:rsidRDefault="008310FF" w:rsidP="008310FF">
      <w:pPr>
        <w:pStyle w:val="NoSpacing"/>
        <w:spacing w:before="200" w:after="200" w:line="360" w:lineRule="auto"/>
        <w:jc w:val="center"/>
        <w:rPr>
          <w:rFonts w:ascii="Arial" w:eastAsiaTheme="majorEastAsia" w:hAnsi="Arial" w:cs="Arial"/>
          <w:caps/>
          <w:sz w:val="24"/>
          <w:szCs w:val="24"/>
          <w:lang w:val="en-US"/>
        </w:rPr>
      </w:pPr>
      <w:r w:rsidRPr="008D1FC5">
        <w:rPr>
          <w:rFonts w:ascii="Arial" w:eastAsiaTheme="majorEastAsia" w:hAnsi="Arial" w:cs="Arial"/>
          <w:caps/>
          <w:sz w:val="24"/>
          <w:szCs w:val="24"/>
          <w:highlight w:val="yellow"/>
          <w:lang w:val="en-US"/>
        </w:rPr>
        <w:t>participates_during vs. participates_in</w:t>
      </w:r>
    </w:p>
    <w:p w14:paraId="359C9512" w14:textId="77777777" w:rsidR="008310FF" w:rsidRPr="00E673A5" w:rsidRDefault="008310FF" w:rsidP="006C702A">
      <w:pPr>
        <w:pStyle w:val="Heading2"/>
        <w:widowControl w:val="0"/>
        <w:numPr>
          <w:ilvl w:val="1"/>
          <w:numId w:val="26"/>
        </w:numPr>
        <w:spacing w:line="480" w:lineRule="auto"/>
        <w:ind w:hanging="720"/>
      </w:pPr>
      <w:r>
        <w:t xml:space="preserve">The </w:t>
      </w:r>
      <w:r w:rsidRPr="00E673A5">
        <w:t xml:space="preserve">Pairwise </w:t>
      </w:r>
      <w:proofErr w:type="spellStart"/>
      <w:r w:rsidRPr="00E673A5">
        <w:t>Disjointness</w:t>
      </w:r>
      <w:proofErr w:type="spellEnd"/>
      <w:r w:rsidRPr="00E673A5">
        <w:t xml:space="preserve"> Principle</w:t>
      </w:r>
    </w:p>
    <w:p w14:paraId="530F9B9F" w14:textId="77777777" w:rsidR="008310FF" w:rsidRDefault="008310FF" w:rsidP="008310FF">
      <w:pPr>
        <w:jc w:val="left"/>
        <w:rPr>
          <w:vertAlign w:val="superscript"/>
        </w:rPr>
      </w:pPr>
      <w:r w:rsidRPr="00A91618">
        <w:t xml:space="preserve">BFO rests on a number of heuristic </w:t>
      </w:r>
      <w:proofErr w:type="gramStart"/>
      <w:r w:rsidRPr="00A91618">
        <w:t>assumptions which</w:t>
      </w:r>
      <w:proofErr w:type="gramEnd"/>
      <w:r w:rsidRPr="00A91618">
        <w:t xml:space="preserve"> have proved to advance </w:t>
      </w:r>
      <w:r>
        <w:t xml:space="preserve">its </w:t>
      </w:r>
      <w:r w:rsidRPr="00A91618">
        <w:t>utility</w:t>
      </w:r>
      <w:r>
        <w:t xml:space="preserve"> to science. These take the form of </w:t>
      </w:r>
      <w:r w:rsidRPr="00A91618">
        <w:t>simple rules –</w:t>
      </w:r>
      <w:r>
        <w:t xml:space="preserve"> </w:t>
      </w:r>
      <w:r w:rsidRPr="00A91618">
        <w:t xml:space="preserve">analogous to the rules governing on which side of the road people drive their cars – </w:t>
      </w:r>
      <w:r>
        <w:t xml:space="preserve">that are </w:t>
      </w:r>
      <w:r w:rsidRPr="00A91618">
        <w:t xml:space="preserve">designed to </w:t>
      </w:r>
      <w:r>
        <w:t xml:space="preserve">promote </w:t>
      </w:r>
      <w:r w:rsidRPr="00A91618">
        <w:t xml:space="preserve">consistency in the making of </w:t>
      </w:r>
      <w:r>
        <w:t xml:space="preserve">both </w:t>
      </w:r>
      <w:r w:rsidRPr="00A91618">
        <w:t xml:space="preserve">domain-neutral </w:t>
      </w:r>
      <w:r>
        <w:t xml:space="preserve">and domain-specific </w:t>
      </w:r>
      <w:r w:rsidRPr="00A91618">
        <w:t xml:space="preserve">choices in ontology </w:t>
      </w:r>
      <w:r>
        <w:t>authoring</w:t>
      </w:r>
      <w:r w:rsidRPr="00A91618">
        <w:t>.</w:t>
      </w:r>
      <w:r>
        <w:rPr>
          <w:rStyle w:val="EndnoteReference"/>
        </w:rPr>
        <w:endnoteReference w:id="2"/>
      </w:r>
      <w:r w:rsidRPr="00A91618">
        <w:t xml:space="preserve"> One </w:t>
      </w:r>
      <w:r>
        <w:t xml:space="preserve">rule </w:t>
      </w:r>
      <w:r w:rsidRPr="00A91618">
        <w:t xml:space="preserve">of this kind </w:t>
      </w:r>
      <w:r>
        <w:t xml:space="preserve">reflects a </w:t>
      </w:r>
      <w:r w:rsidRPr="00A91618">
        <w:t xml:space="preserve">presupposition </w:t>
      </w:r>
      <w:r>
        <w:t xml:space="preserve">to the effect </w:t>
      </w:r>
      <w:r w:rsidRPr="00A91618">
        <w:t xml:space="preserve">that universals on the same level within </w:t>
      </w:r>
      <w:r>
        <w:t xml:space="preserve">a given </w:t>
      </w:r>
      <w:proofErr w:type="spellStart"/>
      <w:r>
        <w:rPr>
          <w:i/>
        </w:rPr>
        <w:t>is_a</w:t>
      </w:r>
      <w:proofErr w:type="spellEnd"/>
      <w:r>
        <w:rPr>
          <w:i/>
        </w:rPr>
        <w:t xml:space="preserve"> </w:t>
      </w:r>
      <w:r w:rsidRPr="00A91618">
        <w:t xml:space="preserve">hierarchy </w:t>
      </w:r>
      <w:r>
        <w:t xml:space="preserve">within a BFO-conformant ontology may </w:t>
      </w:r>
      <w:r w:rsidRPr="00A91618">
        <w:t xml:space="preserve">have </w:t>
      </w:r>
      <w:r>
        <w:t xml:space="preserve">no </w:t>
      </w:r>
      <w:r w:rsidRPr="00A91618">
        <w:t>instances in common.</w:t>
      </w:r>
      <w:r>
        <w:t xml:space="preserve"> This pairwise </w:t>
      </w:r>
      <w:proofErr w:type="spellStart"/>
      <w:r>
        <w:t>disjointness</w:t>
      </w:r>
      <w:proofErr w:type="spellEnd"/>
      <w:r>
        <w:t xml:space="preserve"> principle is of value not only because it brings technical benefits when ontologies are implemented computationally, but also because it is easy to communicate to ontology developers. It supports a simple strategy for the formulation of definitions, and also helps to prevent certain kinds of common errors in ontology authorship.</w:t>
      </w:r>
      <w:r w:rsidRPr="00E24311">
        <w:rPr>
          <w:vertAlign w:val="superscript"/>
        </w:rPr>
        <w:fldChar w:fldCharType="begin"/>
      </w:r>
      <w:r w:rsidRPr="00E24311">
        <w:rPr>
          <w:vertAlign w:val="superscript"/>
        </w:rPr>
        <w:instrText xml:space="preserve"> NOTEREF _Ref320731586 \h  \* MERGEFORMAT </w:instrText>
      </w:r>
      <w:r w:rsidRPr="00E24311">
        <w:rPr>
          <w:vertAlign w:val="superscript"/>
        </w:rPr>
      </w:r>
      <w:r w:rsidRPr="00E24311">
        <w:rPr>
          <w:vertAlign w:val="superscript"/>
        </w:rPr>
        <w:fldChar w:fldCharType="separate"/>
      </w:r>
      <w:r>
        <w:rPr>
          <w:vertAlign w:val="superscript"/>
        </w:rPr>
        <w:t>14</w:t>
      </w:r>
      <w:r w:rsidRPr="00E24311">
        <w:rPr>
          <w:vertAlign w:val="superscript"/>
        </w:rPr>
        <w:fldChar w:fldCharType="end"/>
      </w:r>
      <w:r w:rsidRPr="00E24311">
        <w:rPr>
          <w:vertAlign w:val="superscript"/>
        </w:rPr>
        <w:t xml:space="preserve">  </w:t>
      </w:r>
    </w:p>
    <w:p w14:paraId="18D1F290" w14:textId="77777777" w:rsidR="008310FF" w:rsidRPr="00AF230F" w:rsidRDefault="008310FF" w:rsidP="006C702A">
      <w:pPr>
        <w:pStyle w:val="Heading2"/>
        <w:widowControl w:val="0"/>
        <w:numPr>
          <w:ilvl w:val="1"/>
          <w:numId w:val="26"/>
        </w:numPr>
        <w:spacing w:line="480" w:lineRule="auto"/>
        <w:ind w:hanging="720"/>
      </w:pPr>
      <w:r w:rsidRPr="00AF230F">
        <w:t>The Ontological Square</w:t>
      </w:r>
    </w:p>
    <w:p w14:paraId="495342F2" w14:textId="77777777" w:rsidR="008310FF" w:rsidRDefault="008310FF" w:rsidP="008310FF">
      <w:pPr>
        <w:tabs>
          <w:tab w:val="left" w:pos="4410"/>
        </w:tabs>
        <w:jc w:val="left"/>
      </w:pPr>
      <w:r>
        <w:t xml:space="preserve">It will be important for our argument which follows that </w:t>
      </w:r>
      <w:r w:rsidRPr="00A91618">
        <w:t xml:space="preserve">BFO generalizes </w:t>
      </w:r>
      <w:proofErr w:type="spellStart"/>
      <w:r>
        <w:t>Zemach’s</w:t>
      </w:r>
      <w:proofErr w:type="spellEnd"/>
      <w:r>
        <w:t xml:space="preserve"> idea of a continuant entity </w:t>
      </w:r>
      <w:r w:rsidRPr="00A91618">
        <w:t xml:space="preserve">by allowing not only </w:t>
      </w:r>
      <w:r w:rsidRPr="00A91618">
        <w:rPr>
          <w:i/>
        </w:rPr>
        <w:t xml:space="preserve">things </w:t>
      </w:r>
      <w:r w:rsidRPr="00A91618">
        <w:t xml:space="preserve">(such as pencils and people) as continuants, but also entities that are </w:t>
      </w:r>
      <w:r w:rsidRPr="00DF2F46">
        <w:rPr>
          <w:i/>
        </w:rPr>
        <w:t>dependent</w:t>
      </w:r>
      <w:r w:rsidRPr="00A91618">
        <w:t xml:space="preserve"> on things</w:t>
      </w:r>
      <w:r>
        <w:t>,</w:t>
      </w:r>
      <w:r w:rsidRPr="00A91618">
        <w:t xml:space="preserve"> such as qualities</w:t>
      </w:r>
      <w:r>
        <w:t xml:space="preserve"> and dispositions</w:t>
      </w:r>
      <w:r w:rsidRPr="00A91618">
        <w:t>.</w:t>
      </w:r>
      <w:r>
        <w:t xml:space="preserve"> BFO thereby draws not merely on Aristotle’s distinction between universals and particulars, but also on his division of substances and accidents, which reappears in BFO as the opposition between independent and dependent continuants. BFO thus recapitulates Aristotle’s ontological square</w:t>
      </w:r>
      <w:r>
        <w:rPr>
          <w:rStyle w:val="EndnoteReference"/>
        </w:rPr>
        <w:endnoteReference w:id="3"/>
      </w:r>
      <w:r>
        <w:t xml:space="preserve">, as represented in </w:t>
      </w:r>
      <w:r>
        <w:fldChar w:fldCharType="begin"/>
      </w:r>
      <w:r>
        <w:instrText xml:space="preserve"> REF _Ref321729651 \h </w:instrText>
      </w:r>
      <w:r>
        <w:fldChar w:fldCharType="separate"/>
      </w:r>
      <w:r w:rsidRPr="00B07D39">
        <w:t xml:space="preserve">Table </w:t>
      </w:r>
      <w:r>
        <w:rPr>
          <w:noProof/>
        </w:rPr>
        <w:t>1</w:t>
      </w:r>
      <w:r>
        <w:fldChar w:fldCharType="end"/>
      </w:r>
      <w:r>
        <w:t>.</w:t>
      </w:r>
    </w:p>
    <w:p w14:paraId="1A3C2671" w14:textId="77777777" w:rsidR="008310FF" w:rsidRDefault="008310FF" w:rsidP="008310FF">
      <w:pPr>
        <w:jc w:val="left"/>
      </w:pPr>
    </w:p>
    <w:tbl>
      <w:tblPr>
        <w:tblW w:w="8370" w:type="dxa"/>
        <w:tblInd w:w="234" w:type="dxa"/>
        <w:tblLayout w:type="fixed"/>
        <w:tblCellMar>
          <w:top w:w="14" w:type="dxa"/>
          <w:left w:w="14" w:type="dxa"/>
          <w:bottom w:w="14" w:type="dxa"/>
          <w:right w:w="14" w:type="dxa"/>
        </w:tblCellMar>
        <w:tblLook w:val="0600" w:firstRow="0" w:lastRow="0" w:firstColumn="0" w:lastColumn="0" w:noHBand="1" w:noVBand="1"/>
      </w:tblPr>
      <w:tblGrid>
        <w:gridCol w:w="1366"/>
        <w:gridCol w:w="3314"/>
        <w:gridCol w:w="3690"/>
      </w:tblGrid>
      <w:tr w:rsidR="008310FF" w:rsidRPr="00B07D39" w14:paraId="3CB73E97" w14:textId="77777777" w:rsidTr="00F53485">
        <w:trPr>
          <w:cantSplit/>
          <w:trHeight w:val="576"/>
        </w:trPr>
        <w:tc>
          <w:tcPr>
            <w:tcW w:w="136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09B7F71" w14:textId="77777777" w:rsidR="008310FF" w:rsidRPr="00B07D39" w:rsidRDefault="008310FF" w:rsidP="00F53485">
            <w:pPr>
              <w:spacing w:before="100" w:after="100" w:line="240" w:lineRule="auto"/>
              <w:jc w:val="left"/>
            </w:pPr>
          </w:p>
        </w:tc>
        <w:tc>
          <w:tcPr>
            <w:tcW w:w="3314"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74C2FB" w14:textId="77777777" w:rsidR="008310FF" w:rsidRPr="00B07D39" w:rsidRDefault="008310FF" w:rsidP="00F53485">
            <w:pPr>
              <w:spacing w:before="100" w:after="100" w:line="240" w:lineRule="auto"/>
              <w:jc w:val="center"/>
              <w:rPr>
                <w:sz w:val="28"/>
              </w:rPr>
            </w:pPr>
            <w:r w:rsidRPr="00B07D39">
              <w:rPr>
                <w:sz w:val="28"/>
              </w:rPr>
              <w:t>Independent Continuant</w:t>
            </w:r>
          </w:p>
        </w:tc>
        <w:tc>
          <w:tcPr>
            <w:tcW w:w="3690" w:type="dxa"/>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268E21C" w14:textId="77777777" w:rsidR="008310FF" w:rsidRPr="00B07D39" w:rsidRDefault="008310FF" w:rsidP="00F53485">
            <w:pPr>
              <w:spacing w:before="100" w:after="100" w:line="240" w:lineRule="auto"/>
              <w:jc w:val="center"/>
              <w:rPr>
                <w:sz w:val="28"/>
              </w:rPr>
            </w:pPr>
            <w:r w:rsidRPr="00B07D39">
              <w:rPr>
                <w:sz w:val="28"/>
              </w:rPr>
              <w:t>Dependent Continuant</w:t>
            </w:r>
          </w:p>
        </w:tc>
      </w:tr>
      <w:tr w:rsidR="008310FF" w:rsidRPr="00B07D39" w14:paraId="1DEC1745" w14:textId="77777777" w:rsidTr="00F53485">
        <w:trPr>
          <w:cantSplit/>
          <w:trHeight w:val="1843"/>
        </w:trPr>
        <w:tc>
          <w:tcPr>
            <w:tcW w:w="136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E8E86B" w14:textId="77777777" w:rsidR="008310FF" w:rsidRPr="00B07D39" w:rsidRDefault="008310FF" w:rsidP="00F53485">
            <w:pPr>
              <w:spacing w:before="100" w:after="100" w:line="240" w:lineRule="auto"/>
              <w:jc w:val="center"/>
              <w:rPr>
                <w:sz w:val="28"/>
              </w:rPr>
            </w:pPr>
            <w:r w:rsidRPr="00B07D39">
              <w:rPr>
                <w:sz w:val="28"/>
              </w:rPr>
              <w:t>Type</w:t>
            </w:r>
          </w:p>
        </w:tc>
        <w:tc>
          <w:tcPr>
            <w:tcW w:w="331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E29283C" w14:textId="77777777" w:rsidR="008310FF" w:rsidRPr="00B07D39" w:rsidRDefault="008310FF" w:rsidP="00F53485">
            <w:pPr>
              <w:spacing w:before="100" w:after="100" w:line="240" w:lineRule="auto"/>
              <w:jc w:val="left"/>
              <w:rPr>
                <w:sz w:val="10"/>
                <w:szCs w:val="10"/>
              </w:rPr>
            </w:pPr>
          </w:p>
          <w:p w14:paraId="3BF97E0F" w14:textId="77777777" w:rsidR="008310FF" w:rsidRPr="00B07D39" w:rsidRDefault="008310FF" w:rsidP="00F53485">
            <w:pPr>
              <w:spacing w:before="100" w:after="100" w:line="240" w:lineRule="auto"/>
              <w:ind w:left="650"/>
              <w:jc w:val="left"/>
              <w:rPr>
                <w:sz w:val="28"/>
              </w:rPr>
            </w:pPr>
            <w:r w:rsidRPr="006C702A">
              <w:rPr>
                <w:noProof/>
                <w:sz w:val="28"/>
              </w:rPr>
              <mc:AlternateContent>
                <mc:Choice Requires="wpg">
                  <w:drawing>
                    <wp:anchor distT="0" distB="0" distL="114300" distR="114300" simplePos="0" relativeHeight="251672576" behindDoc="0" locked="0" layoutInCell="1" allowOverlap="1" wp14:anchorId="4B03C108" wp14:editId="6A113FD9">
                      <wp:simplePos x="0" y="0"/>
                      <wp:positionH relativeFrom="column">
                        <wp:posOffset>1464945</wp:posOffset>
                      </wp:positionH>
                      <wp:positionV relativeFrom="paragraph">
                        <wp:posOffset>13335</wp:posOffset>
                      </wp:positionV>
                      <wp:extent cx="495300" cy="1436370"/>
                      <wp:effectExtent l="381000" t="0" r="323850" b="0"/>
                      <wp:wrapNone/>
                      <wp:docPr id="3" name="Group 3"/>
                      <wp:cNvGraphicFramePr/>
                      <a:graphic xmlns:a="http://schemas.openxmlformats.org/drawingml/2006/main">
                        <a:graphicData uri="http://schemas.microsoft.com/office/word/2010/wordprocessingGroup">
                          <wpg:wgp>
                            <wpg:cNvGrpSpPr/>
                            <wpg:grpSpPr>
                              <a:xfrm rot="2682725">
                                <a:off x="0" y="0"/>
                                <a:ext cx="495300" cy="1436370"/>
                                <a:chOff x="0" y="0"/>
                                <a:chExt cx="428625" cy="981075"/>
                              </a:xfrm>
                            </wpg:grpSpPr>
                            <wps:wsp>
                              <wps:cNvPr id="25" name="Down Arrow 25"/>
                              <wps:cNvSpPr/>
                              <wps:spPr>
                                <a:xfrm rot="10800000">
                                  <a:off x="0" y="0"/>
                                  <a:ext cx="428625" cy="952500"/>
                                </a:xfrm>
                                <a:prstGeom prst="downArrow">
                                  <a:avLst/>
                                </a:prstGeom>
                                <a:solidFill>
                                  <a:schemeClr val="bg1"/>
                                </a:solidFill>
                                <a:ln w="12700" cap="flat" cmpd="sng" algn="ctr">
                                  <a:solidFill>
                                    <a:schemeClr val="tx1"/>
                                  </a:solidFill>
                                  <a:prstDash val="solid"/>
                                </a:ln>
                                <a:effectLst/>
                              </wps:spPr>
                              <wps:txbx>
                                <w:txbxContent>
                                  <w:p w14:paraId="1ADA307B"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rot="16200000">
                                  <a:off x="-261937" y="347662"/>
                                  <a:ext cx="952500" cy="314325"/>
                                </a:xfrm>
                                <a:prstGeom prst="rect">
                                  <a:avLst/>
                                </a:prstGeom>
                                <a:solidFill>
                                  <a:sysClr val="window" lastClr="FFFFFF">
                                    <a:alpha val="0"/>
                                  </a:sysClr>
                                </a:solidFill>
                                <a:ln w="25400" cap="flat" cmpd="sng" algn="ctr">
                                  <a:noFill/>
                                  <a:prstDash val="solid"/>
                                </a:ln>
                                <a:effectLst/>
                              </wps:spPr>
                              <wps:txbx>
                                <w:txbxContent>
                                  <w:p w14:paraId="3F82995A" w14:textId="77777777" w:rsidR="0036416D" w:rsidRPr="001E40B0" w:rsidRDefault="0036416D" w:rsidP="008310FF">
                                    <w:pPr>
                                      <w:spacing w:before="0" w:after="0" w:line="240" w:lineRule="auto"/>
                                      <w:jc w:val="center"/>
                                      <w:rPr>
                                        <w:rFonts w:ascii="Arial" w:hAnsi="Arial" w:cs="Arial"/>
                                      </w:rPr>
                                    </w:pPr>
                                    <w:proofErr w:type="gramStart"/>
                                    <w:r>
                                      <w:rPr>
                                        <w:rFonts w:ascii="Arial" w:hAnsi="Arial" w:cs="Arial"/>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 o:spid="_x0000_s1053" style="position:absolute;left:0;text-align:left;margin-left:115.35pt;margin-top:1.05pt;width:39pt;height:113.1pt;rotation:2930251fd;z-index:251672576;mso-position-horizontal-relative:text;mso-position-vertical-relative:text;mso-width-relative:margin;mso-height-relative:margin" coordsize="428625,9810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5" o:spid="_x0000_s1054" type="#_x0000_t67" style="position:absolute;width:428625;height:952500;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Ov0wwAA&#10;ANsAAAAPAAAAZHJzL2Rvd25yZXYueG1sRI9Ba8JAFITvQv/D8gq96aZCikRXEaFiIUKNCh6f2WcS&#10;zL4N2TVJ/323UPA4zMw3zGI1mFp01LrKsoL3SQSCOLe64kLB6fg5noFwHlljbZkU/JCD1fJltMBE&#10;254P1GW+EAHCLkEFpfdNIqXLSzLoJrYhDt7NtgZ9kG0hdYt9gJtaTqPoQxqsOCyU2NCmpPyePYyC&#10;DC9fDvV5e92lZ3tLcR/7771Sb6/Deg7C0+Cf4f/2TiuYxvD3JfwAufw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6LOv0wwAAANsAAAAPAAAAAAAAAAAAAAAAAJcCAABkcnMvZG93&#10;bnJldi54bWxQSwUGAAAAAAQABAD1AAAAhwMAAAAA&#10;" adj="16740" fillcolor="white [3212]" strokecolor="black [3213]" strokeweight="1pt">
                        <v:textbox>
                          <w:txbxContent>
                            <w:p w14:paraId="1ADA307B" w14:textId="77777777" w:rsidR="009F3382" w:rsidRDefault="009F3382" w:rsidP="008310FF">
                              <w:pPr>
                                <w:jc w:val="center"/>
                              </w:pPr>
                            </w:p>
                          </w:txbxContent>
                        </v:textbox>
                      </v:shape>
                      <v:rect id="Rectangle 65" o:spid="_x0000_s1055" style="position:absolute;left:-261937;top:347662;width:952500;height:314325;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0qoQwgAA&#10;ANsAAAAPAAAAZHJzL2Rvd25yZXYueG1sRI/dasJAFITvhb7Dcgq9040FRWI2ItpSr4SqD3DInvxg&#10;9mzc3SbRp3cLhV4OM/MNk21G04qenG8sK5jPEhDEhdUNVwou58/pCoQPyBpby6TgTh42+cskw1Tb&#10;gb+pP4VKRAj7FBXUIXSplL6oyaCf2Y44eqV1BkOUrpLa4RDhppXvSbKUBhuOCzV2tKupuJ5+jIIP&#10;NLLcjya4y+px/Lpfb2WzQKXeXsftGkSgMfyH/9oHrWC5gN8v8QfI/A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HSqhDCAAAA2wAAAA8AAAAAAAAAAAAAAAAAlwIAAGRycy9kb3du&#10;cmV2LnhtbFBLBQYAAAAABAAEAPUAAACGAwAAAAA=&#10;" fillcolor="window" stroked="f" strokeweight="2pt">
                        <v:fill opacity="0"/>
                        <v:textbox>
                          <w:txbxContent>
                            <w:p w14:paraId="3F82995A" w14:textId="77777777" w:rsidR="009F3382" w:rsidRPr="001E40B0" w:rsidRDefault="009F3382" w:rsidP="008310FF">
                              <w:pPr>
                                <w:spacing w:before="0" w:after="0" w:line="240" w:lineRule="auto"/>
                                <w:jc w:val="center"/>
                                <w:rPr>
                                  <w:rFonts w:ascii="Arial" w:hAnsi="Arial" w:cs="Arial"/>
                                </w:rPr>
                              </w:pPr>
                              <w:proofErr w:type="gramStart"/>
                              <w:r>
                                <w:rPr>
                                  <w:rFonts w:ascii="Arial" w:hAnsi="Arial" w:cs="Arial"/>
                                </w:rPr>
                                <w:t>exemplifies</w:t>
                              </w:r>
                              <w:proofErr w:type="gramEnd"/>
                            </w:p>
                          </w:txbxContent>
                        </v:textbox>
                      </v:rect>
                    </v:group>
                  </w:pict>
                </mc:Fallback>
              </mc:AlternateContent>
            </w:r>
            <w:proofErr w:type="gramStart"/>
            <w:r w:rsidRPr="00B07D39">
              <w:rPr>
                <w:i/>
                <w:iCs/>
                <w:sz w:val="28"/>
              </w:rPr>
              <w:t>planet</w:t>
            </w:r>
            <w:proofErr w:type="gramEnd"/>
          </w:p>
          <w:p w14:paraId="6D65CD74" w14:textId="77777777" w:rsidR="008310FF" w:rsidRPr="00B07D39" w:rsidRDefault="008310FF" w:rsidP="00F53485">
            <w:pPr>
              <w:spacing w:before="100" w:after="100" w:line="240" w:lineRule="auto"/>
              <w:ind w:left="650"/>
              <w:jc w:val="left"/>
              <w:rPr>
                <w:sz w:val="28"/>
              </w:rPr>
            </w:pPr>
            <w:r w:rsidRPr="006C702A">
              <w:rPr>
                <w:noProof/>
                <w:sz w:val="28"/>
              </w:rPr>
              <mc:AlternateContent>
                <mc:Choice Requires="wpg">
                  <w:drawing>
                    <wp:anchor distT="0" distB="0" distL="114300" distR="114300" simplePos="0" relativeHeight="251675648" behindDoc="0" locked="0" layoutInCell="1" allowOverlap="1" wp14:anchorId="32CB4FE9" wp14:editId="3CC55C96">
                      <wp:simplePos x="0" y="0"/>
                      <wp:positionH relativeFrom="column">
                        <wp:posOffset>-69215</wp:posOffset>
                      </wp:positionH>
                      <wp:positionV relativeFrom="paragraph">
                        <wp:posOffset>219075</wp:posOffset>
                      </wp:positionV>
                      <wp:extent cx="533400" cy="1257300"/>
                      <wp:effectExtent l="19050" t="19050" r="38100" b="0"/>
                      <wp:wrapNone/>
                      <wp:docPr id="66" name="Group 66"/>
                      <wp:cNvGraphicFramePr/>
                      <a:graphic xmlns:a="http://schemas.openxmlformats.org/drawingml/2006/main">
                        <a:graphicData uri="http://schemas.microsoft.com/office/word/2010/wordprocessingGroup">
                          <wpg:wgp>
                            <wpg:cNvGrpSpPr/>
                            <wpg:grpSpPr>
                              <a:xfrm>
                                <a:off x="0" y="0"/>
                                <a:ext cx="533400" cy="1257300"/>
                                <a:chOff x="0" y="0"/>
                                <a:chExt cx="533400" cy="1112800"/>
                              </a:xfrm>
                            </wpg:grpSpPr>
                            <wps:wsp>
                              <wps:cNvPr id="67" name="Down Arrow 67"/>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1041F428"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4D404992" w14:textId="77777777" w:rsidR="0036416D" w:rsidRPr="001E40B0" w:rsidRDefault="0036416D"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56" style="position:absolute;left:0;text-align:left;margin-left:-5.4pt;margin-top:17.25pt;width:42pt;height:99pt;z-index:251675648;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">
                      <v:shape id="Down Arrow 67" o:spid="_x0000_s1057"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bE4nwwAA&#10;ANsAAAAPAAAAZHJzL2Rvd25yZXYueG1sRI9BawIxFITvBf9DeEIvpWb1YGU1iiiF0purxetj89ws&#10;bl6WTdZs++uNIPQ4zMw3zGoz2EbcqPO1YwXTSQaCuHS65krB6fj5vgDhA7LGxjEp+CUPm/XoZYW5&#10;dpEPdCtCJRKEfY4KTAhtLqUvDVn0E9cSJ+/iOoshya6SusOY4LaRsyybS4s1pwWDLe0Mldeitwri&#10;W/zu+7o/Zz8Lsz+HYxFnfzulXsfDdgki0BD+w8/2l1Yw/4DHl/QD5PoO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UbE4nwwAAANsAAAAPAAAAAAAAAAAAAAAAAJcCAABkcnMvZG93&#10;bnJldi54bWxQSwUGAAAAAAQABAD1AAAAhwMAAAAA&#10;" adj="16276" fillcolor="white [3212]" strokecolor="black [3213]" strokeweight="1.5pt">
                        <v:textbox>
                          <w:txbxContent>
                            <w:p w14:paraId="1041F428" w14:textId="77777777" w:rsidR="009F3382" w:rsidRDefault="009F3382" w:rsidP="008310FF">
                              <w:pPr>
                                <w:jc w:val="center"/>
                              </w:pPr>
                            </w:p>
                          </w:txbxContent>
                        </v:textbox>
                      </v:shape>
                      <v:rect id="Rectangle 68" o:spid="_x0000_s1058"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Y3f3dvwAA&#10;ANsAAAAPAAAAZHJzL2Rvd25yZXYueG1sRE/LisIwFN0P+A/hCu7GVAWVahQfCC4Ex9fC3aW5tsXm&#10;piRR69+bhTDLw3lP542pxJOcLy0r6HUTEMSZ1SXnCs6nze8YhA/IGivLpOBNHuaz1s8UU21ffKDn&#10;MeQihrBPUUERQp1K6bOCDPqurYkjd7POYIjQ5VI7fMVwU8l+kgylwZJjQ4E1rQrK7seHUXBf2vdl&#10;8MhHf6fR7hpov3aO1kp12s1iAiJQE/7FX/dWKxjGsfFL/AFy9g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jd/d2/AAAA2wAAAA8AAAAAAAAAAAAAAAAAlwIAAGRycy9kb3ducmV2&#10;LnhtbFBLBQYAAAAABAAEAPUAAACDAwAAAAA=&#10;" fillcolor="window" stroked="f" strokeweight="1.5pt">
                        <v:fill opacity="0"/>
                        <v:textbox>
                          <w:txbxContent>
                            <w:p w14:paraId="4D404992" w14:textId="77777777" w:rsidR="009F3382" w:rsidRPr="001E40B0" w:rsidRDefault="009F3382" w:rsidP="008310FF">
                              <w:pPr>
                                <w:spacing w:before="0" w:after="0" w:line="240" w:lineRule="auto"/>
                                <w:jc w:val="center"/>
                                <w:rPr>
                                  <w:rFonts w:ascii="Arial" w:hAnsi="Arial" w:cs="Arial"/>
                                </w:rPr>
                              </w:pPr>
                              <w:proofErr w:type="gramStart"/>
                              <w:r w:rsidRPr="001E40B0">
                                <w:rPr>
                                  <w:rFonts w:ascii="Arial" w:hAnsi="Arial" w:cs="Arial"/>
                                </w:rPr>
                                <w:t>instantiates</w:t>
                              </w:r>
                              <w:proofErr w:type="gramEnd"/>
                            </w:p>
                          </w:txbxContent>
                        </v:textbox>
                      </v:rect>
                    </v:group>
                  </w:pict>
                </mc:Fallback>
              </mc:AlternateContent>
            </w:r>
            <w:proofErr w:type="gramStart"/>
            <w:r w:rsidRPr="00B07D39">
              <w:rPr>
                <w:i/>
                <w:iCs/>
                <w:sz w:val="28"/>
              </w:rPr>
              <w:t>organism</w:t>
            </w:r>
            <w:proofErr w:type="gramEnd"/>
          </w:p>
          <w:p w14:paraId="7587CA55" w14:textId="77777777" w:rsidR="008310FF" w:rsidRPr="00B07D39" w:rsidRDefault="008310FF" w:rsidP="00F53485">
            <w:pPr>
              <w:spacing w:before="100" w:after="100" w:line="240" w:lineRule="auto"/>
              <w:ind w:left="650"/>
              <w:jc w:val="left"/>
              <w:rPr>
                <w:b/>
                <w:sz w:val="28"/>
              </w:rPr>
            </w:pPr>
            <w:proofErr w:type="gramStart"/>
            <w:r w:rsidRPr="00B07D39">
              <w:rPr>
                <w:i/>
                <w:iCs/>
                <w:sz w:val="28"/>
              </w:rPr>
              <w:t>cell</w:t>
            </w:r>
            <w:proofErr w:type="gramEnd"/>
          </w:p>
        </w:tc>
        <w:tc>
          <w:tcPr>
            <w:tcW w:w="3690"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14:paraId="756A0DFF" w14:textId="77777777" w:rsidR="008310FF" w:rsidRPr="00B07D39" w:rsidRDefault="008310FF" w:rsidP="00F53485">
            <w:pPr>
              <w:spacing w:before="100" w:after="100" w:line="240" w:lineRule="auto"/>
              <w:jc w:val="left"/>
              <w:rPr>
                <w:b/>
                <w:sz w:val="10"/>
                <w:szCs w:val="10"/>
              </w:rPr>
            </w:pPr>
          </w:p>
          <w:p w14:paraId="00A7D7DE" w14:textId="77777777" w:rsidR="008310FF" w:rsidRPr="00B07D39" w:rsidRDefault="008310FF" w:rsidP="00F53485">
            <w:pPr>
              <w:spacing w:before="100" w:after="100" w:line="240" w:lineRule="auto"/>
              <w:ind w:left="396"/>
              <w:jc w:val="left"/>
              <w:rPr>
                <w:sz w:val="28"/>
              </w:rPr>
            </w:pPr>
            <w:r w:rsidRPr="00B07D39">
              <w:rPr>
                <w:sz w:val="28"/>
              </w:rPr>
              <w:t xml:space="preserve"> </w:t>
            </w:r>
            <w:proofErr w:type="gramStart"/>
            <w:r w:rsidRPr="00B07D39">
              <w:rPr>
                <w:i/>
                <w:iCs/>
                <w:sz w:val="28"/>
              </w:rPr>
              <w:t>temperature</w:t>
            </w:r>
            <w:proofErr w:type="gramEnd"/>
          </w:p>
          <w:p w14:paraId="4211063D" w14:textId="77777777" w:rsidR="008310FF" w:rsidRPr="00B07D39" w:rsidRDefault="008310FF" w:rsidP="00F53485">
            <w:pPr>
              <w:spacing w:before="100" w:after="100" w:line="240" w:lineRule="auto"/>
              <w:ind w:left="396"/>
              <w:jc w:val="left"/>
              <w:rPr>
                <w:sz w:val="28"/>
              </w:rPr>
            </w:pPr>
            <w:r w:rsidRPr="00B07D39">
              <w:rPr>
                <w:i/>
                <w:iCs/>
                <w:sz w:val="28"/>
              </w:rPr>
              <w:t xml:space="preserve"> 30° Celsius temperature</w:t>
            </w:r>
          </w:p>
          <w:p w14:paraId="22291A8B" w14:textId="77777777" w:rsidR="008310FF" w:rsidRPr="00B07D39" w:rsidRDefault="008310FF" w:rsidP="00F53485">
            <w:pPr>
              <w:spacing w:before="100" w:after="100" w:line="240" w:lineRule="auto"/>
              <w:ind w:left="396"/>
              <w:jc w:val="left"/>
              <w:rPr>
                <w:b/>
                <w:i/>
                <w:sz w:val="28"/>
              </w:rPr>
            </w:pPr>
            <w:r w:rsidRPr="006C702A">
              <w:rPr>
                <w:noProof/>
                <w:sz w:val="28"/>
              </w:rPr>
              <mc:AlternateContent>
                <mc:Choice Requires="wpg">
                  <w:drawing>
                    <wp:anchor distT="0" distB="0" distL="114300" distR="114300" simplePos="0" relativeHeight="251674624" behindDoc="0" locked="0" layoutInCell="1" allowOverlap="1" wp14:anchorId="7A7DB025" wp14:editId="42DB6A7C">
                      <wp:simplePos x="0" y="0"/>
                      <wp:positionH relativeFrom="column">
                        <wp:posOffset>1556712</wp:posOffset>
                      </wp:positionH>
                      <wp:positionV relativeFrom="paragraph">
                        <wp:posOffset>31137</wp:posOffset>
                      </wp:positionV>
                      <wp:extent cx="486235" cy="1292772"/>
                      <wp:effectExtent l="19050" t="19050" r="47625" b="3175"/>
                      <wp:wrapNone/>
                      <wp:docPr id="54" name="Group 54"/>
                      <wp:cNvGraphicFramePr/>
                      <a:graphic xmlns:a="http://schemas.openxmlformats.org/drawingml/2006/main">
                        <a:graphicData uri="http://schemas.microsoft.com/office/word/2010/wordprocessingGroup">
                          <wpg:wgp>
                            <wpg:cNvGrpSpPr/>
                            <wpg:grpSpPr>
                              <a:xfrm>
                                <a:off x="0" y="0"/>
                                <a:ext cx="486235" cy="1292772"/>
                                <a:chOff x="0" y="0"/>
                                <a:chExt cx="533400" cy="1112800"/>
                              </a:xfrm>
                            </wpg:grpSpPr>
                            <wps:wsp>
                              <wps:cNvPr id="55" name="Down Arrow 55"/>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365331DE"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30ACE498" w14:textId="77777777" w:rsidR="0036416D" w:rsidRPr="00AA5C54" w:rsidRDefault="0036416D"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 o:spid="_x0000_s1059" style="position:absolute;left:0;text-align:left;margin-left:122.6pt;margin-top:2.45pt;width:38.3pt;height:101.8pt;z-index:251674624;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">
                      <v:shape id="Down Arrow 55" o:spid="_x0000_s1060"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r92wwAA&#10;ANsAAAAPAAAAZHJzL2Rvd25yZXYueG1sRI9BawIxFITvBf9DeEIvpWYVLLIaRZRC6c3V4vWxeW4W&#10;Ny/LJmu2/fVGEHocZuYbZrUZbCNu1PnasYLpJANBXDpdc6XgdPx8X4DwAVlj45gU/JKHzXr0ssJc&#10;u8gHuhWhEgnCPkcFJoQ2l9KXhiz6iWuJk3dxncWQZFdJ3WFMcNvIWZZ9SIs1pwWDLe0Mldeitwri&#10;W/zu+7o/Zz8Lsz+HYxFnfzulXsfDdgki0BD+w8/2l1Ywn8PjS/oBcn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Fnr92wwAAANsAAAAPAAAAAAAAAAAAAAAAAJcCAABkcnMvZG93&#10;bnJldi54bWxQSwUGAAAAAAQABAD1AAAAhwMAAAAA&#10;" adj="16276" fillcolor="white [3212]" strokecolor="black [3213]" strokeweight="1.5pt">
                        <v:textbox>
                          <w:txbxContent>
                            <w:p w14:paraId="365331DE" w14:textId="77777777" w:rsidR="009F3382" w:rsidRDefault="009F3382" w:rsidP="008310FF">
                              <w:pPr>
                                <w:jc w:val="center"/>
                              </w:pPr>
                            </w:p>
                          </w:txbxContent>
                        </v:textbox>
                      </v:shape>
                      <v:rect id="Rectangle 56" o:spid="_x0000_s1061"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YgaJxQAA&#10;ANsAAAAPAAAAZHJzL2Rvd25yZXYueG1sRI9Ba8JAFITvBf/D8gRvdWNLE4muYitCD4W2UQ/eHtln&#10;Esy+DburJv++Wyj0OMzMN8xy3ZtW3Mj5xrKC2TQBQVxa3XCl4LDfPc5B+ICssbVMCgbysF6NHpaY&#10;a3vnb7oVoRIRwj5HBXUIXS6lL2sy6Ke2I47e2TqDIUpXSe3wHuGmlU9JkkqDDceFGjt6q6m8FFej&#10;4PJqh+Pztcq+9tnHKdDn1jnaKjUZ95sFiEB9+A//td+1gpcUfr/EHyB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hiBonFAAAA2wAAAA8AAAAAAAAAAAAAAAAAlwIAAGRycy9k&#10;b3ducmV2LnhtbFBLBQYAAAAABAAEAPUAAACJAwAAAAA=&#10;" fillcolor="window" stroked="f" strokeweight="1.5pt">
                        <v:fill opacity="0"/>
                        <v:textbox>
                          <w:txbxContent>
                            <w:p w14:paraId="30ACE498" w14:textId="77777777" w:rsidR="009F3382" w:rsidRPr="00AA5C54" w:rsidRDefault="009F3382" w:rsidP="008310FF">
                              <w:pPr>
                                <w:spacing w:before="0" w:after="0" w:line="240" w:lineRule="auto"/>
                                <w:jc w:val="center"/>
                                <w:rPr>
                                  <w:rFonts w:ascii="Arial" w:hAnsi="Arial" w:cs="Arial"/>
                                </w:rPr>
                              </w:pPr>
                              <w:proofErr w:type="gramStart"/>
                              <w:r w:rsidRPr="00AA5C54">
                                <w:rPr>
                                  <w:rFonts w:ascii="Arial" w:hAnsi="Arial" w:cs="Arial"/>
                                </w:rPr>
                                <w:t>instantiates</w:t>
                              </w:r>
                              <w:proofErr w:type="gramEnd"/>
                            </w:p>
                          </w:txbxContent>
                        </v:textbox>
                      </v:rect>
                    </v:group>
                  </w:pict>
                </mc:Fallback>
              </mc:AlternateContent>
            </w:r>
            <w:r w:rsidRPr="00B07D39">
              <w:rPr>
                <w:sz w:val="28"/>
              </w:rPr>
              <w:t xml:space="preserve"> </w:t>
            </w:r>
            <w:proofErr w:type="gramStart"/>
            <w:r w:rsidRPr="00B07D39">
              <w:rPr>
                <w:i/>
                <w:sz w:val="28"/>
              </w:rPr>
              <w:t>sickle</w:t>
            </w:r>
            <w:proofErr w:type="gramEnd"/>
            <w:r w:rsidRPr="00B07D39">
              <w:rPr>
                <w:i/>
                <w:sz w:val="28"/>
              </w:rPr>
              <w:t xml:space="preserve"> shape</w:t>
            </w:r>
          </w:p>
        </w:tc>
      </w:tr>
      <w:tr w:rsidR="008310FF" w:rsidRPr="00B07D39" w14:paraId="720ED263" w14:textId="77777777" w:rsidTr="00F53485">
        <w:trPr>
          <w:cantSplit/>
          <w:trHeight w:val="1636"/>
        </w:trPr>
        <w:tc>
          <w:tcPr>
            <w:tcW w:w="136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vAlign w:val="center"/>
            <w:hideMark/>
          </w:tcPr>
          <w:p w14:paraId="05458491" w14:textId="77777777" w:rsidR="008310FF" w:rsidRPr="00B07D39" w:rsidRDefault="008310FF" w:rsidP="00F53485">
            <w:pPr>
              <w:spacing w:before="100" w:after="100" w:line="240" w:lineRule="auto"/>
              <w:jc w:val="center"/>
              <w:rPr>
                <w:sz w:val="28"/>
              </w:rPr>
            </w:pPr>
            <w:r w:rsidRPr="00B07D39">
              <w:rPr>
                <w:sz w:val="28"/>
              </w:rPr>
              <w:t>Instance</w:t>
            </w:r>
          </w:p>
        </w:tc>
        <w:tc>
          <w:tcPr>
            <w:tcW w:w="3314"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56FB61A0" w14:textId="77777777" w:rsidR="008310FF" w:rsidRPr="00B07D39" w:rsidRDefault="008310FF" w:rsidP="00F53485">
            <w:pPr>
              <w:spacing w:before="100" w:after="100" w:line="240" w:lineRule="auto"/>
              <w:jc w:val="left"/>
              <w:rPr>
                <w:b/>
                <w:sz w:val="10"/>
                <w:szCs w:val="10"/>
              </w:rPr>
            </w:pPr>
          </w:p>
          <w:p w14:paraId="04DD24C0" w14:textId="77777777" w:rsidR="008310FF" w:rsidRPr="00B07D39" w:rsidRDefault="008310FF" w:rsidP="00F53485">
            <w:pPr>
              <w:spacing w:before="100" w:after="100" w:line="240" w:lineRule="auto"/>
              <w:ind w:left="470"/>
              <w:jc w:val="left"/>
              <w:rPr>
                <w:sz w:val="28"/>
              </w:rPr>
            </w:pPr>
            <w:r w:rsidRPr="00B07D39">
              <w:rPr>
                <w:sz w:val="28"/>
              </w:rPr>
              <w:t xml:space="preserve">   </w:t>
            </w:r>
            <w:proofErr w:type="gramStart"/>
            <w:r w:rsidRPr="00B07D39">
              <w:rPr>
                <w:iCs/>
                <w:sz w:val="28"/>
              </w:rPr>
              <w:t>this</w:t>
            </w:r>
            <w:proofErr w:type="gramEnd"/>
            <w:r w:rsidRPr="00B07D39">
              <w:rPr>
                <w:iCs/>
                <w:sz w:val="28"/>
              </w:rPr>
              <w:t xml:space="preserve"> planet</w:t>
            </w:r>
          </w:p>
          <w:p w14:paraId="32D78343" w14:textId="77777777" w:rsidR="008310FF" w:rsidRPr="00B07D39" w:rsidRDefault="008310FF" w:rsidP="00F53485">
            <w:pPr>
              <w:spacing w:before="100" w:after="100" w:line="240" w:lineRule="auto"/>
              <w:ind w:left="470"/>
              <w:jc w:val="left"/>
              <w:rPr>
                <w:sz w:val="28"/>
              </w:rPr>
            </w:pPr>
            <w:r w:rsidRPr="00B07D39">
              <w:rPr>
                <w:i/>
                <w:iCs/>
                <w:sz w:val="28"/>
              </w:rPr>
              <w:t xml:space="preserve">   </w:t>
            </w:r>
            <w:proofErr w:type="gramStart"/>
            <w:r w:rsidRPr="00B07D39">
              <w:rPr>
                <w:iCs/>
                <w:sz w:val="28"/>
              </w:rPr>
              <w:t>this</w:t>
            </w:r>
            <w:proofErr w:type="gramEnd"/>
            <w:r w:rsidRPr="00B07D39">
              <w:rPr>
                <w:iCs/>
                <w:sz w:val="28"/>
              </w:rPr>
              <w:t xml:space="preserve"> organism</w:t>
            </w:r>
          </w:p>
          <w:p w14:paraId="10D36CF2" w14:textId="77777777" w:rsidR="008310FF" w:rsidRPr="00B07D39" w:rsidRDefault="008310FF" w:rsidP="00F53485">
            <w:pPr>
              <w:spacing w:before="100" w:after="100" w:line="240" w:lineRule="auto"/>
              <w:ind w:left="470"/>
              <w:jc w:val="left"/>
              <w:rPr>
                <w:sz w:val="28"/>
              </w:rPr>
            </w:pPr>
            <w:r w:rsidRPr="006C702A">
              <w:rPr>
                <w:noProof/>
                <w:sz w:val="28"/>
              </w:rPr>
              <mc:AlternateContent>
                <mc:Choice Requires="wpg">
                  <w:drawing>
                    <wp:anchor distT="0" distB="0" distL="114300" distR="114300" simplePos="0" relativeHeight="251673600" behindDoc="0" locked="0" layoutInCell="1" allowOverlap="1" wp14:anchorId="7690F860" wp14:editId="32957935">
                      <wp:simplePos x="0" y="0"/>
                      <wp:positionH relativeFrom="column">
                        <wp:posOffset>1023007</wp:posOffset>
                      </wp:positionH>
                      <wp:positionV relativeFrom="paragraph">
                        <wp:posOffset>127742</wp:posOffset>
                      </wp:positionV>
                      <wp:extent cx="1310005" cy="455122"/>
                      <wp:effectExtent l="19050" t="19050" r="4445" b="40640"/>
                      <wp:wrapNone/>
                      <wp:docPr id="69" name="Group 69"/>
                      <wp:cNvGraphicFramePr/>
                      <a:graphic xmlns:a="http://schemas.openxmlformats.org/drawingml/2006/main">
                        <a:graphicData uri="http://schemas.microsoft.com/office/word/2010/wordprocessingGroup">
                          <wpg:wgp>
                            <wpg:cNvGrpSpPr/>
                            <wpg:grpSpPr>
                              <a:xfrm>
                                <a:off x="0" y="0"/>
                                <a:ext cx="1310005" cy="455122"/>
                                <a:chOff x="0" y="0"/>
                                <a:chExt cx="1108192" cy="533400"/>
                              </a:xfrm>
                            </wpg:grpSpPr>
                            <wps:wsp>
                              <wps:cNvPr id="70" name="Down Arrow 70"/>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73CA77FA"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26497" y="78278"/>
                                  <a:ext cx="1081695" cy="391160"/>
                                </a:xfrm>
                                <a:prstGeom prst="rect">
                                  <a:avLst/>
                                </a:prstGeom>
                                <a:solidFill>
                                  <a:sysClr val="window" lastClr="FFFFFF">
                                    <a:alpha val="0"/>
                                  </a:sysClr>
                                </a:solidFill>
                                <a:ln w="19050" cap="flat" cmpd="sng" algn="ctr">
                                  <a:noFill/>
                                  <a:prstDash val="solid"/>
                                </a:ln>
                                <a:effectLst/>
                              </wps:spPr>
                              <wps:txbx>
                                <w:txbxContent>
                                  <w:p w14:paraId="3969AD14" w14:textId="77777777" w:rsidR="0036416D" w:rsidRPr="001E40B0" w:rsidRDefault="0036416D"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 o:spid="_x0000_s1062" style="position:absolute;left:0;text-align:left;margin-left:80.55pt;margin-top:10.05pt;width:103.15pt;height:35.85pt;z-index:251673600;mso-position-horizontal-relative:text;mso-position-vertical-relative:text;mso-width-relative:margin;mso-height-relative:margin" coordsize="1108192,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">
                      <v:shape id="Down Arrow 70" o:spid="_x0000_s1063"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I2xwwAA&#10;ANsAAAAPAAAAZHJzL2Rvd25yZXYueG1sRI/BasJAEIbvBd9hGcFb3SillegqIkg9CKW26HXMjkk0&#10;Oxt2N5q+fedQ6HH45/9mvsWqd426U4i1ZwOTcQaKuPC25tLA99f2eQYqJmSLjWcy8EMRVsvB0wJz&#10;6x/8SfdDKpVAOOZooEqpzbWORUUO49i3xJJdfHCYZAyltgEfAneNnmbZq3ZYs1yosKVNRcXt0Dmh&#10;dJeZ7sJLW57jx3RX7N/5ejwZMxr26zmoRH36X/5r76yBN/leXMQD9PI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61I2xwwAAANsAAAAPAAAAAAAAAAAAAAAAAJcCAABkcnMvZG93&#10;bnJldi54bWxQSwUGAAAAAAQABAD1AAAAhwMAAAAA&#10;" adj="16274" fillcolor="white [3212]" strokecolor="black [3213]" strokeweight="1.5pt">
                        <v:textbox>
                          <w:txbxContent>
                            <w:p w14:paraId="73CA77FA" w14:textId="77777777" w:rsidR="009F3382" w:rsidRDefault="009F3382" w:rsidP="008310FF">
                              <w:pPr>
                                <w:jc w:val="center"/>
                              </w:pPr>
                            </w:p>
                          </w:txbxContent>
                        </v:textbox>
                      </v:shape>
                      <v:rect id="Rectangle 71" o:spid="_x0000_s1064" style="position:absolute;left:26497;top:78278;width:1081695;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NHsGxgAA&#10;ANsAAAAPAAAAZHJzL2Rvd25yZXYueG1sRI9BS8NAFITvgv9heYIXaTctoiV2W6qlUL2Isa09PrKv&#10;2dDs25B9beO/dwXB4zAz3zDTee8bdaYu1oENjIYZKOIy2JorA5vP1WACKgqyxSYwGfimCPPZ9dUU&#10;cxsu/EHnQiqVIBxzNOBE2lzrWDryGIehJU7eIXQeJcmu0rbDS4L7Ro+z7EF7rDktOGzpxVF5LE7e&#10;wF2xktdJLduduy+fl+vT19v7no25vekXT6CEevkP/7XX1sDjCH6/pB+gZ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NHsGxgAAANsAAAAPAAAAAAAAAAAAAAAAAJcCAABkcnMv&#10;ZG93bnJldi54bWxQSwUGAAAAAAQABAD1AAAAigMAAAAA&#10;" fillcolor="window" stroked="f" strokeweight="1.5pt">
                        <v:fill opacity="0"/>
                        <v:textbox>
                          <w:txbxContent>
                            <w:p w14:paraId="3969AD14" w14:textId="77777777" w:rsidR="009F3382" w:rsidRPr="001E40B0" w:rsidRDefault="009F3382" w:rsidP="008310FF">
                              <w:pPr>
                                <w:spacing w:before="0" w:after="0" w:line="240" w:lineRule="auto"/>
                                <w:jc w:val="center"/>
                                <w:rPr>
                                  <w:rFonts w:ascii="Arial" w:hAnsi="Arial" w:cs="Arial"/>
                                </w:rPr>
                              </w:pPr>
                              <w:proofErr w:type="gramStart"/>
                              <w:r>
                                <w:rPr>
                                  <w:rFonts w:ascii="Arial" w:hAnsi="Arial" w:cs="Arial"/>
                                </w:rPr>
                                <w:t>inheres</w:t>
                              </w:r>
                              <w:proofErr w:type="gramEnd"/>
                              <w:r>
                                <w:rPr>
                                  <w:rFonts w:ascii="Arial" w:hAnsi="Arial" w:cs="Arial"/>
                                </w:rPr>
                                <w:t xml:space="preserve"> in</w:t>
                              </w:r>
                            </w:p>
                          </w:txbxContent>
                        </v:textbox>
                      </v:rect>
                    </v:group>
                  </w:pict>
                </mc:Fallback>
              </mc:AlternateContent>
            </w:r>
            <w:r w:rsidRPr="00B07D39">
              <w:rPr>
                <w:i/>
                <w:iCs/>
                <w:sz w:val="28"/>
              </w:rPr>
              <w:t xml:space="preserve">   </w:t>
            </w:r>
            <w:proofErr w:type="gramStart"/>
            <w:r w:rsidRPr="00B07D39">
              <w:rPr>
                <w:iCs/>
                <w:sz w:val="28"/>
              </w:rPr>
              <w:t>this</w:t>
            </w:r>
            <w:proofErr w:type="gramEnd"/>
            <w:r w:rsidRPr="00B07D39">
              <w:rPr>
                <w:iCs/>
                <w:sz w:val="28"/>
              </w:rPr>
              <w:t xml:space="preserve"> cell</w:t>
            </w:r>
          </w:p>
        </w:tc>
        <w:tc>
          <w:tcPr>
            <w:tcW w:w="3690"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14:paraId="1A073DF5" w14:textId="77777777" w:rsidR="008310FF" w:rsidRPr="00B07D39" w:rsidRDefault="008310FF" w:rsidP="00F53485">
            <w:pPr>
              <w:spacing w:before="100" w:after="100" w:line="240" w:lineRule="auto"/>
              <w:jc w:val="left"/>
              <w:rPr>
                <w:b/>
                <w:sz w:val="10"/>
                <w:szCs w:val="10"/>
              </w:rPr>
            </w:pPr>
          </w:p>
          <w:p w14:paraId="22E0A2C4" w14:textId="77777777" w:rsidR="008310FF" w:rsidRPr="00B07D39" w:rsidRDefault="008310FF" w:rsidP="00F53485">
            <w:pPr>
              <w:spacing w:before="100" w:after="100" w:line="240" w:lineRule="auto"/>
              <w:ind w:left="486"/>
              <w:jc w:val="left"/>
              <w:rPr>
                <w:sz w:val="28"/>
              </w:rPr>
            </w:pPr>
            <w:proofErr w:type="gramStart"/>
            <w:r w:rsidRPr="00B07D39">
              <w:rPr>
                <w:iCs/>
                <w:sz w:val="28"/>
              </w:rPr>
              <w:t>this</w:t>
            </w:r>
            <w:proofErr w:type="gramEnd"/>
            <w:r w:rsidRPr="00B07D39">
              <w:rPr>
                <w:iCs/>
                <w:sz w:val="28"/>
              </w:rPr>
              <w:t xml:space="preserve"> temperature</w:t>
            </w:r>
          </w:p>
          <w:p w14:paraId="1ED10CFA" w14:textId="77777777" w:rsidR="008310FF" w:rsidRPr="00B07D39" w:rsidRDefault="008310FF" w:rsidP="00F53485">
            <w:pPr>
              <w:spacing w:before="100" w:after="100" w:line="240" w:lineRule="auto"/>
              <w:ind w:left="486"/>
              <w:jc w:val="left"/>
              <w:rPr>
                <w:sz w:val="28"/>
              </w:rPr>
            </w:pPr>
            <w:proofErr w:type="gramStart"/>
            <w:r w:rsidRPr="00B07D39">
              <w:rPr>
                <w:iCs/>
                <w:sz w:val="28"/>
              </w:rPr>
              <w:t>this</w:t>
            </w:r>
            <w:proofErr w:type="gramEnd"/>
            <w:r w:rsidRPr="00B07D39">
              <w:rPr>
                <w:iCs/>
                <w:sz w:val="28"/>
              </w:rPr>
              <w:t xml:space="preserve"> 30° Celsius temperature</w:t>
            </w:r>
          </w:p>
          <w:p w14:paraId="54EB8924" w14:textId="77777777" w:rsidR="008310FF" w:rsidRPr="00B07D39" w:rsidRDefault="008310FF" w:rsidP="00F53485">
            <w:pPr>
              <w:spacing w:before="100" w:after="100" w:line="240" w:lineRule="auto"/>
              <w:ind w:left="486"/>
              <w:jc w:val="left"/>
              <w:rPr>
                <w:sz w:val="28"/>
              </w:rPr>
            </w:pPr>
            <w:proofErr w:type="gramStart"/>
            <w:r w:rsidRPr="00B07D39">
              <w:rPr>
                <w:sz w:val="28"/>
              </w:rPr>
              <w:t>this</w:t>
            </w:r>
            <w:proofErr w:type="gramEnd"/>
            <w:r w:rsidRPr="00B07D39">
              <w:rPr>
                <w:sz w:val="28"/>
              </w:rPr>
              <w:t xml:space="preserve"> sickle shape</w:t>
            </w:r>
          </w:p>
          <w:p w14:paraId="6AF91E5D" w14:textId="77777777" w:rsidR="008310FF" w:rsidRPr="00B07D39" w:rsidRDefault="008310FF" w:rsidP="00F53485">
            <w:pPr>
              <w:keepNext/>
              <w:spacing w:before="100" w:after="100" w:line="240" w:lineRule="auto"/>
              <w:jc w:val="left"/>
              <w:rPr>
                <w:sz w:val="10"/>
                <w:szCs w:val="10"/>
              </w:rPr>
            </w:pPr>
          </w:p>
        </w:tc>
      </w:tr>
    </w:tbl>
    <w:p w14:paraId="3DAA22DD" w14:textId="77777777" w:rsidR="008310FF" w:rsidRPr="00B07D39" w:rsidRDefault="008310FF" w:rsidP="008310FF">
      <w:pPr>
        <w:pStyle w:val="Caption"/>
        <w:jc w:val="center"/>
        <w:rPr>
          <w:sz w:val="22"/>
        </w:rPr>
      </w:pPr>
      <w:bookmarkStart w:id="687" w:name="_Ref321729651"/>
      <w:r w:rsidRPr="00B07D39">
        <w:rPr>
          <w:sz w:val="22"/>
        </w:rPr>
        <w:t xml:space="preserve">Table </w:t>
      </w:r>
      <w:r>
        <w:rPr>
          <w:sz w:val="22"/>
        </w:rPr>
        <w:fldChar w:fldCharType="begin"/>
      </w:r>
      <w:r>
        <w:rPr>
          <w:sz w:val="22"/>
        </w:rPr>
        <w:instrText xml:space="preserve"> SEQ Table \* ARABIC </w:instrText>
      </w:r>
      <w:r>
        <w:rPr>
          <w:sz w:val="22"/>
        </w:rPr>
        <w:fldChar w:fldCharType="separate"/>
      </w:r>
      <w:r>
        <w:rPr>
          <w:noProof/>
          <w:sz w:val="22"/>
        </w:rPr>
        <w:t>1</w:t>
      </w:r>
      <w:r>
        <w:rPr>
          <w:sz w:val="22"/>
        </w:rPr>
        <w:fldChar w:fldCharType="end"/>
      </w:r>
      <w:bookmarkEnd w:id="687"/>
      <w:r w:rsidRPr="00B07D39">
        <w:rPr>
          <w:sz w:val="22"/>
        </w:rPr>
        <w:t>: Aristotle's Ontological Square</w:t>
      </w:r>
      <w:r>
        <w:rPr>
          <w:sz w:val="22"/>
        </w:rPr>
        <w:t xml:space="preserve"> in BFO form</w:t>
      </w:r>
    </w:p>
    <w:p w14:paraId="43085EB6" w14:textId="77777777" w:rsidR="008310FF" w:rsidRDefault="008310FF" w:rsidP="008310FF">
      <w:pPr>
        <w:jc w:val="left"/>
      </w:pPr>
    </w:p>
    <w:p w14:paraId="33265192" w14:textId="77777777" w:rsidR="008310FF" w:rsidRPr="00A91618" w:rsidRDefault="008310FF" w:rsidP="008310FF">
      <w:pPr>
        <w:jc w:val="left"/>
      </w:pPr>
      <w:r>
        <w:t>Two major familie</w:t>
      </w:r>
      <w:r w:rsidRPr="00A91618">
        <w:t xml:space="preserve">s of </w:t>
      </w:r>
      <w:r w:rsidRPr="00A91618">
        <w:rPr>
          <w:i/>
        </w:rPr>
        <w:t>dependent continuants</w:t>
      </w:r>
      <w:r>
        <w:rPr>
          <w:i/>
        </w:rPr>
        <w:t xml:space="preserve"> </w:t>
      </w:r>
      <w:r>
        <w:t>are recognized in BFO</w:t>
      </w:r>
      <w:r w:rsidRPr="00A91618">
        <w:t xml:space="preserve">, namely </w:t>
      </w:r>
      <w:r w:rsidRPr="00A91618">
        <w:rPr>
          <w:i/>
        </w:rPr>
        <w:t>qualities</w:t>
      </w:r>
      <w:r w:rsidRPr="00A91618">
        <w:t xml:space="preserve"> </w:t>
      </w:r>
      <w:r>
        <w:t xml:space="preserve">such as temperature and length, </w:t>
      </w:r>
      <w:r w:rsidRPr="00A91618">
        <w:t xml:space="preserve">and </w:t>
      </w:r>
      <w:r w:rsidRPr="00A91618">
        <w:rPr>
          <w:i/>
        </w:rPr>
        <w:t>realizable dependent continuants</w:t>
      </w:r>
      <w:r>
        <w:rPr>
          <w:i/>
        </w:rPr>
        <w:t xml:space="preserve"> </w:t>
      </w:r>
      <w:r>
        <w:t>such as solubility and fragility</w:t>
      </w:r>
      <w:r w:rsidRPr="00A91618">
        <w:t>.</w:t>
      </w:r>
      <w:r>
        <w:rPr>
          <w:rStyle w:val="EndnoteReference"/>
        </w:rPr>
        <w:endnoteReference w:id="4"/>
      </w:r>
      <w:r>
        <w:t xml:space="preserve"> The s</w:t>
      </w:r>
      <w:r w:rsidRPr="00A91618">
        <w:t>olubility</w:t>
      </w:r>
      <w:r>
        <w:t xml:space="preserve"> of a given portion of salt </w:t>
      </w:r>
      <w:r w:rsidRPr="00A91618">
        <w:t>requires a dissolving process in order to be realized or manifested</w:t>
      </w:r>
      <w:r>
        <w:t>. The</w:t>
      </w:r>
      <w:r w:rsidRPr="00A91618">
        <w:t xml:space="preserve"> </w:t>
      </w:r>
      <w:r>
        <w:t xml:space="preserve">temperature of this portion of salt, in contrast, is not associated with any potentiality for realization of this sort. A </w:t>
      </w:r>
      <w:r w:rsidRPr="00DF2F46">
        <w:t>quality</w:t>
      </w:r>
      <w:r>
        <w:t xml:space="preserve">, for BFO, </w:t>
      </w:r>
      <w:r w:rsidRPr="00A91618">
        <w:t xml:space="preserve">is a </w:t>
      </w:r>
      <w:r w:rsidRPr="00DF2F46">
        <w:t>dependent continuant</w:t>
      </w:r>
      <w:r w:rsidRPr="00A91618">
        <w:t xml:space="preserve"> that does not require any further process in order to be realized. </w:t>
      </w:r>
    </w:p>
    <w:p w14:paraId="601425A1" w14:textId="77777777" w:rsidR="008310FF" w:rsidRPr="00AF230F" w:rsidRDefault="008310FF" w:rsidP="006C702A">
      <w:pPr>
        <w:pStyle w:val="Heading2"/>
        <w:widowControl w:val="0"/>
        <w:numPr>
          <w:ilvl w:val="1"/>
          <w:numId w:val="26"/>
        </w:numPr>
        <w:spacing w:line="480" w:lineRule="auto"/>
        <w:ind w:hanging="720"/>
      </w:pPr>
      <w:r w:rsidRPr="00AF230F">
        <w:t>Determinable and Determinate Quality Universals</w:t>
      </w:r>
    </w:p>
    <w:p w14:paraId="7FF47849" w14:textId="77777777" w:rsidR="008310FF" w:rsidRDefault="008310FF" w:rsidP="008310FF">
      <w:pPr>
        <w:jc w:val="left"/>
      </w:pPr>
      <w:r>
        <w:t xml:space="preserve">Qualities, in BFO, are seen as entities in their own right (of the sort referred to elsewhere in the literature as tropes, or individual accidents). They are </w:t>
      </w:r>
      <w:proofErr w:type="gramStart"/>
      <w:r>
        <w:t>entities which</w:t>
      </w:r>
      <w:proofErr w:type="gramEnd"/>
      <w:r>
        <w:t xml:space="preserve"> are dependent on the independent continuant entities (such as planets, organisms, molecules) which are their bearers. </w:t>
      </w:r>
    </w:p>
    <w:p w14:paraId="60B790D0" w14:textId="77777777" w:rsidR="008310FF" w:rsidRDefault="008310FF" w:rsidP="008310FF">
      <w:pPr>
        <w:jc w:val="left"/>
        <w:rPr>
          <w:i/>
        </w:rPr>
      </w:pPr>
      <w:proofErr w:type="gramStart"/>
      <w:r>
        <w:lastRenderedPageBreak/>
        <w:t xml:space="preserve">Qualities instantiate quality universals, which are divided into </w:t>
      </w:r>
      <w:r>
        <w:rPr>
          <w:i/>
        </w:rPr>
        <w:t xml:space="preserve">determinable </w:t>
      </w:r>
      <w:r>
        <w:t xml:space="preserve">(such as </w:t>
      </w:r>
      <w:r w:rsidRPr="00C04FED">
        <w:rPr>
          <w:i/>
        </w:rPr>
        <w:t>temperature</w:t>
      </w:r>
      <w:r>
        <w:t xml:space="preserve">, </w:t>
      </w:r>
      <w:r w:rsidRPr="00C04FED">
        <w:rPr>
          <w:i/>
        </w:rPr>
        <w:t>length</w:t>
      </w:r>
      <w:r>
        <w:t xml:space="preserve"> and </w:t>
      </w:r>
      <w:r w:rsidRPr="00C04FED">
        <w:rPr>
          <w:i/>
        </w:rPr>
        <w:t>mass</w:t>
      </w:r>
      <w:r>
        <w:t xml:space="preserve">) and </w:t>
      </w:r>
      <w:r w:rsidRPr="00AA5C54">
        <w:rPr>
          <w:i/>
        </w:rPr>
        <w:t>determinate</w:t>
      </w:r>
      <w:r>
        <w:t xml:space="preserve"> (such as</w:t>
      </w:r>
      <w:r w:rsidRPr="00A91618">
        <w:t>:</w:t>
      </w:r>
      <w:r>
        <w:t xml:space="preserve"> </w:t>
      </w:r>
      <w:r w:rsidRPr="00A91618">
        <w:t xml:space="preserve">37.0°C </w:t>
      </w:r>
      <w:r w:rsidRPr="00AA5C54">
        <w:rPr>
          <w:i/>
        </w:rPr>
        <w:t>temperature</w:t>
      </w:r>
      <w:r>
        <w:t xml:space="preserve">, 1.6 meter </w:t>
      </w:r>
      <w:r w:rsidRPr="00AA5C54">
        <w:rPr>
          <w:i/>
        </w:rPr>
        <w:t>length</w:t>
      </w:r>
      <w:r>
        <w:t xml:space="preserve">, and 4 kg </w:t>
      </w:r>
      <w:r w:rsidRPr="00AA5C54">
        <w:rPr>
          <w:i/>
        </w:rPr>
        <w:t>mass</w:t>
      </w:r>
      <w:r>
        <w:t>)</w:t>
      </w:r>
      <w:r w:rsidRPr="00E24311">
        <w:t>.</w:t>
      </w:r>
      <w:proofErr w:type="gramEnd"/>
      <w:r w:rsidRPr="00E24311">
        <w:rPr>
          <w:rStyle w:val="EndnoteReference"/>
        </w:rPr>
        <w:endnoteReference w:id="5"/>
      </w:r>
      <w:r w:rsidRPr="00D03771">
        <w:rPr>
          <w:i/>
        </w:rPr>
        <w:t xml:space="preserve"> </w:t>
      </w:r>
    </w:p>
    <w:p w14:paraId="7D3B64FC" w14:textId="77777777" w:rsidR="008310FF" w:rsidRPr="00A91618" w:rsidRDefault="008310FF" w:rsidP="008310FF">
      <w:pPr>
        <w:jc w:val="left"/>
      </w:pPr>
      <w:r>
        <w:t xml:space="preserve">Determinable quality universals </w:t>
      </w:r>
      <w:r w:rsidRPr="00E24311">
        <w:t xml:space="preserve">are </w:t>
      </w:r>
      <w:r w:rsidRPr="00B034F3">
        <w:rPr>
          <w:i/>
        </w:rPr>
        <w:t>rigid</w:t>
      </w:r>
      <w:r w:rsidRPr="00B034F3">
        <w:t>,</w:t>
      </w:r>
      <w:r>
        <w:t xml:space="preserve"> in the sense that, if a </w:t>
      </w:r>
      <w:proofErr w:type="gramStart"/>
      <w:r>
        <w:t>determinable quality universal is exemplified by a particular bearer at any time during which this bearer exists</w:t>
      </w:r>
      <w:proofErr w:type="gramEnd"/>
      <w:r>
        <w:t>, then it is exemplified at every such time.</w:t>
      </w:r>
      <w:r w:rsidRPr="00E24311">
        <w:t xml:space="preserve"> John’s temperature (a certain quality instance inhering in John from the beginning to the end of his existence</w:t>
      </w:r>
      <w:r>
        <w:t xml:space="preserve"> </w:t>
      </w:r>
      <w:r w:rsidRPr="00E24311">
        <w:t xml:space="preserve">instantiates the same determinable universal temperature from the beginning to the end of </w:t>
      </w:r>
      <w:r>
        <w:t xml:space="preserve">John’s </w:t>
      </w:r>
      <w:r w:rsidRPr="00E24311">
        <w:t>existence.</w:t>
      </w:r>
      <w:r>
        <w:t xml:space="preserve"> Determinate quality universals, on the other hand, are non-rigid: the same quality </w:t>
      </w:r>
      <w:r w:rsidRPr="00A91618">
        <w:t>instance</w:t>
      </w:r>
      <w:r>
        <w:t xml:space="preserve"> </w:t>
      </w:r>
      <w:r w:rsidRPr="00A91618">
        <w:t xml:space="preserve">may instantiate different determinate universals at different times, as in </w:t>
      </w:r>
      <w:r w:rsidRPr="00A91618">
        <w:fldChar w:fldCharType="begin"/>
      </w:r>
      <w:r w:rsidRPr="00A91618">
        <w:instrText xml:space="preserve"> REF _Ref317060576 \h  \* MERGEFORMAT </w:instrText>
      </w:r>
      <w:r w:rsidRPr="00A91618">
        <w:fldChar w:fldCharType="separate"/>
      </w:r>
      <w:r w:rsidRPr="00A91618">
        <w:t xml:space="preserve">Figure </w:t>
      </w:r>
      <w:r>
        <w:rPr>
          <w:noProof/>
        </w:rPr>
        <w:t>3</w:t>
      </w:r>
      <w:r w:rsidRPr="00A91618">
        <w:fldChar w:fldCharType="end"/>
      </w:r>
      <w:r w:rsidRPr="00A91618">
        <w:t xml:space="preserve">. </w:t>
      </w:r>
    </w:p>
    <w:p w14:paraId="6A9E0730" w14:textId="77777777" w:rsidR="008310FF" w:rsidRPr="00A91618" w:rsidRDefault="008310FF" w:rsidP="008310FF">
      <w:pPr>
        <w:jc w:val="center"/>
      </w:pPr>
      <w:r w:rsidRPr="00A91618">
        <w:rPr>
          <w:noProof/>
        </w:rPr>
        <w:drawing>
          <wp:inline distT="0" distB="0" distL="0" distR="0" wp14:anchorId="2B57A352" wp14:editId="5C215C0D">
            <wp:extent cx="3776870" cy="2366054"/>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rotWithShape="1">
                    <a:blip r:embed="rId35">
                      <a:extLst>
                        <a:ext uri="{28A0092B-C50C-407E-A947-70E740481C1C}">
                          <a14:useLocalDpi xmlns:a14="http://schemas.microsoft.com/office/drawing/2010/main" val="0"/>
                        </a:ext>
                      </a:extLst>
                    </a:blip>
                    <a:srcRect t="8539" r="5049" b="12150"/>
                    <a:stretch/>
                  </pic:blipFill>
                  <pic:spPr bwMode="auto">
                    <a:xfrm>
                      <a:off x="0" y="0"/>
                      <a:ext cx="3780138" cy="2368101"/>
                    </a:xfrm>
                    <a:prstGeom prst="rect">
                      <a:avLst/>
                    </a:prstGeom>
                    <a:ln>
                      <a:noFill/>
                    </a:ln>
                    <a:extLst>
                      <a:ext uri="{53640926-AAD7-44d8-BBD7-CCE9431645EC}">
                        <a14:shadowObscured xmlns:a14="http://schemas.microsoft.com/office/drawing/2010/main"/>
                      </a:ext>
                    </a:extLst>
                  </pic:spPr>
                </pic:pic>
              </a:graphicData>
            </a:graphic>
          </wp:inline>
        </w:drawing>
      </w:r>
    </w:p>
    <w:p w14:paraId="4B86AF27" w14:textId="77777777" w:rsidR="008310FF" w:rsidRPr="00A91618" w:rsidRDefault="008310FF" w:rsidP="008310FF">
      <w:pPr>
        <w:pStyle w:val="Caption"/>
        <w:jc w:val="center"/>
        <w:rPr>
          <w:sz w:val="22"/>
        </w:rPr>
      </w:pPr>
      <w:bookmarkStart w:id="688" w:name="_Ref317060576"/>
      <w:r w:rsidRPr="00A91618">
        <w:t xml:space="preserve">Figure </w:t>
      </w:r>
      <w:fldSimple w:instr=" SEQ Figure \* ARABIC ">
        <w:r>
          <w:rPr>
            <w:noProof/>
          </w:rPr>
          <w:t>3</w:t>
        </w:r>
      </w:fldSimple>
      <w:bookmarkEnd w:id="688"/>
      <w:r w:rsidRPr="00A91618">
        <w:t xml:space="preserve">: John's temperature and </w:t>
      </w:r>
      <w:r>
        <w:t xml:space="preserve">some of </w:t>
      </w:r>
      <w:r w:rsidRPr="00A91618">
        <w:t>the determinable and determinate universals it instantiates at different times</w:t>
      </w:r>
    </w:p>
    <w:p w14:paraId="08FA4888" w14:textId="77777777" w:rsidR="008310FF" w:rsidRPr="00A91618" w:rsidRDefault="008310FF" w:rsidP="008310FF">
      <w:pPr>
        <w:jc w:val="left"/>
      </w:pPr>
    </w:p>
    <w:p w14:paraId="04BD4953" w14:textId="77777777" w:rsidR="008310FF" w:rsidRDefault="008310FF" w:rsidP="008310FF">
      <w:pPr>
        <w:jc w:val="left"/>
      </w:pPr>
      <w:r>
        <w:t>We n</w:t>
      </w:r>
      <w:r w:rsidRPr="00A91618">
        <w:t xml:space="preserve">ote </w:t>
      </w:r>
      <w:r>
        <w:t xml:space="preserve">in passing </w:t>
      </w:r>
      <w:r w:rsidRPr="00A91618">
        <w:t xml:space="preserve">that the determinate temperature universals are independent of whatever system of units is used </w:t>
      </w:r>
      <w:r>
        <w:t>to describe</w:t>
      </w:r>
      <w:r w:rsidRPr="00A91618">
        <w:t xml:space="preserve"> them. The universals here referred to in terms of degrees Celsius would be instantiated even in </w:t>
      </w:r>
      <w:r>
        <w:t xml:space="preserve">a </w:t>
      </w:r>
      <w:r w:rsidRPr="00A91618">
        <w:t xml:space="preserve">world in which the Celsius or any other system of units had never </w:t>
      </w:r>
      <w:r>
        <w:t>been established</w:t>
      </w:r>
      <w:r w:rsidRPr="00A91618">
        <w:t>.</w:t>
      </w:r>
      <w:r>
        <w:t xml:space="preserve"> We note also that for certain families of qualities we can draw a distinction between determinate qualities reflecting what we can think of as absolute and relative values, respectively. (The Kelvin scale is a scale of absolute temperature values in this sense.)</w:t>
      </w:r>
    </w:p>
    <w:p w14:paraId="6CB2A64E" w14:textId="77777777" w:rsidR="008310FF" w:rsidRDefault="008310FF" w:rsidP="008310FF">
      <w:pPr>
        <w:jc w:val="left"/>
      </w:pPr>
      <w:r>
        <w:lastRenderedPageBreak/>
        <w:t xml:space="preserve">When clinicians speak for example of temperatures as falling within some ‘normal’ range, then they are referring to relative values of another sort. A single person has a normal temperature only relative to (the temperature qualities of) persons in one or other larger population (for example healthy persons at rest in an indoor environment, persons recovering from pneumonia, and so on). </w:t>
      </w:r>
    </w:p>
    <w:p w14:paraId="1CA2DE2C" w14:textId="77777777" w:rsidR="008310FF" w:rsidRPr="00005EFC" w:rsidRDefault="008310FF" w:rsidP="006C702A">
      <w:pPr>
        <w:pStyle w:val="Heading1"/>
        <w:widowControl w:val="0"/>
        <w:numPr>
          <w:ilvl w:val="0"/>
          <w:numId w:val="26"/>
        </w:numPr>
        <w:spacing w:line="480" w:lineRule="auto"/>
        <w:ind w:left="360"/>
      </w:pPr>
      <w:r>
        <w:t>Processes in BFO</w:t>
      </w:r>
    </w:p>
    <w:p w14:paraId="2F31FDC0" w14:textId="77777777" w:rsidR="008310FF" w:rsidRPr="00A91618" w:rsidRDefault="008310FF" w:rsidP="008310FF">
      <w:pPr>
        <w:jc w:val="left"/>
      </w:pPr>
      <w:r>
        <w:rPr>
          <w:iCs/>
        </w:rPr>
        <w:t xml:space="preserve">Our primary concern here is with BFO’s treatment of continuants, which include processes, process boundaries (for example beginnings and endings), and the temporal intervals and temporal </w:t>
      </w:r>
      <w:proofErr w:type="gramStart"/>
      <w:r>
        <w:rPr>
          <w:iCs/>
        </w:rPr>
        <w:t>instants which</w:t>
      </w:r>
      <w:proofErr w:type="gramEnd"/>
      <w:r>
        <w:rPr>
          <w:iCs/>
        </w:rPr>
        <w:t xml:space="preserve"> processes and process boundaries occupy.</w:t>
      </w:r>
      <w:r>
        <w:rPr>
          <w:rStyle w:val="EndnoteReference"/>
          <w:iCs/>
        </w:rPr>
        <w:endnoteReference w:id="6"/>
      </w:r>
      <w:r>
        <w:rPr>
          <w:iCs/>
        </w:rPr>
        <w:t xml:space="preserve"> Because processes are extended in time, this means that, f</w:t>
      </w:r>
      <w:r>
        <w:t xml:space="preserve">or each process, we can </w:t>
      </w:r>
      <w:r w:rsidRPr="00A91618">
        <w:t xml:space="preserve">identify </w:t>
      </w:r>
      <w:r>
        <w:t xml:space="preserve">arbitrarily many </w:t>
      </w:r>
      <w:r w:rsidRPr="00A91618">
        <w:t xml:space="preserve">sub-processes occupying </w:t>
      </w:r>
      <w:r>
        <w:t>sub-</w:t>
      </w:r>
      <w:r w:rsidRPr="00A91618">
        <w:t>intervals of the temporal interval occ</w:t>
      </w:r>
      <w:r>
        <w:t>upied by the process as a whole.</w:t>
      </w:r>
      <w:r w:rsidRPr="00A91618">
        <w:t xml:space="preserve"> </w:t>
      </w:r>
    </w:p>
    <w:p w14:paraId="2BE07855" w14:textId="77777777" w:rsidR="008310FF" w:rsidRDefault="008310FF" w:rsidP="008310FF">
      <w:pPr>
        <w:jc w:val="left"/>
      </w:pPr>
      <w:r>
        <w:t xml:space="preserve">The assertion that one entity is an </w:t>
      </w:r>
      <w:proofErr w:type="spellStart"/>
      <w:r>
        <w:t>occurrent</w:t>
      </w:r>
      <w:proofErr w:type="spellEnd"/>
      <w:r>
        <w:t xml:space="preserve"> part of a second entity means simply that both are </w:t>
      </w:r>
      <w:proofErr w:type="spellStart"/>
      <w:r>
        <w:t>occurrents</w:t>
      </w:r>
      <w:proofErr w:type="spellEnd"/>
      <w:r>
        <w:t xml:space="preserve"> and that the first is a part of the second. The sum of processes taking place in your upper body during the course of your life is a proper continuant part of the sum of all processes taking place in your whole body during the same interval of time. There is however a narrower relation which holds between one </w:t>
      </w:r>
      <w:proofErr w:type="spellStart"/>
      <w:r>
        <w:t>occurrent</w:t>
      </w:r>
      <w:proofErr w:type="spellEnd"/>
      <w:r>
        <w:t xml:space="preserve"> and another when the former is exactly the restriction of the latter to a temporal region that is a proper part of the temporal region occupied by the latter. When one entity is a temporal part of a second entity, we can then write </w:t>
      </w:r>
    </w:p>
    <w:p w14:paraId="5D751697" w14:textId="77777777" w:rsidR="008310FF" w:rsidRPr="00F40292" w:rsidRDefault="008310FF" w:rsidP="008310FF">
      <w:pPr>
        <w:pStyle w:val="Specification"/>
        <w:jc w:val="left"/>
        <w:rPr>
          <w:rFonts w:ascii="Times New Roman" w:hAnsi="Times New Roman"/>
        </w:rPr>
      </w:pPr>
      <w:proofErr w:type="gramStart"/>
      <w:r w:rsidRPr="00F40292">
        <w:rPr>
          <w:rFonts w:ascii="Times New Roman" w:hAnsi="Times New Roman"/>
          <w:i/>
        </w:rPr>
        <w:t>a</w:t>
      </w:r>
      <w:proofErr w:type="gramEnd"/>
      <w:r w:rsidRPr="00F40292">
        <w:rPr>
          <w:rFonts w:ascii="Times New Roman" w:hAnsi="Times New Roman"/>
          <w:i/>
        </w:rPr>
        <w:t xml:space="preserve"> </w:t>
      </w:r>
      <w:proofErr w:type="spellStart"/>
      <w:r w:rsidRPr="00F40292">
        <w:rPr>
          <w:rFonts w:ascii="Times New Roman" w:hAnsi="Times New Roman"/>
        </w:rPr>
        <w:t>temporal_part_of</w:t>
      </w:r>
      <w:proofErr w:type="spellEnd"/>
      <w:r w:rsidRPr="00F40292">
        <w:rPr>
          <w:rFonts w:ascii="Times New Roman" w:hAnsi="Times New Roman"/>
          <w:b/>
        </w:rPr>
        <w:t xml:space="preserve"> </w:t>
      </w:r>
      <w:r w:rsidRPr="00F40292">
        <w:rPr>
          <w:rFonts w:ascii="Times New Roman" w:hAnsi="Times New Roman"/>
          <w:i/>
        </w:rPr>
        <w:t xml:space="preserve">b </w:t>
      </w:r>
      <w:r w:rsidRPr="00F40292">
        <w:rPr>
          <w:rFonts w:ascii="Times New Roman" w:hAnsi="Times New Roman"/>
        </w:rPr>
        <w:t>=Def.</w:t>
      </w:r>
    </w:p>
    <w:p w14:paraId="6FF08428" w14:textId="77777777" w:rsidR="008310FF" w:rsidRPr="00F40292" w:rsidRDefault="008310FF" w:rsidP="008310FF">
      <w:pPr>
        <w:pStyle w:val="Specification"/>
        <w:ind w:left="1440"/>
        <w:jc w:val="left"/>
        <w:rPr>
          <w:rFonts w:ascii="Times New Roman" w:hAnsi="Times New Roman"/>
        </w:rPr>
      </w:pPr>
      <w:proofErr w:type="gramStart"/>
      <w:r w:rsidRPr="00F40292">
        <w:rPr>
          <w:rFonts w:ascii="Times New Roman" w:hAnsi="Times New Roman"/>
          <w:i/>
        </w:rPr>
        <w:t>a</w:t>
      </w:r>
      <w:proofErr w:type="gramEnd"/>
      <w:r w:rsidRPr="00F40292">
        <w:rPr>
          <w:rFonts w:ascii="Times New Roman" w:hAnsi="Times New Roman"/>
          <w:i/>
        </w:rPr>
        <w:t xml:space="preserve"> </w:t>
      </w:r>
      <w:proofErr w:type="spellStart"/>
      <w:r w:rsidRPr="00F40292">
        <w:rPr>
          <w:rFonts w:ascii="Times New Roman" w:hAnsi="Times New Roman"/>
        </w:rPr>
        <w:t>occurrent_part_of</w:t>
      </w:r>
      <w:proofErr w:type="spellEnd"/>
      <w:r w:rsidRPr="00F40292">
        <w:rPr>
          <w:rFonts w:ascii="Times New Roman" w:hAnsi="Times New Roman"/>
        </w:rPr>
        <w:t xml:space="preserve"> </w:t>
      </w:r>
      <w:r w:rsidRPr="00F40292">
        <w:rPr>
          <w:rFonts w:ascii="Times New Roman" w:hAnsi="Times New Roman"/>
          <w:i/>
        </w:rPr>
        <w:t xml:space="preserve">b </w:t>
      </w:r>
      <w:r w:rsidRPr="00F40292">
        <w:rPr>
          <w:rFonts w:ascii="Times New Roman" w:hAnsi="Times New Roman"/>
        </w:rPr>
        <w:t xml:space="preserve">&amp; </w:t>
      </w:r>
    </w:p>
    <w:p w14:paraId="790AE28C" w14:textId="77777777" w:rsidR="008310FF" w:rsidRPr="00F40292" w:rsidRDefault="008310FF" w:rsidP="008310FF">
      <w:pPr>
        <w:pStyle w:val="Specification"/>
        <w:ind w:left="1440"/>
        <w:jc w:val="left"/>
        <w:rPr>
          <w:rFonts w:ascii="Times New Roman" w:hAnsi="Times New Roman"/>
          <w:b/>
          <w:i/>
        </w:rPr>
      </w:pPr>
      <w:r w:rsidRPr="00F40292">
        <w:rPr>
          <w:rFonts w:ascii="Times New Roman" w:hAnsi="Times New Roman"/>
        </w:rPr>
        <w:t xml:space="preserve">&amp; </w:t>
      </w:r>
      <w:proofErr w:type="gramStart"/>
      <w:r w:rsidRPr="00F40292">
        <w:rPr>
          <w:rFonts w:ascii="Times New Roman" w:hAnsi="Times New Roman"/>
        </w:rPr>
        <w:t>for</w:t>
      </w:r>
      <w:proofErr w:type="gramEnd"/>
      <w:r w:rsidRPr="00F40292">
        <w:rPr>
          <w:rFonts w:ascii="Times New Roman" w:hAnsi="Times New Roman"/>
        </w:rPr>
        <w:t xml:space="preserve"> some temporal region </w:t>
      </w:r>
      <w:r w:rsidRPr="00F40292">
        <w:rPr>
          <w:rFonts w:ascii="Times New Roman" w:hAnsi="Times New Roman"/>
          <w:i/>
        </w:rPr>
        <w:t>r</w:t>
      </w:r>
      <w:r w:rsidRPr="00F40292">
        <w:rPr>
          <w:rFonts w:ascii="Times New Roman" w:hAnsi="Times New Roman"/>
        </w:rPr>
        <w:t xml:space="preserve"> (</w:t>
      </w:r>
      <w:r w:rsidRPr="00F40292">
        <w:rPr>
          <w:rFonts w:ascii="Times New Roman" w:hAnsi="Times New Roman"/>
          <w:i/>
        </w:rPr>
        <w:t>a</w:t>
      </w:r>
      <w:r w:rsidRPr="00F40292">
        <w:rPr>
          <w:rFonts w:ascii="Times New Roman" w:hAnsi="Times New Roman"/>
        </w:rPr>
        <w:t xml:space="preserve"> occupies</w:t>
      </w:r>
      <w:r w:rsidRPr="00F40292">
        <w:rPr>
          <w:rFonts w:ascii="Times New Roman" w:hAnsi="Times New Roman"/>
          <w:b/>
        </w:rPr>
        <w:t xml:space="preserve"> </w:t>
      </w:r>
      <w:r w:rsidRPr="00F40292">
        <w:rPr>
          <w:rFonts w:ascii="Times New Roman" w:hAnsi="Times New Roman"/>
          <w:i/>
        </w:rPr>
        <w:t xml:space="preserve">r </w:t>
      </w:r>
    </w:p>
    <w:p w14:paraId="31A203FB" w14:textId="77777777" w:rsidR="008310FF" w:rsidRPr="00F40292" w:rsidRDefault="008310FF" w:rsidP="008310FF">
      <w:pPr>
        <w:pStyle w:val="Specification"/>
        <w:ind w:left="1440" w:firstLine="720"/>
        <w:jc w:val="left"/>
        <w:rPr>
          <w:rFonts w:ascii="Times New Roman" w:hAnsi="Times New Roman"/>
        </w:rPr>
      </w:pPr>
      <w:r w:rsidRPr="00F40292">
        <w:rPr>
          <w:rFonts w:ascii="Times New Roman" w:hAnsi="Times New Roman"/>
        </w:rPr>
        <w:t xml:space="preserve">&amp; </w:t>
      </w:r>
      <w:proofErr w:type="gramStart"/>
      <w:r w:rsidRPr="00F40292">
        <w:rPr>
          <w:rFonts w:ascii="Times New Roman" w:hAnsi="Times New Roman"/>
        </w:rPr>
        <w:t>for</w:t>
      </w:r>
      <w:proofErr w:type="gramEnd"/>
      <w:r w:rsidRPr="00F40292">
        <w:rPr>
          <w:rFonts w:ascii="Times New Roman" w:hAnsi="Times New Roman"/>
        </w:rPr>
        <w:t xml:space="preserve"> all </w:t>
      </w:r>
      <w:proofErr w:type="spellStart"/>
      <w:r w:rsidRPr="00F40292">
        <w:rPr>
          <w:rFonts w:ascii="Times New Roman" w:hAnsi="Times New Roman"/>
        </w:rPr>
        <w:t>occurrents</w:t>
      </w:r>
      <w:proofErr w:type="spellEnd"/>
      <w:r w:rsidRPr="00F40292">
        <w:rPr>
          <w:rFonts w:ascii="Times New Roman" w:hAnsi="Times New Roman"/>
          <w:i/>
        </w:rPr>
        <w:t xml:space="preserve"> c </w:t>
      </w:r>
      <w:r w:rsidRPr="00F40292">
        <w:rPr>
          <w:rFonts w:ascii="Times New Roman" w:hAnsi="Times New Roman"/>
        </w:rPr>
        <w:t xml:space="preserve">(if </w:t>
      </w:r>
      <w:r w:rsidRPr="00F40292">
        <w:rPr>
          <w:rFonts w:ascii="Times New Roman" w:hAnsi="Times New Roman"/>
          <w:i/>
        </w:rPr>
        <w:t xml:space="preserve">c </w:t>
      </w:r>
      <w:r w:rsidRPr="00F40292">
        <w:rPr>
          <w:rFonts w:ascii="Times New Roman" w:hAnsi="Times New Roman"/>
        </w:rPr>
        <w:t>occupies</w:t>
      </w:r>
      <w:r w:rsidRPr="00F40292">
        <w:rPr>
          <w:rFonts w:ascii="Times New Roman" w:hAnsi="Times New Roman"/>
          <w:b/>
        </w:rPr>
        <w:t xml:space="preserve"> </w:t>
      </w:r>
      <w:r w:rsidRPr="00F40292">
        <w:rPr>
          <w:rFonts w:ascii="Times New Roman" w:hAnsi="Times New Roman"/>
          <w:i/>
        </w:rPr>
        <w:t xml:space="preserve">r  </w:t>
      </w:r>
      <w:r w:rsidRPr="00F40292">
        <w:rPr>
          <w:rFonts w:ascii="Times New Roman" w:hAnsi="Times New Roman"/>
        </w:rPr>
        <w:t xml:space="preserve">then </w:t>
      </w:r>
    </w:p>
    <w:p w14:paraId="2F7F760C" w14:textId="77777777" w:rsidR="008310FF" w:rsidRPr="00F40292" w:rsidRDefault="008310FF" w:rsidP="008310FF">
      <w:pPr>
        <w:pStyle w:val="Specification"/>
        <w:ind w:left="2160" w:firstLine="720"/>
        <w:jc w:val="left"/>
        <w:rPr>
          <w:rFonts w:ascii="Times New Roman" w:hAnsi="Times New Roman"/>
        </w:rPr>
      </w:pPr>
      <w:r w:rsidRPr="00F40292">
        <w:rPr>
          <w:rFonts w:ascii="Times New Roman" w:hAnsi="Times New Roman"/>
        </w:rPr>
        <w:t>(</w:t>
      </w:r>
      <w:proofErr w:type="gramStart"/>
      <w:r w:rsidRPr="00F40292">
        <w:rPr>
          <w:rFonts w:ascii="Times New Roman" w:hAnsi="Times New Roman"/>
          <w:i/>
        </w:rPr>
        <w:t>c</w:t>
      </w:r>
      <w:proofErr w:type="gramEnd"/>
      <w:r w:rsidRPr="00F40292">
        <w:rPr>
          <w:rFonts w:ascii="Times New Roman" w:hAnsi="Times New Roman"/>
          <w:i/>
        </w:rPr>
        <w:t xml:space="preserve"> </w:t>
      </w:r>
      <w:proofErr w:type="spellStart"/>
      <w:r w:rsidRPr="00F40292">
        <w:rPr>
          <w:rFonts w:ascii="Times New Roman" w:hAnsi="Times New Roman"/>
        </w:rPr>
        <w:t>occurrent</w:t>
      </w:r>
      <w:r w:rsidRPr="00F40292">
        <w:rPr>
          <w:rFonts w:ascii="Times New Roman" w:hAnsi="Times New Roman"/>
          <w:b/>
        </w:rPr>
        <w:t>_</w:t>
      </w:r>
      <w:r w:rsidRPr="00F40292">
        <w:rPr>
          <w:rFonts w:ascii="Times New Roman" w:hAnsi="Times New Roman"/>
        </w:rPr>
        <w:t>part_of</w:t>
      </w:r>
      <w:proofErr w:type="spellEnd"/>
      <w:r w:rsidRPr="00F40292">
        <w:rPr>
          <w:rFonts w:ascii="Times New Roman" w:hAnsi="Times New Roman"/>
        </w:rPr>
        <w:t xml:space="preserve"> </w:t>
      </w:r>
      <w:r w:rsidRPr="00F40292">
        <w:rPr>
          <w:rFonts w:ascii="Times New Roman" w:hAnsi="Times New Roman"/>
          <w:i/>
        </w:rPr>
        <w:t xml:space="preserve">a </w:t>
      </w:r>
      <w:proofErr w:type="spellStart"/>
      <w:r w:rsidRPr="00F40292">
        <w:rPr>
          <w:rFonts w:ascii="Times New Roman" w:hAnsi="Times New Roman"/>
        </w:rPr>
        <w:t>iff</w:t>
      </w:r>
      <w:proofErr w:type="spellEnd"/>
      <w:r w:rsidRPr="00F40292">
        <w:rPr>
          <w:rFonts w:ascii="Times New Roman" w:hAnsi="Times New Roman"/>
        </w:rPr>
        <w:t xml:space="preserve"> </w:t>
      </w:r>
      <w:r w:rsidRPr="00F40292">
        <w:rPr>
          <w:rFonts w:ascii="Times New Roman" w:hAnsi="Times New Roman"/>
          <w:i/>
        </w:rPr>
        <w:t xml:space="preserve">c </w:t>
      </w:r>
      <w:proofErr w:type="spellStart"/>
      <w:r w:rsidRPr="00F40292">
        <w:rPr>
          <w:rFonts w:ascii="Times New Roman" w:hAnsi="Times New Roman"/>
        </w:rPr>
        <w:t>occurrent_part_of</w:t>
      </w:r>
      <w:proofErr w:type="spellEnd"/>
      <w:r w:rsidRPr="00F40292">
        <w:rPr>
          <w:rFonts w:ascii="Times New Roman" w:hAnsi="Times New Roman"/>
        </w:rPr>
        <w:t xml:space="preserve"> </w:t>
      </w:r>
      <w:r w:rsidRPr="00F40292">
        <w:rPr>
          <w:rFonts w:ascii="Times New Roman" w:hAnsi="Times New Roman"/>
          <w:i/>
        </w:rPr>
        <w:t>b</w:t>
      </w:r>
      <w:r w:rsidRPr="00F40292">
        <w:rPr>
          <w:rFonts w:ascii="Times New Roman" w:hAnsi="Times New Roman"/>
        </w:rPr>
        <w:t>)))</w:t>
      </w:r>
    </w:p>
    <w:p w14:paraId="47E0773C" w14:textId="77777777" w:rsidR="008310FF" w:rsidRPr="008061B4" w:rsidRDefault="008310FF" w:rsidP="008310FF">
      <w:pPr>
        <w:jc w:val="left"/>
      </w:pPr>
      <w:r>
        <w:lastRenderedPageBreak/>
        <w:t>T</w:t>
      </w:r>
      <w:r w:rsidRPr="008061B4">
        <w:t>he first quarter of a game of football is a temporal part of the whole game.</w:t>
      </w:r>
      <w:r>
        <w:t xml:space="preserve"> </w:t>
      </w:r>
      <w:r w:rsidRPr="00A91618">
        <w:t xml:space="preserve">The process of a footballer’s heart beating once is an </w:t>
      </w:r>
      <w:proofErr w:type="spellStart"/>
      <w:r w:rsidRPr="008061B4">
        <w:t>occurrent</w:t>
      </w:r>
      <w:proofErr w:type="spellEnd"/>
      <w:r w:rsidRPr="008061B4">
        <w:t xml:space="preserve"> part</w:t>
      </w:r>
      <w:r>
        <w:t>,</w:t>
      </w:r>
      <w:r w:rsidRPr="008061B4">
        <w:t xml:space="preserve"> but not a temporal part</w:t>
      </w:r>
      <w:r>
        <w:t>,</w:t>
      </w:r>
      <w:r w:rsidRPr="008061B4">
        <w:t xml:space="preserve"> of</w:t>
      </w:r>
      <w:r>
        <w:t xml:space="preserve"> the whole</w:t>
      </w:r>
      <w:r w:rsidRPr="00A91618">
        <w:t xml:space="preserve"> game. </w:t>
      </w:r>
      <w:r>
        <w:t xml:space="preserve">The process of </w:t>
      </w:r>
      <w:r w:rsidRPr="00A91618">
        <w:t>your heart beating from 4pm to 5pm today</w:t>
      </w:r>
      <w:r>
        <w:t xml:space="preserve"> </w:t>
      </w:r>
      <w:r w:rsidRPr="008061B4">
        <w:t xml:space="preserve">is a temporal part of the </w:t>
      </w:r>
      <w:r>
        <w:t xml:space="preserve">entire </w:t>
      </w:r>
      <w:r w:rsidRPr="008061B4">
        <w:t>process</w:t>
      </w:r>
      <w:r>
        <w:t xml:space="preserve"> of your heart beating. The</w:t>
      </w:r>
      <w:r w:rsidRPr="008061B4">
        <w:t xml:space="preserve"> 4th year of your life </w:t>
      </w:r>
      <w:r>
        <w:t xml:space="preserve">is a temporal part of your life, as is the process </w:t>
      </w:r>
      <w:proofErr w:type="gramStart"/>
      <w:r>
        <w:t>boundary which</w:t>
      </w:r>
      <w:proofErr w:type="gramEnd"/>
      <w:r>
        <w:t xml:space="preserve"> separates the 3rd and 4th years of your life.</w:t>
      </w:r>
    </w:p>
    <w:p w14:paraId="094B2094" w14:textId="77777777" w:rsidR="008310FF" w:rsidRPr="008929EF" w:rsidRDefault="008310FF" w:rsidP="008310FF">
      <w:pPr>
        <w:pStyle w:val="Heading2"/>
      </w:pPr>
      <w:r>
        <w:t>4.1</w:t>
      </w:r>
      <w:r>
        <w:tab/>
        <w:t>The Problem of Process Measurement Data</w:t>
      </w:r>
    </w:p>
    <w:p w14:paraId="222D70D6" w14:textId="77777777" w:rsidR="008310FF" w:rsidRDefault="008310FF" w:rsidP="008310FF">
      <w:pPr>
        <w:jc w:val="left"/>
      </w:pPr>
      <w:r>
        <w:t>When BFO is used to annotate the results of measurements of qualities, then in a typical case, for example the measurement of your height, the following elements can be distinguished:</w:t>
      </w:r>
    </w:p>
    <w:p w14:paraId="444E758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BFO:object</w:t>
      </w:r>
      <w:proofErr w:type="spellEnd"/>
      <w:r>
        <w:t xml:space="preserve"> that is you,</w:t>
      </w:r>
    </w:p>
    <w:p w14:paraId="10FF3680"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BFO:quality</w:t>
      </w:r>
      <w:proofErr w:type="spellEnd"/>
      <w:r>
        <w:t xml:space="preserve"> that is your height,</w:t>
      </w:r>
    </w:p>
    <w:p w14:paraId="29DA9568"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BFO:two-dimensional</w:t>
      </w:r>
      <w:proofErr w:type="spellEnd"/>
      <w:r>
        <w:t xml:space="preserve"> spatial region that is the distance from the top of your head to the base of your feet that is measured when we measure your height, </w:t>
      </w:r>
    </w:p>
    <w:p w14:paraId="41A28681" w14:textId="77777777" w:rsidR="008310FF" w:rsidRDefault="008310FF" w:rsidP="008310FF">
      <w:pPr>
        <w:jc w:val="left"/>
      </w:pPr>
      <w:r>
        <w:t xml:space="preserve">The result of this measurement is referred to by means of </w:t>
      </w:r>
    </w:p>
    <w:p w14:paraId="130EE6E5" w14:textId="77777777" w:rsidR="008310FF" w:rsidRDefault="008310FF" w:rsidP="006C702A">
      <w:pPr>
        <w:pStyle w:val="ListParagraph"/>
        <w:widowControl w:val="0"/>
        <w:numPr>
          <w:ilvl w:val="0"/>
          <w:numId w:val="24"/>
        </w:numPr>
        <w:spacing w:line="480" w:lineRule="auto"/>
        <w:jc w:val="left"/>
      </w:pPr>
      <w:proofErr w:type="gramStart"/>
      <w:r>
        <w:t>the</w:t>
      </w:r>
      <w:proofErr w:type="gramEnd"/>
      <w:r>
        <w:t xml:space="preserve"> </w:t>
      </w:r>
      <w:proofErr w:type="spellStart"/>
      <w:r>
        <w:t>BFO:generically</w:t>
      </w:r>
      <w:proofErr w:type="spellEnd"/>
      <w:r>
        <w:t xml:space="preserve"> dependent continuant expression: ‘1.7 m tall’. </w:t>
      </w:r>
    </w:p>
    <w:p w14:paraId="3DBCA57A" w14:textId="77777777" w:rsidR="008310FF" w:rsidRPr="00B5365F" w:rsidRDefault="008310FF" w:rsidP="008310FF">
      <w:pPr>
        <w:jc w:val="left"/>
        <w:rPr>
          <w:szCs w:val="20"/>
        </w:rPr>
      </w:pPr>
      <w:r>
        <w:t xml:space="preserve">Each item on this list is </w:t>
      </w:r>
      <w:proofErr w:type="spellStart"/>
      <w:r>
        <w:t>unproblematically</w:t>
      </w:r>
      <w:proofErr w:type="spellEnd"/>
      <w:r>
        <w:t xml:space="preserve"> identifiable as instantiating a BFO category. (4</w:t>
      </w:r>
      <w:proofErr w:type="gramStart"/>
      <w:r w:rsidRPr="00A91618">
        <w:t>)</w:t>
      </w:r>
      <w:r>
        <w:t xml:space="preserve"> </w:t>
      </w:r>
      <w:r w:rsidRPr="00A91618">
        <w:t xml:space="preserve"> is</w:t>
      </w:r>
      <w:proofErr w:type="gramEnd"/>
      <w:r w:rsidRPr="00A91618">
        <w:t xml:space="preserve"> an information artifact,</w:t>
      </w:r>
      <w:r>
        <w:rPr>
          <w:rStyle w:val="EndnoteReference"/>
        </w:rPr>
        <w:endnoteReference w:id="7"/>
      </w:r>
      <w:r w:rsidRPr="00A91618">
        <w:t xml:space="preserve"> </w:t>
      </w:r>
      <w:r>
        <w:t>for instance a record in some file on your laptop. The record is said to be ‘</w:t>
      </w:r>
      <w:r w:rsidRPr="00E13BE3">
        <w:t>generically dependent</w:t>
      </w:r>
      <w:r>
        <w:t>’</w:t>
      </w:r>
      <w:r w:rsidRPr="00E13BE3">
        <w:t xml:space="preserve"> </w:t>
      </w:r>
      <w:r>
        <w:t xml:space="preserve">upon its bearer, </w:t>
      </w:r>
      <w:r>
        <w:rPr>
          <w:szCs w:val="20"/>
        </w:rPr>
        <w:t xml:space="preserve">since it can </w:t>
      </w:r>
      <w:r w:rsidRPr="005E19F5">
        <w:rPr>
          <w:szCs w:val="20"/>
        </w:rPr>
        <w:t xml:space="preserve">be transferred to another </w:t>
      </w:r>
      <w:r>
        <w:rPr>
          <w:szCs w:val="20"/>
        </w:rPr>
        <w:t xml:space="preserve">laptop </w:t>
      </w:r>
      <w:r w:rsidRPr="005E19F5">
        <w:rPr>
          <w:szCs w:val="20"/>
        </w:rPr>
        <w:t>thr</w:t>
      </w:r>
      <w:r>
        <w:rPr>
          <w:szCs w:val="20"/>
        </w:rPr>
        <w:t xml:space="preserve">ough a process of exact copying. The temperature of your laptop, in contrast, is specifically dependent on the laptop, since the temperature of a body (the temperature trope, this specific instance of the universal </w:t>
      </w:r>
      <w:r>
        <w:rPr>
          <w:i/>
          <w:szCs w:val="20"/>
        </w:rPr>
        <w:t>temperature</w:t>
      </w:r>
      <w:r>
        <w:rPr>
          <w:szCs w:val="20"/>
        </w:rPr>
        <w:t>), cannot migrate to another body.</w:t>
      </w:r>
    </w:p>
    <w:p w14:paraId="0924FB56" w14:textId="77777777" w:rsidR="008310FF" w:rsidRPr="00A91618" w:rsidRDefault="008310FF" w:rsidP="008310FF">
      <w:pPr>
        <w:jc w:val="left"/>
      </w:pPr>
      <w:r>
        <w:t xml:space="preserve">When we attempt to develop a corresponding analysis in BFO terms of the data resulting from measurements of processes, however, then a problem arises. In </w:t>
      </w:r>
      <w:r w:rsidRPr="00A91618">
        <w:t>the case of a bod</w:t>
      </w:r>
      <w:r>
        <w:t>y moving with constant speed, for example, w</w:t>
      </w:r>
      <w:r w:rsidRPr="00A91618">
        <w:t xml:space="preserve">e can </w:t>
      </w:r>
      <w:r>
        <w:t xml:space="preserve">here </w:t>
      </w:r>
      <w:r w:rsidRPr="00A91618">
        <w:t xml:space="preserve">distinguish at least the following elements: </w:t>
      </w:r>
    </w:p>
    <w:p w14:paraId="6ACAC6B1" w14:textId="77777777" w:rsidR="008310FF" w:rsidRPr="00A91618" w:rsidRDefault="008310FF" w:rsidP="006C702A">
      <w:pPr>
        <w:pStyle w:val="ListParagraph"/>
        <w:widowControl w:val="0"/>
        <w:numPr>
          <w:ilvl w:val="0"/>
          <w:numId w:val="10"/>
        </w:numPr>
        <w:spacing w:line="480" w:lineRule="auto"/>
        <w:jc w:val="left"/>
      </w:pPr>
      <w:proofErr w:type="gramStart"/>
      <w:r w:rsidRPr="00A91618">
        <w:lastRenderedPageBreak/>
        <w:t>the</w:t>
      </w:r>
      <w:proofErr w:type="gramEnd"/>
      <w:r w:rsidRPr="00A91618">
        <w:t xml:space="preserve"> </w:t>
      </w:r>
      <w:proofErr w:type="spellStart"/>
      <w:r>
        <w:t>BFO:</w:t>
      </w:r>
      <w:r w:rsidRPr="008061B4">
        <w:t>object</w:t>
      </w:r>
      <w:proofErr w:type="spellEnd"/>
      <w:r w:rsidRPr="008061B4">
        <w:t xml:space="preserve"> that is moving</w:t>
      </w:r>
      <w:r>
        <w:t>,</w:t>
      </w:r>
    </w:p>
    <w:p w14:paraId="003553D7"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process</w:t>
      </w:r>
      <w:proofErr w:type="spellEnd"/>
      <w:r>
        <w:t xml:space="preserve"> of moving,</w:t>
      </w:r>
    </w:p>
    <w:p w14:paraId="18DE0300"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8061B4">
        <w:t>temporal</w:t>
      </w:r>
      <w:proofErr w:type="spellEnd"/>
      <w:r w:rsidRPr="008061B4">
        <w:t xml:space="preserve"> region occupied</w:t>
      </w:r>
      <w:r w:rsidRPr="00A91618">
        <w:t xml:space="preserve"> by this process</w:t>
      </w:r>
      <w:r>
        <w:t>,</w:t>
      </w:r>
    </w:p>
    <w:p w14:paraId="1825CAB4" w14:textId="77777777" w:rsidR="008310FF" w:rsidRPr="00A91618"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w:t>
      </w:r>
      <w:proofErr w:type="spellStart"/>
      <w:r>
        <w:t>BFO:</w:t>
      </w:r>
      <w:r w:rsidRPr="002065BA">
        <w:t>spatiotemporal</w:t>
      </w:r>
      <w:proofErr w:type="spellEnd"/>
      <w:r w:rsidRPr="002065BA">
        <w:t xml:space="preserve"> region occupied</w:t>
      </w:r>
      <w:r w:rsidRPr="00A91618">
        <w:t xml:space="preserve"> by this process (</w:t>
      </w:r>
      <w:r>
        <w:t xml:space="preserve">path </w:t>
      </w:r>
      <w:r w:rsidRPr="00A91618">
        <w:t>of the motion)</w:t>
      </w:r>
      <w:r>
        <w:t>,</w:t>
      </w:r>
    </w:p>
    <w:p w14:paraId="7CDE29F8" w14:textId="77777777" w:rsidR="008310FF" w:rsidRDefault="008310FF" w:rsidP="006C702A">
      <w:pPr>
        <w:pStyle w:val="ListParagraph"/>
        <w:widowControl w:val="0"/>
        <w:numPr>
          <w:ilvl w:val="0"/>
          <w:numId w:val="10"/>
        </w:numPr>
        <w:spacing w:line="480" w:lineRule="auto"/>
        <w:jc w:val="left"/>
      </w:pPr>
      <w:proofErr w:type="gramStart"/>
      <w:r w:rsidRPr="00A91618">
        <w:t>the</w:t>
      </w:r>
      <w:proofErr w:type="gramEnd"/>
      <w:r w:rsidRPr="00A91618">
        <w:t xml:space="preserve"> speed</w:t>
      </w:r>
      <w:r>
        <w:t xml:space="preserve"> of the process,</w:t>
      </w:r>
    </w:p>
    <w:p w14:paraId="71FD0589" w14:textId="77777777" w:rsidR="008310FF" w:rsidRPr="00A91618" w:rsidRDefault="008310FF" w:rsidP="008310FF">
      <w:pPr>
        <w:jc w:val="left"/>
      </w:pPr>
      <w:proofErr w:type="gramStart"/>
      <w:r>
        <w:t>where</w:t>
      </w:r>
      <w:proofErr w:type="gramEnd"/>
      <w:r>
        <w:t xml:space="preserve"> (5) is</w:t>
      </w:r>
      <w:r w:rsidRPr="00A91618">
        <w:t xml:space="preserve"> referred to by means of </w:t>
      </w:r>
    </w:p>
    <w:p w14:paraId="12CA4126" w14:textId="77777777" w:rsidR="008310FF" w:rsidRPr="00A91618" w:rsidRDefault="008310FF" w:rsidP="006C702A">
      <w:pPr>
        <w:pStyle w:val="ListParagraph"/>
        <w:widowControl w:val="0"/>
        <w:numPr>
          <w:ilvl w:val="0"/>
          <w:numId w:val="10"/>
        </w:numPr>
        <w:spacing w:line="480" w:lineRule="auto"/>
        <w:jc w:val="left"/>
      </w:pPr>
      <w:proofErr w:type="gramStart"/>
      <w:r>
        <w:t>the</w:t>
      </w:r>
      <w:proofErr w:type="gramEnd"/>
      <w:r>
        <w:t xml:space="preserve"> </w:t>
      </w:r>
      <w:proofErr w:type="spellStart"/>
      <w:r>
        <w:t>BFO:generically</w:t>
      </w:r>
      <w:proofErr w:type="spellEnd"/>
      <w:r>
        <w:t xml:space="preserve"> dependent continuant </w:t>
      </w:r>
      <w:r w:rsidRPr="00A91618">
        <w:t>expression</w:t>
      </w:r>
      <w:r>
        <w:t>:</w:t>
      </w:r>
      <w:r w:rsidRPr="00A91618">
        <w:t xml:space="preserve"> ‘3.12 m</w:t>
      </w:r>
      <w:r>
        <w:t xml:space="preserve">eters per </w:t>
      </w:r>
      <w:r w:rsidRPr="00A91618">
        <w:t>s</w:t>
      </w:r>
      <w:r>
        <w:t>econd</w:t>
      </w:r>
      <w:r w:rsidRPr="00A91618">
        <w:t>’.</w:t>
      </w:r>
    </w:p>
    <w:p w14:paraId="74320354" w14:textId="77777777" w:rsidR="008310FF" w:rsidRPr="00A91618" w:rsidRDefault="008310FF" w:rsidP="008310FF">
      <w:pPr>
        <w:jc w:val="left"/>
      </w:pPr>
      <w:r w:rsidRPr="00A91618">
        <w:t>Each of items (1)-(4) and (6) instantiates a readily identifiable BFO category</w:t>
      </w:r>
      <w:r>
        <w:t>. I</w:t>
      </w:r>
      <w:r w:rsidRPr="00A91618">
        <w:t xml:space="preserve">tem (5), </w:t>
      </w:r>
      <w:r>
        <w:t xml:space="preserve">on the other hand, presents a problem, since the obvious candidate </w:t>
      </w:r>
      <w:r w:rsidRPr="00A91618">
        <w:t xml:space="preserve">category of </w:t>
      </w:r>
      <w:r w:rsidRPr="00A91618">
        <w:rPr>
          <w:i/>
        </w:rPr>
        <w:t>process quality</w:t>
      </w:r>
      <w:r w:rsidRPr="00A91618">
        <w:t xml:space="preserve">, a counterpart on the </w:t>
      </w:r>
      <w:proofErr w:type="spellStart"/>
      <w:r w:rsidRPr="00A91618">
        <w:t>occurrent</w:t>
      </w:r>
      <w:proofErr w:type="spellEnd"/>
      <w:r w:rsidRPr="00A91618">
        <w:t xml:space="preserve"> side of </w:t>
      </w:r>
      <w:proofErr w:type="spellStart"/>
      <w:r>
        <w:t>BFO</w:t>
      </w:r>
      <w:proofErr w:type="gramStart"/>
      <w:r>
        <w:t>:quality</w:t>
      </w:r>
      <w:proofErr w:type="spellEnd"/>
      <w:proofErr w:type="gramEnd"/>
      <w:r w:rsidRPr="00A91618">
        <w:t xml:space="preserve"> on the side of continuants</w:t>
      </w:r>
      <w:r>
        <w:t>, is not recognized by BFO</w:t>
      </w:r>
      <w:r w:rsidRPr="00A91618">
        <w:t xml:space="preserve">. To see </w:t>
      </w:r>
      <w:r>
        <w:t>why not</w:t>
      </w:r>
      <w:r w:rsidRPr="00A91618">
        <w:t xml:space="preserve">, consider the following scenario, which is designed to illustrate the contrasting </w:t>
      </w:r>
      <w:proofErr w:type="spellStart"/>
      <w:r w:rsidRPr="00A91618">
        <w:t>logico</w:t>
      </w:r>
      <w:proofErr w:type="spellEnd"/>
      <w:r w:rsidRPr="00A91618">
        <w:t xml:space="preserve">-ontological orders governing the continuant and </w:t>
      </w:r>
      <w:proofErr w:type="spellStart"/>
      <w:r w:rsidRPr="00A91618">
        <w:t>occurrent</w:t>
      </w:r>
      <w:proofErr w:type="spellEnd"/>
      <w:r w:rsidRPr="00A91618">
        <w:t xml:space="preserve"> realms</w:t>
      </w:r>
      <w:r>
        <w:t xml:space="preserve"> as BFO conceives them.</w:t>
      </w:r>
      <w:r>
        <w:rPr>
          <w:rStyle w:val="EndnoteReference"/>
        </w:rPr>
        <w:endnoteReference w:id="8"/>
      </w:r>
      <w:r w:rsidRPr="00A91618">
        <w:t xml:space="preserve">  </w:t>
      </w:r>
    </w:p>
    <w:p w14:paraId="3DB69405" w14:textId="77777777" w:rsidR="008310FF" w:rsidRPr="00AF230F" w:rsidRDefault="008310FF" w:rsidP="008310FF">
      <w:pPr>
        <w:pStyle w:val="Heading2"/>
      </w:pPr>
      <w:r>
        <w:t xml:space="preserve">4.2 </w:t>
      </w:r>
      <w:r>
        <w:tab/>
      </w:r>
      <w:r w:rsidRPr="00AF230F">
        <w:t>Why Processes Do Not Change</w:t>
      </w:r>
    </w:p>
    <w:p w14:paraId="205949E0" w14:textId="77777777" w:rsidR="008310FF" w:rsidRPr="00A91618" w:rsidRDefault="008310FF" w:rsidP="008310FF">
      <w:pPr>
        <w:jc w:val="left"/>
      </w:pPr>
      <w:r w:rsidRPr="00A91618">
        <w:t xml:space="preserve">Imagine, first, John, </w:t>
      </w:r>
      <w:r>
        <w:t xml:space="preserve">a </w:t>
      </w:r>
      <w:proofErr w:type="spellStart"/>
      <w:r>
        <w:t>BFO:</w:t>
      </w:r>
      <w:r w:rsidRPr="00E13BE3">
        <w:t>object</w:t>
      </w:r>
      <w:proofErr w:type="spellEnd"/>
      <w:r w:rsidRPr="00A91618">
        <w:t xml:space="preserve">, who, on a certain day, either does or does not go on a one-month diet. In the former case John’s determinable weight quality will decrease; in the latter case this quality will remain constant. In either case John will remain at the end of the month </w:t>
      </w:r>
      <w:r w:rsidRPr="00A91618">
        <w:rPr>
          <w:i/>
        </w:rPr>
        <w:t xml:space="preserve">the same </w:t>
      </w:r>
      <w:proofErr w:type="gramStart"/>
      <w:r w:rsidRPr="00A91618">
        <w:rPr>
          <w:i/>
        </w:rPr>
        <w:t>object</w:t>
      </w:r>
      <w:proofErr w:type="gramEnd"/>
      <w:r w:rsidRPr="00A91618">
        <w:t xml:space="preserve"> as he was on the day in question. </w:t>
      </w:r>
      <w:r>
        <w:t>Both John and his weight are first class entities, thus instantiating universals represented in corresponding BFO-conformant ontologies.</w:t>
      </w:r>
    </w:p>
    <w:p w14:paraId="1C73E9D9" w14:textId="77777777" w:rsidR="008310FF" w:rsidRPr="00A91618" w:rsidRDefault="008310FF" w:rsidP="008310FF">
      <w:pPr>
        <w:jc w:val="left"/>
      </w:pPr>
      <w:r w:rsidRPr="00A91618">
        <w:t xml:space="preserve">In the case of a </w:t>
      </w:r>
      <w:r w:rsidRPr="00DB0E43">
        <w:t>process</w:t>
      </w:r>
      <w:r>
        <w:t xml:space="preserve"> – for example John’s </w:t>
      </w:r>
      <w:r>
        <w:rPr>
          <w:i/>
        </w:rPr>
        <w:t>life</w:t>
      </w:r>
      <w:r>
        <w:t xml:space="preserve"> – </w:t>
      </w:r>
      <w:r w:rsidRPr="00A91618">
        <w:t xml:space="preserve">in contrast, no parallel scenario is imaginable. Of course we can imagine John’s </w:t>
      </w:r>
      <w:r w:rsidRPr="00DB0E43">
        <w:t>life</w:t>
      </w:r>
      <w:r w:rsidRPr="00A91618">
        <w:rPr>
          <w:i/>
        </w:rPr>
        <w:t xml:space="preserve"> </w:t>
      </w:r>
      <w:r w:rsidRPr="00A91618">
        <w:t>as varying under two different scenarios –</w:t>
      </w:r>
      <w:r>
        <w:t xml:space="preserve"> </w:t>
      </w:r>
      <w:r w:rsidRPr="00A91618">
        <w:rPr>
          <w:i/>
        </w:rPr>
        <w:t>life with diet</w:t>
      </w:r>
      <w:proofErr w:type="gramStart"/>
      <w:r w:rsidRPr="00DB0E43">
        <w:t>;</w:t>
      </w:r>
      <w:proofErr w:type="gramEnd"/>
      <w:r w:rsidRPr="00A91618">
        <w:t xml:space="preserve"> </w:t>
      </w:r>
      <w:r w:rsidRPr="00A91618">
        <w:rPr>
          <w:i/>
        </w:rPr>
        <w:t>life without diet</w:t>
      </w:r>
      <w:r w:rsidRPr="00A91618">
        <w:t xml:space="preserve">. But then, however small the variation from one imagined life to another, we are </w:t>
      </w:r>
      <w:r>
        <w:t xml:space="preserve">here </w:t>
      </w:r>
      <w:r w:rsidRPr="00A91618">
        <w:t xml:space="preserve">imagining </w:t>
      </w:r>
      <w:r>
        <w:t xml:space="preserve">two </w:t>
      </w:r>
      <w:r w:rsidRPr="00DB0E43">
        <w:t>different</w:t>
      </w:r>
      <w:r w:rsidRPr="00A91618">
        <w:t xml:space="preserve"> </w:t>
      </w:r>
      <w:r>
        <w:t>lives</w:t>
      </w:r>
      <w:r w:rsidRPr="00A91618">
        <w:t xml:space="preserve">. </w:t>
      </w:r>
    </w:p>
    <w:p w14:paraId="25DEEAA6" w14:textId="77777777" w:rsidR="008310FF" w:rsidRPr="00A91618" w:rsidRDefault="008310FF" w:rsidP="008310FF">
      <w:pPr>
        <w:jc w:val="left"/>
      </w:pPr>
      <w:r w:rsidRPr="00A91618">
        <w:lastRenderedPageBreak/>
        <w:t xml:space="preserve">As </w:t>
      </w:r>
      <w:r>
        <w:t xml:space="preserve">Galton and </w:t>
      </w:r>
      <w:proofErr w:type="spellStart"/>
      <w:r>
        <w:t>Mizoguchi</w:t>
      </w:r>
      <w:proofErr w:type="spellEnd"/>
      <w:r>
        <w:t xml:space="preserve"> point out</w:t>
      </w:r>
      <w:r w:rsidRPr="00A91618">
        <w:t>,</w:t>
      </w:r>
      <w:r>
        <w:rPr>
          <w:rStyle w:val="EndnoteReference"/>
        </w:rPr>
        <w:endnoteReference w:id="9"/>
      </w:r>
      <w:r w:rsidRPr="00A91618">
        <w:t xml:space="preserve"> persuasive arguments </w:t>
      </w:r>
      <w:r>
        <w:t>have been presented</w:t>
      </w:r>
      <w:r w:rsidRPr="00A91618">
        <w:t xml:space="preserve"> in the literature </w:t>
      </w:r>
      <w:r>
        <w:t>to the effect that processes cannot change,</w:t>
      </w:r>
      <w:r w:rsidRPr="00A91618">
        <w:t xml:space="preserve"> because processes </w:t>
      </w:r>
      <w:r w:rsidRPr="00A91618">
        <w:rPr>
          <w:i/>
        </w:rPr>
        <w:t xml:space="preserve">are </w:t>
      </w:r>
      <w:r w:rsidRPr="00A91618">
        <w:t xml:space="preserve">changes (they are changes in those </w:t>
      </w:r>
      <w:r w:rsidRPr="00DB0E43">
        <w:t>continuant entities</w:t>
      </w:r>
      <w:r w:rsidRPr="00A91618">
        <w:t xml:space="preserve"> </w:t>
      </w:r>
      <w:r>
        <w:t>which are their participants). Certainly we have ways of speaking whose surface grammar suggests that processes can change. But when we say, for example,</w:t>
      </w:r>
      <w:r w:rsidRPr="00A91618">
        <w:t xml:space="preserve"> </w:t>
      </w:r>
      <w:r>
        <w:rPr>
          <w:i/>
        </w:rPr>
        <w:t>let’s speed up this</w:t>
      </w:r>
      <w:r w:rsidRPr="00A91618">
        <w:rPr>
          <w:i/>
        </w:rPr>
        <w:t xml:space="preserve"> process</w:t>
      </w:r>
      <w:r w:rsidRPr="00A91618">
        <w:t xml:space="preserve">, </w:t>
      </w:r>
      <w:r>
        <w:t xml:space="preserve">then </w:t>
      </w:r>
      <w:r w:rsidRPr="00A91618">
        <w:t xml:space="preserve">what </w:t>
      </w:r>
      <w:r>
        <w:t xml:space="preserve">we </w:t>
      </w:r>
      <w:r w:rsidRPr="00A91618">
        <w:t xml:space="preserve">mean is: let’s ensure that some on-going process is one which will be quicker than </w:t>
      </w:r>
      <w:r>
        <w:t>the</w:t>
      </w:r>
      <w:r w:rsidRPr="00A91618">
        <w:t xml:space="preserve"> process </w:t>
      </w:r>
      <w:r>
        <w:t xml:space="preserve">that </w:t>
      </w:r>
      <w:r w:rsidRPr="00A91618">
        <w:t xml:space="preserve">would have occurred had we not made some specific extra effort. </w:t>
      </w:r>
    </w:p>
    <w:p w14:paraId="73DC9A59" w14:textId="77777777" w:rsidR="008310FF" w:rsidRDefault="008310FF" w:rsidP="008310FF">
      <w:pPr>
        <w:jc w:val="left"/>
        <w:rPr>
          <w:color w:val="000000" w:themeColor="text1"/>
        </w:rPr>
      </w:pPr>
      <w:r>
        <w:t xml:space="preserve">Because independent continuants may gain and lose parts over time, the </w:t>
      </w:r>
      <w:r w:rsidRPr="00A91618">
        <w:t xml:space="preserve">instance-level </w:t>
      </w:r>
      <w:proofErr w:type="spellStart"/>
      <w:r w:rsidRPr="00A91618">
        <w:t>parthood</w:t>
      </w:r>
      <w:proofErr w:type="spellEnd"/>
      <w:r w:rsidRPr="00A91618">
        <w:t xml:space="preserve"> </w:t>
      </w:r>
      <w:r>
        <w:t>relation</w:t>
      </w:r>
      <w:r w:rsidRPr="00A91618">
        <w:t xml:space="preserve"> on the side of continuants </w:t>
      </w:r>
      <w:r>
        <w:t xml:space="preserve">is </w:t>
      </w:r>
      <w:r w:rsidRPr="008D6D9E">
        <w:rPr>
          <w:i/>
        </w:rPr>
        <w:t>indexed by time</w:t>
      </w:r>
      <w:r>
        <w:t xml:space="preserve">. The instance-level </w:t>
      </w:r>
      <w:proofErr w:type="spellStart"/>
      <w:r>
        <w:t>parthood</w:t>
      </w:r>
      <w:proofErr w:type="spellEnd"/>
      <w:r>
        <w:t xml:space="preserve"> relation on the side of </w:t>
      </w:r>
      <w:proofErr w:type="spellStart"/>
      <w:r>
        <w:t>occurrents</w:t>
      </w:r>
      <w:proofErr w:type="spellEnd"/>
      <w:r>
        <w:t xml:space="preserve">, in contrast, holds always in a non-indexed way. </w:t>
      </w:r>
      <w:r w:rsidRPr="00A91618">
        <w:rPr>
          <w:color w:val="000000" w:themeColor="text1"/>
        </w:rPr>
        <w:t xml:space="preserve">Certainly </w:t>
      </w:r>
      <w:r>
        <w:rPr>
          <w:color w:val="000000" w:themeColor="text1"/>
        </w:rPr>
        <w:t xml:space="preserve">a process </w:t>
      </w:r>
      <w:r w:rsidRPr="00A91618">
        <w:rPr>
          <w:color w:val="000000" w:themeColor="text1"/>
        </w:rPr>
        <w:t xml:space="preserve">can </w:t>
      </w:r>
      <w:r>
        <w:rPr>
          <w:color w:val="000000" w:themeColor="text1"/>
        </w:rPr>
        <w:t xml:space="preserve">have as successive temporal parts </w:t>
      </w:r>
      <w:proofErr w:type="spellStart"/>
      <w:proofErr w:type="gramStart"/>
      <w:r>
        <w:rPr>
          <w:color w:val="000000" w:themeColor="text1"/>
        </w:rPr>
        <w:t>subprocesses</w:t>
      </w:r>
      <w:proofErr w:type="spellEnd"/>
      <w:r>
        <w:rPr>
          <w:color w:val="000000" w:themeColor="text1"/>
        </w:rPr>
        <w:t xml:space="preserve"> which</w:t>
      </w:r>
      <w:proofErr w:type="gramEnd"/>
      <w:r>
        <w:rPr>
          <w:color w:val="000000" w:themeColor="text1"/>
        </w:rPr>
        <w:t xml:space="preserve"> differ in manifold ways.</w:t>
      </w:r>
      <w:r w:rsidRPr="00A91618">
        <w:rPr>
          <w:color w:val="000000" w:themeColor="text1"/>
        </w:rPr>
        <w:t xml:space="preserve"> </w:t>
      </w:r>
      <w:r>
        <w:rPr>
          <w:color w:val="000000" w:themeColor="text1"/>
        </w:rPr>
        <w:t xml:space="preserve">But it is here the participants in the process that change – and these participants are in every case </w:t>
      </w:r>
      <w:proofErr w:type="gramStart"/>
      <w:r>
        <w:rPr>
          <w:color w:val="000000" w:themeColor="text1"/>
        </w:rPr>
        <w:t>continuants</w:t>
      </w:r>
      <w:proofErr w:type="gramEnd"/>
      <w:r>
        <w:rPr>
          <w:color w:val="000000" w:themeColor="text1"/>
        </w:rPr>
        <w:t xml:space="preserve">. </w:t>
      </w:r>
    </w:p>
    <w:p w14:paraId="711A4370" w14:textId="77777777" w:rsidR="008310FF" w:rsidRDefault="008310FF" w:rsidP="008310FF">
      <w:pPr>
        <w:jc w:val="left"/>
        <w:rPr>
          <w:color w:val="000000" w:themeColor="text1"/>
        </w:rPr>
      </w:pPr>
      <w:r>
        <w:rPr>
          <w:color w:val="000000" w:themeColor="text1"/>
        </w:rPr>
        <w:t>Some</w:t>
      </w:r>
      <w:r>
        <w:t xml:space="preserve"> continuant universals, such as </w:t>
      </w:r>
      <w:r>
        <w:rPr>
          <w:i/>
        </w:rPr>
        <w:t xml:space="preserve">larva </w:t>
      </w:r>
      <w:r>
        <w:t xml:space="preserve">or </w:t>
      </w:r>
      <w:r>
        <w:rPr>
          <w:i/>
        </w:rPr>
        <w:t xml:space="preserve">fetus </w:t>
      </w:r>
      <w:r>
        <w:t>are non-rigid, in the sense that I</w:t>
      </w:r>
      <w:r w:rsidRPr="00A91618">
        <w:t xml:space="preserve">f </w:t>
      </w:r>
      <w:r>
        <w:t xml:space="preserve">some organism </w:t>
      </w:r>
      <w:r w:rsidRPr="00A91618">
        <w:rPr>
          <w:i/>
        </w:rPr>
        <w:t xml:space="preserve">a </w:t>
      </w:r>
      <w:r w:rsidRPr="008B3965">
        <w:t>instantiates</w:t>
      </w:r>
      <w:r w:rsidRPr="00A91618">
        <w:t xml:space="preserve"> </w:t>
      </w:r>
      <w:r>
        <w:t xml:space="preserve">the universal </w:t>
      </w:r>
      <w:r w:rsidRPr="00A91618">
        <w:rPr>
          <w:i/>
        </w:rPr>
        <w:t>larva</w:t>
      </w:r>
      <w:r w:rsidRPr="00A91618">
        <w:t xml:space="preserve"> at </w:t>
      </w:r>
      <w:r w:rsidRPr="00A91618">
        <w:rPr>
          <w:i/>
        </w:rPr>
        <w:t>t</w:t>
      </w:r>
      <w:r w:rsidRPr="00A91618">
        <w:t xml:space="preserve">, then it does not follow that </w:t>
      </w:r>
      <w:r w:rsidRPr="00A91618">
        <w:rPr>
          <w:i/>
        </w:rPr>
        <w:t xml:space="preserve">a </w:t>
      </w:r>
      <w:r w:rsidRPr="008B3965">
        <w:t>instantiates</w:t>
      </w:r>
      <w:r w:rsidRPr="00A91618">
        <w:rPr>
          <w:b/>
          <w:i/>
        </w:rPr>
        <w:t xml:space="preserve"> </w:t>
      </w:r>
      <w:r w:rsidRPr="00A91618">
        <w:rPr>
          <w:i/>
        </w:rPr>
        <w:t>larva</w:t>
      </w:r>
      <w:r w:rsidRPr="00A91618">
        <w:t xml:space="preserve"> </w:t>
      </w:r>
      <w:r w:rsidRPr="008B3965">
        <w:t>at all times at which</w:t>
      </w:r>
      <w:r>
        <w:rPr>
          <w:i/>
        </w:rPr>
        <w:t xml:space="preserve"> a </w:t>
      </w:r>
      <w:r>
        <w:t xml:space="preserve">exists, since </w:t>
      </w:r>
      <w:r>
        <w:rPr>
          <w:i/>
        </w:rPr>
        <w:t xml:space="preserve">larva </w:t>
      </w:r>
      <w:r>
        <w:t>is a non-rigid universal.</w:t>
      </w:r>
      <w:r w:rsidRPr="00A91618">
        <w:t xml:space="preserve"> </w:t>
      </w:r>
      <w:r>
        <w:t xml:space="preserve">Universals on the side of </w:t>
      </w:r>
      <w:proofErr w:type="spellStart"/>
      <w:r w:rsidRPr="00A91618">
        <w:t>occurrents</w:t>
      </w:r>
      <w:proofErr w:type="spellEnd"/>
      <w:r w:rsidRPr="00A91618">
        <w:t xml:space="preserve">, in contrast, </w:t>
      </w:r>
      <w:r>
        <w:t xml:space="preserve">are </w:t>
      </w:r>
      <w:r w:rsidRPr="00A91618">
        <w:t xml:space="preserve">always </w:t>
      </w:r>
      <w:r w:rsidRPr="00E541E9">
        <w:t>rigid</w:t>
      </w:r>
      <w:r>
        <w:t xml:space="preserve">, so that if an </w:t>
      </w:r>
      <w:proofErr w:type="spellStart"/>
      <w:r>
        <w:t>occurrent</w:t>
      </w:r>
      <w:proofErr w:type="spellEnd"/>
      <w:r>
        <w:t xml:space="preserve"> instantiates a universal at some time, then it instantiates this universal at all times</w:t>
      </w:r>
      <w:r w:rsidRPr="00A91618">
        <w:t>.</w:t>
      </w:r>
      <w:r w:rsidRPr="00F571EA">
        <w:rPr>
          <w:vertAlign w:val="superscript"/>
        </w:rPr>
        <w:endnoteReference w:id="10"/>
      </w:r>
      <w:r w:rsidRPr="00A91618">
        <w:t xml:space="preserve"> This is because, while </w:t>
      </w:r>
      <w:r w:rsidRPr="006C60CF">
        <w:t>continuants</w:t>
      </w:r>
      <w:r w:rsidRPr="00A91618">
        <w:t xml:space="preserve"> can change their type from one time to the next (</w:t>
      </w:r>
      <w:r>
        <w:t xml:space="preserve">as when </w:t>
      </w:r>
      <w:r w:rsidRPr="00A91618">
        <w:t>an embryo becomes a fetus</w:t>
      </w:r>
      <w:r>
        <w:t>, which in turn</w:t>
      </w:r>
      <w:r w:rsidRPr="00A91618">
        <w:t xml:space="preserve"> </w:t>
      </w:r>
      <w:r>
        <w:t>becomes an infant</w:t>
      </w:r>
      <w:r w:rsidRPr="00A91618">
        <w:t xml:space="preserve">, </w:t>
      </w:r>
      <w:r>
        <w:t xml:space="preserve">no similar sort of change can be identified on the side of </w:t>
      </w:r>
      <w:proofErr w:type="spellStart"/>
      <w:r w:rsidRPr="009E423E">
        <w:t>occurrents</w:t>
      </w:r>
      <w:proofErr w:type="spellEnd"/>
      <w:r w:rsidRPr="00A91618">
        <w:t xml:space="preserve">. </w:t>
      </w:r>
    </w:p>
    <w:p w14:paraId="179A0A50" w14:textId="77777777" w:rsidR="008310FF" w:rsidRPr="00AF230F" w:rsidRDefault="008310FF" w:rsidP="008310FF">
      <w:pPr>
        <w:pStyle w:val="Heading2"/>
      </w:pPr>
      <w:r>
        <w:t xml:space="preserve">4.3 </w:t>
      </w:r>
      <w:r>
        <w:tab/>
      </w:r>
      <w:r w:rsidRPr="00AF230F">
        <w:t>First Approximation to a Solution of the Problem of Process Measurement Data</w:t>
      </w:r>
    </w:p>
    <w:p w14:paraId="0B8A64D3" w14:textId="77777777" w:rsidR="008310FF" w:rsidRDefault="008310FF" w:rsidP="008310FF">
      <w:pPr>
        <w:jc w:val="left"/>
      </w:pPr>
      <w:r w:rsidRPr="00A91618">
        <w:rPr>
          <w:color w:val="000000" w:themeColor="text1"/>
        </w:rPr>
        <w:t>A process of running can</w:t>
      </w:r>
      <w:r>
        <w:rPr>
          <w:color w:val="000000" w:themeColor="text1"/>
        </w:rPr>
        <w:t xml:space="preserve"> </w:t>
      </w:r>
      <w:r w:rsidRPr="00A91618">
        <w:rPr>
          <w:color w:val="000000" w:themeColor="text1"/>
        </w:rPr>
        <w:t xml:space="preserve">be described as </w:t>
      </w:r>
      <w:r>
        <w:rPr>
          <w:color w:val="000000" w:themeColor="text1"/>
        </w:rPr>
        <w:t xml:space="preserve">increasing </w:t>
      </w:r>
      <w:r w:rsidRPr="00A91618">
        <w:rPr>
          <w:color w:val="000000" w:themeColor="text1"/>
        </w:rPr>
        <w:t xml:space="preserve">speed </w:t>
      </w:r>
      <w:r>
        <w:rPr>
          <w:color w:val="000000" w:themeColor="text1"/>
        </w:rPr>
        <w:t xml:space="preserve">continuously over a certain interval of time. </w:t>
      </w:r>
      <w:r w:rsidRPr="008B3965">
        <w:rPr>
          <w:color w:val="000000" w:themeColor="text1"/>
        </w:rPr>
        <w:t>But</w:t>
      </w:r>
      <w:r>
        <w:rPr>
          <w:b/>
          <w:color w:val="000000" w:themeColor="text1"/>
        </w:rPr>
        <w:t xml:space="preserve"> </w:t>
      </w:r>
      <w:r>
        <w:rPr>
          <w:color w:val="000000" w:themeColor="text1"/>
        </w:rPr>
        <w:t xml:space="preserve">again, it is more precisely the moving body that is changing, and not the process in which that body participates. </w:t>
      </w:r>
      <w:r w:rsidRPr="006C60CF">
        <w:t xml:space="preserve">Now we can, of course, talk as if, given, say, a running with speed </w:t>
      </w:r>
      <w:r w:rsidRPr="00E541E9">
        <w:rPr>
          <w:i/>
        </w:rPr>
        <w:t>v</w:t>
      </w:r>
      <w:r w:rsidRPr="006C60CF">
        <w:t>, then there is some attribute of this process in addition to the running itself</w:t>
      </w:r>
      <w:r>
        <w:t xml:space="preserve"> – namely the attribute that it is a process of increasing speed</w:t>
      </w:r>
      <w:r w:rsidRPr="006C60CF">
        <w:t xml:space="preserve">. And if BFO is to serve the needs of scientists in providing the basis for common vocabularies to be used in annotating measurement information, </w:t>
      </w:r>
      <w:r w:rsidRPr="006C60CF">
        <w:lastRenderedPageBreak/>
        <w:t xml:space="preserve">then it is of course essential that BFO </w:t>
      </w:r>
      <w:proofErr w:type="gramStart"/>
      <w:r w:rsidRPr="006C60CF">
        <w:t>provides</w:t>
      </w:r>
      <w:proofErr w:type="gramEnd"/>
      <w:r w:rsidRPr="006C60CF">
        <w:t xml:space="preserve"> some </w:t>
      </w:r>
      <w:r>
        <w:t xml:space="preserve">simple </w:t>
      </w:r>
      <w:r w:rsidRPr="006C60CF">
        <w:t xml:space="preserve">means </w:t>
      </w:r>
      <w:r>
        <w:t>for annotating</w:t>
      </w:r>
      <w:r w:rsidRPr="006C60CF">
        <w:t xml:space="preserve"> attributions of this sort, just as it provides the means to annotate attributions of quali</w:t>
      </w:r>
      <w:r>
        <w:t>ties on the side of continuants.</w:t>
      </w:r>
      <w:r w:rsidRPr="006C60CF">
        <w:t xml:space="preserve"> </w:t>
      </w:r>
    </w:p>
    <w:p w14:paraId="574AAA3F" w14:textId="77777777" w:rsidR="008310FF" w:rsidRPr="00A91618" w:rsidRDefault="008310FF" w:rsidP="008310FF">
      <w:pPr>
        <w:jc w:val="left"/>
      </w:pPr>
      <w:r>
        <w:t xml:space="preserve">Our argument is that, for </w:t>
      </w:r>
      <w:proofErr w:type="spellStart"/>
      <w:r>
        <w:t>occurrents</w:t>
      </w:r>
      <w:proofErr w:type="spellEnd"/>
      <w:r>
        <w:t xml:space="preserve">, such attributions are </w:t>
      </w:r>
      <w:r>
        <w:rPr>
          <w:i/>
        </w:rPr>
        <w:t xml:space="preserve">just a way of speaking: </w:t>
      </w:r>
      <w:r>
        <w:t xml:space="preserve">there </w:t>
      </w:r>
      <w:r w:rsidRPr="00A91618">
        <w:t xml:space="preserve">is </w:t>
      </w:r>
      <w:r>
        <w:t xml:space="preserve">no </w:t>
      </w:r>
      <w:r w:rsidRPr="00A91618">
        <w:t>extra first-class entity</w:t>
      </w:r>
      <w:r>
        <w:t>,</w:t>
      </w:r>
      <w:r w:rsidRPr="00A91618">
        <w:t xml:space="preserve"> </w:t>
      </w:r>
      <w:r w:rsidRPr="00125203">
        <w:rPr>
          <w:i/>
        </w:rPr>
        <w:t>in addition to the running process itself</w:t>
      </w:r>
      <w:r>
        <w:t xml:space="preserve">, which makes them true. But how, then, </w:t>
      </w:r>
      <w:r w:rsidRPr="006C60CF">
        <w:t>do we respond to the need on the part of the users of BFO to annotate data deriving from measurements which have processes as their targets?</w:t>
      </w:r>
    </w:p>
    <w:p w14:paraId="66722A8C" w14:textId="77777777" w:rsidR="008310FF" w:rsidRDefault="008310FF" w:rsidP="008310FF">
      <w:pPr>
        <w:jc w:val="left"/>
      </w:pPr>
      <w:r w:rsidRPr="00A91618">
        <w:t xml:space="preserve">Our response </w:t>
      </w:r>
      <w:r>
        <w:t xml:space="preserve">is, in first approximation, very simple: when we predicate, </w:t>
      </w:r>
      <w:r w:rsidRPr="00A91618">
        <w:t xml:space="preserve">for instance, ‘has speed 3.12 m/s’, to a </w:t>
      </w:r>
      <w:r>
        <w:t xml:space="preserve">certain </w:t>
      </w:r>
      <w:r w:rsidRPr="00A91618">
        <w:t>process of motion</w:t>
      </w:r>
      <w:r>
        <w:t xml:space="preserve">, then </w:t>
      </w:r>
      <w:proofErr w:type="gramStart"/>
      <w:r>
        <w:t xml:space="preserve">we </w:t>
      </w:r>
      <w:r w:rsidRPr="00A91618">
        <w:t xml:space="preserve"> </w:t>
      </w:r>
      <w:r>
        <w:t>are</w:t>
      </w:r>
      <w:proofErr w:type="gramEnd"/>
      <w:r>
        <w:t xml:space="preserve"> asserting </w:t>
      </w:r>
      <w:r w:rsidRPr="00A91618">
        <w:t xml:space="preserve">not that that the process </w:t>
      </w:r>
      <w:r>
        <w:t xml:space="preserve">in question </w:t>
      </w:r>
      <w:r w:rsidRPr="00125203">
        <w:rPr>
          <w:i/>
        </w:rPr>
        <w:t>has some special quality</w:t>
      </w:r>
      <w:r w:rsidRPr="00A91618">
        <w:t xml:space="preserve"> (which the same process, in another scenario, </w:t>
      </w:r>
      <w:r>
        <w:t xml:space="preserve">might </w:t>
      </w:r>
      <w:r w:rsidRPr="00A91618">
        <w:t>conceivably have lacked)</w:t>
      </w:r>
      <w:r>
        <w:t xml:space="preserve">; rather, we are asserting that this process </w:t>
      </w:r>
      <w:r w:rsidRPr="00E541E9">
        <w:rPr>
          <w:i/>
        </w:rPr>
        <w:t>is of a certain special type</w:t>
      </w:r>
      <w:r>
        <w:t xml:space="preserve">. Thus an assertion to the effect that </w:t>
      </w:r>
    </w:p>
    <w:p w14:paraId="44D719C5" w14:textId="77777777" w:rsidR="008310FF" w:rsidRPr="00E541E9" w:rsidRDefault="008310FF" w:rsidP="006C702A">
      <w:pPr>
        <w:pStyle w:val="ListParagraph"/>
        <w:widowControl w:val="0"/>
        <w:numPr>
          <w:ilvl w:val="0"/>
          <w:numId w:val="25"/>
        </w:numPr>
        <w:spacing w:line="480" w:lineRule="auto"/>
        <w:jc w:val="left"/>
        <w:rPr>
          <w:i/>
        </w:rPr>
      </w:pPr>
      <w:proofErr w:type="gramStart"/>
      <w:r>
        <w:t>motion</w:t>
      </w:r>
      <w:proofErr w:type="gramEnd"/>
      <w:r>
        <w:t xml:space="preserve"> </w:t>
      </w:r>
      <w:r w:rsidRPr="00E541E9">
        <w:rPr>
          <w:i/>
        </w:rPr>
        <w:t xml:space="preserve">p </w:t>
      </w:r>
      <w:r>
        <w:t xml:space="preserve">has speed </w:t>
      </w:r>
      <w:r w:rsidRPr="00E541E9">
        <w:rPr>
          <w:i/>
        </w:rPr>
        <w:t xml:space="preserve">v </w:t>
      </w:r>
    </w:p>
    <w:p w14:paraId="0B047D66" w14:textId="77777777" w:rsidR="008310FF" w:rsidRDefault="008310FF" w:rsidP="008310FF">
      <w:pPr>
        <w:jc w:val="left"/>
      </w:pPr>
      <w:proofErr w:type="gramStart"/>
      <w:r>
        <w:t>is</w:t>
      </w:r>
      <w:proofErr w:type="gramEnd"/>
      <w:r>
        <w:t xml:space="preserve"> analogous, </w:t>
      </w:r>
      <w:r w:rsidRPr="00A91618">
        <w:t xml:space="preserve">not to: </w:t>
      </w:r>
    </w:p>
    <w:p w14:paraId="464B7BEF"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r w:rsidRPr="00A91618">
        <w:t xml:space="preserve">has weight </w:t>
      </w:r>
      <w:r w:rsidRPr="00E541E9">
        <w:rPr>
          <w:i/>
        </w:rPr>
        <w:t>w</w:t>
      </w:r>
      <w:r w:rsidRPr="009E423E">
        <w:t>,</w:t>
      </w:r>
      <w:r w:rsidRPr="00E541E9">
        <w:rPr>
          <w:i/>
        </w:rPr>
        <w:t xml:space="preserve"> </w:t>
      </w:r>
    </w:p>
    <w:p w14:paraId="58DE5D69" w14:textId="77777777" w:rsidR="008310FF" w:rsidRDefault="008310FF" w:rsidP="008310FF">
      <w:pPr>
        <w:jc w:val="left"/>
      </w:pPr>
      <w:proofErr w:type="gramStart"/>
      <w:r w:rsidRPr="00A91618">
        <w:t>but</w:t>
      </w:r>
      <w:proofErr w:type="gramEnd"/>
      <w:r w:rsidRPr="00A91618">
        <w:t xml:space="preserve"> rather to</w:t>
      </w:r>
      <w:r>
        <w:t>:</w:t>
      </w:r>
      <w:r w:rsidRPr="00A91618">
        <w:t xml:space="preserve"> </w:t>
      </w:r>
    </w:p>
    <w:p w14:paraId="65B259F6" w14:textId="77777777" w:rsidR="008310FF" w:rsidRPr="00E541E9" w:rsidRDefault="008310FF" w:rsidP="006C702A">
      <w:pPr>
        <w:pStyle w:val="ListParagraph"/>
        <w:widowControl w:val="0"/>
        <w:numPr>
          <w:ilvl w:val="0"/>
          <w:numId w:val="25"/>
        </w:numPr>
        <w:spacing w:line="480" w:lineRule="auto"/>
        <w:jc w:val="left"/>
        <w:rPr>
          <w:i/>
        </w:rPr>
      </w:pPr>
      <w:proofErr w:type="gramStart"/>
      <w:r w:rsidRPr="00A91618">
        <w:t>rabbit</w:t>
      </w:r>
      <w:proofErr w:type="gramEnd"/>
      <w:r w:rsidRPr="00A91618">
        <w:t xml:space="preserve"> </w:t>
      </w:r>
      <w:r w:rsidRPr="00E541E9">
        <w:rPr>
          <w:i/>
        </w:rPr>
        <w:t xml:space="preserve">r </w:t>
      </w:r>
      <w:proofErr w:type="spellStart"/>
      <w:r>
        <w:t>instance_</w:t>
      </w:r>
      <w:r w:rsidRPr="00125203">
        <w:t>of</w:t>
      </w:r>
      <w:proofErr w:type="spellEnd"/>
      <w:r w:rsidRPr="00E541E9">
        <w:rPr>
          <w:b/>
        </w:rPr>
        <w:t xml:space="preserve"> </w:t>
      </w:r>
      <w:r w:rsidRPr="00A91618">
        <w:t>u</w:t>
      </w:r>
      <w:r>
        <w:t>niversal</w:t>
      </w:r>
      <w:r w:rsidRPr="00A91618">
        <w:t xml:space="preserve"> </w:t>
      </w:r>
      <w:r w:rsidRPr="00E541E9">
        <w:rPr>
          <w:i/>
        </w:rPr>
        <w:t xml:space="preserve">rabbit. </w:t>
      </w:r>
    </w:p>
    <w:p w14:paraId="063223E3" w14:textId="77777777" w:rsidR="008310FF" w:rsidRDefault="008310FF" w:rsidP="008310FF">
      <w:pPr>
        <w:jc w:val="left"/>
      </w:pPr>
      <w:r>
        <w:t xml:space="preserve">(1), in other words, should be interpreted as being of the form: </w:t>
      </w:r>
    </w:p>
    <w:p w14:paraId="4C97760F" w14:textId="77777777" w:rsidR="008310FF" w:rsidRDefault="008310FF" w:rsidP="008310FF">
      <w:pPr>
        <w:ind w:left="720" w:hanging="360"/>
        <w:jc w:val="left"/>
        <w:rPr>
          <w:i/>
        </w:rPr>
      </w:pPr>
      <w:r>
        <w:t xml:space="preserve">(4) </w:t>
      </w:r>
      <w:r>
        <w:tab/>
      </w:r>
      <w:proofErr w:type="gramStart"/>
      <w:r w:rsidRPr="00464A53">
        <w:t>motio</w:t>
      </w:r>
      <w:r>
        <w:t>n</w:t>
      </w:r>
      <w:proofErr w:type="gramEnd"/>
      <w:r>
        <w:t xml:space="preserve"> </w:t>
      </w:r>
      <w:r>
        <w:rPr>
          <w:i/>
        </w:rPr>
        <w:t xml:space="preserve">p </w:t>
      </w:r>
      <w:proofErr w:type="spellStart"/>
      <w:r>
        <w:t>instance_of</w:t>
      </w:r>
      <w:proofErr w:type="spellEnd"/>
      <w:r>
        <w:t xml:space="preserve"> universal: </w:t>
      </w:r>
      <w:r>
        <w:rPr>
          <w:i/>
        </w:rPr>
        <w:t>motion with speed v.</w:t>
      </w:r>
    </w:p>
    <w:p w14:paraId="6998F8EF" w14:textId="77777777" w:rsidR="008310FF" w:rsidRPr="00E541E9" w:rsidRDefault="008310FF" w:rsidP="008310FF">
      <w:pPr>
        <w:jc w:val="left"/>
      </w:pPr>
      <w:r>
        <w:t xml:space="preserve">This treatment of attribution in terms of instantiation reflects standard policy throughout the BFO ontology – part of the BFO strategy to maintain its ontological simplicity. There are no qualities of </w:t>
      </w:r>
      <w:proofErr w:type="spellStart"/>
      <w:r>
        <w:t>occurrents</w:t>
      </w:r>
      <w:proofErr w:type="spellEnd"/>
      <w:r>
        <w:t xml:space="preserve">, in BFO, just as there are no qualities of qualities, and also no qualities of spatial or temporal regions. Leaving aside the single case of qualities of independent continuants, </w:t>
      </w:r>
      <w:r>
        <w:lastRenderedPageBreak/>
        <w:t xml:space="preserve">attributions in BFO are quite generally treated in terms of the relation of instantiation, as in </w:t>
      </w:r>
      <w:r>
        <w:fldChar w:fldCharType="begin"/>
      </w:r>
      <w:r>
        <w:instrText xml:space="preserve"> REF _Ref322364536 \h </w:instrText>
      </w:r>
      <w:r>
        <w:fldChar w:fldCharType="separate"/>
      </w:r>
      <w:r>
        <w:t xml:space="preserve">Table </w:t>
      </w:r>
      <w:r>
        <w:rPr>
          <w:noProof/>
        </w:rPr>
        <w:t>2</w:t>
      </w:r>
      <w:r>
        <w:fldChar w:fldCharType="end"/>
      </w:r>
      <w:r>
        <w:t>:</w:t>
      </w:r>
    </w:p>
    <w:tbl>
      <w:tblPr>
        <w:tblStyle w:val="TableGrid"/>
        <w:tblW w:w="0" w:type="auto"/>
        <w:tblLook w:val="04A0" w:firstRow="1" w:lastRow="0" w:firstColumn="1" w:lastColumn="0" w:noHBand="0" w:noVBand="1"/>
      </w:tblPr>
      <w:tblGrid>
        <w:gridCol w:w="4068"/>
        <w:gridCol w:w="5175"/>
      </w:tblGrid>
      <w:tr w:rsidR="008310FF" w14:paraId="79E8C481" w14:textId="77777777" w:rsidTr="00F53485">
        <w:tc>
          <w:tcPr>
            <w:tcW w:w="4068" w:type="dxa"/>
          </w:tcPr>
          <w:p w14:paraId="2C92E0B6" w14:textId="77777777" w:rsidR="008310FF" w:rsidRDefault="008310FF" w:rsidP="00F53485">
            <w:pPr>
              <w:jc w:val="left"/>
              <w:rPr>
                <w:i/>
              </w:rPr>
            </w:pPr>
            <w:proofErr w:type="gramStart"/>
            <w:r w:rsidRPr="00464A53">
              <w:t>spatial</w:t>
            </w:r>
            <w:proofErr w:type="gramEnd"/>
            <w:r w:rsidRPr="00464A53">
              <w:t xml:space="preserve"> region</w:t>
            </w:r>
            <w:r w:rsidRPr="00464A53">
              <w:rPr>
                <w:i/>
              </w:rPr>
              <w:t xml:space="preserve"> r </w:t>
            </w:r>
            <w:r w:rsidRPr="00464A53">
              <w:t>has volume</w:t>
            </w:r>
            <w:r w:rsidRPr="00464A53">
              <w:rPr>
                <w:i/>
              </w:rPr>
              <w:t xml:space="preserve"> w</w:t>
            </w:r>
          </w:p>
        </w:tc>
        <w:tc>
          <w:tcPr>
            <w:tcW w:w="5175" w:type="dxa"/>
          </w:tcPr>
          <w:p w14:paraId="19C37193" w14:textId="77777777" w:rsidR="008310FF" w:rsidRPr="00464A53" w:rsidRDefault="008310FF" w:rsidP="00F53485">
            <w:pPr>
              <w:jc w:val="left"/>
              <w:rPr>
                <w:i/>
              </w:rPr>
            </w:pPr>
            <w:proofErr w:type="gramStart"/>
            <w:r>
              <w:rPr>
                <w:i/>
              </w:rPr>
              <w:t>r</w:t>
            </w:r>
            <w:proofErr w:type="gramEnd"/>
            <w:r>
              <w:rPr>
                <w:i/>
              </w:rPr>
              <w:t xml:space="preserve"> </w:t>
            </w:r>
            <w:proofErr w:type="spellStart"/>
            <w:r>
              <w:t>instance_of</w:t>
            </w:r>
            <w:proofErr w:type="spellEnd"/>
            <w:r>
              <w:t xml:space="preserve"> universal </w:t>
            </w:r>
            <w:r>
              <w:rPr>
                <w:i/>
              </w:rPr>
              <w:t>region with volume w</w:t>
            </w:r>
          </w:p>
        </w:tc>
      </w:tr>
      <w:tr w:rsidR="008310FF" w14:paraId="49ECB1D1" w14:textId="77777777" w:rsidTr="00F53485">
        <w:tc>
          <w:tcPr>
            <w:tcW w:w="4068" w:type="dxa"/>
          </w:tcPr>
          <w:p w14:paraId="71C77A3A" w14:textId="77777777" w:rsidR="008310FF" w:rsidRPr="00A34C84" w:rsidRDefault="008310FF" w:rsidP="00F53485">
            <w:pPr>
              <w:jc w:val="left"/>
            </w:pPr>
            <w:proofErr w:type="gramStart"/>
            <w:r>
              <w:t>height</w:t>
            </w:r>
            <w:proofErr w:type="gramEnd"/>
            <w:r>
              <w:t xml:space="preserve"> quality </w:t>
            </w:r>
            <w:r>
              <w:rPr>
                <w:i/>
              </w:rPr>
              <w:t xml:space="preserve">q </w:t>
            </w:r>
            <w:r>
              <w:t xml:space="preserve">has value 2 meters </w:t>
            </w:r>
          </w:p>
        </w:tc>
        <w:tc>
          <w:tcPr>
            <w:tcW w:w="5175" w:type="dxa"/>
          </w:tcPr>
          <w:p w14:paraId="0CA8FC88" w14:textId="77777777" w:rsidR="008310FF" w:rsidRPr="00A34C84" w:rsidRDefault="008310FF" w:rsidP="00F53485">
            <w:pPr>
              <w:jc w:val="left"/>
            </w:pPr>
            <w:proofErr w:type="gramStart"/>
            <w:r>
              <w:rPr>
                <w:i/>
              </w:rPr>
              <w:t>q</w:t>
            </w:r>
            <w:proofErr w:type="gramEnd"/>
            <w:r>
              <w:rPr>
                <w:i/>
              </w:rPr>
              <w:t xml:space="preserve"> </w:t>
            </w:r>
            <w:r w:rsidRPr="00A34C84">
              <w:rPr>
                <w:highlight w:val="yellow"/>
              </w:rPr>
              <w:t>projects onto</w:t>
            </w:r>
            <w:r>
              <w:t xml:space="preserve"> one-dimensional spatial region </w:t>
            </w:r>
            <w:r>
              <w:rPr>
                <w:i/>
              </w:rPr>
              <w:t xml:space="preserve">r </w:t>
            </w:r>
            <w:r>
              <w:t xml:space="preserve">and </w:t>
            </w:r>
            <w:r>
              <w:rPr>
                <w:i/>
              </w:rPr>
              <w:t xml:space="preserve">r </w:t>
            </w:r>
            <w:r>
              <w:t xml:space="preserve">instance of universal 1 meter long </w:t>
            </w:r>
            <w:r w:rsidRPr="00A34C84">
              <w:rPr>
                <w:i/>
              </w:rPr>
              <w:t>one-dimensional spatial region</w:t>
            </w:r>
          </w:p>
        </w:tc>
      </w:tr>
      <w:tr w:rsidR="008310FF" w14:paraId="4121BDD7" w14:textId="77777777" w:rsidTr="00F53485">
        <w:tc>
          <w:tcPr>
            <w:tcW w:w="4068" w:type="dxa"/>
          </w:tcPr>
          <w:p w14:paraId="186E728C" w14:textId="77777777" w:rsidR="008310FF" w:rsidRPr="003E5935" w:rsidRDefault="008310FF" w:rsidP="00F53485">
            <w:pPr>
              <w:jc w:val="left"/>
              <w:rPr>
                <w:i/>
              </w:rPr>
            </w:pPr>
            <w:proofErr w:type="gramStart"/>
            <w:r>
              <w:t>temporal</w:t>
            </w:r>
            <w:proofErr w:type="gramEnd"/>
            <w:r>
              <w:t xml:space="preserve"> region </w:t>
            </w:r>
            <w:r>
              <w:rPr>
                <w:i/>
              </w:rPr>
              <w:t xml:space="preserve">t </w:t>
            </w:r>
            <w:r>
              <w:t xml:space="preserve">has duration </w:t>
            </w:r>
            <w:r>
              <w:rPr>
                <w:i/>
              </w:rPr>
              <w:t>d</w:t>
            </w:r>
          </w:p>
        </w:tc>
        <w:tc>
          <w:tcPr>
            <w:tcW w:w="5175" w:type="dxa"/>
          </w:tcPr>
          <w:p w14:paraId="602D339B" w14:textId="77777777" w:rsidR="008310FF" w:rsidRPr="003E5935" w:rsidRDefault="008310FF" w:rsidP="00F53485">
            <w:pPr>
              <w:jc w:val="left"/>
              <w:rPr>
                <w:i/>
              </w:rPr>
            </w:pPr>
            <w:proofErr w:type="gramStart"/>
            <w:r>
              <w:rPr>
                <w:i/>
              </w:rPr>
              <w:t>t</w:t>
            </w:r>
            <w:proofErr w:type="gramEnd"/>
            <w:r>
              <w:rPr>
                <w:i/>
              </w:rPr>
              <w:t xml:space="preserve"> </w:t>
            </w:r>
            <w:proofErr w:type="spellStart"/>
            <w:r>
              <w:t>instance_of</w:t>
            </w:r>
            <w:proofErr w:type="spellEnd"/>
            <w:r>
              <w:t xml:space="preserve"> universal </w:t>
            </w:r>
            <w:r>
              <w:rPr>
                <w:i/>
              </w:rPr>
              <w:t>temporal region with duration d</w:t>
            </w:r>
          </w:p>
        </w:tc>
      </w:tr>
      <w:tr w:rsidR="008310FF" w14:paraId="7C620138" w14:textId="77777777" w:rsidTr="00F53485">
        <w:tc>
          <w:tcPr>
            <w:tcW w:w="4068" w:type="dxa"/>
          </w:tcPr>
          <w:p w14:paraId="467CB699" w14:textId="77777777" w:rsidR="008310FF" w:rsidRPr="00E541E9" w:rsidRDefault="008310FF" w:rsidP="00F53485">
            <w:pPr>
              <w:jc w:val="left"/>
              <w:rPr>
                <w:i/>
                <w:u w:val="single"/>
              </w:rPr>
            </w:pPr>
            <w:proofErr w:type="gramStart"/>
            <w:r>
              <w:t>process</w:t>
            </w:r>
            <w:proofErr w:type="gramEnd"/>
            <w:r>
              <w:t xml:space="preserve"> </w:t>
            </w:r>
            <w:r>
              <w:rPr>
                <w:i/>
              </w:rPr>
              <w:t xml:space="preserve">p </w:t>
            </w:r>
            <w:r>
              <w:t xml:space="preserve">has duration </w:t>
            </w:r>
            <w:r>
              <w:rPr>
                <w:i/>
              </w:rPr>
              <w:t>d</w:t>
            </w:r>
          </w:p>
        </w:tc>
        <w:tc>
          <w:tcPr>
            <w:tcW w:w="5175" w:type="dxa"/>
          </w:tcPr>
          <w:p w14:paraId="3975EF16" w14:textId="77777777" w:rsidR="008310FF" w:rsidRPr="00E541E9" w:rsidRDefault="008310FF" w:rsidP="00F53485">
            <w:pPr>
              <w:jc w:val="left"/>
              <w:rPr>
                <w:i/>
              </w:rPr>
            </w:pPr>
            <w:proofErr w:type="gramStart"/>
            <w:r>
              <w:t>process</w:t>
            </w:r>
            <w:proofErr w:type="gramEnd"/>
            <w:r>
              <w:t xml:space="preserve"> </w:t>
            </w:r>
            <w:r>
              <w:rPr>
                <w:i/>
              </w:rPr>
              <w:t xml:space="preserve">p </w:t>
            </w:r>
            <w:r>
              <w:t xml:space="preserve">occupies temporal region </w:t>
            </w:r>
            <w:r>
              <w:rPr>
                <w:i/>
              </w:rPr>
              <w:t xml:space="preserve">t </w:t>
            </w:r>
            <w:r>
              <w:t xml:space="preserve">and </w:t>
            </w:r>
            <w:r>
              <w:rPr>
                <w:i/>
              </w:rPr>
              <w:t xml:space="preserve">t </w:t>
            </w:r>
            <w:proofErr w:type="spellStart"/>
            <w:r>
              <w:t>instance_of</w:t>
            </w:r>
            <w:proofErr w:type="spellEnd"/>
            <w:r>
              <w:t xml:space="preserve"> universal </w:t>
            </w:r>
            <w:r>
              <w:rPr>
                <w:i/>
              </w:rPr>
              <w:t>temporal region with duration d</w:t>
            </w:r>
          </w:p>
        </w:tc>
      </w:tr>
      <w:tr w:rsidR="008310FF" w14:paraId="53755636" w14:textId="77777777" w:rsidTr="00F53485">
        <w:tc>
          <w:tcPr>
            <w:tcW w:w="4068" w:type="dxa"/>
          </w:tcPr>
          <w:p w14:paraId="56D5C691" w14:textId="77777777" w:rsidR="008310FF" w:rsidRPr="00464A53" w:rsidRDefault="008310FF" w:rsidP="00F53485">
            <w:pPr>
              <w:jc w:val="left"/>
            </w:pPr>
            <w:proofErr w:type="gramStart"/>
            <w:r>
              <w:t>temperature</w:t>
            </w:r>
            <w:proofErr w:type="gramEnd"/>
            <w:r>
              <w:t xml:space="preserve"> </w:t>
            </w:r>
            <w:r w:rsidRPr="00464A53">
              <w:t xml:space="preserve">quality </w:t>
            </w:r>
            <w:r>
              <w:rPr>
                <w:i/>
              </w:rPr>
              <w:t xml:space="preserve">q </w:t>
            </w:r>
            <w:r>
              <w:t>has value 63° Celsius</w:t>
            </w:r>
          </w:p>
        </w:tc>
        <w:tc>
          <w:tcPr>
            <w:tcW w:w="5175" w:type="dxa"/>
          </w:tcPr>
          <w:p w14:paraId="622F8104" w14:textId="77777777" w:rsidR="008310FF" w:rsidRPr="00464A53" w:rsidRDefault="008310FF" w:rsidP="00F53485">
            <w:pPr>
              <w:keepNext/>
              <w:jc w:val="left"/>
              <w:rPr>
                <w:i/>
              </w:rPr>
            </w:pPr>
            <w:proofErr w:type="gramStart"/>
            <w:r>
              <w:rPr>
                <w:i/>
              </w:rPr>
              <w:t>q</w:t>
            </w:r>
            <w:proofErr w:type="gramEnd"/>
            <w:r>
              <w:rPr>
                <w:i/>
              </w:rPr>
              <w:t xml:space="preserve"> </w:t>
            </w:r>
            <w:proofErr w:type="spellStart"/>
            <w:r>
              <w:t>instance_of</w:t>
            </w:r>
            <w:proofErr w:type="spellEnd"/>
            <w:r>
              <w:t xml:space="preserve"> universal 63° Celsius </w:t>
            </w:r>
            <w:r>
              <w:rPr>
                <w:i/>
              </w:rPr>
              <w:t>temperature quality</w:t>
            </w:r>
          </w:p>
        </w:tc>
      </w:tr>
    </w:tbl>
    <w:p w14:paraId="577934B3" w14:textId="77777777" w:rsidR="008310FF" w:rsidRDefault="008310FF" w:rsidP="008310FF">
      <w:pPr>
        <w:pStyle w:val="Caption"/>
        <w:jc w:val="center"/>
      </w:pPr>
      <w:bookmarkStart w:id="689" w:name="_Ref322364536"/>
      <w:r>
        <w:t xml:space="preserve">Table </w:t>
      </w:r>
      <w:fldSimple w:instr=" SEQ Table \* ARABIC ">
        <w:r>
          <w:rPr>
            <w:noProof/>
          </w:rPr>
          <w:t>2</w:t>
        </w:r>
      </w:fldSimple>
      <w:bookmarkEnd w:id="689"/>
      <w:r>
        <w:t>: Examples of attribution</w:t>
      </w:r>
      <w:r>
        <w:rPr>
          <w:noProof/>
        </w:rPr>
        <w:t>s in BFO</w:t>
      </w:r>
    </w:p>
    <w:p w14:paraId="5FE7A41F" w14:textId="77777777" w:rsidR="008310FF" w:rsidRDefault="008310FF" w:rsidP="008310FF">
      <w:pPr>
        <w:jc w:val="left"/>
      </w:pPr>
    </w:p>
    <w:p w14:paraId="54902515" w14:textId="77777777" w:rsidR="008310FF" w:rsidRPr="00A34C84" w:rsidRDefault="008310FF" w:rsidP="008310FF">
      <w:pPr>
        <w:pStyle w:val="Heading2"/>
      </w:pPr>
      <w:r>
        <w:t>4.4</w:t>
      </w:r>
      <w:r>
        <w:tab/>
      </w:r>
      <w:r w:rsidRPr="00AF230F">
        <w:t>Processes as Dependent Entities</w:t>
      </w:r>
    </w:p>
    <w:p w14:paraId="38EB7F14" w14:textId="77777777" w:rsidR="008310FF" w:rsidRPr="006706BE" w:rsidRDefault="008310FF" w:rsidP="008310FF">
      <w:pPr>
        <w:jc w:val="left"/>
      </w:pPr>
      <w:r w:rsidRPr="00A34C84">
        <w:t xml:space="preserve">Processes themselves stand to the independent </w:t>
      </w:r>
      <w:proofErr w:type="gramStart"/>
      <w:r w:rsidRPr="00A34C84">
        <w:t>continuants</w:t>
      </w:r>
      <w:r>
        <w:t xml:space="preserve"> which</w:t>
      </w:r>
      <w:proofErr w:type="gramEnd"/>
      <w:r>
        <w:t xml:space="preserve"> are their participants as qualities stand to the independent continuants which are their bearers. This means that we can extend </w:t>
      </w:r>
      <w:r>
        <w:fldChar w:fldCharType="begin"/>
      </w:r>
      <w:r>
        <w:instrText xml:space="preserve"> REF _Ref321729651 \h </w:instrText>
      </w:r>
      <w:r>
        <w:fldChar w:fldCharType="separate"/>
      </w:r>
      <w:r w:rsidRPr="00B07D39">
        <w:t xml:space="preserve">Table </w:t>
      </w:r>
      <w:r>
        <w:rPr>
          <w:noProof/>
        </w:rPr>
        <w:t>1</w:t>
      </w:r>
      <w:r>
        <w:fldChar w:fldCharType="end"/>
      </w:r>
      <w:r>
        <w:t xml:space="preserve">with a representation of the relation between instances and universals on the side of </w:t>
      </w:r>
      <w:proofErr w:type="spellStart"/>
      <w:r>
        <w:t>occurrents</w:t>
      </w:r>
      <w:proofErr w:type="spellEnd"/>
      <w:r>
        <w:t xml:space="preserve"> to create an ontological sextet, as follows:</w:t>
      </w:r>
      <w:r>
        <w:rPr>
          <w:rStyle w:val="EndnoteReference"/>
        </w:rPr>
        <w:endnoteReference w:id="11"/>
      </w:r>
    </w:p>
    <w:p w14:paraId="3D77040C" w14:textId="77777777" w:rsidR="008310FF" w:rsidRDefault="008310FF" w:rsidP="008310FF">
      <w:pPr>
        <w:keepLines/>
        <w:pageBreakBefore/>
        <w:jc w:val="left"/>
        <w:rPr>
          <w:i/>
        </w:rPr>
      </w:pPr>
    </w:p>
    <w:tbl>
      <w:tblPr>
        <w:tblW w:w="8882" w:type="dxa"/>
        <w:jc w:val="center"/>
        <w:tblLayout w:type="fixed"/>
        <w:tblCellMar>
          <w:top w:w="14" w:type="dxa"/>
          <w:left w:w="14" w:type="dxa"/>
          <w:bottom w:w="14" w:type="dxa"/>
          <w:right w:w="14" w:type="dxa"/>
        </w:tblCellMar>
        <w:tblLook w:val="0600" w:firstRow="0" w:lastRow="0" w:firstColumn="0" w:lastColumn="0" w:noHBand="1" w:noVBand="1"/>
      </w:tblPr>
      <w:tblGrid>
        <w:gridCol w:w="1263"/>
        <w:gridCol w:w="1710"/>
        <w:gridCol w:w="2849"/>
        <w:gridCol w:w="3060"/>
      </w:tblGrid>
      <w:tr w:rsidR="008310FF" w:rsidRPr="00341780" w14:paraId="5558E215" w14:textId="77777777" w:rsidTr="00F53485">
        <w:trPr>
          <w:cantSplit/>
          <w:trHeight w:val="576"/>
          <w:jc w:val="center"/>
        </w:trPr>
        <w:tc>
          <w:tcPr>
            <w:tcW w:w="1263"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E31BC6" w14:textId="77777777" w:rsidR="008310FF" w:rsidRPr="00341780" w:rsidRDefault="008310FF" w:rsidP="00F53485">
            <w:pPr>
              <w:spacing w:before="100" w:after="100" w:line="240" w:lineRule="auto"/>
              <w:jc w:val="left"/>
            </w:pPr>
          </w:p>
        </w:tc>
        <w:tc>
          <w:tcPr>
            <w:tcW w:w="1710" w:type="dxa"/>
            <w:tcBorders>
              <w:top w:val="single" w:sz="1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AD457C" w14:textId="77777777" w:rsidR="008310FF" w:rsidRPr="00341780" w:rsidRDefault="008310FF" w:rsidP="00F53485">
            <w:pPr>
              <w:spacing w:before="100" w:after="100" w:line="240" w:lineRule="auto"/>
              <w:jc w:val="center"/>
              <w:rPr>
                <w:sz w:val="28"/>
              </w:rPr>
            </w:pPr>
            <w:r w:rsidRPr="00341780">
              <w:rPr>
                <w:sz w:val="28"/>
                <w:lang w:val="de-DE"/>
              </w:rPr>
              <w:t>Independent</w:t>
            </w:r>
            <w:r>
              <w:rPr>
                <w:sz w:val="28"/>
                <w:lang w:val="de-DE"/>
              </w:rPr>
              <w:t xml:space="preserve"> </w:t>
            </w:r>
            <w:proofErr w:type="spellStart"/>
            <w:r>
              <w:rPr>
                <w:sz w:val="28"/>
                <w:lang w:val="de-DE"/>
              </w:rPr>
              <w:t>Continuant</w:t>
            </w:r>
            <w:proofErr w:type="spellEnd"/>
          </w:p>
        </w:tc>
        <w:tc>
          <w:tcPr>
            <w:tcW w:w="2849" w:type="dxa"/>
            <w:tcBorders>
              <w:top w:val="single" w:sz="1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6A4F759E" w14:textId="77777777" w:rsidR="008310FF" w:rsidRPr="00341780" w:rsidRDefault="008310FF" w:rsidP="00F53485">
            <w:pPr>
              <w:spacing w:before="100" w:after="100" w:line="240" w:lineRule="auto"/>
              <w:jc w:val="center"/>
              <w:rPr>
                <w:sz w:val="28"/>
              </w:rPr>
            </w:pPr>
            <w:proofErr w:type="spellStart"/>
            <w:r w:rsidRPr="00341780">
              <w:rPr>
                <w:sz w:val="28"/>
                <w:lang w:val="de-DE"/>
              </w:rPr>
              <w:t>Dependent</w:t>
            </w:r>
            <w:proofErr w:type="spellEnd"/>
            <w:r>
              <w:rPr>
                <w:sz w:val="28"/>
                <w:lang w:val="de-DE"/>
              </w:rPr>
              <w:t xml:space="preserve">  </w:t>
            </w:r>
            <w:proofErr w:type="spellStart"/>
            <w:r>
              <w:rPr>
                <w:sz w:val="28"/>
                <w:lang w:val="de-DE"/>
              </w:rPr>
              <w:t>Continuant</w:t>
            </w:r>
            <w:proofErr w:type="spellEnd"/>
          </w:p>
        </w:tc>
        <w:tc>
          <w:tcPr>
            <w:tcW w:w="3060" w:type="dxa"/>
            <w:tcBorders>
              <w:top w:val="single" w:sz="18" w:space="0" w:color="000000"/>
              <w:left w:val="single" w:sz="4" w:space="0" w:color="auto"/>
              <w:bottom w:val="single" w:sz="8" w:space="0" w:color="000000"/>
              <w:right w:val="single" w:sz="18" w:space="0" w:color="000000"/>
            </w:tcBorders>
            <w:vAlign w:val="center"/>
          </w:tcPr>
          <w:p w14:paraId="05602ADC" w14:textId="77777777" w:rsidR="008310FF" w:rsidRPr="00341780" w:rsidRDefault="008310FF" w:rsidP="00F53485">
            <w:pPr>
              <w:spacing w:before="100" w:after="100" w:line="240" w:lineRule="auto"/>
              <w:jc w:val="center"/>
              <w:rPr>
                <w:sz w:val="28"/>
                <w:lang w:val="de-DE"/>
              </w:rPr>
            </w:pPr>
            <w:proofErr w:type="spellStart"/>
            <w:r>
              <w:rPr>
                <w:sz w:val="28"/>
                <w:lang w:val="de-DE"/>
              </w:rPr>
              <w:t>Occurrent</w:t>
            </w:r>
            <w:proofErr w:type="spellEnd"/>
          </w:p>
        </w:tc>
      </w:tr>
      <w:tr w:rsidR="008310FF" w:rsidRPr="00341780" w14:paraId="4E589E56" w14:textId="77777777" w:rsidTr="00F53485">
        <w:trPr>
          <w:cantSplit/>
          <w:trHeight w:val="1393"/>
          <w:jc w:val="center"/>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DE62741" w14:textId="77777777" w:rsidR="008310FF" w:rsidRPr="00341780" w:rsidRDefault="008310FF" w:rsidP="00F53485">
            <w:pPr>
              <w:spacing w:before="100" w:after="100" w:line="240" w:lineRule="auto"/>
              <w:jc w:val="center"/>
              <w:rPr>
                <w:sz w:val="28"/>
              </w:rPr>
            </w:pPr>
            <w:r w:rsidRPr="00341780">
              <w:rPr>
                <w:sz w:val="28"/>
              </w:rPr>
              <w:t>Type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17CCA79" w14:textId="77777777" w:rsidR="008310FF" w:rsidRPr="001E40B0" w:rsidRDefault="008310FF" w:rsidP="00F53485">
            <w:pPr>
              <w:spacing w:before="100" w:after="100" w:line="240" w:lineRule="auto"/>
              <w:jc w:val="left"/>
              <w:rPr>
                <w:sz w:val="28"/>
              </w:rPr>
            </w:pPr>
            <w:r w:rsidRPr="001E40B0">
              <w:rPr>
                <w:sz w:val="28"/>
                <w:lang w:val="de-DE"/>
              </w:rPr>
              <w:t xml:space="preserve"> </w:t>
            </w:r>
            <w:r w:rsidRPr="009645BF">
              <w:rPr>
                <w:i/>
                <w:iCs/>
                <w:lang w:val="de-DE"/>
              </w:rPr>
              <w:t>Planet</w:t>
            </w:r>
          </w:p>
          <w:p w14:paraId="7B703FF9" w14:textId="77777777" w:rsidR="008310FF" w:rsidRPr="009645BF" w:rsidRDefault="008310FF" w:rsidP="00F53485">
            <w:pPr>
              <w:spacing w:before="100" w:after="100" w:line="240" w:lineRule="auto"/>
              <w:jc w:val="left"/>
            </w:pPr>
            <w:r>
              <w:rPr>
                <w:sz w:val="28"/>
                <w:lang w:val="de-DE"/>
              </w:rPr>
              <w:t xml:space="preserve"> </w:t>
            </w:r>
            <w:proofErr w:type="spellStart"/>
            <w:r w:rsidRPr="009645BF">
              <w:rPr>
                <w:i/>
                <w:iCs/>
                <w:lang w:val="de-DE"/>
              </w:rPr>
              <w:t>organism</w:t>
            </w:r>
            <w:proofErr w:type="spellEnd"/>
          </w:p>
          <w:p w14:paraId="1C532041" w14:textId="77777777" w:rsidR="008310FF" w:rsidRPr="00341780" w:rsidRDefault="008310FF" w:rsidP="00F53485">
            <w:pPr>
              <w:spacing w:before="100" w:after="100" w:line="240" w:lineRule="auto"/>
              <w:jc w:val="left"/>
              <w:rPr>
                <w:b/>
                <w:sz w:val="28"/>
              </w:rPr>
            </w:pPr>
            <w:r w:rsidRPr="006C702A">
              <w:rPr>
                <w:noProof/>
                <w:sz w:val="28"/>
              </w:rPr>
              <mc:AlternateContent>
                <mc:Choice Requires="wpg">
                  <w:drawing>
                    <wp:anchor distT="0" distB="0" distL="114300" distR="114300" simplePos="0" relativeHeight="251666432" behindDoc="0" locked="0" layoutInCell="1" allowOverlap="1" wp14:anchorId="06D541B5" wp14:editId="3E466E35">
                      <wp:simplePos x="0" y="0"/>
                      <wp:positionH relativeFrom="column">
                        <wp:posOffset>206463</wp:posOffset>
                      </wp:positionH>
                      <wp:positionV relativeFrom="paragraph">
                        <wp:posOffset>45392</wp:posOffset>
                      </wp:positionV>
                      <wp:extent cx="496942" cy="1112520"/>
                      <wp:effectExtent l="19050" t="19050" r="36830" b="0"/>
                      <wp:wrapNone/>
                      <wp:docPr id="72" name="Group 72"/>
                      <wp:cNvGraphicFramePr/>
                      <a:graphic xmlns:a="http://schemas.openxmlformats.org/drawingml/2006/main">
                        <a:graphicData uri="http://schemas.microsoft.com/office/word/2010/wordprocessingGroup">
                          <wpg:wgp>
                            <wpg:cNvGrpSpPr/>
                            <wpg:grpSpPr>
                              <a:xfrm>
                                <a:off x="0" y="0"/>
                                <a:ext cx="496942" cy="1112520"/>
                                <a:chOff x="0" y="0"/>
                                <a:chExt cx="533400" cy="1112800"/>
                              </a:xfrm>
                            </wpg:grpSpPr>
                            <wps:wsp>
                              <wps:cNvPr id="73" name="Down Arrow 73"/>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2621AA77"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749554AB" w14:textId="77777777" w:rsidR="0036416D" w:rsidRPr="009645BF" w:rsidRDefault="0036416D"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2" o:spid="_x0000_s1065" style="position:absolute;margin-left:16.25pt;margin-top:3.55pt;width:39.15pt;height:87.6pt;z-index:25166643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">
                      <v:shape id="Down Arrow 73" o:spid="_x0000_s1066"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jt75xAAA&#10;ANsAAAAPAAAAZHJzL2Rvd25yZXYueG1sRI9BawIxFITvgv8hPKEXqVkttLI1iiiCeOtq8frYvG6W&#10;bl6WTdZs/fWmUOhxmJlvmNVmsI24UedrxwrmswwEcel0zZWCy/nwvAThA7LGxjEp+CEPm/V4tMJc&#10;u8gfdCtCJRKEfY4KTAhtLqUvDVn0M9cSJ+/LdRZDkl0ldYcxwW0jF1n2Ki3WnBYMtrQzVH4XvVUQ&#10;p/HU93V/zT6XZn8N5yIu7julnibD9h1EoCH8h//aR63g7QV+v6QfIN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bo7e+cQAAADbAAAADwAAAAAAAAAAAAAAAACXAgAAZHJzL2Rv&#10;d25yZXYueG1sUEsFBgAAAAAEAAQA9QAAAIgDAAAAAA==&#10;" adj="16276" fillcolor="white [3212]" strokecolor="black [3213]" strokeweight="1.5pt">
                        <v:textbox>
                          <w:txbxContent>
                            <w:p w14:paraId="2621AA77" w14:textId="77777777" w:rsidR="009F3382" w:rsidRDefault="009F3382" w:rsidP="008310FF">
                              <w:pPr>
                                <w:jc w:val="center"/>
                              </w:pPr>
                            </w:p>
                          </w:txbxContent>
                        </v:textbox>
                      </v:shape>
                      <v:rect id="Rectangle 74" o:spid="_x0000_s1067"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SWEFxQAA&#10;ANsAAAAPAAAAZHJzL2Rvd25yZXYueG1sRI9Ba8JAFITvQv/D8gq96aZWTImu0hoKPRS0sT14e2Rf&#10;k2D2bdjdaPz3bkHwOMzMN8xyPZhWnMj5xrKC50kCgri0uuFKwc/+Y/wKwgdkja1lUnAhD+vVw2iJ&#10;mbZn/qZTESoRIewzVFCH0GVS+rImg35iO+Lo/VlnMETpKqkdniPctHKaJHNpsOG4UGNHm5rKY9Eb&#10;Bcd3e/l96at0t0+/DoG2uXOUK/X0OLwtQAQawj18a39qBekM/r/EHyB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JYQXFAAAA2wAAAA8AAAAAAAAAAAAAAAAAlwIAAGRycy9k&#10;b3ducmV2LnhtbFBLBQYAAAAABAAEAPUAAACJAwAAAAA=&#10;" fillcolor="window" stroked="f" strokeweight="1.5pt">
                        <v:fill opacity="0"/>
                        <v:textbox>
                          <w:txbxContent>
                            <w:p w14:paraId="749554AB" w14:textId="77777777" w:rsidR="009F3382" w:rsidRPr="009645BF" w:rsidRDefault="009F3382"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r w:rsidRPr="006C702A">
              <w:rPr>
                <w:noProof/>
                <w:sz w:val="28"/>
              </w:rPr>
              <mc:AlternateContent>
                <mc:Choice Requires="wpg">
                  <w:drawing>
                    <wp:anchor distT="0" distB="0" distL="114300" distR="114300" simplePos="0" relativeHeight="251667456" behindDoc="0" locked="0" layoutInCell="1" allowOverlap="1" wp14:anchorId="2EFEBC99" wp14:editId="7D960F26">
                      <wp:simplePos x="0" y="0"/>
                      <wp:positionH relativeFrom="column">
                        <wp:posOffset>891255</wp:posOffset>
                      </wp:positionH>
                      <wp:positionV relativeFrom="paragraph">
                        <wp:posOffset>89535</wp:posOffset>
                      </wp:positionV>
                      <wp:extent cx="502285" cy="1143000"/>
                      <wp:effectExtent l="247650" t="0" r="202565" b="0"/>
                      <wp:wrapNone/>
                      <wp:docPr id="75" name="Group 75"/>
                      <wp:cNvGraphicFramePr/>
                      <a:graphic xmlns:a="http://schemas.openxmlformats.org/drawingml/2006/main">
                        <a:graphicData uri="http://schemas.microsoft.com/office/word/2010/wordprocessingGroup">
                          <wpg:wgp>
                            <wpg:cNvGrpSpPr/>
                            <wpg:grpSpPr>
                              <a:xfrm>
                                <a:off x="0" y="0"/>
                                <a:ext cx="502285" cy="1143000"/>
                                <a:chOff x="-35341" y="-66703"/>
                                <a:chExt cx="428625" cy="1123727"/>
                              </a:xfrm>
                            </wpg:grpSpPr>
                            <wps:wsp>
                              <wps:cNvPr id="76" name="Down Arrow 76"/>
                              <wps:cNvSpPr/>
                              <wps:spPr>
                                <a:xfrm rot="13482725">
                                  <a:off x="-35341" y="-21985"/>
                                  <a:ext cx="428625" cy="1079009"/>
                                </a:xfrm>
                                <a:prstGeom prst="downArrow">
                                  <a:avLst/>
                                </a:prstGeom>
                                <a:solidFill>
                                  <a:schemeClr val="bg1"/>
                                </a:solidFill>
                                <a:ln w="12700" cap="flat" cmpd="sng" algn="ctr">
                                  <a:solidFill>
                                    <a:schemeClr val="tx1"/>
                                  </a:solidFill>
                                  <a:prstDash val="solid"/>
                                </a:ln>
                                <a:effectLst/>
                              </wps:spPr>
                              <wps:txbx>
                                <w:txbxContent>
                                  <w:p w14:paraId="1FDE223A"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rot="18882725">
                                  <a:off x="-328612" y="300535"/>
                                  <a:ext cx="1048801" cy="314325"/>
                                </a:xfrm>
                                <a:prstGeom prst="rect">
                                  <a:avLst/>
                                </a:prstGeom>
                                <a:solidFill>
                                  <a:sysClr val="window" lastClr="FFFFFF">
                                    <a:alpha val="0"/>
                                  </a:sysClr>
                                </a:solidFill>
                                <a:ln w="25400" cap="flat" cmpd="sng" algn="ctr">
                                  <a:noFill/>
                                  <a:prstDash val="solid"/>
                                </a:ln>
                                <a:effectLst/>
                              </wps:spPr>
                              <wps:txbx>
                                <w:txbxContent>
                                  <w:p w14:paraId="27D3D986" w14:textId="77777777" w:rsidR="0036416D" w:rsidRPr="009645BF" w:rsidRDefault="0036416D"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5" o:spid="_x0000_s1068" style="position:absolute;margin-left:70.2pt;margin-top:7.05pt;width:39.55pt;height:90pt;z-index:251667456;mso-position-horizontal-relative:text;mso-position-vertical-relative:text;mso-width-relative:margin;mso-height-relative:margin" coordorigin="-35341,-66703" coordsize="428625,11237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">
                      <v:shape id="Down Arrow 76" o:spid="_x0000_s1069" type="#_x0000_t67" style="position:absolute;left:-35341;top:-21985;width:428625;height:1079009;rotation:-886622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us7vxQAA&#10;ANsAAAAPAAAAZHJzL2Rvd25yZXYueG1sRI9Ba8JAFITvBf/D8gQvQTcWsZJmFRFaBE9qe+jtdfeZ&#10;BLNvQ3ZrYn69Wyj0OMzMN0y+6W0tbtT6yrGC+SwFQaydqbhQ8HF+m65A+IBssHZMCu7kYbMePeWY&#10;GdfxkW6nUIgIYZ+hgjKEJpPS65Is+plriKN3ca3FEGVbSNNiF+G2ls9pupQWK44LJTa0K0lfTz9W&#10;wWG/SN6Hr89D0g+Jx4Xm+ffASk3G/fYVRKA+/If/2nuj4GUJv1/iD5Dr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O6zu/FAAAA2wAAAA8AAAAAAAAAAAAAAAAAlwIAAGRycy9k&#10;b3ducmV2LnhtbFBLBQYAAAAABAAEAPUAAACJAwAAAAA=&#10;" adj="17310" fillcolor="white [3212]" strokecolor="black [3213]" strokeweight="1pt">
                        <v:textbox>
                          <w:txbxContent>
                            <w:p w14:paraId="1FDE223A" w14:textId="77777777" w:rsidR="009F3382" w:rsidRDefault="009F3382" w:rsidP="008310FF">
                              <w:pPr>
                                <w:jc w:val="center"/>
                              </w:pPr>
                            </w:p>
                          </w:txbxContent>
                        </v:textbox>
                      </v:shape>
                      <v:rect id="Rectangle 77" o:spid="_x0000_s1070" style="position:absolute;left:-328612;top:300535;width:1048801;height:314325;rotation:-2967989fd;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EAVDwgAA&#10;ANsAAAAPAAAAZHJzL2Rvd25yZXYueG1sRI/RagIxFETfBf8h3IJvmq1Qla1RqqWgIIJuP+B2c7tZ&#10;urlZk1TXvzeC4OMwM2eY+bKzjTiTD7VjBa+jDARx6XTNlYLv4ms4AxEissbGMSm4UoDlot+bY67d&#10;hQ90PsZKJAiHHBWYGNtcylAashhGriVO3q/zFmOSvpLa4yXBbSPHWTaRFmtOCwZbWhsq/47/VsHO&#10;FyezmxVvP+vrar8NHD+7oJUavHQf7yAidfEZfrQ3WsF0Cvcv6QfIxQ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AQBUPCAAAA2wAAAA8AAAAAAAAAAAAAAAAAlwIAAGRycy9kb3du&#10;cmV2LnhtbFBLBQYAAAAABAAEAPUAAACGAwAAAAA=&#10;" fillcolor="window" stroked="f" strokeweight="2pt">
                        <v:fill opacity="0"/>
                        <v:textbox>
                          <w:txbxContent>
                            <w:p w14:paraId="27D3D986" w14:textId="77777777" w:rsidR="009F3382" w:rsidRPr="009645BF" w:rsidRDefault="009F3382" w:rsidP="008310FF">
                              <w:pPr>
                                <w:spacing w:before="0" w:after="0" w:line="240" w:lineRule="auto"/>
                                <w:jc w:val="center"/>
                                <w:rPr>
                                  <w:rFonts w:ascii="Arial" w:hAnsi="Arial" w:cs="Arial"/>
                                  <w:sz w:val="20"/>
                                </w:rPr>
                              </w:pPr>
                              <w:proofErr w:type="gramStart"/>
                              <w:r w:rsidRPr="009645BF">
                                <w:rPr>
                                  <w:rFonts w:ascii="Arial" w:hAnsi="Arial" w:cs="Arial"/>
                                  <w:sz w:val="20"/>
                                </w:rPr>
                                <w:t>exemplifies</w:t>
                              </w:r>
                              <w:proofErr w:type="gramEnd"/>
                            </w:p>
                          </w:txbxContent>
                        </v:textbox>
                      </v:rect>
                    </v:group>
                  </w:pict>
                </mc:Fallback>
              </mc:AlternateContent>
            </w:r>
            <w:r>
              <w:rPr>
                <w:i/>
                <w:iCs/>
                <w:lang w:val="de-DE"/>
              </w:rPr>
              <w:t xml:space="preserve"> </w:t>
            </w:r>
            <w:proofErr w:type="spellStart"/>
            <w:r w:rsidRPr="009645BF">
              <w:rPr>
                <w:i/>
                <w:iCs/>
                <w:lang w:val="de-DE"/>
              </w:rPr>
              <w:t>cell</w:t>
            </w:r>
            <w:proofErr w:type="spellEnd"/>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3C092D90" w14:textId="77777777" w:rsidR="008310FF" w:rsidRPr="009645BF" w:rsidRDefault="008310FF" w:rsidP="00F53485">
            <w:pPr>
              <w:spacing w:before="100" w:after="100" w:line="240" w:lineRule="auto"/>
              <w:ind w:left="185"/>
              <w:jc w:val="left"/>
            </w:pPr>
            <w:proofErr w:type="spellStart"/>
            <w:r w:rsidRPr="009645BF">
              <w:rPr>
                <w:i/>
                <w:iCs/>
                <w:lang w:val="de-DE"/>
              </w:rPr>
              <w:t>temperature</w:t>
            </w:r>
            <w:proofErr w:type="spellEnd"/>
          </w:p>
          <w:p w14:paraId="4725BFE2" w14:textId="77777777" w:rsidR="008310FF" w:rsidRPr="009645BF" w:rsidRDefault="008310FF" w:rsidP="00F53485">
            <w:pPr>
              <w:spacing w:before="100" w:after="100" w:line="240" w:lineRule="auto"/>
              <w:ind w:left="185"/>
              <w:jc w:val="left"/>
            </w:pPr>
            <w:r w:rsidRPr="009645BF">
              <w:rPr>
                <w:i/>
                <w:iCs/>
                <w:lang w:val="de-DE"/>
              </w:rPr>
              <w:t xml:space="preserve">30° Celsius </w:t>
            </w:r>
            <w:proofErr w:type="spellStart"/>
            <w:r w:rsidRPr="009645BF">
              <w:rPr>
                <w:i/>
                <w:iCs/>
                <w:lang w:val="de-DE"/>
              </w:rPr>
              <w:t>temperature</w:t>
            </w:r>
            <w:proofErr w:type="spellEnd"/>
          </w:p>
          <w:p w14:paraId="0E3F2163" w14:textId="77777777" w:rsidR="008310FF" w:rsidRPr="00341780" w:rsidRDefault="008310FF" w:rsidP="00F53485">
            <w:pPr>
              <w:spacing w:before="100" w:after="100" w:line="240" w:lineRule="auto"/>
              <w:ind w:left="185"/>
              <w:jc w:val="left"/>
              <w:rPr>
                <w:b/>
                <w:i/>
                <w:sz w:val="28"/>
              </w:rPr>
            </w:pPr>
            <w:r w:rsidRPr="006C702A">
              <w:rPr>
                <w:noProof/>
                <w:sz w:val="28"/>
              </w:rPr>
              <mc:AlternateContent>
                <mc:Choice Requires="wpg">
                  <w:drawing>
                    <wp:anchor distT="0" distB="0" distL="114300" distR="114300" simplePos="0" relativeHeight="251670528" behindDoc="0" locked="0" layoutInCell="1" allowOverlap="1" wp14:anchorId="00D00F48" wp14:editId="48E6F4FA">
                      <wp:simplePos x="0" y="0"/>
                      <wp:positionH relativeFrom="column">
                        <wp:posOffset>1327785</wp:posOffset>
                      </wp:positionH>
                      <wp:positionV relativeFrom="paragraph">
                        <wp:posOffset>76550</wp:posOffset>
                      </wp:positionV>
                      <wp:extent cx="444391" cy="1112520"/>
                      <wp:effectExtent l="19050" t="19050" r="32385" b="0"/>
                      <wp:wrapNone/>
                      <wp:docPr id="78" name="Group 78"/>
                      <wp:cNvGraphicFramePr/>
                      <a:graphic xmlns:a="http://schemas.openxmlformats.org/drawingml/2006/main">
                        <a:graphicData uri="http://schemas.microsoft.com/office/word/2010/wordprocessingGroup">
                          <wpg:wgp>
                            <wpg:cNvGrpSpPr/>
                            <wpg:grpSpPr>
                              <a:xfrm>
                                <a:off x="0" y="0"/>
                                <a:ext cx="444391" cy="1112520"/>
                                <a:chOff x="0" y="0"/>
                                <a:chExt cx="533400" cy="1112801"/>
                              </a:xfrm>
                            </wpg:grpSpPr>
                            <wps:wsp>
                              <wps:cNvPr id="79" name="Down Arrow 79"/>
                              <wps:cNvSpPr/>
                              <wps:spPr>
                                <a:xfrm rot="10800000">
                                  <a:off x="0" y="0"/>
                                  <a:ext cx="533400" cy="1081967"/>
                                </a:xfrm>
                                <a:prstGeom prst="downArrow">
                                  <a:avLst/>
                                </a:prstGeom>
                                <a:solidFill>
                                  <a:schemeClr val="bg1"/>
                                </a:solidFill>
                                <a:ln w="19050" cap="flat" cmpd="sng" algn="ctr">
                                  <a:solidFill>
                                    <a:schemeClr val="tx1"/>
                                  </a:solidFill>
                                  <a:prstDash val="solid"/>
                                </a:ln>
                                <a:effectLst/>
                              </wps:spPr>
                              <wps:txbx>
                                <w:txbxContent>
                                  <w:p w14:paraId="054CA3FA"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ectangle 86"/>
                              <wps:cNvSpPr/>
                              <wps:spPr>
                                <a:xfrm rot="16200000">
                                  <a:off x="-280987" y="376238"/>
                                  <a:ext cx="1081966" cy="391160"/>
                                </a:xfrm>
                                <a:prstGeom prst="rect">
                                  <a:avLst/>
                                </a:prstGeom>
                                <a:solidFill>
                                  <a:sysClr val="window" lastClr="FFFFFF">
                                    <a:alpha val="0"/>
                                  </a:sysClr>
                                </a:solidFill>
                                <a:ln w="19050" cap="flat" cmpd="sng" algn="ctr">
                                  <a:noFill/>
                                  <a:prstDash val="solid"/>
                                </a:ln>
                                <a:effectLst/>
                              </wps:spPr>
                              <wps:txbx>
                                <w:txbxContent>
                                  <w:p w14:paraId="683B6D6F" w14:textId="77777777" w:rsidR="0036416D" w:rsidRPr="009645BF" w:rsidRDefault="0036416D"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8" o:spid="_x0000_s1071" style="position:absolute;left:0;text-align:left;margin-left:104.55pt;margin-top:6.05pt;width:35pt;height:87.6pt;z-index:251670528;mso-position-horizontal-relative:text;mso-position-vertical-relative:text;mso-width-relative:margin;mso-height-relative:margin" coordsize="533400,111280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">
                      <v:shape id="Down Arrow 79" o:spid="_x0000_s1072" type="#_x0000_t67" style="position:absolute;width:533400;height:1081967;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ZukTxAAA&#10;ANsAAAAPAAAAZHJzL2Rvd25yZXYueG1sRI9BawIxFITvBf9DeIKXUrN6sLo1ilgKpTdXxetj87pZ&#10;unlZNlmz9tc3gtDjMDPfMOvtYBtxpc7XjhXMphkI4tLpmisFp+PHyxKED8gaG8ek4EYetpvR0xpz&#10;7SIf6FqESiQI+xwVmBDaXEpfGrLop64lTt636yyGJLtK6g5jgttGzrNsIS3WnBYMtrQ3VP4UvVUQ&#10;n+NX39f9JTsvzfslHIs4/90rNRkPuzcQgYbwH360P7WC1xXcv6QfID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D2bpE8QAAADbAAAADwAAAAAAAAAAAAAAAACXAgAAZHJzL2Rv&#10;d25yZXYueG1sUEsFBgAAAAAEAAQA9QAAAIgDAAAAAA==&#10;" adj="16276" fillcolor="white [3212]" strokecolor="black [3213]" strokeweight="1.5pt">
                        <v:textbox>
                          <w:txbxContent>
                            <w:p w14:paraId="054CA3FA" w14:textId="77777777" w:rsidR="009F3382" w:rsidRDefault="009F3382" w:rsidP="008310FF">
                              <w:pPr>
                                <w:jc w:val="center"/>
                              </w:pPr>
                            </w:p>
                          </w:txbxContent>
                        </v:textbox>
                      </v:shape>
                      <v:rect id="Rectangle 86" o:spid="_x0000_s1073" style="position:absolute;left:-280987;top:376238;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AirOwwAA&#10;ANsAAAAPAAAAZHJzL2Rvd25yZXYueG1sRI9Bi8IwFITvgv8hPMGbpiqodI2yKoKHBd2qh709mrdt&#10;sXkpSdT67zeCsMdhZr5hFqvW1OJOzleWFYyGCQji3OqKCwXn024wB+EDssbaMil4kofVsttZYKrt&#10;g7/pnoVCRAj7FBWUITSplD4vyaAf2oY4er/WGQxRukJqh48IN7UcJ8lUGqw4LpTY0Kak/JrdjILr&#10;2j4vk1sxO55mXz+BDlvnaKtUv9d+foAI1Ib/8Lu91wrmU3h9iT9ALv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AirOwwAAANsAAAAPAAAAAAAAAAAAAAAAAJcCAABkcnMvZG93&#10;bnJldi54bWxQSwUGAAAAAAQABAD1AAAAhwMAAAAA&#10;" fillcolor="window" stroked="f" strokeweight="1.5pt">
                        <v:fill opacity="0"/>
                        <v:textbox>
                          <w:txbxContent>
                            <w:p w14:paraId="683B6D6F" w14:textId="77777777" w:rsidR="009F3382" w:rsidRPr="009645BF" w:rsidRDefault="009F3382"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proofErr w:type="gramStart"/>
            <w:r w:rsidRPr="009645BF">
              <w:rPr>
                <w:i/>
              </w:rPr>
              <w:t>sickle</w:t>
            </w:r>
            <w:proofErr w:type="gramEnd"/>
            <w:r w:rsidRPr="009645BF">
              <w:rPr>
                <w:i/>
              </w:rPr>
              <w:t xml:space="preserve"> shape</w:t>
            </w:r>
          </w:p>
        </w:tc>
        <w:tc>
          <w:tcPr>
            <w:tcW w:w="3060" w:type="dxa"/>
            <w:tcBorders>
              <w:top w:val="single" w:sz="8" w:space="0" w:color="000000"/>
              <w:left w:val="single" w:sz="4" w:space="0" w:color="auto"/>
              <w:bottom w:val="single" w:sz="8" w:space="0" w:color="000000"/>
              <w:right w:val="single" w:sz="18" w:space="0" w:color="000000"/>
            </w:tcBorders>
          </w:tcPr>
          <w:p w14:paraId="26F0961A" w14:textId="77777777" w:rsidR="008310FF" w:rsidRDefault="008310FF" w:rsidP="00F53485">
            <w:pPr>
              <w:spacing w:before="100" w:after="100" w:line="240" w:lineRule="auto"/>
              <w:ind w:left="185"/>
              <w:jc w:val="left"/>
              <w:rPr>
                <w:i/>
                <w:iCs/>
                <w:lang w:val="de-DE"/>
              </w:rPr>
            </w:pPr>
            <w:proofErr w:type="spellStart"/>
            <w:r>
              <w:rPr>
                <w:i/>
                <w:iCs/>
                <w:lang w:val="de-DE"/>
              </w:rPr>
              <w:t>course</w:t>
            </w:r>
            <w:proofErr w:type="spellEnd"/>
            <w:r>
              <w:rPr>
                <w:i/>
                <w:iCs/>
                <w:lang w:val="de-DE"/>
              </w:rPr>
              <w:t xml:space="preserve"> </w:t>
            </w:r>
            <w:proofErr w:type="spellStart"/>
            <w:r>
              <w:rPr>
                <w:i/>
                <w:iCs/>
                <w:lang w:val="de-DE"/>
              </w:rPr>
              <w:t>of</w:t>
            </w:r>
            <w:proofErr w:type="spellEnd"/>
            <w:r>
              <w:rPr>
                <w:i/>
                <w:iCs/>
                <w:lang w:val="de-DE"/>
              </w:rPr>
              <w:t xml:space="preserve"> </w:t>
            </w:r>
            <w:proofErr w:type="spellStart"/>
            <w:r w:rsidRPr="009645BF">
              <w:rPr>
                <w:i/>
                <w:iCs/>
                <w:lang w:val="de-DE"/>
              </w:rPr>
              <w:t>temperature</w:t>
            </w:r>
            <w:proofErr w:type="spellEnd"/>
            <w:r>
              <w:rPr>
                <w:i/>
                <w:iCs/>
                <w:lang w:val="de-DE"/>
              </w:rPr>
              <w:t xml:space="preserve"> </w:t>
            </w:r>
            <w:proofErr w:type="spellStart"/>
            <w:r>
              <w:rPr>
                <w:i/>
                <w:iCs/>
                <w:lang w:val="de-DE"/>
              </w:rPr>
              <w:t>changes</w:t>
            </w:r>
            <w:proofErr w:type="spellEnd"/>
          </w:p>
          <w:p w14:paraId="76BB33B1" w14:textId="77777777" w:rsidR="008310FF" w:rsidRDefault="008310FF" w:rsidP="00F53485">
            <w:pPr>
              <w:spacing w:before="100" w:after="100" w:line="240" w:lineRule="auto"/>
              <w:ind w:left="185"/>
              <w:jc w:val="left"/>
              <w:rPr>
                <w:i/>
                <w:iCs/>
                <w:lang w:val="de-DE"/>
              </w:rPr>
            </w:pPr>
            <w:r w:rsidRPr="006C702A">
              <w:rPr>
                <w:noProof/>
                <w:sz w:val="28"/>
              </w:rPr>
              <mc:AlternateContent>
                <mc:Choice Requires="wpg">
                  <w:drawing>
                    <wp:anchor distT="0" distB="0" distL="114300" distR="114300" simplePos="0" relativeHeight="251671552" behindDoc="0" locked="0" layoutInCell="1" allowOverlap="1" wp14:anchorId="5F510106" wp14:editId="41A11F31">
                      <wp:simplePos x="0" y="0"/>
                      <wp:positionH relativeFrom="column">
                        <wp:posOffset>1324610</wp:posOffset>
                      </wp:positionH>
                      <wp:positionV relativeFrom="paragraph">
                        <wp:posOffset>115220</wp:posOffset>
                      </wp:positionV>
                      <wp:extent cx="433880" cy="1112520"/>
                      <wp:effectExtent l="19050" t="19050" r="42545" b="0"/>
                      <wp:wrapNone/>
                      <wp:docPr id="49" name="Group 49"/>
                      <wp:cNvGraphicFramePr/>
                      <a:graphic xmlns:a="http://schemas.openxmlformats.org/drawingml/2006/main">
                        <a:graphicData uri="http://schemas.microsoft.com/office/word/2010/wordprocessingGroup">
                          <wpg:wgp>
                            <wpg:cNvGrpSpPr/>
                            <wpg:grpSpPr>
                              <a:xfrm>
                                <a:off x="0" y="0"/>
                                <a:ext cx="433880" cy="1112520"/>
                                <a:chOff x="0" y="0"/>
                                <a:chExt cx="533400" cy="1112800"/>
                              </a:xfrm>
                            </wpg:grpSpPr>
                            <wps:wsp>
                              <wps:cNvPr id="50" name="Down Arrow 50"/>
                              <wps:cNvSpPr/>
                              <wps:spPr>
                                <a:xfrm rot="10800000">
                                  <a:off x="0" y="0"/>
                                  <a:ext cx="533400" cy="1081966"/>
                                </a:xfrm>
                                <a:prstGeom prst="downArrow">
                                  <a:avLst/>
                                </a:prstGeom>
                                <a:solidFill>
                                  <a:schemeClr val="bg1"/>
                                </a:solidFill>
                                <a:ln w="19050" cap="flat" cmpd="sng" algn="ctr">
                                  <a:solidFill>
                                    <a:schemeClr val="tx1"/>
                                  </a:solidFill>
                                  <a:prstDash val="solid"/>
                                </a:ln>
                                <a:effectLst/>
                              </wps:spPr>
                              <wps:txbx>
                                <w:txbxContent>
                                  <w:p w14:paraId="4AE21D55"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rot="16200000">
                                  <a:off x="-280987" y="376237"/>
                                  <a:ext cx="1081966" cy="391160"/>
                                </a:xfrm>
                                <a:prstGeom prst="rect">
                                  <a:avLst/>
                                </a:prstGeom>
                                <a:solidFill>
                                  <a:sysClr val="window" lastClr="FFFFFF">
                                    <a:alpha val="0"/>
                                  </a:sysClr>
                                </a:solidFill>
                                <a:ln w="19050" cap="flat" cmpd="sng" algn="ctr">
                                  <a:noFill/>
                                  <a:prstDash val="solid"/>
                                </a:ln>
                                <a:effectLst/>
                              </wps:spPr>
                              <wps:txbx>
                                <w:txbxContent>
                                  <w:p w14:paraId="5F8C0FD5" w14:textId="77777777" w:rsidR="0036416D" w:rsidRPr="009645BF" w:rsidRDefault="0036416D"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74" style="position:absolute;left:0;text-align:left;margin-left:104.3pt;margin-top:9.05pt;width:34.15pt;height:87.6pt;z-index:251671552;mso-position-horizontal-relative:text;mso-position-vertical-relative:text;mso-width-relative:margin;mso-height-relative:margin" coordsize="533400,11128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">
                      <v:shape id="Down Arrow 50" o:spid="_x0000_s1075" type="#_x0000_t67" style="position:absolute;width:533400;height:1081966;rotation:1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V6RzuwAAA&#10;ANsAAAAPAAAAZHJzL2Rvd25yZXYueG1sRE/Pa8IwFL4L+x/CG+wimipMSmcUUQZjN6vi9dG8NcXm&#10;pTSp6fbXm8PA48f3e70dbSvu1PvGsYLFPANBXDndcK3gfPqc5SB8QNbYOiYFv+Rhu3mZrLHQLvKR&#10;7mWoRQphX6ACE0JXSOkrQxb93HXEiftxvcWQYF9L3WNM4baVyyxbSYsNpwaDHe0NVbdysAriNH4P&#10;QzNcs0tuDtdwKuPyb6/U2+u4+wARaAxP8b/7Syt4T+vTl/QD5OY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V6RzuwAAAANsAAAAPAAAAAAAAAAAAAAAAAJcCAABkcnMvZG93bnJl&#10;di54bWxQSwUGAAAAAAQABAD1AAAAhAMAAAAA&#10;" adj="16276" fillcolor="white [3212]" strokecolor="black [3213]" strokeweight="1.5pt">
                        <v:textbox>
                          <w:txbxContent>
                            <w:p w14:paraId="4AE21D55" w14:textId="77777777" w:rsidR="009F3382" w:rsidRDefault="009F3382" w:rsidP="008310FF">
                              <w:pPr>
                                <w:jc w:val="center"/>
                              </w:pPr>
                            </w:p>
                          </w:txbxContent>
                        </v:textbox>
                      </v:shape>
                      <v:rect id="Rectangle 51" o:spid="_x0000_s1076" style="position:absolute;left:-280987;top:376237;width:1081966;height:391160;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i579xAAA&#10;ANsAAAAPAAAAZHJzL2Rvd25yZXYueG1sRI9Pi8IwFMTvgt8hPMHbmrriKtUouiJ4EHbXPwdvj+bZ&#10;FpuXkkSt394ICx6HmfkNM503phI3cr60rKDfS0AQZ1aXnCs47NcfYxA+IGusLJOCB3mYz9qtKaba&#10;3vmPbruQiwhhn6KCIoQ6ldJnBRn0PVsTR+9sncEQpculdniPcFPJzyT5kgZLjgsF1vRdUHbZXY2C&#10;y9I+joNrPvrdj7anQD8r52ilVLfTLCYgAjXhHf5vb7SCYR9eX+IPkLMn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R4ue/cQAAADbAAAADwAAAAAAAAAAAAAAAACXAgAAZHJzL2Rv&#10;d25yZXYueG1sUEsFBgAAAAAEAAQA9QAAAIgDAAAAAA==&#10;" fillcolor="window" stroked="f" strokeweight="1.5pt">
                        <v:fill opacity="0"/>
                        <v:textbox>
                          <w:txbxContent>
                            <w:p w14:paraId="5F8C0FD5" w14:textId="77777777" w:rsidR="009F3382" w:rsidRPr="009645BF" w:rsidRDefault="009F3382" w:rsidP="008310FF">
                              <w:pPr>
                                <w:spacing w:before="0" w:after="0" w:line="240" w:lineRule="auto"/>
                                <w:jc w:val="center"/>
                                <w:rPr>
                                  <w:rFonts w:ascii="Arial" w:hAnsi="Arial" w:cs="Arial"/>
                                  <w:sz w:val="20"/>
                                </w:rPr>
                              </w:pPr>
                              <w:proofErr w:type="gramStart"/>
                              <w:r w:rsidRPr="009645BF">
                                <w:rPr>
                                  <w:rFonts w:ascii="Arial" w:hAnsi="Arial" w:cs="Arial"/>
                                  <w:sz w:val="20"/>
                                </w:rPr>
                                <w:t>instantiates</w:t>
                              </w:r>
                              <w:proofErr w:type="gramEnd"/>
                            </w:p>
                          </w:txbxContent>
                        </v:textbox>
                      </v:rect>
                    </v:group>
                  </w:pict>
                </mc:Fallback>
              </mc:AlternateContent>
            </w:r>
            <w:proofErr w:type="spellStart"/>
            <w:r>
              <w:rPr>
                <w:i/>
                <w:iCs/>
                <w:lang w:val="de-DE"/>
              </w:rPr>
              <w:t>life</w:t>
            </w:r>
            <w:proofErr w:type="spellEnd"/>
            <w:r>
              <w:rPr>
                <w:i/>
                <w:iCs/>
                <w:lang w:val="de-DE"/>
              </w:rPr>
              <w:t xml:space="preserve"> </w:t>
            </w:r>
            <w:proofErr w:type="spellStart"/>
            <w:r>
              <w:rPr>
                <w:i/>
                <w:iCs/>
                <w:lang w:val="de-DE"/>
              </w:rPr>
              <w:t>of</w:t>
            </w:r>
            <w:proofErr w:type="spellEnd"/>
            <w:r>
              <w:rPr>
                <w:i/>
                <w:iCs/>
                <w:lang w:val="de-DE"/>
              </w:rPr>
              <w:t xml:space="preserve"> </w:t>
            </w:r>
            <w:proofErr w:type="spellStart"/>
            <w:r>
              <w:rPr>
                <w:i/>
                <w:iCs/>
                <w:lang w:val="de-DE"/>
              </w:rPr>
              <w:t>organism</w:t>
            </w:r>
            <w:proofErr w:type="spellEnd"/>
          </w:p>
          <w:p w14:paraId="06BAFBC0" w14:textId="77777777" w:rsidR="008310FF" w:rsidRPr="00F07966" w:rsidRDefault="008310FF" w:rsidP="00F53485">
            <w:pPr>
              <w:spacing w:before="100" w:after="100" w:line="240" w:lineRule="auto"/>
              <w:ind w:left="185"/>
              <w:jc w:val="left"/>
            </w:pPr>
            <w:proofErr w:type="spellStart"/>
            <w:r>
              <w:rPr>
                <w:i/>
                <w:iCs/>
                <w:lang w:val="de-DE"/>
              </w:rPr>
              <w:t>life</w:t>
            </w:r>
            <w:proofErr w:type="spellEnd"/>
            <w:r>
              <w:rPr>
                <w:i/>
                <w:iCs/>
                <w:lang w:val="de-DE"/>
              </w:rPr>
              <w:t xml:space="preserve"> </w:t>
            </w:r>
            <w:proofErr w:type="spellStart"/>
            <w:r>
              <w:rPr>
                <w:i/>
                <w:iCs/>
                <w:lang w:val="de-DE"/>
              </w:rPr>
              <w:t>of</w:t>
            </w:r>
            <w:proofErr w:type="spellEnd"/>
            <w:r>
              <w:rPr>
                <w:i/>
                <w:iCs/>
                <w:lang w:val="de-DE"/>
              </w:rPr>
              <w:t xml:space="preserve"> </w:t>
            </w:r>
            <w:proofErr w:type="spellStart"/>
            <w:r>
              <w:rPr>
                <w:i/>
                <w:iCs/>
                <w:lang w:val="de-DE"/>
              </w:rPr>
              <w:t>cell</w:t>
            </w:r>
            <w:proofErr w:type="spellEnd"/>
          </w:p>
        </w:tc>
      </w:tr>
      <w:tr w:rsidR="008310FF" w:rsidRPr="00341780" w14:paraId="6D4127BC" w14:textId="77777777" w:rsidTr="00F53485">
        <w:trPr>
          <w:cantSplit/>
          <w:trHeight w:val="3868"/>
          <w:jc w:val="center"/>
        </w:trPr>
        <w:tc>
          <w:tcPr>
            <w:tcW w:w="1263"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BF1BD0" w14:textId="77777777" w:rsidR="008310FF" w:rsidRPr="00341780" w:rsidRDefault="008310FF" w:rsidP="00F53485">
            <w:pPr>
              <w:spacing w:before="100" w:after="100" w:line="240" w:lineRule="auto"/>
              <w:jc w:val="center"/>
              <w:rPr>
                <w:sz w:val="28"/>
              </w:rPr>
            </w:pPr>
            <w:r w:rsidRPr="00341780">
              <w:rPr>
                <w:sz w:val="28"/>
              </w:rPr>
              <w:t>Instance</w:t>
            </w:r>
          </w:p>
        </w:tc>
        <w:tc>
          <w:tcPr>
            <w:tcW w:w="171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9ADAD9" w14:textId="77777777" w:rsidR="008310FF" w:rsidRDefault="008310FF" w:rsidP="00F53485">
            <w:pPr>
              <w:spacing w:before="100" w:after="100" w:line="240" w:lineRule="auto"/>
              <w:jc w:val="left"/>
              <w:rPr>
                <w:b/>
                <w:sz w:val="10"/>
                <w:szCs w:val="10"/>
              </w:rPr>
            </w:pPr>
          </w:p>
          <w:p w14:paraId="4DCA79F8" w14:textId="77777777" w:rsidR="008310FF" w:rsidRDefault="008310FF" w:rsidP="00F53485">
            <w:pPr>
              <w:spacing w:before="100" w:after="100" w:line="240" w:lineRule="auto"/>
              <w:jc w:val="left"/>
              <w:rPr>
                <w:iCs/>
                <w:lang w:val="de-DE"/>
              </w:rPr>
            </w:pPr>
          </w:p>
          <w:p w14:paraId="6BB5EF57" w14:textId="77777777" w:rsidR="008310FF" w:rsidRDefault="008310FF" w:rsidP="00F53485">
            <w:pPr>
              <w:spacing w:before="100" w:after="100" w:line="240" w:lineRule="auto"/>
              <w:jc w:val="left"/>
              <w:rPr>
                <w:iCs/>
                <w:lang w:val="de-DE"/>
              </w:rPr>
            </w:pPr>
          </w:p>
          <w:p w14:paraId="3DABCB0D" w14:textId="77777777" w:rsidR="008310FF" w:rsidRPr="009645BF" w:rsidRDefault="008310FF" w:rsidP="00F53485">
            <w:pPr>
              <w:spacing w:before="100" w:after="100" w:line="240" w:lineRule="auto"/>
              <w:jc w:val="left"/>
            </w:pPr>
            <w:proofErr w:type="spellStart"/>
            <w:r w:rsidRPr="009645BF">
              <w:rPr>
                <w:iCs/>
                <w:lang w:val="de-DE"/>
              </w:rPr>
              <w:t>this</w:t>
            </w:r>
            <w:proofErr w:type="spellEnd"/>
            <w:r w:rsidRPr="009645BF">
              <w:rPr>
                <w:iCs/>
                <w:lang w:val="de-DE"/>
              </w:rPr>
              <w:t xml:space="preserve"> planet</w:t>
            </w:r>
          </w:p>
          <w:p w14:paraId="029981AD" w14:textId="77777777" w:rsidR="008310FF" w:rsidRPr="008B580C" w:rsidRDefault="008310FF" w:rsidP="00F53485">
            <w:pPr>
              <w:spacing w:before="100" w:after="100" w:line="240" w:lineRule="auto"/>
              <w:jc w:val="left"/>
            </w:pPr>
            <w:proofErr w:type="spellStart"/>
            <w:r w:rsidRPr="009645BF">
              <w:rPr>
                <w:iCs/>
                <w:lang w:val="de-DE"/>
              </w:rPr>
              <w:t>this</w:t>
            </w:r>
            <w:proofErr w:type="spellEnd"/>
            <w:r w:rsidRPr="009645BF">
              <w:rPr>
                <w:iCs/>
                <w:lang w:val="de-DE"/>
              </w:rPr>
              <w:t xml:space="preserve"> </w:t>
            </w:r>
            <w:proofErr w:type="spellStart"/>
            <w:r w:rsidRPr="009645BF">
              <w:rPr>
                <w:iCs/>
                <w:lang w:val="de-DE"/>
              </w:rPr>
              <w:t>organism</w:t>
            </w:r>
            <w:proofErr w:type="spellEnd"/>
          </w:p>
          <w:p w14:paraId="5610760E" w14:textId="77777777" w:rsidR="008310FF" w:rsidRPr="00341780" w:rsidRDefault="008310FF" w:rsidP="00F53485">
            <w:pPr>
              <w:spacing w:before="100" w:after="100" w:line="240" w:lineRule="auto"/>
              <w:jc w:val="left"/>
              <w:rPr>
                <w:sz w:val="28"/>
              </w:rPr>
            </w:pPr>
            <w:r w:rsidRPr="006C702A">
              <w:rPr>
                <w:noProof/>
                <w:sz w:val="28"/>
              </w:rPr>
              <mc:AlternateContent>
                <mc:Choice Requires="wpg">
                  <w:drawing>
                    <wp:anchor distT="0" distB="0" distL="114300" distR="114300" simplePos="0" relativeHeight="251668480" behindDoc="0" locked="0" layoutInCell="1" allowOverlap="1" wp14:anchorId="5D3676BD" wp14:editId="0D7605A2">
                      <wp:simplePos x="0" y="0"/>
                      <wp:positionH relativeFrom="column">
                        <wp:posOffset>203835</wp:posOffset>
                      </wp:positionH>
                      <wp:positionV relativeFrom="paragraph">
                        <wp:posOffset>419735</wp:posOffset>
                      </wp:positionV>
                      <wp:extent cx="1619250" cy="400050"/>
                      <wp:effectExtent l="19050" t="19050" r="0" b="38100"/>
                      <wp:wrapNone/>
                      <wp:docPr id="87" name="Group 87"/>
                      <wp:cNvGraphicFramePr/>
                      <a:graphic xmlns:a="http://schemas.openxmlformats.org/drawingml/2006/main">
                        <a:graphicData uri="http://schemas.microsoft.com/office/word/2010/wordprocessingGroup">
                          <wpg:wgp>
                            <wpg:cNvGrpSpPr/>
                            <wpg:grpSpPr>
                              <a:xfrm>
                                <a:off x="0" y="0"/>
                                <a:ext cx="1619250" cy="400050"/>
                                <a:chOff x="0" y="0"/>
                                <a:chExt cx="1108191" cy="533400"/>
                              </a:xfrm>
                            </wpg:grpSpPr>
                            <wps:wsp>
                              <wps:cNvPr id="88" name="Down Arrow 88"/>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1B4842EF"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3E3C9B86" w14:textId="77777777" w:rsidR="0036416D" w:rsidRPr="00A34C84" w:rsidRDefault="0036416D"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7" o:spid="_x0000_s1077" style="position:absolute;margin-left:16.05pt;margin-top:33.05pt;width:127.5pt;height:31.5pt;z-index:251668480;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">
                      <v:shape id="Down Arrow 88" o:spid="_x0000_s1078"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d/GQwwAA&#10;ANsAAAAPAAAAZHJzL2Rvd25yZXYueG1sRI/BasJAEIbvBd9hGcFb3ShSQuoqIkg9FKRW9DrNjkna&#10;7GzY3Wh8+86h0OPwz//NfMv14Fp1oxAbzwZm0wwUceltw5WB0+fuOQcVE7LF1jMZeFCE9Wr0tMTC&#10;+jt/0O2YKiUQjgUaqFPqCq1jWZPDOPUdsWRXHxwmGUOlbcC7wF2r51n2oh02LBdq7GhbU/lz7J1Q&#10;+muu+7Doqq94mO/L9zf+Pl+MmYyHzSuoREP6X/5r762BXJ4VF/EAvfo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xd/GQwwAAANsAAAAPAAAAAAAAAAAAAAAAAJcCAABkcnMvZG93&#10;bnJldi54bWxQSwUGAAAAAAQABAD1AAAAhwMAAAAA&#10;" adj="16274" fillcolor="white [3212]" strokecolor="black [3213]" strokeweight="1.5pt">
                        <v:textbox>
                          <w:txbxContent>
                            <w:p w14:paraId="1B4842EF" w14:textId="77777777" w:rsidR="009F3382" w:rsidRDefault="009F3382" w:rsidP="008310FF">
                              <w:pPr>
                                <w:jc w:val="center"/>
                              </w:pPr>
                            </w:p>
                          </w:txbxContent>
                        </v:textbox>
                      </v:shape>
                      <v:rect id="Rectangle 89" o:spid="_x0000_s1079"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wcnxQAA&#10;ANsAAAAPAAAAZHJzL2Rvd25yZXYueG1sRI9La8MwEITvgf4HsYVeQiO3hOC6UUIfBJJeQt3ncbG2&#10;lqm1MtYmcf59VAj0OMzMN8x8OfhW7amPTWADN5MMFHEVbMO1gfe31XUOKgqyxTYwGThShOXiYjTH&#10;woYDv9K+lFolCMcCDTiRrtA6Vo48xknoiJP3E3qPkmRfa9vjIcF9q2+zbKY9NpwWHHb05Kj6LXfe&#10;wLhcySZv5OPTTavH5/Xu62X7zcZcXQ4P96CEBvkPn9trayC/g78v6QfoxQ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eXByfFAAAA2wAAAA8AAAAAAAAAAAAAAAAAlwIAAGRycy9k&#10;b3ducmV2LnhtbFBLBQYAAAAABAAEAPUAAACJAwAAAAA=&#10;" fillcolor="window" stroked="f" strokeweight="1.5pt">
                        <v:fill opacity="0"/>
                        <v:textbox>
                          <w:txbxContent>
                            <w:p w14:paraId="3E3C9B86" w14:textId="77777777" w:rsidR="009F3382" w:rsidRPr="00A34C84" w:rsidRDefault="009F3382" w:rsidP="008310FF">
                              <w:pPr>
                                <w:spacing w:before="0" w:after="40" w:line="240" w:lineRule="auto"/>
                                <w:jc w:val="center"/>
                                <w:rPr>
                                  <w:rFonts w:ascii="Arial" w:hAnsi="Arial" w:cs="Arial"/>
                                  <w:sz w:val="20"/>
                                </w:rPr>
                              </w:pPr>
                              <w:proofErr w:type="gramStart"/>
                              <w:r w:rsidRPr="00A34C84">
                                <w:rPr>
                                  <w:rFonts w:ascii="Arial" w:hAnsi="Arial" w:cs="Arial"/>
                                  <w:sz w:val="20"/>
                                </w:rPr>
                                <w:t>inheres</w:t>
                              </w:r>
                              <w:proofErr w:type="gramEnd"/>
                              <w:r w:rsidRPr="00A34C84">
                                <w:rPr>
                                  <w:rFonts w:ascii="Arial" w:hAnsi="Arial" w:cs="Arial"/>
                                  <w:sz w:val="20"/>
                                </w:rPr>
                                <w:t xml:space="preserve"> in</w:t>
                              </w:r>
                            </w:p>
                          </w:txbxContent>
                        </v:textbox>
                      </v:rect>
                    </v:group>
                  </w:pict>
                </mc:Fallback>
              </mc:AlternateContent>
            </w:r>
            <w:r w:rsidRPr="006C702A">
              <w:rPr>
                <w:noProof/>
                <w:sz w:val="28"/>
              </w:rPr>
              <mc:AlternateContent>
                <mc:Choice Requires="wpg">
                  <w:drawing>
                    <wp:anchor distT="0" distB="0" distL="114300" distR="114300" simplePos="0" relativeHeight="251669504" behindDoc="0" locked="0" layoutInCell="1" allowOverlap="1" wp14:anchorId="03C2CA95" wp14:editId="62E2687B">
                      <wp:simplePos x="0" y="0"/>
                      <wp:positionH relativeFrom="column">
                        <wp:posOffset>206660</wp:posOffset>
                      </wp:positionH>
                      <wp:positionV relativeFrom="paragraph">
                        <wp:posOffset>815975</wp:posOffset>
                      </wp:positionV>
                      <wp:extent cx="3056890" cy="400050"/>
                      <wp:effectExtent l="19050" t="19050" r="0" b="38100"/>
                      <wp:wrapNone/>
                      <wp:docPr id="44" name="Group 44"/>
                      <wp:cNvGraphicFramePr/>
                      <a:graphic xmlns:a="http://schemas.openxmlformats.org/drawingml/2006/main">
                        <a:graphicData uri="http://schemas.microsoft.com/office/word/2010/wordprocessingGroup">
                          <wpg:wgp>
                            <wpg:cNvGrpSpPr/>
                            <wpg:grpSpPr>
                              <a:xfrm>
                                <a:off x="0" y="0"/>
                                <a:ext cx="3056890" cy="400050"/>
                                <a:chOff x="0" y="0"/>
                                <a:chExt cx="1108191" cy="533400"/>
                              </a:xfrm>
                            </wpg:grpSpPr>
                            <wps:wsp>
                              <wps:cNvPr id="45" name="Down Arrow 45"/>
                              <wps:cNvSpPr/>
                              <wps:spPr>
                                <a:xfrm rot="5400000">
                                  <a:off x="274147" y="-274147"/>
                                  <a:ext cx="533400" cy="1081694"/>
                                </a:xfrm>
                                <a:prstGeom prst="downArrow">
                                  <a:avLst/>
                                </a:prstGeom>
                                <a:solidFill>
                                  <a:schemeClr val="bg1"/>
                                </a:solidFill>
                                <a:ln w="19050" cap="flat" cmpd="sng" algn="ctr">
                                  <a:solidFill>
                                    <a:schemeClr val="tx1"/>
                                  </a:solidFill>
                                  <a:prstDash val="solid"/>
                                </a:ln>
                                <a:effectLst/>
                              </wps:spPr>
                              <wps:txbx>
                                <w:txbxContent>
                                  <w:p w14:paraId="36272F35" w14:textId="77777777" w:rsidR="0036416D" w:rsidRDefault="0036416D" w:rsidP="008310F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6497" y="78278"/>
                                  <a:ext cx="1081694" cy="391160"/>
                                </a:xfrm>
                                <a:prstGeom prst="rect">
                                  <a:avLst/>
                                </a:prstGeom>
                                <a:solidFill>
                                  <a:sysClr val="window" lastClr="FFFFFF">
                                    <a:alpha val="0"/>
                                  </a:sysClr>
                                </a:solidFill>
                                <a:ln w="19050" cap="flat" cmpd="sng" algn="ctr">
                                  <a:noFill/>
                                  <a:prstDash val="solid"/>
                                </a:ln>
                                <a:effectLst/>
                              </wps:spPr>
                              <wps:txbx>
                                <w:txbxContent>
                                  <w:p w14:paraId="184AE1B1" w14:textId="77777777" w:rsidR="0036416D" w:rsidRPr="00A34C84" w:rsidRDefault="0036416D"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4" o:spid="_x0000_s1080" style="position:absolute;margin-left:16.25pt;margin-top:64.25pt;width:240.7pt;height:31.5pt;z-index:251669504;mso-position-horizontal-relative:text;mso-position-vertical-relative:text;mso-width-relative:margin;mso-height-relative:margin" coordsize="1108191,533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">
                      <v:shape id="Down Arrow 45" o:spid="_x0000_s1081" type="#_x0000_t67" style="position:absolute;left:274147;top:-274147;width:533400;height:1081694;rotation: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z+SUxAAA&#10;ANsAAAAPAAAAZHJzL2Rvd25yZXYueG1sRI9Pa8JAFMTvQr/D8gredFNRkdRViiDmUBDT0l5fs88k&#10;bfZt2N386bd3CwWPw8z8htnuR9OInpyvLSt4micgiAuray4VvL8dZxsQPiBrbCyTgl/ysN89TLaY&#10;ajvwhfo8lCJC2KeooAqhTaX0RUUG/dy2xNG7WmcwROlKqR0OEW4auUiStTRYc1yosKVDRcVP3plI&#10;6a4b2bllW3758yIrXk/8/fGp1PRxfHkGEWgM9/B/O9MKliv4+xJ/gNzd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5M/klMQAAADbAAAADwAAAAAAAAAAAAAAAACXAgAAZHJzL2Rv&#10;d25yZXYueG1sUEsFBgAAAAAEAAQA9QAAAIgDAAAAAA==&#10;" adj="16274" fillcolor="white [3212]" strokecolor="black [3213]" strokeweight="1.5pt">
                        <v:textbox>
                          <w:txbxContent>
                            <w:p w14:paraId="36272F35" w14:textId="77777777" w:rsidR="009F3382" w:rsidRDefault="009F3382" w:rsidP="008310FF">
                              <w:pPr>
                                <w:jc w:val="center"/>
                              </w:pPr>
                            </w:p>
                          </w:txbxContent>
                        </v:textbox>
                      </v:shape>
                      <v:rect id="Rectangle 46" o:spid="_x0000_s1082" style="position:absolute;left:26497;top:78278;width:1081694;height:3911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sSnPxQAA&#10;ANsAAAAPAAAAZHJzL2Rvd25yZXYueG1sRI9Ba8JAFITvBf/D8oReim4qIhJdxVYE20tpWm2Pj+wz&#10;G5p9G7JPTf99t1DocZiZb5jluveNulAX68AG7scZKOIy2JorA+9vu9EcVBRki01gMvBNEdarwc0S&#10;cxuu/EqXQiqVIBxzNOBE2lzrWDryGMehJU7eKXQeJcmu0rbDa4L7Rk+ybKY91pwWHLb06Kj8Ks7e&#10;wF2xk6d5LYejm5YP2/354/nlk425HfabBSihXv7Df+29NTCdwe+X9AP06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2xKc/FAAAA2wAAAA8AAAAAAAAAAAAAAAAAlwIAAGRycy9k&#10;b3ducmV2LnhtbFBLBQYAAAAABAAEAPUAAACJAwAAAAA=&#10;" fillcolor="window" stroked="f" strokeweight="1.5pt">
                        <v:fill opacity="0"/>
                        <v:textbox>
                          <w:txbxContent>
                            <w:p w14:paraId="184AE1B1" w14:textId="77777777" w:rsidR="009F3382" w:rsidRPr="00A34C84" w:rsidRDefault="009F3382" w:rsidP="008310FF">
                              <w:pPr>
                                <w:spacing w:before="0" w:after="40" w:line="240" w:lineRule="auto"/>
                                <w:jc w:val="center"/>
                                <w:rPr>
                                  <w:rFonts w:ascii="Arial" w:hAnsi="Arial" w:cs="Arial"/>
                                  <w:sz w:val="20"/>
                                </w:rPr>
                              </w:pPr>
                              <w:proofErr w:type="gramStart"/>
                              <w:r w:rsidRPr="00A34C84">
                                <w:rPr>
                                  <w:rFonts w:ascii="Arial" w:hAnsi="Arial" w:cs="Arial"/>
                                  <w:sz w:val="20"/>
                                </w:rPr>
                                <w:t>has</w:t>
                              </w:r>
                              <w:proofErr w:type="gramEnd"/>
                              <w:r w:rsidRPr="00A34C84">
                                <w:rPr>
                                  <w:rFonts w:ascii="Arial" w:hAnsi="Arial" w:cs="Arial"/>
                                  <w:sz w:val="20"/>
                                </w:rPr>
                                <w:t xml:space="preserve"> participant</w:t>
                              </w:r>
                            </w:p>
                          </w:txbxContent>
                        </v:textbox>
                      </v:rect>
                    </v:group>
                  </w:pict>
                </mc:Fallback>
              </mc:AlternateContent>
            </w:r>
            <w:proofErr w:type="spellStart"/>
            <w:r w:rsidRPr="009645BF">
              <w:rPr>
                <w:iCs/>
                <w:lang w:val="de-DE"/>
              </w:rPr>
              <w:t>this</w:t>
            </w:r>
            <w:proofErr w:type="spellEnd"/>
            <w:r w:rsidRPr="009645BF">
              <w:rPr>
                <w:iCs/>
                <w:lang w:val="de-DE"/>
              </w:rPr>
              <w:t xml:space="preserve"> </w:t>
            </w:r>
            <w:proofErr w:type="spellStart"/>
            <w:r w:rsidRPr="009645BF">
              <w:rPr>
                <w:iCs/>
                <w:lang w:val="de-DE"/>
              </w:rPr>
              <w:t>cell</w:t>
            </w:r>
            <w:proofErr w:type="spellEnd"/>
          </w:p>
        </w:tc>
        <w:tc>
          <w:tcPr>
            <w:tcW w:w="2849"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hideMark/>
          </w:tcPr>
          <w:p w14:paraId="508DD75F" w14:textId="77777777" w:rsidR="008310FF" w:rsidRPr="001E40B0" w:rsidRDefault="008310FF" w:rsidP="00F53485">
            <w:pPr>
              <w:spacing w:before="100" w:after="100" w:line="240" w:lineRule="auto"/>
              <w:jc w:val="left"/>
              <w:rPr>
                <w:b/>
                <w:sz w:val="10"/>
                <w:szCs w:val="10"/>
              </w:rPr>
            </w:pPr>
          </w:p>
          <w:p w14:paraId="6C8C31A6" w14:textId="77777777" w:rsidR="008310FF" w:rsidRDefault="008310FF" w:rsidP="00F53485">
            <w:pPr>
              <w:spacing w:before="100" w:after="100" w:line="240" w:lineRule="auto"/>
              <w:ind w:left="185"/>
              <w:jc w:val="left"/>
              <w:rPr>
                <w:iCs/>
                <w:lang w:val="de-DE"/>
              </w:rPr>
            </w:pPr>
          </w:p>
          <w:p w14:paraId="59599AD9" w14:textId="77777777" w:rsidR="008310FF" w:rsidRPr="008B580C" w:rsidRDefault="008310FF" w:rsidP="00F53485">
            <w:pPr>
              <w:spacing w:before="100" w:after="100" w:line="240" w:lineRule="auto"/>
              <w:ind w:left="185"/>
              <w:jc w:val="left"/>
              <w:rPr>
                <w:iCs/>
                <w:sz w:val="12"/>
                <w:szCs w:val="12"/>
                <w:lang w:val="de-DE"/>
              </w:rPr>
            </w:pPr>
          </w:p>
          <w:p w14:paraId="5D966640" w14:textId="77777777" w:rsidR="008310FF" w:rsidRPr="00F07966" w:rsidRDefault="008310FF" w:rsidP="00F53485">
            <w:pPr>
              <w:spacing w:before="100" w:after="100" w:line="240" w:lineRule="auto"/>
              <w:ind w:left="185"/>
              <w:jc w:val="left"/>
              <w:rPr>
                <w:iCs/>
                <w:lang w:val="de-DE"/>
              </w:rPr>
            </w:pPr>
            <w:r>
              <w:rPr>
                <w:iCs/>
                <w:lang w:val="de-DE"/>
              </w:rPr>
              <w:t>John</w:t>
            </w:r>
            <w:r w:rsidRPr="00F07966">
              <w:rPr>
                <w:iCs/>
                <w:lang w:val="de-DE"/>
              </w:rPr>
              <w:t>’</w:t>
            </w:r>
            <w:r>
              <w:rPr>
                <w:iCs/>
                <w:lang w:val="de-DE"/>
              </w:rPr>
              <w:t xml:space="preserve">s </w:t>
            </w:r>
            <w:proofErr w:type="spellStart"/>
            <w:r w:rsidRPr="009645BF">
              <w:rPr>
                <w:iCs/>
                <w:lang w:val="de-DE"/>
              </w:rPr>
              <w:t>temperature</w:t>
            </w:r>
            <w:proofErr w:type="spellEnd"/>
          </w:p>
          <w:p w14:paraId="6DDD82E8" w14:textId="77777777" w:rsidR="008310FF" w:rsidRPr="009645BF" w:rsidRDefault="008310FF" w:rsidP="00F53485">
            <w:pPr>
              <w:spacing w:before="100" w:after="100" w:line="240" w:lineRule="auto"/>
              <w:ind w:left="185"/>
              <w:jc w:val="left"/>
            </w:pPr>
            <w:proofErr w:type="spellStart"/>
            <w:r w:rsidRPr="009645BF">
              <w:rPr>
                <w:iCs/>
                <w:lang w:val="de-DE"/>
              </w:rPr>
              <w:t>this</w:t>
            </w:r>
            <w:proofErr w:type="spellEnd"/>
            <w:r w:rsidRPr="009645BF">
              <w:rPr>
                <w:iCs/>
                <w:lang w:val="de-DE"/>
              </w:rPr>
              <w:t xml:space="preserve"> 30° Celsius </w:t>
            </w:r>
            <w:proofErr w:type="spellStart"/>
            <w:r w:rsidRPr="009645BF">
              <w:rPr>
                <w:iCs/>
                <w:lang w:val="de-DE"/>
              </w:rPr>
              <w:t>temperature</w:t>
            </w:r>
            <w:proofErr w:type="spellEnd"/>
            <w:r>
              <w:rPr>
                <w:iCs/>
                <w:lang w:val="de-DE"/>
              </w:rPr>
              <w:t xml:space="preserve"> in </w:t>
            </w:r>
            <w:proofErr w:type="spellStart"/>
            <w:r>
              <w:rPr>
                <w:iCs/>
                <w:lang w:val="de-DE"/>
              </w:rPr>
              <w:t>this</w:t>
            </w:r>
            <w:proofErr w:type="spellEnd"/>
            <w:r>
              <w:rPr>
                <w:iCs/>
                <w:lang w:val="de-DE"/>
              </w:rPr>
              <w:t xml:space="preserve"> </w:t>
            </w:r>
            <w:proofErr w:type="spellStart"/>
            <w:r>
              <w:rPr>
                <w:iCs/>
                <w:lang w:val="de-DE"/>
              </w:rPr>
              <w:t>organism</w:t>
            </w:r>
            <w:proofErr w:type="spellEnd"/>
            <w:r>
              <w:rPr>
                <w:iCs/>
                <w:lang w:val="de-DE"/>
              </w:rPr>
              <w:t xml:space="preserve"> </w:t>
            </w:r>
            <w:proofErr w:type="spellStart"/>
            <w:r>
              <w:rPr>
                <w:iCs/>
                <w:lang w:val="de-DE"/>
              </w:rPr>
              <w:t>now</w:t>
            </w:r>
            <w:proofErr w:type="spellEnd"/>
          </w:p>
          <w:p w14:paraId="65F4006E" w14:textId="77777777" w:rsidR="008310FF" w:rsidRPr="008B580C" w:rsidRDefault="008310FF" w:rsidP="00F53485">
            <w:pPr>
              <w:spacing w:before="100" w:after="100" w:line="240" w:lineRule="auto"/>
              <w:ind w:left="185"/>
              <w:jc w:val="left"/>
            </w:pPr>
            <w:proofErr w:type="gramStart"/>
            <w:r w:rsidRPr="009645BF">
              <w:t>this</w:t>
            </w:r>
            <w:proofErr w:type="gramEnd"/>
            <w:r w:rsidRPr="009645BF">
              <w:t xml:space="preserve"> sickle shape</w:t>
            </w:r>
          </w:p>
        </w:tc>
        <w:tc>
          <w:tcPr>
            <w:tcW w:w="3060" w:type="dxa"/>
            <w:tcBorders>
              <w:top w:val="single" w:sz="8" w:space="0" w:color="000000"/>
              <w:left w:val="single" w:sz="4" w:space="0" w:color="auto"/>
              <w:bottom w:val="single" w:sz="8" w:space="0" w:color="000000"/>
              <w:right w:val="single" w:sz="18" w:space="0" w:color="000000"/>
            </w:tcBorders>
          </w:tcPr>
          <w:p w14:paraId="5CC1696E" w14:textId="77777777" w:rsidR="008310FF" w:rsidRDefault="008310FF" w:rsidP="00F53485">
            <w:pPr>
              <w:spacing w:before="100" w:after="100" w:line="240" w:lineRule="auto"/>
              <w:jc w:val="left"/>
              <w:rPr>
                <w:b/>
                <w:sz w:val="10"/>
                <w:szCs w:val="10"/>
              </w:rPr>
            </w:pPr>
          </w:p>
          <w:p w14:paraId="02F68944" w14:textId="77777777" w:rsidR="008310FF" w:rsidRPr="00F07966" w:rsidRDefault="008310FF" w:rsidP="00F53485">
            <w:pPr>
              <w:spacing w:before="100" w:after="100" w:line="240" w:lineRule="auto"/>
              <w:jc w:val="left"/>
              <w:rPr>
                <w:b/>
                <w:sz w:val="4"/>
                <w:szCs w:val="4"/>
              </w:rPr>
            </w:pPr>
          </w:p>
          <w:p w14:paraId="46FCA32F" w14:textId="77777777" w:rsidR="008310FF" w:rsidRPr="001E40B0" w:rsidRDefault="008310FF" w:rsidP="00F53485">
            <w:pPr>
              <w:spacing w:before="100" w:after="100" w:line="240" w:lineRule="auto"/>
              <w:jc w:val="left"/>
              <w:rPr>
                <w:b/>
                <w:sz w:val="10"/>
                <w:szCs w:val="10"/>
              </w:rPr>
            </w:pPr>
          </w:p>
          <w:p w14:paraId="650D25BB" w14:textId="77777777" w:rsidR="008310FF" w:rsidRDefault="008310FF" w:rsidP="00F53485">
            <w:pPr>
              <w:spacing w:before="100" w:after="100" w:line="240" w:lineRule="auto"/>
              <w:ind w:left="166"/>
              <w:jc w:val="left"/>
              <w:rPr>
                <w:iCs/>
                <w:lang w:val="de-DE"/>
              </w:rPr>
            </w:pPr>
          </w:p>
          <w:p w14:paraId="446D57BE" w14:textId="77777777" w:rsidR="008310FF" w:rsidRDefault="008310FF" w:rsidP="00F53485">
            <w:pPr>
              <w:spacing w:before="100" w:after="100" w:line="240" w:lineRule="auto"/>
              <w:ind w:left="166"/>
              <w:jc w:val="left"/>
              <w:rPr>
                <w:iCs/>
                <w:lang w:val="de-DE"/>
              </w:rPr>
            </w:pPr>
            <w:proofErr w:type="spellStart"/>
            <w:r>
              <w:rPr>
                <w:iCs/>
                <w:lang w:val="de-DE"/>
              </w:rPr>
              <w:t>the</w:t>
            </w:r>
            <w:proofErr w:type="spellEnd"/>
            <w:r>
              <w:rPr>
                <w:iCs/>
                <w:lang w:val="de-DE"/>
              </w:rPr>
              <w:t xml:space="preserve"> </w:t>
            </w:r>
            <w:proofErr w:type="spellStart"/>
            <w:r>
              <w:rPr>
                <w:iCs/>
                <w:lang w:val="de-DE"/>
              </w:rPr>
              <w:t>course</w:t>
            </w:r>
            <w:proofErr w:type="spellEnd"/>
            <w:r>
              <w:rPr>
                <w:iCs/>
                <w:lang w:val="de-DE"/>
              </w:rPr>
              <w:t xml:space="preserve"> </w:t>
            </w:r>
            <w:proofErr w:type="spellStart"/>
            <w:r>
              <w:rPr>
                <w:iCs/>
                <w:lang w:val="de-DE"/>
              </w:rPr>
              <w:t>of</w:t>
            </w:r>
            <w:proofErr w:type="spellEnd"/>
            <w:r>
              <w:rPr>
                <w:iCs/>
                <w:lang w:val="de-DE"/>
              </w:rPr>
              <w:t xml:space="preserve"> </w:t>
            </w:r>
            <w:proofErr w:type="spellStart"/>
            <w:r>
              <w:rPr>
                <w:iCs/>
                <w:lang w:val="de-DE"/>
              </w:rPr>
              <w:t>temperature</w:t>
            </w:r>
            <w:proofErr w:type="spellEnd"/>
            <w:r>
              <w:rPr>
                <w:iCs/>
                <w:lang w:val="de-DE"/>
              </w:rPr>
              <w:t xml:space="preserve"> </w:t>
            </w:r>
            <w:proofErr w:type="spellStart"/>
            <w:r>
              <w:rPr>
                <w:iCs/>
                <w:lang w:val="de-DE"/>
              </w:rPr>
              <w:t>changes</w:t>
            </w:r>
            <w:proofErr w:type="spellEnd"/>
            <w:r>
              <w:rPr>
                <w:iCs/>
                <w:lang w:val="de-DE"/>
              </w:rPr>
              <w:t xml:space="preserve"> in John </w:t>
            </w:r>
            <w:proofErr w:type="spellStart"/>
            <w:r>
              <w:rPr>
                <w:iCs/>
                <w:lang w:val="de-DE"/>
              </w:rPr>
              <w:t>during</w:t>
            </w:r>
            <w:proofErr w:type="spellEnd"/>
            <w:r>
              <w:rPr>
                <w:iCs/>
                <w:lang w:val="de-DE"/>
              </w:rPr>
              <w:t xml:space="preserve"> </w:t>
            </w:r>
            <w:proofErr w:type="spellStart"/>
            <w:r>
              <w:rPr>
                <w:iCs/>
                <w:lang w:val="de-DE"/>
              </w:rPr>
              <w:t>his</w:t>
            </w:r>
            <w:proofErr w:type="spellEnd"/>
            <w:r>
              <w:rPr>
                <w:iCs/>
                <w:lang w:val="de-DE"/>
              </w:rPr>
              <w:t xml:space="preserve"> </w:t>
            </w:r>
            <w:proofErr w:type="spellStart"/>
            <w:r>
              <w:rPr>
                <w:iCs/>
                <w:lang w:val="de-DE"/>
              </w:rPr>
              <w:t>lifetime</w:t>
            </w:r>
            <w:proofErr w:type="spellEnd"/>
          </w:p>
          <w:p w14:paraId="31CBE193" w14:textId="77777777" w:rsidR="008310FF" w:rsidRDefault="008310FF" w:rsidP="00F53485">
            <w:pPr>
              <w:spacing w:before="100" w:after="100" w:line="240" w:lineRule="auto"/>
              <w:ind w:left="166"/>
              <w:jc w:val="left"/>
              <w:rPr>
                <w:iCs/>
                <w:lang w:val="de-DE"/>
              </w:rPr>
            </w:pPr>
            <w:r>
              <w:rPr>
                <w:iCs/>
                <w:lang w:val="de-DE"/>
              </w:rPr>
              <w:t xml:space="preserve">John’s </w:t>
            </w:r>
            <w:proofErr w:type="spellStart"/>
            <w:r>
              <w:rPr>
                <w:iCs/>
                <w:lang w:val="de-DE"/>
              </w:rPr>
              <w:t>life</w:t>
            </w:r>
            <w:proofErr w:type="spellEnd"/>
          </w:p>
          <w:p w14:paraId="75999E2A" w14:textId="77777777" w:rsidR="008310FF" w:rsidRDefault="008310FF" w:rsidP="00F53485">
            <w:pPr>
              <w:spacing w:before="100" w:after="100" w:line="240" w:lineRule="auto"/>
              <w:ind w:left="166"/>
              <w:jc w:val="left"/>
              <w:rPr>
                <w:iCs/>
                <w:lang w:val="de-DE"/>
              </w:rPr>
            </w:pPr>
            <w:proofErr w:type="spellStart"/>
            <w:r>
              <w:rPr>
                <w:iCs/>
                <w:lang w:val="de-DE"/>
              </w:rPr>
              <w:t>the</w:t>
            </w:r>
            <w:proofErr w:type="spellEnd"/>
            <w:r>
              <w:rPr>
                <w:iCs/>
                <w:lang w:val="de-DE"/>
              </w:rPr>
              <w:t xml:space="preserve"> </w:t>
            </w:r>
            <w:proofErr w:type="spellStart"/>
            <w:r>
              <w:rPr>
                <w:iCs/>
                <w:lang w:val="de-DE"/>
              </w:rPr>
              <w:t>life</w:t>
            </w:r>
            <w:proofErr w:type="spellEnd"/>
            <w:r>
              <w:rPr>
                <w:iCs/>
                <w:lang w:val="de-DE"/>
              </w:rPr>
              <w:t xml:space="preserve"> </w:t>
            </w:r>
            <w:proofErr w:type="spellStart"/>
            <w:r>
              <w:rPr>
                <w:iCs/>
                <w:lang w:val="de-DE"/>
              </w:rPr>
              <w:t>of</w:t>
            </w:r>
            <w:proofErr w:type="spellEnd"/>
            <w:r>
              <w:rPr>
                <w:iCs/>
                <w:lang w:val="de-DE"/>
              </w:rPr>
              <w:t xml:space="preserve"> </w:t>
            </w:r>
            <w:proofErr w:type="spellStart"/>
            <w:r>
              <w:rPr>
                <w:iCs/>
                <w:lang w:val="de-DE"/>
              </w:rPr>
              <w:t>this</w:t>
            </w:r>
            <w:proofErr w:type="spellEnd"/>
            <w:r>
              <w:rPr>
                <w:iCs/>
                <w:lang w:val="de-DE"/>
              </w:rPr>
              <w:t xml:space="preserve"> </w:t>
            </w:r>
            <w:proofErr w:type="spellStart"/>
            <w:r>
              <w:rPr>
                <w:iCs/>
                <w:lang w:val="de-DE"/>
              </w:rPr>
              <w:t>cell</w:t>
            </w:r>
            <w:proofErr w:type="spellEnd"/>
          </w:p>
          <w:p w14:paraId="2155A254" w14:textId="77777777" w:rsidR="008310FF" w:rsidRPr="001E40B0" w:rsidRDefault="008310FF" w:rsidP="00F53485">
            <w:pPr>
              <w:spacing w:before="100" w:after="100" w:line="240" w:lineRule="auto"/>
              <w:jc w:val="left"/>
              <w:rPr>
                <w:b/>
                <w:sz w:val="10"/>
                <w:szCs w:val="10"/>
              </w:rPr>
            </w:pPr>
          </w:p>
        </w:tc>
      </w:tr>
      <w:tr w:rsidR="008310FF" w:rsidRPr="00341780" w14:paraId="0FCF03D7" w14:textId="77777777" w:rsidTr="00F53485">
        <w:trPr>
          <w:cantSplit/>
          <w:trHeight w:val="547"/>
          <w:jc w:val="center"/>
        </w:trPr>
        <w:tc>
          <w:tcPr>
            <w:tcW w:w="8882" w:type="dxa"/>
            <w:gridSpan w:val="4"/>
            <w:tcBorders>
              <w:top w:val="single" w:sz="18" w:space="0" w:color="auto"/>
            </w:tcBorders>
            <w:shd w:val="clear" w:color="auto" w:fill="auto"/>
            <w:tcMar>
              <w:top w:w="72" w:type="dxa"/>
              <w:left w:w="144" w:type="dxa"/>
              <w:bottom w:w="72" w:type="dxa"/>
              <w:right w:w="144" w:type="dxa"/>
            </w:tcMar>
            <w:vAlign w:val="center"/>
          </w:tcPr>
          <w:p w14:paraId="779E527A" w14:textId="77777777" w:rsidR="008310FF" w:rsidRPr="006706BE" w:rsidRDefault="008310FF" w:rsidP="00F53485">
            <w:pPr>
              <w:pStyle w:val="Caption"/>
              <w:jc w:val="center"/>
            </w:pPr>
            <w:bookmarkStart w:id="690" w:name="_Ref319610476"/>
            <w:r w:rsidRPr="003E5935">
              <w:rPr>
                <w:sz w:val="22"/>
              </w:rPr>
              <w:t xml:space="preserve">Table </w:t>
            </w:r>
            <w:r>
              <w:rPr>
                <w:sz w:val="22"/>
              </w:rPr>
              <w:fldChar w:fldCharType="begin"/>
            </w:r>
            <w:r>
              <w:rPr>
                <w:sz w:val="22"/>
              </w:rPr>
              <w:instrText xml:space="preserve"> SEQ Table \* ARABIC </w:instrText>
            </w:r>
            <w:r>
              <w:rPr>
                <w:sz w:val="22"/>
              </w:rPr>
              <w:fldChar w:fldCharType="separate"/>
            </w:r>
            <w:r>
              <w:rPr>
                <w:noProof/>
                <w:sz w:val="22"/>
              </w:rPr>
              <w:t>3</w:t>
            </w:r>
            <w:r>
              <w:rPr>
                <w:sz w:val="22"/>
              </w:rPr>
              <w:fldChar w:fldCharType="end"/>
            </w:r>
            <w:bookmarkEnd w:id="690"/>
            <w:r w:rsidRPr="003E5935">
              <w:rPr>
                <w:sz w:val="22"/>
              </w:rPr>
              <w:t>: The Ontological Sextet</w:t>
            </w:r>
          </w:p>
        </w:tc>
      </w:tr>
    </w:tbl>
    <w:p w14:paraId="13D309C7" w14:textId="77777777" w:rsidR="008310FF" w:rsidRDefault="008310FF" w:rsidP="008310FF">
      <w:pPr>
        <w:jc w:val="left"/>
      </w:pPr>
      <w:r>
        <w:t xml:space="preserve">Our strategy is to use the instantiation relation captured in the rightmost column of the Table as basis for an account of the </w:t>
      </w:r>
      <w:proofErr w:type="spellStart"/>
      <w:r>
        <w:t>truthmakers</w:t>
      </w:r>
      <w:proofErr w:type="spellEnd"/>
      <w:r>
        <w:t xml:space="preserve"> of process attributions. To make </w:t>
      </w:r>
      <w:r w:rsidRPr="00A91618">
        <w:t>an approach along these lines</w:t>
      </w:r>
      <w:r>
        <w:t xml:space="preserve"> work, however, we will need to find a way to do justice to the </w:t>
      </w:r>
      <w:r w:rsidRPr="00A91618">
        <w:t xml:space="preserve">fact that the processes with which </w:t>
      </w:r>
      <w:r>
        <w:t xml:space="preserve">experimenters </w:t>
      </w:r>
      <w:r w:rsidRPr="00A91618">
        <w:t xml:space="preserve">have to deal are </w:t>
      </w:r>
      <w:r>
        <w:t xml:space="preserve">typically </w:t>
      </w:r>
      <w:r w:rsidRPr="00A91618">
        <w:t>highly complex</w:t>
      </w:r>
      <w:r>
        <w:t xml:space="preserve"> in nature. A </w:t>
      </w:r>
      <w:r w:rsidRPr="00A91618">
        <w:t xml:space="preserve">running process, for example, might </w:t>
      </w:r>
      <w:r>
        <w:t xml:space="preserve">simultaneously make true </w:t>
      </w:r>
      <w:r w:rsidRPr="00705D69">
        <w:t xml:space="preserve">assertions to the effect that it is </w:t>
      </w:r>
      <w:r>
        <w:t>not merely an instance</w:t>
      </w:r>
      <w:r w:rsidRPr="00A91618">
        <w:t xml:space="preserve"> of </w:t>
      </w:r>
      <w:r>
        <w:t xml:space="preserve">determinable </w:t>
      </w:r>
      <w:r w:rsidRPr="00A91618">
        <w:t>universals</w:t>
      </w:r>
      <w:r>
        <w:t xml:space="preserve"> such as:</w:t>
      </w:r>
    </w:p>
    <w:p w14:paraId="222AD363" w14:textId="77777777" w:rsidR="008310FF" w:rsidRPr="00125203" w:rsidRDefault="008310FF" w:rsidP="008310FF">
      <w:pPr>
        <w:ind w:left="720"/>
        <w:jc w:val="left"/>
        <w:rPr>
          <w:i/>
        </w:rPr>
      </w:pPr>
      <w:proofErr w:type="gramStart"/>
      <w:r w:rsidRPr="00125203">
        <w:rPr>
          <w:i/>
        </w:rPr>
        <w:t>running</w:t>
      </w:r>
      <w:proofErr w:type="gramEnd"/>
      <w:r w:rsidRPr="00125203">
        <w:rPr>
          <w:i/>
        </w:rPr>
        <w:t xml:space="preserve"> process</w:t>
      </w:r>
    </w:p>
    <w:p w14:paraId="5FFC4A5D" w14:textId="77777777" w:rsidR="008310FF" w:rsidRDefault="008310FF" w:rsidP="008310FF">
      <w:pPr>
        <w:ind w:firstLine="720"/>
        <w:jc w:val="left"/>
        <w:rPr>
          <w:i/>
        </w:rPr>
      </w:pPr>
      <w:proofErr w:type="gramStart"/>
      <w:r>
        <w:rPr>
          <w:i/>
        </w:rPr>
        <w:t>constant</w:t>
      </w:r>
      <w:proofErr w:type="gramEnd"/>
      <w:r>
        <w:rPr>
          <w:i/>
        </w:rPr>
        <w:t xml:space="preserve"> speed running process</w:t>
      </w:r>
    </w:p>
    <w:p w14:paraId="6CBDC3F9" w14:textId="77777777" w:rsidR="008310FF" w:rsidRPr="00125203" w:rsidRDefault="008310FF" w:rsidP="008310FF">
      <w:pPr>
        <w:ind w:firstLine="720"/>
        <w:jc w:val="left"/>
        <w:rPr>
          <w:i/>
        </w:rPr>
      </w:pPr>
      <w:proofErr w:type="gramStart"/>
      <w:r w:rsidRPr="00125203">
        <w:rPr>
          <w:i/>
        </w:rPr>
        <w:lastRenderedPageBreak/>
        <w:t>cardiovascular</w:t>
      </w:r>
      <w:proofErr w:type="gramEnd"/>
      <w:r w:rsidRPr="00125203">
        <w:rPr>
          <w:i/>
        </w:rPr>
        <w:t xml:space="preserve"> exercise process</w:t>
      </w:r>
    </w:p>
    <w:p w14:paraId="471420C4" w14:textId="77777777" w:rsidR="008310FF" w:rsidRPr="007C518A" w:rsidRDefault="008310FF" w:rsidP="008310FF">
      <w:pPr>
        <w:ind w:left="720"/>
        <w:jc w:val="left"/>
        <w:rPr>
          <w:i/>
        </w:rPr>
      </w:pPr>
      <w:proofErr w:type="gramStart"/>
      <w:r>
        <w:rPr>
          <w:i/>
        </w:rPr>
        <w:t>air</w:t>
      </w:r>
      <w:proofErr w:type="gramEnd"/>
      <w:r>
        <w:rPr>
          <w:i/>
        </w:rPr>
        <w:t>-displacement process</w:t>
      </w:r>
    </w:p>
    <w:p w14:paraId="6A39DC09" w14:textId="77777777" w:rsidR="008310FF" w:rsidRDefault="008310FF" w:rsidP="008310FF">
      <w:pPr>
        <w:ind w:firstLine="720"/>
        <w:jc w:val="left"/>
        <w:rPr>
          <w:i/>
        </w:rPr>
      </w:pPr>
      <w:proofErr w:type="gramStart"/>
      <w:r w:rsidRPr="00125203">
        <w:rPr>
          <w:i/>
        </w:rPr>
        <w:t>compression</w:t>
      </w:r>
      <w:proofErr w:type="gramEnd"/>
      <w:r w:rsidRPr="00125203">
        <w:rPr>
          <w:i/>
        </w:rPr>
        <w:t xml:space="preserve"> sock testing process </w:t>
      </w:r>
    </w:p>
    <w:p w14:paraId="48BB477F" w14:textId="77777777" w:rsidR="008310FF" w:rsidRDefault="008310FF" w:rsidP="008310FF">
      <w:pPr>
        <w:jc w:val="left"/>
      </w:pPr>
      <w:proofErr w:type="gramStart"/>
      <w:r>
        <w:t>but</w:t>
      </w:r>
      <w:proofErr w:type="gramEnd"/>
      <w:r>
        <w:t xml:space="preserve"> also of quantitatively determinate universals such as </w:t>
      </w:r>
    </w:p>
    <w:p w14:paraId="53B2A123" w14:textId="77777777" w:rsidR="008310FF" w:rsidRDefault="008310FF" w:rsidP="008310FF">
      <w:pPr>
        <w:ind w:left="720"/>
        <w:jc w:val="left"/>
      </w:pPr>
      <w:proofErr w:type="gramStart"/>
      <w:r w:rsidRPr="00BB5C36">
        <w:rPr>
          <w:i/>
        </w:rPr>
        <w:t>running</w:t>
      </w:r>
      <w:proofErr w:type="gramEnd"/>
      <w:r w:rsidRPr="00BB5C36">
        <w:rPr>
          <w:i/>
        </w:rPr>
        <w:t xml:space="preserve"> process</w:t>
      </w:r>
      <w:r w:rsidRPr="00BB5C36">
        <w:t xml:space="preserve"> of 30 minute duration</w:t>
      </w:r>
    </w:p>
    <w:p w14:paraId="06DC98EE" w14:textId="77777777" w:rsidR="008310FF" w:rsidRDefault="008310FF" w:rsidP="008310FF">
      <w:pPr>
        <w:ind w:left="720"/>
        <w:jc w:val="left"/>
      </w:pPr>
      <w:r>
        <w:t xml:space="preserve">3.12 m/s </w:t>
      </w:r>
      <w:r w:rsidRPr="00BB5C36">
        <w:rPr>
          <w:i/>
        </w:rPr>
        <w:t>motion process</w:t>
      </w:r>
    </w:p>
    <w:p w14:paraId="57E39470" w14:textId="77777777" w:rsidR="008310FF" w:rsidRDefault="008310FF" w:rsidP="008310FF">
      <w:pPr>
        <w:ind w:left="720"/>
        <w:jc w:val="left"/>
      </w:pPr>
      <w:r>
        <w:t xml:space="preserve">9.2 calories per minute </w:t>
      </w:r>
      <w:r w:rsidRPr="00BB5C36">
        <w:rPr>
          <w:i/>
        </w:rPr>
        <w:t>energy burning process</w:t>
      </w:r>
    </w:p>
    <w:p w14:paraId="50C26C72" w14:textId="77777777" w:rsidR="008310FF" w:rsidRDefault="008310FF" w:rsidP="008310FF">
      <w:pPr>
        <w:ind w:left="720"/>
        <w:jc w:val="left"/>
      </w:pPr>
      <w:r>
        <w:t xml:space="preserve">30.12 liters per kilometer </w:t>
      </w:r>
      <w:r w:rsidRPr="00BB5C36">
        <w:rPr>
          <w:i/>
        </w:rPr>
        <w:t>oxygen utilizing process</w:t>
      </w:r>
    </w:p>
    <w:p w14:paraId="4DC7307F" w14:textId="77777777" w:rsidR="008310FF" w:rsidRDefault="008310FF" w:rsidP="008310FF">
      <w:pPr>
        <w:jc w:val="left"/>
      </w:pPr>
      <w:proofErr w:type="gramStart"/>
      <w:r>
        <w:t>and</w:t>
      </w:r>
      <w:proofErr w:type="gramEnd"/>
      <w:r>
        <w:t xml:space="preserve"> so on.</w:t>
      </w:r>
    </w:p>
    <w:p w14:paraId="6D9C653B" w14:textId="77777777" w:rsidR="008310FF" w:rsidRDefault="008310FF" w:rsidP="008310FF">
      <w:pPr>
        <w:jc w:val="left"/>
      </w:pPr>
      <w:r>
        <w:t>That processes involve change is then reflected in the fact that some of the universals on this list may hold non-rigidly; thus John’s process of running may be a 9.2 calories per minute energy burning process at one time and an 8.7 calories per minute energy burning process at another.</w:t>
      </w:r>
    </w:p>
    <w:p w14:paraId="23E47442" w14:textId="77777777" w:rsidR="008310FF" w:rsidRDefault="008310FF" w:rsidP="008310FF">
      <w:pPr>
        <w:jc w:val="left"/>
      </w:pPr>
      <w:r>
        <w:t xml:space="preserve">A treatment of process attributions along the given lines brings a problem for BFO, however, since it would seem to imply a conflict with the principle of </w:t>
      </w:r>
      <w:r w:rsidRPr="00A91618">
        <w:t xml:space="preserve">pairwise </w:t>
      </w:r>
      <w:proofErr w:type="spellStart"/>
      <w:r w:rsidRPr="00A91618">
        <w:t>disjointness</w:t>
      </w:r>
      <w:proofErr w:type="spellEnd"/>
      <w:r w:rsidRPr="00A91618">
        <w:t xml:space="preserve"> principle</w:t>
      </w:r>
      <w:r>
        <w:t xml:space="preserve"> enunciated above</w:t>
      </w:r>
      <w:r w:rsidRPr="00A91618">
        <w:t xml:space="preserve">. </w:t>
      </w:r>
    </w:p>
    <w:p w14:paraId="0E4CCA24" w14:textId="77777777" w:rsidR="008310FF" w:rsidRPr="00AF230F" w:rsidRDefault="008310FF" w:rsidP="008310FF">
      <w:pPr>
        <w:pStyle w:val="Heading2"/>
      </w:pPr>
      <w:r>
        <w:t xml:space="preserve">4.5 </w:t>
      </w:r>
      <w:r>
        <w:tab/>
      </w:r>
      <w:r w:rsidRPr="00AF230F">
        <w:t>An Amended Proposal</w:t>
      </w:r>
    </w:p>
    <w:p w14:paraId="32F38977" w14:textId="77777777" w:rsidR="008310FF" w:rsidRDefault="008310FF" w:rsidP="008310FF">
      <w:pPr>
        <w:jc w:val="left"/>
      </w:pPr>
      <w:r w:rsidRPr="005E16B3">
        <w:t>How, then, are we to do justice to the need to annotate data in which speed and other process measurement data are ascribed to processes? To see the lines of a solution consider</w:t>
      </w:r>
      <w:r w:rsidRPr="005E16B3">
        <w:rPr>
          <w:b/>
          <w:bCs/>
        </w:rPr>
        <w:t xml:space="preserve"> </w:t>
      </w:r>
      <w:r>
        <w:fldChar w:fldCharType="begin"/>
      </w:r>
      <w:r>
        <w:instrText xml:space="preserve"> REF _Ref319592549 \h </w:instrText>
      </w:r>
      <w:r>
        <w:fldChar w:fldCharType="separate"/>
      </w:r>
      <w:r w:rsidRPr="00A91618">
        <w:t xml:space="preserve">Figure </w:t>
      </w:r>
      <w:r>
        <w:rPr>
          <w:noProof/>
        </w:rPr>
        <w:t>4</w:t>
      </w:r>
      <w:r>
        <w:fldChar w:fldCharType="end"/>
      </w:r>
      <w:r>
        <w:t xml:space="preserve">, which illustrates the cardiac events occurring in the left ventricle in a single beating of a human heart. This figure </w:t>
      </w:r>
      <w:r w:rsidRPr="00F028D4">
        <w:t>tell</w:t>
      </w:r>
      <w:r>
        <w:t xml:space="preserve">s us that each successive beating of the heart is such as to </w:t>
      </w:r>
      <w:r w:rsidRPr="005E16B3">
        <w:t>involve</w:t>
      </w:r>
      <w:r>
        <w:t xml:space="preserve"> (at least) six different sorts of physiological processes, corresponding to measurements along the six distinct dimensions of </w:t>
      </w:r>
      <w:r w:rsidRPr="00BB5C36">
        <w:rPr>
          <w:i/>
        </w:rPr>
        <w:t>aortic pressure</w:t>
      </w:r>
      <w:r>
        <w:t xml:space="preserve">, </w:t>
      </w:r>
      <w:r w:rsidRPr="00BB5C36">
        <w:rPr>
          <w:i/>
        </w:rPr>
        <w:t>atrial pressure</w:t>
      </w:r>
      <w:r>
        <w:t xml:space="preserve">, </w:t>
      </w:r>
      <w:r w:rsidRPr="00BB5C36">
        <w:rPr>
          <w:i/>
        </w:rPr>
        <w:t>ventricular pressure</w:t>
      </w:r>
      <w:r>
        <w:t xml:space="preserve">, </w:t>
      </w:r>
      <w:r w:rsidRPr="00BB5C36">
        <w:rPr>
          <w:i/>
        </w:rPr>
        <w:t>ventricular volume</w:t>
      </w:r>
      <w:r>
        <w:t xml:space="preserve">, </w:t>
      </w:r>
      <w:r w:rsidRPr="00BB5C36">
        <w:rPr>
          <w:i/>
        </w:rPr>
        <w:t>electrical activity</w:t>
      </w:r>
      <w:r>
        <w:t xml:space="preserve">, and </w:t>
      </w:r>
      <w:r w:rsidRPr="00BB5C36">
        <w:rPr>
          <w:i/>
        </w:rPr>
        <w:t>voltage</w:t>
      </w:r>
      <w:r w:rsidRPr="00AF230F">
        <w:rPr>
          <w:rStyle w:val="EndnoteReference"/>
        </w:rPr>
        <w:endnoteReference w:id="12"/>
      </w:r>
      <w:r>
        <w:t>, respectively.</w:t>
      </w:r>
      <w:r>
        <w:rPr>
          <w:rStyle w:val="EndnoteReference"/>
        </w:rPr>
        <w:endnoteReference w:id="13"/>
      </w:r>
      <w:r>
        <w:t xml:space="preserve"> </w:t>
      </w:r>
    </w:p>
    <w:p w14:paraId="43ED7186" w14:textId="77777777" w:rsidR="008310FF" w:rsidRPr="00A91618" w:rsidRDefault="008310FF" w:rsidP="008310FF">
      <w:pPr>
        <w:jc w:val="center"/>
      </w:pPr>
    </w:p>
    <w:p w14:paraId="0728EC9D" w14:textId="77777777" w:rsidR="008310FF" w:rsidRDefault="008310FF" w:rsidP="008310FF">
      <w:pPr>
        <w:pStyle w:val="Caption"/>
        <w:jc w:val="center"/>
      </w:pPr>
      <w:r>
        <w:rPr>
          <w:noProof/>
        </w:rPr>
        <w:drawing>
          <wp:inline distT="0" distB="0" distL="0" distR="0" wp14:anchorId="22CF12EC" wp14:editId="7D15B236">
            <wp:extent cx="5732145" cy="4138415"/>
            <wp:effectExtent l="0" t="0" r="1905" b="0"/>
            <wp:docPr id="273" name="Picture 273" descr="http://upload.wikimedia.org/wikipedia/commons/5/5b/Cardiac_Cycle_Left_Ventr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5/5b/Cardiac_Cycle_Left_Ventricl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4138415"/>
                    </a:xfrm>
                    <a:prstGeom prst="rect">
                      <a:avLst/>
                    </a:prstGeom>
                    <a:noFill/>
                    <a:ln>
                      <a:noFill/>
                    </a:ln>
                  </pic:spPr>
                </pic:pic>
              </a:graphicData>
            </a:graphic>
          </wp:inline>
        </w:drawing>
      </w:r>
      <w:r>
        <w:t xml:space="preserve">    </w:t>
      </w:r>
      <w:bookmarkStart w:id="691" w:name="_Ref319592549"/>
      <w:bookmarkStart w:id="692" w:name="_Ref319592540"/>
    </w:p>
    <w:p w14:paraId="4809E8B9" w14:textId="77777777" w:rsidR="008310FF" w:rsidRPr="00A91618" w:rsidRDefault="008310FF" w:rsidP="008310FF">
      <w:pPr>
        <w:pStyle w:val="Caption"/>
        <w:jc w:val="center"/>
        <w:rPr>
          <w:szCs w:val="23"/>
        </w:rPr>
      </w:pPr>
      <w:bookmarkStart w:id="693" w:name="_Ref322411049"/>
      <w:bookmarkStart w:id="694" w:name="_Ref322411044"/>
      <w:proofErr w:type="gramStart"/>
      <w:r w:rsidRPr="00A91618">
        <w:t xml:space="preserve">Figure </w:t>
      </w:r>
      <w:fldSimple w:instr=" SEQ Figure \* ARABIC ">
        <w:r>
          <w:rPr>
            <w:noProof/>
          </w:rPr>
          <w:t>4</w:t>
        </w:r>
      </w:fldSimple>
      <w:bookmarkEnd w:id="691"/>
      <w:bookmarkEnd w:id="693"/>
      <w:r>
        <w:t>.</w:t>
      </w:r>
      <w:proofErr w:type="gramEnd"/>
      <w:r w:rsidRPr="003F548D">
        <w:t xml:space="preserve"> A </w:t>
      </w:r>
      <w:proofErr w:type="spellStart"/>
      <w:r w:rsidRPr="003F548D">
        <w:t>Wiggers</w:t>
      </w:r>
      <w:proofErr w:type="spellEnd"/>
      <w:r w:rsidRPr="003F548D">
        <w:t xml:space="preserve"> dia</w:t>
      </w:r>
      <w:r>
        <w:t xml:space="preserve">gram, showing the cardiac </w:t>
      </w:r>
      <w:r w:rsidRPr="003F548D">
        <w:t>events occur</w:t>
      </w:r>
      <w:r>
        <w:t>r</w:t>
      </w:r>
      <w:r w:rsidRPr="003F548D">
        <w:t>ing in the left ventricle</w:t>
      </w:r>
      <w:r>
        <w:rPr>
          <w:rStyle w:val="EndnoteReference"/>
        </w:rPr>
        <w:endnoteReference w:id="14"/>
      </w:r>
      <w:bookmarkEnd w:id="692"/>
      <w:bookmarkEnd w:id="694"/>
    </w:p>
    <w:p w14:paraId="3F31E90F" w14:textId="77777777" w:rsidR="008310FF" w:rsidRPr="00A91618" w:rsidRDefault="008310FF" w:rsidP="008310FF">
      <w:pPr>
        <w:jc w:val="left"/>
      </w:pPr>
    </w:p>
    <w:p w14:paraId="78C6B4D8" w14:textId="77777777" w:rsidR="008310FF" w:rsidRDefault="008310FF" w:rsidP="008310FF">
      <w:pPr>
        <w:jc w:val="left"/>
      </w:pPr>
      <w:r>
        <w:t>The figure tells us further that, w</w:t>
      </w:r>
      <w:r w:rsidRPr="00A91618">
        <w:t xml:space="preserve">hen measuring </w:t>
      </w:r>
      <w:r>
        <w:t xml:space="preserve">activity in a complex system such as a human organism, </w:t>
      </w:r>
      <w:r w:rsidRPr="00A91618">
        <w:t xml:space="preserve">it is </w:t>
      </w:r>
      <w:r>
        <w:t xml:space="preserve">variations </w:t>
      </w:r>
      <w:r w:rsidRPr="00A91618">
        <w:t xml:space="preserve">only </w:t>
      </w:r>
      <w:r>
        <w:t xml:space="preserve">along specific </w:t>
      </w:r>
      <w:r w:rsidRPr="00C05449">
        <w:t>structural dimension</w:t>
      </w:r>
      <w:r>
        <w:t>s</w:t>
      </w:r>
      <w:r>
        <w:rPr>
          <w:i/>
        </w:rPr>
        <w:t xml:space="preserve"> </w:t>
      </w:r>
      <w:r w:rsidRPr="00A91618">
        <w:t xml:space="preserve">of the corresponding </w:t>
      </w:r>
      <w:r>
        <w:t>whole process</w:t>
      </w:r>
      <w:r w:rsidRPr="00A91618">
        <w:t xml:space="preserve"> to which </w:t>
      </w:r>
      <w:r>
        <w:t>our measuring</w:t>
      </w:r>
      <w:r w:rsidRPr="00A91618">
        <w:t xml:space="preserve"> </w:t>
      </w:r>
      <w:r>
        <w:t>processes and the resultant measurement data relate</w:t>
      </w:r>
      <w:r w:rsidRPr="00A91618">
        <w:t xml:space="preserve">. In the </w:t>
      </w:r>
      <w:r>
        <w:rPr>
          <w:i/>
        </w:rPr>
        <w:t xml:space="preserve">running </w:t>
      </w:r>
      <w:r w:rsidRPr="00A91618">
        <w:t>case</w:t>
      </w:r>
      <w:r>
        <w:t xml:space="preserve">, these different measuring processes are directed to </w:t>
      </w:r>
      <w:r w:rsidRPr="00A91618">
        <w:t xml:space="preserve">structural dimensions </w:t>
      </w:r>
      <w:r>
        <w:t xml:space="preserve">within the whole process </w:t>
      </w:r>
      <w:r w:rsidRPr="00A91618">
        <w:t xml:space="preserve">pertaining to </w:t>
      </w:r>
      <w:r w:rsidRPr="00A91618">
        <w:rPr>
          <w:i/>
        </w:rPr>
        <w:t>speed of motion</w:t>
      </w:r>
      <w:r w:rsidRPr="00A91618">
        <w:t>,</w:t>
      </w:r>
      <w:r w:rsidRPr="00A91618">
        <w:rPr>
          <w:i/>
        </w:rPr>
        <w:t xml:space="preserve"> energy consumed</w:t>
      </w:r>
      <w:r w:rsidRPr="00A91618">
        <w:t xml:space="preserve">, </w:t>
      </w:r>
      <w:r w:rsidRPr="00A91618">
        <w:rPr>
          <w:i/>
        </w:rPr>
        <w:t xml:space="preserve">oxygen </w:t>
      </w:r>
      <w:r>
        <w:rPr>
          <w:i/>
        </w:rPr>
        <w:t>utilized</w:t>
      </w:r>
      <w:r w:rsidRPr="00A91618">
        <w:t>, and so forth</w:t>
      </w:r>
      <w:r w:rsidRPr="00A91618">
        <w:rPr>
          <w:i/>
        </w:rPr>
        <w:t>.</w:t>
      </w:r>
      <w:r w:rsidRPr="00A91618">
        <w:t xml:space="preserve"> </w:t>
      </w:r>
      <w:r>
        <w:t xml:space="preserve">In each case we focus </w:t>
      </w:r>
      <w:r w:rsidRPr="00A91618">
        <w:t xml:space="preserve">on </w:t>
      </w:r>
      <w:r>
        <w:t xml:space="preserve">some one </w:t>
      </w:r>
      <w:r w:rsidRPr="00A91618">
        <w:t xml:space="preserve">structural dimension and ignore, or strip away in a process of selective abstraction, </w:t>
      </w:r>
      <w:r>
        <w:t xml:space="preserve">all </w:t>
      </w:r>
      <w:r w:rsidRPr="00A91618">
        <w:t>other dimensions</w:t>
      </w:r>
      <w:r>
        <w:t xml:space="preserve"> within the whole process</w:t>
      </w:r>
      <w:r w:rsidRPr="00A91618">
        <w:t xml:space="preserve">. </w:t>
      </w:r>
    </w:p>
    <w:p w14:paraId="7A14BED9" w14:textId="77777777" w:rsidR="008310FF" w:rsidRPr="00042FFC" w:rsidRDefault="008310FF" w:rsidP="008310FF">
      <w:pPr>
        <w:jc w:val="left"/>
      </w:pPr>
      <w:r w:rsidRPr="00A91618">
        <w:lastRenderedPageBreak/>
        <w:t xml:space="preserve">When measuring processes </w:t>
      </w:r>
      <w:r>
        <w:t xml:space="preserve">selective abstraction </w:t>
      </w:r>
      <w:r w:rsidRPr="00A91618">
        <w:t xml:space="preserve">yields </w:t>
      </w:r>
      <w:r>
        <w:t xml:space="preserve">in the simplest possible case </w:t>
      </w:r>
      <w:r w:rsidRPr="00A91618">
        <w:t xml:space="preserve">representations of </w:t>
      </w:r>
      <w:r w:rsidRPr="0035468A">
        <w:t>sequences of qualities</w:t>
      </w:r>
      <w:r>
        <w:t xml:space="preserve">. Such sequences of qualities are one simple example of what, in what follows, we shall call </w:t>
      </w:r>
      <w:r w:rsidRPr="007B2234">
        <w:rPr>
          <w:i/>
        </w:rPr>
        <w:t>process profiles</w:t>
      </w:r>
      <w:r>
        <w:t xml:space="preserve">. When we measure, for example, the </w:t>
      </w:r>
      <w:r w:rsidRPr="00CD5B64">
        <w:rPr>
          <w:i/>
        </w:rPr>
        <w:t>process of temperature increase</w:t>
      </w:r>
      <w:r>
        <w:t xml:space="preserve"> </w:t>
      </w:r>
      <w:proofErr w:type="gramStart"/>
      <w:r>
        <w:t>in patient</w:t>
      </w:r>
      <w:proofErr w:type="gramEnd"/>
      <w:r>
        <w:t xml:space="preserve"> John, then John himself is the bearer of the temperature qualities that we measure and record on John’s temperature chart. And when we measure John’s growth process by taking measurements of his height and weight at regular intervals, then there, too, it is John who is the bearer of the qualities that we measure and record. Process profiles of this simple sort can be represented by means of a graph in which measures of a certain quality are plotted against time. </w:t>
      </w:r>
    </w:p>
    <w:p w14:paraId="08EA78C1" w14:textId="77777777" w:rsidR="008310FF" w:rsidRPr="00AF230F" w:rsidRDefault="008310FF" w:rsidP="008310FF">
      <w:pPr>
        <w:pStyle w:val="Heading2"/>
      </w:pPr>
      <w:r>
        <w:t xml:space="preserve">4.6 </w:t>
      </w:r>
      <w:r>
        <w:tab/>
      </w:r>
      <w:r w:rsidRPr="00AF230F">
        <w:t>Reciprocal Dependence among Qualities and Their Parts</w:t>
      </w:r>
    </w:p>
    <w:p w14:paraId="26274993" w14:textId="77777777" w:rsidR="008310FF" w:rsidRPr="00A91618" w:rsidRDefault="008310FF" w:rsidP="008310FF">
      <w:pPr>
        <w:jc w:val="left"/>
      </w:pPr>
      <w:r>
        <w:t xml:space="preserve">When we measure continuants, too, there is a similar process of selective </w:t>
      </w:r>
      <w:proofErr w:type="gramStart"/>
      <w:r>
        <w:t>abstraction,</w:t>
      </w:r>
      <w:proofErr w:type="gramEnd"/>
      <w:r>
        <w:t xml:space="preserve"> all yields representations of </w:t>
      </w:r>
      <w:r w:rsidRPr="0035468A">
        <w:rPr>
          <w:i/>
        </w:rPr>
        <w:t>qualities</w:t>
      </w:r>
      <w:r>
        <w:t xml:space="preserve"> (of height, mass, and so on). In the realm of </w:t>
      </w:r>
      <w:proofErr w:type="spellStart"/>
      <w:r>
        <w:t>colour</w:t>
      </w:r>
      <w:proofErr w:type="spellEnd"/>
      <w:r>
        <w:t xml:space="preserve"> qualities we </w:t>
      </w:r>
      <w:r w:rsidRPr="00A91618">
        <w:t xml:space="preserve">can distinguish three dimensions of variation, corresponding to three inseparable parts of hue, brightness and </w:t>
      </w:r>
      <w:proofErr w:type="gramStart"/>
      <w:r w:rsidRPr="00A91618">
        <w:t>saturation</w:t>
      </w:r>
      <w:r>
        <w:t xml:space="preserve"> which</w:t>
      </w:r>
      <w:proofErr w:type="gramEnd"/>
      <w:r>
        <w:t xml:space="preserve"> can be measured independently</w:t>
      </w:r>
      <w:r w:rsidRPr="00A91618">
        <w:t xml:space="preserve">. An instance of </w:t>
      </w:r>
      <w:proofErr w:type="spellStart"/>
      <w:r w:rsidRPr="00A91618">
        <w:t>colo</w:t>
      </w:r>
      <w:r>
        <w:t>u</w:t>
      </w:r>
      <w:r w:rsidRPr="00A91618">
        <w:t>r</w:t>
      </w:r>
      <w:proofErr w:type="spellEnd"/>
      <w:r w:rsidRPr="00A91618">
        <w:noBreakHyphen/>
        <w:t xml:space="preserve">hue cannot of its nature exist, except as bound up with some instance of brightness and saturation; instances of brightness and saturation, similarly, cannot exist except as bound up with some specific instance of </w:t>
      </w:r>
      <w:proofErr w:type="spellStart"/>
      <w:r>
        <w:t>colour</w:t>
      </w:r>
      <w:proofErr w:type="spellEnd"/>
      <w:r>
        <w:t xml:space="preserve"> </w:t>
      </w:r>
      <w:r w:rsidRPr="00A91618">
        <w:t>hue</w:t>
      </w:r>
      <w:r>
        <w:t>.</w:t>
      </w:r>
      <w:r>
        <w:rPr>
          <w:rStyle w:val="EndnoteReference"/>
        </w:rPr>
        <w:endnoteReference w:id="15"/>
      </w:r>
      <w:r w:rsidRPr="00A91618">
        <w:t xml:space="preserve"> </w:t>
      </w:r>
      <w:r>
        <w:t>This yields</w:t>
      </w:r>
      <w:r w:rsidRPr="00A91618">
        <w:t xml:space="preserve"> a dependence structure of the sort depicted in </w:t>
      </w:r>
      <w:r>
        <w:fldChar w:fldCharType="begin"/>
      </w:r>
      <w:r>
        <w:instrText xml:space="preserve"> REF _Ref317259935 \h  \* MERGEFORMAT </w:instrText>
      </w:r>
      <w:r>
        <w:fldChar w:fldCharType="separate"/>
      </w:r>
      <w:r w:rsidRPr="00CD5B64">
        <w:t xml:space="preserve">Figure </w:t>
      </w:r>
      <w:r>
        <w:rPr>
          <w:noProof/>
        </w:rPr>
        <w:t>5</w:t>
      </w:r>
      <w:r>
        <w:fldChar w:fldCharType="end"/>
      </w:r>
      <w:r>
        <w:t>.</w:t>
      </w:r>
      <w:r>
        <w:rPr>
          <w:rStyle w:val="EndnoteReference"/>
        </w:rPr>
        <w:endnoteReference w:id="16"/>
      </w:r>
    </w:p>
    <w:p w14:paraId="4C3E4E7D" w14:textId="77777777" w:rsidR="008310FF" w:rsidRPr="00A91618" w:rsidRDefault="008310FF" w:rsidP="008310FF">
      <w:pPr>
        <w:jc w:val="center"/>
      </w:pPr>
      <w:r w:rsidRPr="00A91618">
        <w:rPr>
          <w:noProof/>
        </w:rPr>
        <w:drawing>
          <wp:inline distT="0" distB="0" distL="0" distR="0" wp14:anchorId="4462B096" wp14:editId="191D44C9">
            <wp:extent cx="2099144" cy="1916264"/>
            <wp:effectExtent l="0" t="0" r="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26471" t="24510" r="38235" b="21792"/>
                    <a:stretch/>
                  </pic:blipFill>
                  <pic:spPr bwMode="auto">
                    <a:xfrm>
                      <a:off x="0" y="0"/>
                      <a:ext cx="2097741" cy="1914983"/>
                    </a:xfrm>
                    <a:prstGeom prst="rect">
                      <a:avLst/>
                    </a:prstGeom>
                    <a:ln>
                      <a:noFill/>
                    </a:ln>
                    <a:extLst>
                      <a:ext uri="{53640926-AAD7-44d8-BBD7-CCE9431645EC}">
                        <a14:shadowObscured xmlns:a14="http://schemas.microsoft.com/office/drawing/2010/main"/>
                      </a:ext>
                    </a:extLst>
                  </pic:spPr>
                </pic:pic>
              </a:graphicData>
            </a:graphic>
          </wp:inline>
        </w:drawing>
      </w:r>
    </w:p>
    <w:p w14:paraId="0D55F332" w14:textId="77777777" w:rsidR="008310FF" w:rsidRPr="00CD5B64" w:rsidRDefault="008310FF" w:rsidP="008310FF">
      <w:pPr>
        <w:pStyle w:val="Caption"/>
        <w:jc w:val="center"/>
        <w:rPr>
          <w:sz w:val="22"/>
        </w:rPr>
      </w:pPr>
      <w:bookmarkStart w:id="695" w:name="_Ref317259935"/>
      <w:bookmarkStart w:id="696" w:name="_Ref317259931"/>
      <w:r w:rsidRPr="00CD5B64">
        <w:rPr>
          <w:sz w:val="22"/>
        </w:rPr>
        <w:t xml:space="preserve">Figure </w:t>
      </w:r>
      <w:r w:rsidRPr="00CD5B64">
        <w:rPr>
          <w:sz w:val="22"/>
        </w:rPr>
        <w:fldChar w:fldCharType="begin"/>
      </w:r>
      <w:r w:rsidRPr="00CD5B64">
        <w:rPr>
          <w:sz w:val="22"/>
        </w:rPr>
        <w:instrText xml:space="preserve"> SEQ Figure \* ARABIC </w:instrText>
      </w:r>
      <w:r w:rsidRPr="00CD5B64">
        <w:rPr>
          <w:sz w:val="22"/>
        </w:rPr>
        <w:fldChar w:fldCharType="separate"/>
      </w:r>
      <w:r>
        <w:rPr>
          <w:noProof/>
          <w:sz w:val="22"/>
        </w:rPr>
        <w:t>5</w:t>
      </w:r>
      <w:r w:rsidRPr="00CD5B64">
        <w:rPr>
          <w:noProof/>
          <w:sz w:val="22"/>
        </w:rPr>
        <w:fldChar w:fldCharType="end"/>
      </w:r>
      <w:bookmarkEnd w:id="695"/>
      <w:r w:rsidRPr="00CD5B64">
        <w:rPr>
          <w:sz w:val="22"/>
        </w:rPr>
        <w:t xml:space="preserve">: Three-sided reciprocal dependence of the three </w:t>
      </w:r>
      <w:r>
        <w:rPr>
          <w:sz w:val="22"/>
        </w:rPr>
        <w:t xml:space="preserve">instance-level </w:t>
      </w:r>
      <w:r w:rsidRPr="00CD5B64">
        <w:rPr>
          <w:sz w:val="22"/>
        </w:rPr>
        <w:t xml:space="preserve">parts </w:t>
      </w:r>
      <w:r>
        <w:rPr>
          <w:sz w:val="22"/>
        </w:rPr>
        <w:t>(</w:t>
      </w:r>
      <w:r w:rsidRPr="0035468A">
        <w:rPr>
          <w:i/>
          <w:sz w:val="22"/>
        </w:rPr>
        <w:t>a</w:t>
      </w:r>
      <w:r>
        <w:rPr>
          <w:sz w:val="22"/>
        </w:rPr>
        <w:t xml:space="preserve">, </w:t>
      </w:r>
      <w:r w:rsidRPr="0035468A">
        <w:rPr>
          <w:i/>
          <w:sz w:val="22"/>
        </w:rPr>
        <w:t>b</w:t>
      </w:r>
      <w:r>
        <w:rPr>
          <w:sz w:val="22"/>
        </w:rPr>
        <w:t xml:space="preserve">, </w:t>
      </w:r>
      <w:r w:rsidRPr="0035468A">
        <w:rPr>
          <w:i/>
          <w:sz w:val="22"/>
        </w:rPr>
        <w:t>c</w:t>
      </w:r>
      <w:r>
        <w:rPr>
          <w:sz w:val="22"/>
        </w:rPr>
        <w:t xml:space="preserve">) </w:t>
      </w:r>
      <w:r w:rsidRPr="0035468A">
        <w:rPr>
          <w:sz w:val="22"/>
        </w:rPr>
        <w:t>of</w:t>
      </w:r>
      <w:r w:rsidRPr="00CD5B64">
        <w:rPr>
          <w:sz w:val="22"/>
        </w:rPr>
        <w:t xml:space="preserve"> a </w:t>
      </w:r>
      <w:proofErr w:type="spellStart"/>
      <w:r w:rsidRPr="00CD5B64">
        <w:rPr>
          <w:sz w:val="22"/>
        </w:rPr>
        <w:t>colour</w:t>
      </w:r>
      <w:proofErr w:type="spellEnd"/>
      <w:r w:rsidRPr="00CD5B64">
        <w:rPr>
          <w:sz w:val="22"/>
        </w:rPr>
        <w:t xml:space="preserve"> instance</w:t>
      </w:r>
      <w:r w:rsidRPr="0035468A">
        <w:rPr>
          <w:sz w:val="22"/>
        </w:rPr>
        <w:t xml:space="preserve">:  </w:t>
      </w:r>
      <w:r w:rsidRPr="0035468A">
        <w:rPr>
          <w:i/>
          <w:sz w:val="22"/>
        </w:rPr>
        <w:t>hue</w:t>
      </w:r>
      <w:r w:rsidRPr="0035468A">
        <w:rPr>
          <w:sz w:val="22"/>
        </w:rPr>
        <w:t xml:space="preserve"> (</w:t>
      </w:r>
      <w:r w:rsidRPr="0035468A">
        <w:rPr>
          <w:sz w:val="22"/>
        </w:rPr>
        <w:sym w:font="Symbol" w:char="F061"/>
      </w:r>
      <w:r w:rsidRPr="0035468A">
        <w:rPr>
          <w:sz w:val="22"/>
        </w:rPr>
        <w:t xml:space="preserve">), </w:t>
      </w:r>
      <w:r w:rsidRPr="0035468A">
        <w:rPr>
          <w:i/>
          <w:sz w:val="22"/>
        </w:rPr>
        <w:t>brightness</w:t>
      </w:r>
      <w:r w:rsidRPr="0035468A">
        <w:rPr>
          <w:sz w:val="22"/>
        </w:rPr>
        <w:t xml:space="preserve"> (</w:t>
      </w:r>
      <w:r w:rsidRPr="0035468A">
        <w:rPr>
          <w:sz w:val="22"/>
        </w:rPr>
        <w:sym w:font="Symbol" w:char="F062"/>
      </w:r>
      <w:r w:rsidRPr="0035468A">
        <w:rPr>
          <w:sz w:val="22"/>
        </w:rPr>
        <w:t xml:space="preserve">) and </w:t>
      </w:r>
      <w:r w:rsidRPr="0035468A">
        <w:rPr>
          <w:i/>
          <w:sz w:val="22"/>
        </w:rPr>
        <w:t>saturation</w:t>
      </w:r>
      <w:r w:rsidRPr="0035468A">
        <w:rPr>
          <w:sz w:val="22"/>
        </w:rPr>
        <w:t xml:space="preserve"> (</w:t>
      </w:r>
      <w:r w:rsidRPr="0035468A">
        <w:rPr>
          <w:sz w:val="22"/>
        </w:rPr>
        <w:sym w:font="Symbol" w:char="F067"/>
      </w:r>
      <w:r w:rsidRPr="0035468A">
        <w:rPr>
          <w:sz w:val="22"/>
        </w:rPr>
        <w:t>)</w:t>
      </w:r>
      <w:bookmarkEnd w:id="696"/>
      <w:r w:rsidRPr="0035468A">
        <w:rPr>
          <w:sz w:val="22"/>
        </w:rPr>
        <w:t>.</w:t>
      </w:r>
    </w:p>
    <w:p w14:paraId="355F7A37" w14:textId="77777777" w:rsidR="008310FF" w:rsidRDefault="008310FF" w:rsidP="008310FF">
      <w:pPr>
        <w:jc w:val="left"/>
      </w:pPr>
    </w:p>
    <w:p w14:paraId="2AE05A89" w14:textId="77777777" w:rsidR="008310FF" w:rsidRPr="00A91618" w:rsidRDefault="008310FF" w:rsidP="008310FF">
      <w:pPr>
        <w:jc w:val="left"/>
      </w:pPr>
      <w:r>
        <w:t xml:space="preserve">The parts represented in this Figure </w:t>
      </w:r>
      <w:r w:rsidRPr="00A91618">
        <w:t xml:space="preserve">can be, again, separated out by the observer through a process of selective attention – as when we measure the </w:t>
      </w:r>
      <w:r>
        <w:t xml:space="preserve">saturation </w:t>
      </w:r>
      <w:r w:rsidRPr="00A91618">
        <w:t xml:space="preserve">of </w:t>
      </w:r>
      <w:r>
        <w:t xml:space="preserve">a </w:t>
      </w:r>
      <w:proofErr w:type="spellStart"/>
      <w:r>
        <w:t>colour</w:t>
      </w:r>
      <w:proofErr w:type="spellEnd"/>
      <w:r>
        <w:t xml:space="preserve"> sample </w:t>
      </w:r>
      <w:r w:rsidRPr="00A91618">
        <w:t xml:space="preserve">and ignore </w:t>
      </w:r>
      <w:r>
        <w:t>its hue and brightness – but they cannot exist except in the context of some whole of the given sort.</w:t>
      </w:r>
    </w:p>
    <w:p w14:paraId="7BFE0957" w14:textId="77777777" w:rsidR="008310FF" w:rsidRDefault="008310FF" w:rsidP="008310FF">
      <w:pPr>
        <w:jc w:val="left"/>
      </w:pPr>
    </w:p>
    <w:p w14:paraId="5BB94B0F" w14:textId="77777777" w:rsidR="008310FF" w:rsidRPr="00AF230F" w:rsidRDefault="008310FF" w:rsidP="008310FF">
      <w:pPr>
        <w:pStyle w:val="Heading2"/>
      </w:pPr>
      <w:r>
        <w:t>4.7</w:t>
      </w:r>
      <w:r>
        <w:tab/>
      </w:r>
      <w:r w:rsidRPr="00AF230F">
        <w:t xml:space="preserve">Reciprocal Dependence among </w:t>
      </w:r>
      <w:r>
        <w:t xml:space="preserve">Processes </w:t>
      </w:r>
      <w:r w:rsidRPr="00AF230F">
        <w:t>and Their Parts</w:t>
      </w:r>
    </w:p>
    <w:p w14:paraId="6E817369" w14:textId="77777777" w:rsidR="008310FF" w:rsidRDefault="008310FF" w:rsidP="008310FF">
      <w:pPr>
        <w:jc w:val="left"/>
      </w:pPr>
      <w:r>
        <w:t xml:space="preserve">We can identify dependence relations among processes and their parts of a variety of different sorts. When a key is used to open a lock, for example, then the movement of key and lock form a reciprocally dependent process pair, and something similar holds when a pair of boxers are sparring in the ring, or a pair of dancers are moving together across the dance floor. </w:t>
      </w:r>
    </w:p>
    <w:p w14:paraId="773571BC" w14:textId="77777777" w:rsidR="008310FF" w:rsidRDefault="008310FF" w:rsidP="008310FF">
      <w:pPr>
        <w:jc w:val="left"/>
      </w:pPr>
      <w:r w:rsidRPr="00A91618">
        <w:rPr>
          <w:szCs w:val="23"/>
        </w:rPr>
        <w:t>F</w:t>
      </w:r>
      <w:r w:rsidRPr="00A91618">
        <w:t xml:space="preserve">or </w:t>
      </w:r>
      <w:r>
        <w:t xml:space="preserve">many families of </w:t>
      </w:r>
      <w:r w:rsidRPr="00A91618">
        <w:t>processes</w:t>
      </w:r>
      <w:r>
        <w:t xml:space="preserve">, </w:t>
      </w:r>
      <w:r w:rsidRPr="00A91618">
        <w:t xml:space="preserve">for example of </w:t>
      </w:r>
      <w:r>
        <w:t>human metabolism or physiology</w:t>
      </w:r>
      <w:r w:rsidRPr="00A91618">
        <w:t xml:space="preserve">, </w:t>
      </w:r>
      <w:r>
        <w:t xml:space="preserve">complex </w:t>
      </w:r>
      <w:r w:rsidRPr="00A91618">
        <w:t>repertoire</w:t>
      </w:r>
      <w:r>
        <w:t>s</w:t>
      </w:r>
      <w:r w:rsidRPr="00A91618">
        <w:t xml:space="preserve"> of </w:t>
      </w:r>
      <w:r>
        <w:t>process profile universals have been identified</w:t>
      </w:r>
      <w:r w:rsidRPr="00A91618">
        <w:t xml:space="preserve">, and it is </w:t>
      </w:r>
      <w:r>
        <w:t xml:space="preserve">instances of such universals that </w:t>
      </w:r>
      <w:r w:rsidRPr="00A91618">
        <w:t xml:space="preserve">are represented in many of the assertions </w:t>
      </w:r>
      <w:r>
        <w:t xml:space="preserve">clinicians </w:t>
      </w:r>
      <w:r w:rsidRPr="00A91618">
        <w:t xml:space="preserve">make </w:t>
      </w:r>
      <w:r>
        <w:t>when reporting process measurement</w:t>
      </w:r>
      <w:r w:rsidRPr="00A91618">
        <w:t>s</w:t>
      </w:r>
      <w:r>
        <w:t xml:space="preserve"> in the form of time-series graphs (medical charts) of, for example, temperature, </w:t>
      </w:r>
      <w:r w:rsidRPr="00A91618">
        <w:t xml:space="preserve">respiration </w:t>
      </w:r>
      <w:r>
        <w:t xml:space="preserve">or </w:t>
      </w:r>
      <w:r w:rsidRPr="00A91618">
        <w:t>pulse rate</w:t>
      </w:r>
      <w:r>
        <w:t>.</w:t>
      </w:r>
      <w:r>
        <w:rPr>
          <w:rStyle w:val="EndnoteReference"/>
        </w:rPr>
        <w:endnoteReference w:id="17"/>
      </w:r>
      <w:r w:rsidRPr="00A91618">
        <w:t xml:space="preserve"> </w:t>
      </w:r>
    </w:p>
    <w:p w14:paraId="58593D65" w14:textId="77777777" w:rsidR="008310FF" w:rsidRDefault="008310FF" w:rsidP="008310FF">
      <w:pPr>
        <w:jc w:val="left"/>
      </w:pPr>
      <w:r>
        <w:t>Every process is embedded within a series of larger process wholes, each nested within yet larger process wholes. Thus</w:t>
      </w:r>
      <w:r w:rsidRPr="00A34002">
        <w:t xml:space="preserve"> </w:t>
      </w:r>
      <w:r>
        <w:t>when a billiard ball is moving across a table then we can focus on the ball’s motion relative to the table, but we can also focus on the larger process is the motion of the body-table system relative to the motion of the earth; we can focus on the motion of the body-table-earth system relative to the movement of the sun; and so forth.</w:t>
      </w:r>
    </w:p>
    <w:p w14:paraId="72952E85" w14:textId="77777777" w:rsidR="008310FF" w:rsidRDefault="008310FF" w:rsidP="008310FF">
      <w:pPr>
        <w:jc w:val="left"/>
      </w:pPr>
      <w:r>
        <w:t xml:space="preserve">Human physiological processes, too, are embedded within a series of larger wholes in this way. When studying the kidney, for example, physiologists may investigate (for example): processes within the interior of the kidney, interactions between the kidney and other parts of the </w:t>
      </w:r>
      <w:r w:rsidRPr="00A34002">
        <w:rPr>
          <w:highlight w:val="yellow"/>
        </w:rPr>
        <w:t>urogenital</w:t>
      </w:r>
      <w:r>
        <w:t xml:space="preserve"> system, interactions between this system and other bodily systems, and so on. </w:t>
      </w:r>
    </w:p>
    <w:p w14:paraId="6026948F" w14:textId="77777777" w:rsidR="008310FF" w:rsidRDefault="008310FF" w:rsidP="008310FF">
      <w:pPr>
        <w:jc w:val="left"/>
      </w:pPr>
      <w:r>
        <w:lastRenderedPageBreak/>
        <w:t xml:space="preserve">The physiologist may study kinetic, hydraulic, electrical or chemical processes extending across smaller and larger wholes, for example when investigating pharmacokinetic interactions between the kidney and drug molecules within its compartments, or when investigating </w:t>
      </w:r>
      <w:proofErr w:type="spellStart"/>
      <w:r>
        <w:t>photodermatological</w:t>
      </w:r>
      <w:proofErr w:type="spellEnd"/>
      <w:r>
        <w:t xml:space="preserve"> interactions which occur when the epidermis is exposed to sunlight. </w:t>
      </w:r>
    </w:p>
    <w:p w14:paraId="431E0FAF" w14:textId="77777777" w:rsidR="008310FF" w:rsidRDefault="008310FF" w:rsidP="008310FF">
      <w:pPr>
        <w:jc w:val="left"/>
      </w:pPr>
      <w:r>
        <w:t xml:space="preserve">Physiologist may be interested in the processes in a single organism, but they may be interested also in this single organism as part of one or other larger whole which includes an entire population of organisms of a relevant similar type (all humans, all human babies of a given </w:t>
      </w:r>
      <w:proofErr w:type="spellStart"/>
      <w:r>
        <w:t>birthweight</w:t>
      </w:r>
      <w:proofErr w:type="spellEnd"/>
      <w:r>
        <w:t>, all athletes</w:t>
      </w:r>
      <w:proofErr w:type="gramStart"/>
      <w:r>
        <w:t>, …)</w:t>
      </w:r>
      <w:proofErr w:type="gramEnd"/>
      <w:r>
        <w:t xml:space="preserve">. </w:t>
      </w:r>
      <w:r w:rsidRPr="008F6A3E">
        <w:rPr>
          <w:i/>
        </w:rPr>
        <w:t>Normal processes</w:t>
      </w:r>
      <w:r>
        <w:t xml:space="preserve"> are defined for this larger population (as </w:t>
      </w:r>
      <w:r>
        <w:rPr>
          <w:i/>
        </w:rPr>
        <w:t xml:space="preserve">normal qualities </w:t>
      </w:r>
      <w:r>
        <w:t xml:space="preserve">were defined above), and deviations from this norm are defined for the single organism relative thereto.  </w:t>
      </w:r>
      <w:proofErr w:type="gramStart"/>
      <w:r>
        <w:t>nature</w:t>
      </w:r>
      <w:proofErr w:type="gramEnd"/>
      <w:r>
        <w:t xml:space="preserve"> when the organism is undergoing drug treatment, or processes of a </w:t>
      </w:r>
      <w:proofErr w:type="spellStart"/>
      <w:r>
        <w:t>photodermatological</w:t>
      </w:r>
      <w:proofErr w:type="spellEnd"/>
      <w:r>
        <w:t xml:space="preserve"> sort when the organism is exposed to sunlight.</w:t>
      </w:r>
    </w:p>
    <w:p w14:paraId="734C8F54" w14:textId="77777777" w:rsidR="008310FF" w:rsidRPr="00C939AF" w:rsidRDefault="008310FF" w:rsidP="006C702A">
      <w:pPr>
        <w:pStyle w:val="Heading1"/>
        <w:widowControl w:val="0"/>
        <w:numPr>
          <w:ilvl w:val="0"/>
          <w:numId w:val="26"/>
        </w:numPr>
        <w:spacing w:line="480" w:lineRule="auto"/>
        <w:ind w:left="360"/>
      </w:pPr>
      <w:r w:rsidRPr="00C939AF">
        <w:t>Process Profile</w:t>
      </w:r>
      <w:r>
        <w:t xml:space="preserve">s </w:t>
      </w:r>
    </w:p>
    <w:p w14:paraId="5B2372CA" w14:textId="77777777" w:rsidR="008310FF" w:rsidRPr="00462312" w:rsidRDefault="008310FF" w:rsidP="008310FF">
      <w:r>
        <w:t xml:space="preserve">A special subtype of such reciprocal dependence among process parts arises in cases such as are illustrated in </w:t>
      </w:r>
      <w:r>
        <w:rPr>
          <w:highlight w:val="yellow"/>
        </w:rPr>
        <w:fldChar w:fldCharType="begin"/>
      </w:r>
      <w:r>
        <w:rPr>
          <w:highlight w:val="yellow"/>
        </w:rPr>
        <w:instrText xml:space="preserve"> REF _Ref322411049 \h </w:instrText>
      </w:r>
      <w:r>
        <w:rPr>
          <w:highlight w:val="yellow"/>
        </w:rPr>
      </w:r>
      <w:r>
        <w:rPr>
          <w:highlight w:val="yellow"/>
        </w:rPr>
        <w:fldChar w:fldCharType="separate"/>
      </w:r>
      <w:r w:rsidRPr="00A91618">
        <w:t xml:space="preserve">Figure </w:t>
      </w:r>
      <w:r>
        <w:rPr>
          <w:noProof/>
        </w:rPr>
        <w:t>4</w:t>
      </w:r>
      <w:r>
        <w:rPr>
          <w:highlight w:val="yellow"/>
        </w:rPr>
        <w:fldChar w:fldCharType="end"/>
      </w:r>
      <w:r>
        <w:t xml:space="preserve">, where the process parts in question – which we shall identify in what follows as </w:t>
      </w:r>
      <w:r>
        <w:rPr>
          <w:i/>
        </w:rPr>
        <w:t>process profiles –</w:t>
      </w:r>
      <w:r>
        <w:t xml:space="preserve"> are of the sort that serve as the target of a process of measurement.</w:t>
      </w:r>
    </w:p>
    <w:p w14:paraId="79F79129" w14:textId="77777777" w:rsidR="008310FF" w:rsidRDefault="008310FF" w:rsidP="008310FF">
      <w:pPr>
        <w:jc w:val="left"/>
      </w:pPr>
      <w:proofErr w:type="gramStart"/>
      <w:r>
        <w:t>A</w:t>
      </w:r>
      <w:r w:rsidRPr="00A91618">
        <w:t xml:space="preserve"> process profile</w:t>
      </w:r>
      <w:r>
        <w:t xml:space="preserve"> as </w:t>
      </w:r>
      <w:r w:rsidRPr="00A91618">
        <w:t xml:space="preserve">a part of a process that is of the sort that can be measured on the basis of </w:t>
      </w:r>
      <w:r>
        <w:t xml:space="preserve">some process of </w:t>
      </w:r>
      <w:r w:rsidRPr="00A91618">
        <w:t>selective abstraction.</w:t>
      </w:r>
      <w:proofErr w:type="gramEnd"/>
      <w:r>
        <w:t xml:space="preserve"> </w:t>
      </w:r>
      <w:r w:rsidRPr="00A91618">
        <w:t xml:space="preserve">The key to </w:t>
      </w:r>
      <w:r>
        <w:t xml:space="preserve">annotating many </w:t>
      </w:r>
      <w:r w:rsidRPr="00A91618">
        <w:t>process measurement data</w:t>
      </w:r>
      <w:r>
        <w:t xml:space="preserve"> in BFO terms</w:t>
      </w:r>
      <w:r w:rsidRPr="00A91618">
        <w:t xml:space="preserve"> is to </w:t>
      </w:r>
      <w:r>
        <w:t xml:space="preserve">identify </w:t>
      </w:r>
      <w:r w:rsidRPr="00A91618">
        <w:t xml:space="preserve">the process profiles represented by the </w:t>
      </w:r>
      <w:r>
        <w:t xml:space="preserve">corresponding </w:t>
      </w:r>
      <w:r w:rsidRPr="00A91618">
        <w:t xml:space="preserve">measurement charts </w:t>
      </w:r>
      <w:r>
        <w:t xml:space="preserve">created </w:t>
      </w:r>
      <w:r w:rsidRPr="00A91618">
        <w:t>in the salient domains.</w:t>
      </w:r>
    </w:p>
    <w:p w14:paraId="2988D3AC" w14:textId="77777777" w:rsidR="008310FF" w:rsidRPr="00DF25C7" w:rsidRDefault="008310FF" w:rsidP="008310FF">
      <w:pPr>
        <w:pStyle w:val="Specification"/>
        <w:ind w:left="0"/>
        <w:jc w:val="left"/>
      </w:pPr>
      <w:r>
        <w:t xml:space="preserve">We can define a process profile as a part of a process that can serve as the target of a process of measurement (and thus of selective abstraction). </w:t>
      </w:r>
      <w:r w:rsidRPr="00A91618">
        <w:t xml:space="preserve">We introduce the relation </w:t>
      </w:r>
      <w:proofErr w:type="spellStart"/>
      <w:r w:rsidRPr="009A4A82">
        <w:t>process_profile</w:t>
      </w:r>
      <w:r w:rsidRPr="009A4A82">
        <w:softHyphen/>
        <w:t>_of</w:t>
      </w:r>
      <w:proofErr w:type="spellEnd"/>
      <w:r w:rsidRPr="00A91618">
        <w:rPr>
          <w:b/>
        </w:rPr>
        <w:t xml:space="preserve"> </w:t>
      </w:r>
      <w:r w:rsidRPr="00A91618">
        <w:t xml:space="preserve">between </w:t>
      </w:r>
      <w:r>
        <w:t xml:space="preserve">one </w:t>
      </w:r>
      <w:r w:rsidRPr="00A91618">
        <w:t xml:space="preserve">process </w:t>
      </w:r>
      <w:r>
        <w:t xml:space="preserve">and another </w:t>
      </w:r>
      <w:r w:rsidRPr="00A91618">
        <w:t xml:space="preserve">surrounding </w:t>
      </w:r>
      <w:r>
        <w:t xml:space="preserve">process, as a special of </w:t>
      </w:r>
      <w:proofErr w:type="spellStart"/>
      <w:r>
        <w:t>occurrent</w:t>
      </w:r>
      <w:proofErr w:type="spellEnd"/>
      <w:r>
        <w:t xml:space="preserve"> </w:t>
      </w:r>
      <w:proofErr w:type="spellStart"/>
      <w:r>
        <w:t>parthood</w:t>
      </w:r>
      <w:proofErr w:type="spellEnd"/>
      <w:r>
        <w:t xml:space="preserve"> relation, which we elucidate as follows:</w:t>
      </w:r>
      <w:r w:rsidRPr="00A91618">
        <w:t xml:space="preserve"> </w:t>
      </w:r>
    </w:p>
    <w:p w14:paraId="012D380B" w14:textId="77777777" w:rsidR="008310FF" w:rsidRPr="00A91618" w:rsidRDefault="008310FF" w:rsidP="008310FF">
      <w:pPr>
        <w:pStyle w:val="Specification"/>
        <w:jc w:val="left"/>
      </w:pPr>
      <w:proofErr w:type="gramStart"/>
      <w:r w:rsidRPr="00A91618">
        <w:rPr>
          <w:i/>
        </w:rPr>
        <w:t>a</w:t>
      </w:r>
      <w:proofErr w:type="gramEnd"/>
      <w:r w:rsidRPr="00A91618">
        <w:rPr>
          <w:i/>
        </w:rPr>
        <w:t xml:space="preserve"> </w:t>
      </w:r>
      <w:proofErr w:type="spellStart"/>
      <w:r w:rsidRPr="009A4A82">
        <w:t>process_profile_of</w:t>
      </w:r>
      <w:proofErr w:type="spellEnd"/>
      <w:r w:rsidRPr="00A91618">
        <w:rPr>
          <w:b/>
        </w:rPr>
        <w:t xml:space="preserve"> </w:t>
      </w:r>
      <w:r w:rsidRPr="00A91618">
        <w:rPr>
          <w:i/>
        </w:rPr>
        <w:t xml:space="preserve">b </w:t>
      </w:r>
      <w:r w:rsidRPr="00A91618">
        <w:rPr>
          <w:rFonts w:ascii="Times New Roman" w:hAnsi="Times New Roman"/>
          <w:szCs w:val="23"/>
        </w:rPr>
        <w:t>holds when</w:t>
      </w:r>
      <w:r w:rsidRPr="00A91618">
        <w:t xml:space="preserve"> </w:t>
      </w:r>
    </w:p>
    <w:p w14:paraId="3ECBA735" w14:textId="77777777" w:rsidR="008310FF" w:rsidRPr="00DF25C7" w:rsidRDefault="008310FF" w:rsidP="008310FF">
      <w:pPr>
        <w:pStyle w:val="Specification"/>
        <w:ind w:left="1440"/>
        <w:jc w:val="left"/>
      </w:pPr>
      <w:proofErr w:type="gramStart"/>
      <w:r>
        <w:rPr>
          <w:i/>
        </w:rPr>
        <w:lastRenderedPageBreak/>
        <w:t>a</w:t>
      </w:r>
      <w:proofErr w:type="gramEnd"/>
      <w:r>
        <w:rPr>
          <w:i/>
        </w:rPr>
        <w:t xml:space="preserve"> </w:t>
      </w:r>
      <w:r>
        <w:t>is  process profile</w:t>
      </w:r>
    </w:p>
    <w:p w14:paraId="25DA7259" w14:textId="77777777" w:rsidR="008310FF" w:rsidRPr="00A91618" w:rsidRDefault="008310FF" w:rsidP="008310FF">
      <w:pPr>
        <w:pStyle w:val="Specification"/>
        <w:ind w:left="1440"/>
        <w:jc w:val="left"/>
        <w:rPr>
          <w:i/>
        </w:rPr>
      </w:pPr>
      <w:r>
        <w:t xml:space="preserve">&amp; </w:t>
      </w:r>
      <w:proofErr w:type="gramStart"/>
      <w:r w:rsidRPr="00A91618">
        <w:rPr>
          <w:i/>
        </w:rPr>
        <w:t>a</w:t>
      </w:r>
      <w:proofErr w:type="gramEnd"/>
      <w:r w:rsidRPr="00A91618">
        <w:rPr>
          <w:i/>
        </w:rPr>
        <w:t xml:space="preserve"> </w:t>
      </w:r>
      <w:r>
        <w:t xml:space="preserve">is a </w:t>
      </w:r>
      <w:r w:rsidRPr="00A91618">
        <w:t xml:space="preserve">proper </w:t>
      </w:r>
      <w:proofErr w:type="spellStart"/>
      <w:r w:rsidRPr="00A91618">
        <w:t>continuant_part_of</w:t>
      </w:r>
      <w:proofErr w:type="spellEnd"/>
      <w:r w:rsidRPr="00A91618">
        <w:t xml:space="preserve"> </w:t>
      </w:r>
      <w:r w:rsidRPr="00A91618">
        <w:rPr>
          <w:i/>
        </w:rPr>
        <w:t>b</w:t>
      </w:r>
    </w:p>
    <w:p w14:paraId="48619A52" w14:textId="77777777" w:rsidR="008310FF" w:rsidRPr="00A91618" w:rsidRDefault="008310FF" w:rsidP="008310FF">
      <w:pPr>
        <w:pStyle w:val="Specification"/>
        <w:ind w:left="1440"/>
        <w:jc w:val="left"/>
        <w:rPr>
          <w:b/>
        </w:rPr>
      </w:pPr>
      <w:r w:rsidRPr="00A91618">
        <w:t xml:space="preserve">&amp; </w:t>
      </w:r>
      <w:proofErr w:type="gramStart"/>
      <w:r w:rsidRPr="00A91618">
        <w:rPr>
          <w:i/>
        </w:rPr>
        <w:t>a</w:t>
      </w:r>
      <w:proofErr w:type="gramEnd"/>
      <w:r w:rsidRPr="00A91618">
        <w:t xml:space="preserve"> and </w:t>
      </w:r>
      <w:r w:rsidRPr="00A91618">
        <w:rPr>
          <w:i/>
        </w:rPr>
        <w:t xml:space="preserve">b </w:t>
      </w:r>
      <w:r w:rsidRPr="009A4A82">
        <w:t>occupy</w:t>
      </w:r>
      <w:r w:rsidRPr="00A91618">
        <w:rPr>
          <w:b/>
        </w:rPr>
        <w:t xml:space="preserve"> </w:t>
      </w:r>
      <w:r w:rsidRPr="00A91618">
        <w:t xml:space="preserve">the same </w:t>
      </w:r>
      <w:r w:rsidRPr="009A4A82">
        <w:t>temporal region</w:t>
      </w:r>
      <w:r w:rsidRPr="00A91618">
        <w:t xml:space="preserve"> </w:t>
      </w:r>
    </w:p>
    <w:p w14:paraId="636A1B65" w14:textId="77777777" w:rsidR="008310FF" w:rsidRDefault="008310FF" w:rsidP="008310FF">
      <w:r>
        <w:t xml:space="preserve">When heat is applied to a volume of gas in a closed container then the pressure of the gas will rise; when we measure the rise in temperature or in pressure of the gas then in each case we rely on selective abstraction, which enables us to identify and measure two distinct process profile parts </w:t>
      </w:r>
      <w:proofErr w:type="gramStart"/>
      <w:r>
        <w:t>of  a</w:t>
      </w:r>
      <w:proofErr w:type="gramEnd"/>
      <w:r>
        <w:t xml:space="preserve"> single whole process.</w:t>
      </w:r>
    </w:p>
    <w:p w14:paraId="78A9E933" w14:textId="77777777" w:rsidR="008310FF" w:rsidRPr="00DF25C7" w:rsidRDefault="008310FF" w:rsidP="008310FF">
      <w:pPr>
        <w:pStyle w:val="Heading2"/>
      </w:pPr>
      <w:r>
        <w:t>5.1</w:t>
      </w:r>
      <w:r>
        <w:tab/>
      </w:r>
      <w:r w:rsidRPr="00DF25C7">
        <w:t>Quality Process Profiles</w:t>
      </w:r>
    </w:p>
    <w:p w14:paraId="29643EDE" w14:textId="77777777" w:rsidR="008310FF" w:rsidRDefault="008310FF" w:rsidP="008310FF">
      <w:pPr>
        <w:jc w:val="left"/>
      </w:pPr>
      <w:r>
        <w:t xml:space="preserve">The simplest type of process profiles are what we shall call ‘quality process profiles’, which are the process profiles which serve as the foci of the sort of selective abstraction that is involved when measurements are made of changes in single qualities, as illustrated, for example, by process profiles of mass, temperature, light intensity, and so on. </w:t>
      </w:r>
    </w:p>
    <w:p w14:paraId="05CC8F83" w14:textId="77777777" w:rsidR="008310FF" w:rsidRPr="00AF230F" w:rsidRDefault="008310FF" w:rsidP="008310FF">
      <w:pPr>
        <w:pStyle w:val="Heading2"/>
      </w:pPr>
      <w:r>
        <w:t>5.2</w:t>
      </w:r>
      <w:r>
        <w:tab/>
      </w:r>
      <w:r w:rsidRPr="00AF230F">
        <w:t>Rate Process Profiles</w:t>
      </w:r>
    </w:p>
    <w:p w14:paraId="13AA454C" w14:textId="77777777" w:rsidR="008310FF" w:rsidRDefault="008310FF" w:rsidP="008310FF">
      <w:pPr>
        <w:jc w:val="left"/>
        <w:rPr>
          <w:szCs w:val="23"/>
        </w:rPr>
      </w:pPr>
      <w:r>
        <w:rPr>
          <w:szCs w:val="23"/>
        </w:rPr>
        <w:t>On a somewhat higher level of complexity are what we shall call rate process profiles, which are the targets of selective abstraction focused not on determinate quality magnitudes plotted over time, but rather on certain ratios between these magnitudes and elapsed times. A speed process profile, for example, is represented by a graph plotting against time the ratio of distance covered per unit of time. Since rates may change, and since such changes, too, may have rates of change, we have to deal here with a hierarchy of process profile universals at successive levels, including:</w:t>
      </w:r>
    </w:p>
    <w:tbl>
      <w:tblPr>
        <w:tblStyle w:val="TableGrid"/>
        <w:tblW w:w="0" w:type="auto"/>
        <w:tblInd w:w="1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5"/>
      </w:tblGrid>
      <w:tr w:rsidR="008310FF" w:rsidRPr="00A91618" w14:paraId="17B30D0E" w14:textId="77777777" w:rsidTr="00F53485">
        <w:tc>
          <w:tcPr>
            <w:tcW w:w="8145" w:type="dxa"/>
          </w:tcPr>
          <w:p w14:paraId="06312AA3" w14:textId="77777777" w:rsidR="008310FF" w:rsidRPr="00A91618" w:rsidRDefault="008310FF" w:rsidP="00F53485">
            <w:pPr>
              <w:jc w:val="left"/>
            </w:pPr>
            <w:proofErr w:type="gramStart"/>
            <w:r w:rsidRPr="00A91618">
              <w:t>speed</w:t>
            </w:r>
            <w:proofErr w:type="gramEnd"/>
            <w:r w:rsidRPr="00A91618">
              <w:t xml:space="preserve"> profile</w:t>
            </w:r>
          </w:p>
          <w:p w14:paraId="273D6145" w14:textId="77777777" w:rsidR="008310FF" w:rsidRPr="00A91618" w:rsidRDefault="008310FF" w:rsidP="00F53485">
            <w:pPr>
              <w:ind w:left="342"/>
              <w:jc w:val="left"/>
            </w:pPr>
            <w:proofErr w:type="gramStart"/>
            <w:r w:rsidRPr="00A91618">
              <w:t>constant</w:t>
            </w:r>
            <w:proofErr w:type="gramEnd"/>
            <w:r w:rsidRPr="00A91618">
              <w:t xml:space="preserve"> speed profile </w:t>
            </w:r>
          </w:p>
          <w:p w14:paraId="78C9546D" w14:textId="77777777" w:rsidR="008310FF" w:rsidRPr="00A91618" w:rsidRDefault="008310FF" w:rsidP="00F53485">
            <w:pPr>
              <w:ind w:left="342"/>
              <w:jc w:val="left"/>
            </w:pPr>
            <w:r w:rsidRPr="00A91618">
              <w:t>2 mph constant speed profile</w:t>
            </w:r>
          </w:p>
          <w:p w14:paraId="5EB8DAEC" w14:textId="77777777" w:rsidR="008310FF" w:rsidRPr="00A91618" w:rsidRDefault="008310FF" w:rsidP="00F53485">
            <w:pPr>
              <w:ind w:left="342"/>
              <w:jc w:val="left"/>
            </w:pPr>
            <w:r w:rsidRPr="00A91618">
              <w:lastRenderedPageBreak/>
              <w:t>3 mph constant speed profile</w:t>
            </w:r>
          </w:p>
          <w:p w14:paraId="74B37D5A" w14:textId="77777777" w:rsidR="008310FF" w:rsidRPr="00A91618" w:rsidRDefault="008310FF" w:rsidP="00F53485">
            <w:pPr>
              <w:ind w:left="342"/>
              <w:jc w:val="left"/>
            </w:pPr>
            <w:proofErr w:type="gramStart"/>
            <w:r w:rsidRPr="00A91618">
              <w:t>increasing</w:t>
            </w:r>
            <w:proofErr w:type="gramEnd"/>
            <w:r w:rsidRPr="00A91618">
              <w:t xml:space="preserve"> speed profile</w:t>
            </w:r>
          </w:p>
          <w:p w14:paraId="24DCDBEF" w14:textId="77777777" w:rsidR="008310FF" w:rsidRPr="00A91618" w:rsidRDefault="008310FF" w:rsidP="00F53485">
            <w:pPr>
              <w:pStyle w:val="ListParagraph"/>
              <w:jc w:val="left"/>
            </w:pPr>
            <w:proofErr w:type="gramStart"/>
            <w:r w:rsidRPr="00A91618">
              <w:t>acceleration</w:t>
            </w:r>
            <w:proofErr w:type="gramEnd"/>
            <w:r w:rsidRPr="00A91618">
              <w:t xml:space="preserve"> profile</w:t>
            </w:r>
          </w:p>
          <w:p w14:paraId="47EE2B94" w14:textId="77777777" w:rsidR="008310FF" w:rsidRPr="00A91618" w:rsidRDefault="008310FF" w:rsidP="00F53485">
            <w:pPr>
              <w:jc w:val="left"/>
            </w:pPr>
            <w:r w:rsidRPr="00A91618">
              <w:tab/>
            </w:r>
            <w:r w:rsidRPr="00A91618">
              <w:tab/>
            </w:r>
            <w:proofErr w:type="gramStart"/>
            <w:r w:rsidRPr="00A91618">
              <w:t>constant</w:t>
            </w:r>
            <w:proofErr w:type="gramEnd"/>
            <w:r w:rsidRPr="00A91618">
              <w:t xml:space="preserve"> acceleration profile </w:t>
            </w:r>
          </w:p>
          <w:p w14:paraId="170A98BF" w14:textId="77777777" w:rsidR="008310FF" w:rsidRPr="00A91618" w:rsidRDefault="008310FF" w:rsidP="00F53485">
            <w:pPr>
              <w:jc w:val="left"/>
            </w:pPr>
            <w:r w:rsidRPr="00A91618">
              <w:tab/>
            </w:r>
            <w:r w:rsidRPr="00A91618">
              <w:tab/>
            </w:r>
            <w:r w:rsidRPr="00A91618">
              <w:tab/>
              <w:t>32ft/s</w:t>
            </w:r>
            <w:r w:rsidRPr="00A91618">
              <w:rPr>
                <w:vertAlign w:val="superscript"/>
              </w:rPr>
              <w:t xml:space="preserve">2 </w:t>
            </w:r>
            <w:r w:rsidRPr="00A91618">
              <w:t>acceleration profile</w:t>
            </w:r>
          </w:p>
          <w:p w14:paraId="0C9291E9" w14:textId="77777777" w:rsidR="008310FF" w:rsidRDefault="008310FF" w:rsidP="00F53485">
            <w:pPr>
              <w:jc w:val="left"/>
            </w:pPr>
            <w:r w:rsidRPr="00A91618">
              <w:tab/>
            </w:r>
            <w:r w:rsidRPr="00A91618">
              <w:tab/>
            </w:r>
            <w:r w:rsidRPr="00A91618">
              <w:tab/>
              <w:t xml:space="preserve">33 </w:t>
            </w:r>
            <w:proofErr w:type="spellStart"/>
            <w:r w:rsidRPr="00A91618">
              <w:t>ft</w:t>
            </w:r>
            <w:proofErr w:type="spellEnd"/>
            <w:r w:rsidRPr="00A91618">
              <w:t>/s</w:t>
            </w:r>
            <w:r w:rsidRPr="00A91618">
              <w:rPr>
                <w:vertAlign w:val="superscript"/>
              </w:rPr>
              <w:t xml:space="preserve">2 </w:t>
            </w:r>
            <w:r w:rsidRPr="00A91618">
              <w:t>acceleration profile</w:t>
            </w:r>
          </w:p>
          <w:p w14:paraId="6DF445CC" w14:textId="77777777" w:rsidR="008310FF" w:rsidRPr="00A91618" w:rsidRDefault="008310FF" w:rsidP="00F53485">
            <w:pPr>
              <w:jc w:val="left"/>
            </w:pPr>
            <w:r>
              <w:tab/>
            </w:r>
            <w:r>
              <w:tab/>
            </w:r>
            <w:proofErr w:type="gramStart"/>
            <w:r>
              <w:t>variable</w:t>
            </w:r>
            <w:proofErr w:type="gramEnd"/>
            <w:r>
              <w:t xml:space="preserve"> acceleration profile</w:t>
            </w:r>
          </w:p>
          <w:p w14:paraId="4F269F1D" w14:textId="77777777" w:rsidR="008310FF" w:rsidRPr="00A91618" w:rsidRDefault="008310FF" w:rsidP="00F53485">
            <w:pPr>
              <w:jc w:val="left"/>
            </w:pPr>
            <w:r w:rsidRPr="00A91618">
              <w:tab/>
            </w:r>
            <w:r w:rsidRPr="00A91618">
              <w:tab/>
            </w:r>
            <w:r>
              <w:tab/>
            </w:r>
            <w:proofErr w:type="gramStart"/>
            <w:r>
              <w:t>increasing</w:t>
            </w:r>
            <w:proofErr w:type="gramEnd"/>
            <w:r>
              <w:t xml:space="preserve"> acceleration profile</w:t>
            </w:r>
          </w:p>
        </w:tc>
      </w:tr>
    </w:tbl>
    <w:p w14:paraId="4B088CAE" w14:textId="77777777" w:rsidR="008310FF" w:rsidRDefault="008310FF" w:rsidP="008310FF">
      <w:pPr>
        <w:jc w:val="left"/>
      </w:pPr>
      <w:proofErr w:type="gramStart"/>
      <w:r w:rsidRPr="00A91618">
        <w:lastRenderedPageBreak/>
        <w:t>and</w:t>
      </w:r>
      <w:proofErr w:type="gramEnd"/>
      <w:r w:rsidRPr="00A91618">
        <w:t xml:space="preserve"> so on.</w:t>
      </w:r>
    </w:p>
    <w:p w14:paraId="2209CAB3" w14:textId="77777777" w:rsidR="008310FF" w:rsidRDefault="008310FF" w:rsidP="008310FF">
      <w:pPr>
        <w:jc w:val="left"/>
      </w:pPr>
      <w:r>
        <w:t>Clearly, t</w:t>
      </w:r>
      <w:r w:rsidRPr="00A91618">
        <w:t xml:space="preserve">he types and subtypes </w:t>
      </w:r>
      <w:r>
        <w:t xml:space="preserve">listed </w:t>
      </w:r>
      <w:r w:rsidRPr="00A91618">
        <w:t xml:space="preserve">here are analogous to the </w:t>
      </w:r>
      <w:r>
        <w:t xml:space="preserve">determinable and determinable </w:t>
      </w:r>
      <w:r w:rsidRPr="00A91618">
        <w:t xml:space="preserve">types and subtypes of qualities recognized by BFO-conformant ontologies on the continuant side </w:t>
      </w:r>
      <w:r>
        <w:t>discussed already above.</w:t>
      </w:r>
      <w:r>
        <w:rPr>
          <w:rStyle w:val="EndnoteReference"/>
        </w:rPr>
        <w:endnoteReference w:id="18"/>
      </w:r>
      <w:r>
        <w:t xml:space="preserve"> </w:t>
      </w:r>
      <w:r w:rsidRPr="00A91618">
        <w:t xml:space="preserve">Here </w:t>
      </w:r>
      <w:r>
        <w:t xml:space="preserve">again </w:t>
      </w:r>
      <w:r w:rsidRPr="00A91618">
        <w:t xml:space="preserve">the reader must bear in mind that in both sets of examples the determinate universals in question, while they need to be </w:t>
      </w:r>
      <w:r>
        <w:t xml:space="preserve">referred to using </w:t>
      </w:r>
      <w:r w:rsidRPr="00A91618">
        <w:t>specific unit</w:t>
      </w:r>
      <w:r>
        <w:t>s</w:t>
      </w:r>
      <w:r w:rsidRPr="00A91618">
        <w:t xml:space="preserve"> of measure, are in fact </w:t>
      </w:r>
      <w:r>
        <w:t>unit-specification independent. In both sets of examples, too, we can distinguish the absolute (velocity) and the relative (speed process profile).</w:t>
      </w:r>
    </w:p>
    <w:p w14:paraId="6CB2068C" w14:textId="77777777" w:rsidR="008310FF" w:rsidRPr="00AF230F" w:rsidRDefault="008310FF" w:rsidP="008310FF">
      <w:pPr>
        <w:pStyle w:val="Heading2"/>
      </w:pPr>
      <w:r w:rsidRPr="00AF230F">
        <w:t>5.3</w:t>
      </w:r>
      <w:r w:rsidRPr="00AF230F">
        <w:tab/>
        <w:t>Beat Process Profiles</w:t>
      </w:r>
    </w:p>
    <w:p w14:paraId="04B21AAE" w14:textId="77777777" w:rsidR="008310FF" w:rsidRPr="00A91618" w:rsidRDefault="008310FF" w:rsidP="008310FF">
      <w:pPr>
        <w:jc w:val="left"/>
      </w:pPr>
      <w:r w:rsidRPr="00A91618">
        <w:t xml:space="preserve">One important </w:t>
      </w:r>
      <w:r>
        <w:t xml:space="preserve">sub-family </w:t>
      </w:r>
      <w:r w:rsidRPr="00A91618">
        <w:t xml:space="preserve">of </w:t>
      </w:r>
      <w:r>
        <w:t xml:space="preserve">rate </w:t>
      </w:r>
      <w:r w:rsidRPr="00A91618">
        <w:t xml:space="preserve">process </w:t>
      </w:r>
      <w:r>
        <w:t xml:space="preserve">profiles is illustrated by the beat or frequency profiles of cyclical processes, illustrated by the 60 </w:t>
      </w:r>
      <w:r w:rsidRPr="00A91618">
        <w:t xml:space="preserve">beats per minute </w:t>
      </w:r>
      <w:r>
        <w:t>beating process of John’s heart, or the 120 beats per minute drumming process of involved in one of John’s performances in a rock band, and so on.</w:t>
      </w:r>
      <w:r w:rsidRPr="00A91618">
        <w:t xml:space="preserve"> </w:t>
      </w:r>
    </w:p>
    <w:p w14:paraId="3FB63564" w14:textId="77777777" w:rsidR="008310FF" w:rsidRDefault="008310FF" w:rsidP="008310FF">
      <w:pPr>
        <w:jc w:val="left"/>
      </w:pPr>
      <w:r>
        <w:t xml:space="preserve">Each such </w:t>
      </w:r>
      <w:r w:rsidRPr="00A91618">
        <w:t>process</w:t>
      </w:r>
      <w:r>
        <w:t xml:space="preserve"> </w:t>
      </w:r>
      <w:r w:rsidRPr="00A91618">
        <w:t xml:space="preserve">includes what we shall call a beat process profile instance as </w:t>
      </w:r>
      <w:r>
        <w:t xml:space="preserve">inseparable </w:t>
      </w:r>
      <w:r w:rsidRPr="00A91618">
        <w:t>part</w:t>
      </w:r>
      <w:r>
        <w:t xml:space="preserve">, a subtype of rate process profile in which the salient ratio is not distance covered but rather </w:t>
      </w:r>
      <w:r>
        <w:lastRenderedPageBreak/>
        <w:t>number of beat cycles per unit of time</w:t>
      </w:r>
      <w:r w:rsidRPr="00A91618">
        <w:t xml:space="preserve">. </w:t>
      </w:r>
      <w:r>
        <w:t xml:space="preserve">Each beat </w:t>
      </w:r>
      <w:r w:rsidRPr="00A91618">
        <w:t xml:space="preserve">process profile instance instantiates </w:t>
      </w:r>
      <w:r>
        <w:t xml:space="preserve">the </w:t>
      </w:r>
      <w:r w:rsidRPr="00A91618">
        <w:t xml:space="preserve">determinable </w:t>
      </w:r>
      <w:r>
        <w:t xml:space="preserve">universal </w:t>
      </w:r>
      <w:r w:rsidRPr="007A3B22">
        <w:rPr>
          <w:i/>
        </w:rPr>
        <w:t>beat process profile</w:t>
      </w:r>
      <w:r>
        <w:rPr>
          <w:i/>
        </w:rPr>
        <w:t>.</w:t>
      </w:r>
      <w:r>
        <w:t xml:space="preserve"> But it also instantiates multiple more specialized universals at lower levels of generality, selected from</w:t>
      </w:r>
    </w:p>
    <w:p w14:paraId="4C2B0F4D" w14:textId="77777777" w:rsidR="008310FF" w:rsidRDefault="008310FF" w:rsidP="008310FF">
      <w:pPr>
        <w:jc w:val="left"/>
      </w:pPr>
      <w:r>
        <w:t xml:space="preserve">   </w:t>
      </w:r>
      <w:proofErr w:type="gramStart"/>
      <w:r>
        <w:t>rate</w:t>
      </w:r>
      <w:proofErr w:type="gramEnd"/>
      <w:r>
        <w:t xml:space="preserve"> process profile</w:t>
      </w:r>
    </w:p>
    <w:p w14:paraId="2AF6CBE0" w14:textId="77777777" w:rsidR="008310FF" w:rsidRDefault="008310FF" w:rsidP="008310FF">
      <w:pPr>
        <w:ind w:left="720"/>
        <w:jc w:val="left"/>
      </w:pPr>
      <w:proofErr w:type="gramStart"/>
      <w:r>
        <w:t>beat</w:t>
      </w:r>
      <w:proofErr w:type="gramEnd"/>
      <w:r>
        <w:t xml:space="preserve"> process profile</w:t>
      </w:r>
    </w:p>
    <w:p w14:paraId="58F80E1D" w14:textId="77777777" w:rsidR="008310FF" w:rsidRDefault="008310FF" w:rsidP="008310FF">
      <w:pPr>
        <w:ind w:left="720" w:firstLine="720"/>
        <w:jc w:val="left"/>
      </w:pPr>
      <w:proofErr w:type="gramStart"/>
      <w:r>
        <w:t>regular</w:t>
      </w:r>
      <w:proofErr w:type="gramEnd"/>
      <w:r>
        <w:t xml:space="preserve"> beat process profile</w:t>
      </w:r>
    </w:p>
    <w:p w14:paraId="3F426226" w14:textId="77777777" w:rsidR="008310FF" w:rsidRPr="00A91618" w:rsidRDefault="008310FF" w:rsidP="008310FF">
      <w:pPr>
        <w:ind w:left="1440" w:firstLine="720"/>
        <w:jc w:val="left"/>
      </w:pPr>
      <w:proofErr w:type="gramStart"/>
      <w:r w:rsidRPr="00A91618">
        <w:t xml:space="preserve">3 </w:t>
      </w:r>
      <w:proofErr w:type="spellStart"/>
      <w:r w:rsidRPr="00A91618">
        <w:t>bpm</w:t>
      </w:r>
      <w:proofErr w:type="spellEnd"/>
      <w:proofErr w:type="gramEnd"/>
      <w:r w:rsidRPr="00A91618">
        <w:t xml:space="preserve"> beat </w:t>
      </w:r>
      <w:r>
        <w:t xml:space="preserve">process </w:t>
      </w:r>
      <w:r w:rsidRPr="00A91618">
        <w:t>profile</w:t>
      </w:r>
    </w:p>
    <w:p w14:paraId="70BC300E" w14:textId="77777777" w:rsidR="008310FF" w:rsidRDefault="008310FF" w:rsidP="008310FF">
      <w:pPr>
        <w:ind w:left="1440" w:firstLine="720"/>
        <w:jc w:val="left"/>
      </w:pPr>
      <w:proofErr w:type="gramStart"/>
      <w:r w:rsidRPr="00A91618">
        <w:t xml:space="preserve">4 </w:t>
      </w:r>
      <w:proofErr w:type="spellStart"/>
      <w:r w:rsidRPr="00A91618">
        <w:t>bpm</w:t>
      </w:r>
      <w:proofErr w:type="spellEnd"/>
      <w:proofErr w:type="gramEnd"/>
      <w:r w:rsidRPr="00A91618">
        <w:t xml:space="preserve"> beat </w:t>
      </w:r>
      <w:r>
        <w:t xml:space="preserve">process </w:t>
      </w:r>
      <w:r w:rsidRPr="00A91618">
        <w:t>profile</w:t>
      </w:r>
    </w:p>
    <w:p w14:paraId="7E8C8AA2" w14:textId="77777777" w:rsidR="008310FF" w:rsidRDefault="008310FF" w:rsidP="008310FF">
      <w:pPr>
        <w:ind w:left="1440"/>
        <w:jc w:val="left"/>
      </w:pPr>
      <w:proofErr w:type="gramStart"/>
      <w:r>
        <w:t>irregular</w:t>
      </w:r>
      <w:proofErr w:type="gramEnd"/>
      <w:r>
        <w:t xml:space="preserve"> beat process profile</w:t>
      </w:r>
    </w:p>
    <w:p w14:paraId="70AF6B4D" w14:textId="77777777" w:rsidR="008310FF" w:rsidRDefault="008310FF" w:rsidP="008310FF">
      <w:pPr>
        <w:ind w:left="1440"/>
        <w:jc w:val="left"/>
      </w:pPr>
      <w:r>
        <w:tab/>
      </w:r>
      <w:proofErr w:type="gramStart"/>
      <w:r>
        <w:t>increasing</w:t>
      </w:r>
      <w:proofErr w:type="gramEnd"/>
      <w:r>
        <w:t xml:space="preserve"> beat process profile</w:t>
      </w:r>
    </w:p>
    <w:p w14:paraId="14B44BF5" w14:textId="77777777" w:rsidR="008310FF" w:rsidRDefault="008310FF" w:rsidP="008310FF">
      <w:pPr>
        <w:jc w:val="left"/>
      </w:pPr>
      <w:proofErr w:type="gramStart"/>
      <w:r>
        <w:t>and</w:t>
      </w:r>
      <w:proofErr w:type="gramEnd"/>
      <w:r>
        <w:t xml:space="preserve"> so on.</w:t>
      </w:r>
      <w:r>
        <w:rPr>
          <w:rStyle w:val="EndnoteReference"/>
        </w:rPr>
        <w:endnoteReference w:id="19"/>
      </w:r>
    </w:p>
    <w:p w14:paraId="63D2A788" w14:textId="77777777" w:rsidR="008310FF" w:rsidRDefault="008310FF" w:rsidP="008310FF">
      <w:pPr>
        <w:jc w:val="left"/>
      </w:pPr>
      <w:r>
        <w:t xml:space="preserve">In the case of a regular </w:t>
      </w:r>
      <w:r w:rsidRPr="00A91618">
        <w:t>beat process profile</w:t>
      </w:r>
      <w:r>
        <w:t xml:space="preserve">, </w:t>
      </w:r>
      <w:r w:rsidRPr="00A91618">
        <w:t xml:space="preserve">a rate can be assigned in the simplest possible fashion by dividing the number of cycles by the length of the temporal region occupied by the beating process profile </w:t>
      </w:r>
      <w:r>
        <w:t xml:space="preserve">as a whole. Irregular process </w:t>
      </w:r>
      <w:r w:rsidRPr="00A91618">
        <w:t>profile</w:t>
      </w:r>
      <w:r>
        <w:t>s of this sort, for example as identified in the clinic, or in the readings on an aircraft instrument panel</w:t>
      </w:r>
      <w:r w:rsidRPr="00A91618">
        <w:t xml:space="preserve">, </w:t>
      </w:r>
      <w:r>
        <w:t>may be of specific interest because they are of diagnostic significance</w:t>
      </w:r>
      <w:r w:rsidRPr="00A91618">
        <w:t xml:space="preserve">. </w:t>
      </w:r>
    </w:p>
    <w:p w14:paraId="2371E8B8" w14:textId="77777777" w:rsidR="008310FF" w:rsidRDefault="008310FF" w:rsidP="008310FF">
      <w:pPr>
        <w:jc w:val="left"/>
      </w:pPr>
      <w:r>
        <w:t xml:space="preserve">In the case of rate process profiles in general, measurement data are often expressed not in terms of the process profile instantiated across a temporal interval, but rather of what holds at some specific temporal instant. The latter is then defined in terms of the former in the following way: </w:t>
      </w:r>
    </w:p>
    <w:p w14:paraId="63F9AC4A" w14:textId="77777777" w:rsidR="008310FF" w:rsidRPr="00BA024D" w:rsidRDefault="008310FF" w:rsidP="008310FF">
      <w:pPr>
        <w:jc w:val="left"/>
        <w:rPr>
          <w:i/>
        </w:rPr>
      </w:pPr>
      <w:r>
        <w:t xml:space="preserve">     (5) John is moving with speed </w:t>
      </w:r>
      <w:r w:rsidRPr="00BA024D">
        <w:rPr>
          <w:i/>
        </w:rPr>
        <w:t xml:space="preserve">v </w:t>
      </w:r>
      <w:r>
        <w:t xml:space="preserve">at time instant </w:t>
      </w:r>
      <w:r w:rsidRPr="00BA024D">
        <w:rPr>
          <w:i/>
        </w:rPr>
        <w:t xml:space="preserve">t </w:t>
      </w:r>
    </w:p>
    <w:p w14:paraId="7C537DBA" w14:textId="77777777" w:rsidR="008310FF" w:rsidRDefault="008310FF" w:rsidP="008310FF">
      <w:pPr>
        <w:jc w:val="left"/>
      </w:pPr>
      <w:proofErr w:type="gramStart"/>
      <w:r>
        <w:t>is</w:t>
      </w:r>
      <w:proofErr w:type="gramEnd"/>
      <w:r>
        <w:t xml:space="preserve"> to assert, roughly, that there is some temporal interval (</w:t>
      </w:r>
      <w:r w:rsidRPr="00056BF7">
        <w:rPr>
          <w:i/>
        </w:rPr>
        <w:t>t</w:t>
      </w:r>
      <w:r w:rsidRPr="00D57224">
        <w:rPr>
          <w:vertAlign w:val="subscript"/>
        </w:rPr>
        <w:t>1</w:t>
      </w:r>
      <w:r>
        <w:t xml:space="preserve">, </w:t>
      </w:r>
      <w:r w:rsidRPr="00056BF7">
        <w:rPr>
          <w:i/>
        </w:rPr>
        <w:t>t</w:t>
      </w:r>
      <w:r w:rsidRPr="00D57224">
        <w:rPr>
          <w:vertAlign w:val="subscript"/>
        </w:rPr>
        <w:t>2</w:t>
      </w:r>
      <w:r>
        <w:t xml:space="preserve">), including </w:t>
      </w:r>
      <w:r w:rsidRPr="00056BF7">
        <w:rPr>
          <w:i/>
        </w:rPr>
        <w:t>t</w:t>
      </w:r>
      <w:r>
        <w:t xml:space="preserve"> in its interior, in which the speed </w:t>
      </w:r>
      <w:r>
        <w:rPr>
          <w:i/>
        </w:rPr>
        <w:t xml:space="preserve">v </w:t>
      </w:r>
      <w:r>
        <w:t>process profile is instantiated.</w:t>
      </w:r>
      <w:r>
        <w:rPr>
          <w:rStyle w:val="EndnoteReference"/>
        </w:rPr>
        <w:endnoteReference w:id="20"/>
      </w:r>
      <w:r>
        <w:t xml:space="preserve"> More precisely (in order to take account of </w:t>
      </w:r>
      <w:r>
        <w:lastRenderedPageBreak/>
        <w:t xml:space="preserve">the fact the John may be moving with a continuously changing speed in the neighborhood of </w:t>
      </w:r>
      <w:r w:rsidRPr="004A03DA">
        <w:rPr>
          <w:i/>
        </w:rPr>
        <w:t>t</w:t>
      </w:r>
      <w:r>
        <w:t>), (5) must be formulated in something like the following terms:</w:t>
      </w:r>
    </w:p>
    <w:p w14:paraId="2A0B4986" w14:textId="77777777" w:rsidR="008310FF" w:rsidRDefault="008310FF" w:rsidP="008310FF">
      <w:pPr>
        <w:ind w:left="810" w:hanging="360"/>
        <w:jc w:val="left"/>
      </w:pPr>
      <w:r>
        <w:t xml:space="preserve">(6) </w:t>
      </w:r>
      <w:r>
        <w:tab/>
        <w:t>Given any ε, however small, we can find some interval (</w:t>
      </w:r>
      <w:r w:rsidRPr="00BA024D">
        <w:rPr>
          <w:i/>
        </w:rPr>
        <w:t>t</w:t>
      </w:r>
      <w:r w:rsidRPr="00BA024D">
        <w:rPr>
          <w:vertAlign w:val="subscript"/>
        </w:rPr>
        <w:t>1</w:t>
      </w:r>
      <w:r>
        <w:t xml:space="preserve">, </w:t>
      </w:r>
      <w:r w:rsidRPr="00BA024D">
        <w:rPr>
          <w:i/>
        </w:rPr>
        <w:t>t</w:t>
      </w:r>
      <w:r w:rsidRPr="00BA024D">
        <w:rPr>
          <w:vertAlign w:val="subscript"/>
        </w:rPr>
        <w:t>2</w:t>
      </w:r>
      <w:r>
        <w:t xml:space="preserve">), including </w:t>
      </w:r>
      <w:r w:rsidRPr="00BA024D">
        <w:rPr>
          <w:i/>
        </w:rPr>
        <w:t>t</w:t>
      </w:r>
      <w:r>
        <w:t xml:space="preserve"> in its interior, during which the speed </w:t>
      </w:r>
      <w:r w:rsidRPr="00BA024D">
        <w:rPr>
          <w:i/>
        </w:rPr>
        <w:t xml:space="preserve">w </w:t>
      </w:r>
      <w:r>
        <w:t xml:space="preserve">at which John is moving is such that the difference between </w:t>
      </w:r>
      <w:r w:rsidRPr="00BA024D">
        <w:rPr>
          <w:i/>
        </w:rPr>
        <w:t xml:space="preserve">w </w:t>
      </w:r>
      <w:r>
        <w:t xml:space="preserve">and </w:t>
      </w:r>
      <w:r w:rsidRPr="00BA024D">
        <w:rPr>
          <w:i/>
        </w:rPr>
        <w:t xml:space="preserve">v </w:t>
      </w:r>
      <w:r>
        <w:t>is less than ε.</w:t>
      </w:r>
    </w:p>
    <w:p w14:paraId="0E106463" w14:textId="77777777" w:rsidR="008310FF" w:rsidRDefault="008310FF" w:rsidP="008310FF">
      <w:pPr>
        <w:jc w:val="left"/>
      </w:pPr>
      <w:r>
        <w:t xml:space="preserve">Note that the logical significance of the ‘at time instant </w:t>
      </w:r>
      <w:r>
        <w:rPr>
          <w:i/>
        </w:rPr>
        <w:t>t</w:t>
      </w:r>
      <w:r>
        <w:t xml:space="preserve">’ in (5) is distinct from what it is, for example, in </w:t>
      </w:r>
    </w:p>
    <w:p w14:paraId="25E7E11D" w14:textId="77777777" w:rsidR="008310FF" w:rsidRPr="00D8426D" w:rsidRDefault="008310FF" w:rsidP="006C702A">
      <w:pPr>
        <w:pStyle w:val="ListParagraph"/>
        <w:widowControl w:val="0"/>
        <w:numPr>
          <w:ilvl w:val="0"/>
          <w:numId w:val="10"/>
        </w:numPr>
        <w:spacing w:line="480" w:lineRule="auto"/>
        <w:jc w:val="left"/>
      </w:pPr>
      <w:r>
        <w:t xml:space="preserve">John has temperature 64 ° Celsius at time instant </w:t>
      </w:r>
      <w:r>
        <w:rPr>
          <w:i/>
        </w:rPr>
        <w:t>t</w:t>
      </w:r>
    </w:p>
    <w:p w14:paraId="4BB3E363" w14:textId="77777777" w:rsidR="008310FF" w:rsidRPr="00D8426D" w:rsidRDefault="008310FF" w:rsidP="008310FF">
      <w:pPr>
        <w:jc w:val="left"/>
      </w:pPr>
      <w:r>
        <w:t xml:space="preserve">In the latter case, we are using ‘at </w:t>
      </w:r>
      <w:r>
        <w:rPr>
          <w:i/>
        </w:rPr>
        <w:t>t</w:t>
      </w:r>
      <w:r>
        <w:t xml:space="preserve">’ as part of an assertion concerning the </w:t>
      </w:r>
      <w:proofErr w:type="spellStart"/>
      <w:r>
        <w:t>instantation</w:t>
      </w:r>
      <w:proofErr w:type="spellEnd"/>
      <w:r>
        <w:t xml:space="preserve"> by an individual of a continuant universal; in the former case, we are using ‘at </w:t>
      </w:r>
      <w:r>
        <w:rPr>
          <w:i/>
        </w:rPr>
        <w:t>t</w:t>
      </w:r>
      <w:r>
        <w:t xml:space="preserve">’ to pick out a part of a process which instantiates an </w:t>
      </w:r>
      <w:proofErr w:type="spellStart"/>
      <w:r>
        <w:t>occurrent</w:t>
      </w:r>
      <w:proofErr w:type="spellEnd"/>
      <w:r>
        <w:t xml:space="preserve"> universal – where the instantiation relation itself is (as it were) timeless. </w:t>
      </w:r>
    </w:p>
    <w:p w14:paraId="451761CD" w14:textId="77777777" w:rsidR="008310FF" w:rsidRDefault="008310FF"/>
    <w:p w14:paraId="3E226E6B" w14:textId="464748BF" w:rsidR="00755698" w:rsidRPr="00486765" w:rsidRDefault="009605D5">
      <w:pPr>
        <w:pStyle w:val="Heading2"/>
        <w:rPr>
          <w:sz w:val="24"/>
        </w:rPr>
      </w:pPr>
      <w:bookmarkStart w:id="697" w:name="_Toc313270730"/>
      <w:bookmarkStart w:id="698" w:name="_Toc319326135"/>
      <w:r w:rsidRPr="00B56876">
        <w:t>3.2</w:t>
      </w:r>
      <w:r w:rsidR="00965517" w:rsidRPr="004C5178">
        <w:t xml:space="preserve"> </w:t>
      </w:r>
      <w:r w:rsidR="0079125C" w:rsidRPr="00722DB2">
        <w:t>Spatiotemporal region</w:t>
      </w:r>
      <w:bookmarkEnd w:id="697"/>
      <w:bookmarkEnd w:id="698"/>
    </w:p>
    <w:p w14:paraId="3C2B14CE" w14:textId="77777777" w:rsidR="0063585C" w:rsidRPr="00486765" w:rsidRDefault="0063585C" w:rsidP="00486765">
      <w:pPr>
        <w:rPr>
          <w:sz w:val="22"/>
        </w:rPr>
      </w:pPr>
    </w:p>
    <w:p w14:paraId="112F4DBB" w14:textId="3C0BB98D" w:rsidR="00F27363" w:rsidRDefault="00430215">
      <w:pPr>
        <w:pStyle w:val="Specification"/>
        <w:rPr>
          <w:rStyle w:val="SpecificationType"/>
          <w:sz w:val="22"/>
        </w:rPr>
      </w:pPr>
      <w:proofErr w:type="gramStart"/>
      <w:ins w:id="699" w:author="Jonathan Bona" w:date="2012-05-04T15:16:00Z">
        <w:r w:rsidRPr="00430215">
          <w:rPr>
            <w:rStyle w:val="Annotation"/>
            <w:rPrChange w:id="700" w:author="Jonathan Bona" w:date="2012-05-04T15:16:00Z">
              <w:rPr>
                <w:rStyle w:val="SpecificationType"/>
                <w:sz w:val="22"/>
              </w:rPr>
            </w:rPrChange>
          </w:rPr>
          <w:t>a</w:t>
        </w:r>
        <w:proofErr w:type="gramEnd"/>
        <w:r w:rsidRPr="00430215">
          <w:rPr>
            <w:rStyle w:val="Annotation"/>
            <w:rPrChange w:id="701" w:author="Jonathan Bona" w:date="2012-05-04T15:16:00Z">
              <w:rPr>
                <w:rStyle w:val="SpecificationType"/>
                <w:sz w:val="22"/>
              </w:rPr>
            </w:rPrChange>
          </w:rPr>
          <w:t>(spatiotemporal region)[</w:t>
        </w:r>
      </w:ins>
      <w:r w:rsidR="003C7730" w:rsidRPr="00486765">
        <w:rPr>
          <w:rStyle w:val="SpecificationType"/>
          <w:sz w:val="22"/>
        </w:rPr>
        <w:t>Elucidation</w:t>
      </w:r>
      <w:r w:rsidR="003C7730" w:rsidRPr="00486765">
        <w:rPr>
          <w:sz w:val="22"/>
        </w:rPr>
        <w:t>: A</w:t>
      </w:r>
      <w:r w:rsidR="00023196" w:rsidRPr="00486765">
        <w:rPr>
          <w:sz w:val="22"/>
        </w:rPr>
        <w:t xml:space="preserve"> </w:t>
      </w:r>
      <w:r w:rsidR="00023196" w:rsidRPr="00486765">
        <w:rPr>
          <w:i/>
          <w:sz w:val="22"/>
        </w:rPr>
        <w:t xml:space="preserve">spatiotemporal region </w:t>
      </w:r>
      <w:r w:rsidR="00023196" w:rsidRPr="00486765">
        <w:rPr>
          <w:sz w:val="22"/>
        </w:rPr>
        <w:t>is a</w:t>
      </w:r>
      <w:r w:rsidR="003C7730" w:rsidRPr="00486765">
        <w:rPr>
          <w:sz w:val="22"/>
        </w:rPr>
        <w:t xml:space="preserve">n </w:t>
      </w:r>
      <w:proofErr w:type="spellStart"/>
      <w:r w:rsidR="003C7730" w:rsidRPr="00486765">
        <w:rPr>
          <w:i/>
          <w:sz w:val="22"/>
        </w:rPr>
        <w:t>occurrent</w:t>
      </w:r>
      <w:proofErr w:type="spellEnd"/>
      <w:r w:rsidR="003C7730" w:rsidRPr="00486765">
        <w:rPr>
          <w:sz w:val="22"/>
        </w:rPr>
        <w:t xml:space="preserve"> entity that is </w:t>
      </w:r>
      <w:r w:rsidR="003C7730" w:rsidRPr="00486765">
        <w:rPr>
          <w:b/>
          <w:sz w:val="22"/>
        </w:rPr>
        <w:t xml:space="preserve">part </w:t>
      </w:r>
      <w:r w:rsidR="003C7730" w:rsidRPr="00486765">
        <w:rPr>
          <w:sz w:val="22"/>
        </w:rPr>
        <w:t xml:space="preserve">of </w:t>
      </w:r>
      <w:proofErr w:type="spellStart"/>
      <w:r w:rsidR="003C7730" w:rsidRPr="00486765">
        <w:rPr>
          <w:sz w:val="22"/>
        </w:rPr>
        <w:t>spacetime</w:t>
      </w:r>
      <w:proofErr w:type="spellEnd"/>
      <w:r w:rsidR="003C7730" w:rsidRPr="00486765">
        <w:rPr>
          <w:sz w:val="22"/>
        </w:rPr>
        <w:t>.</w:t>
      </w:r>
      <w:r w:rsidR="00341371">
        <w:rPr>
          <w:sz w:val="22"/>
        </w:rPr>
        <w:t xml:space="preserve"> [095-001]</w:t>
      </w:r>
      <w:ins w:id="702" w:author="Jonathan Bona" w:date="2012-05-04T15:16:00Z">
        <w:r w:rsidRPr="00430215">
          <w:rPr>
            <w:rStyle w:val="Annotation"/>
            <w:rPrChange w:id="703" w:author="Jonathan Bona" w:date="2012-05-04T15:16:00Z">
              <w:rPr>
                <w:sz w:val="22"/>
              </w:rPr>
            </w:rPrChange>
          </w:rPr>
          <w:t>]</w:t>
        </w:r>
      </w:ins>
    </w:p>
    <w:p w14:paraId="4C962D18" w14:textId="7B269F98" w:rsidR="00F27363" w:rsidRPr="00486765" w:rsidRDefault="00F27363" w:rsidP="00B6123E">
      <w:pPr>
        <w:pStyle w:val="Specification"/>
        <w:ind w:left="0"/>
        <w:rPr>
          <w:sz w:val="18"/>
          <w:szCs w:val="20"/>
        </w:rPr>
      </w:pPr>
      <w:r>
        <w:rPr>
          <w:sz w:val="22"/>
        </w:rPr>
        <w:t xml:space="preserve"> </w:t>
      </w:r>
    </w:p>
    <w:p w14:paraId="05EBFEB9" w14:textId="5260949A" w:rsidR="003C7730" w:rsidRPr="00486765" w:rsidRDefault="003C7730">
      <w:pPr>
        <w:rPr>
          <w:sz w:val="18"/>
          <w:szCs w:val="20"/>
        </w:rPr>
      </w:pPr>
      <w:r w:rsidRPr="00486765">
        <w:rPr>
          <w:sz w:val="22"/>
        </w:rPr>
        <w:t>‘</w:t>
      </w:r>
      <w:proofErr w:type="spellStart"/>
      <w:r w:rsidRPr="00486765">
        <w:rPr>
          <w:sz w:val="22"/>
        </w:rPr>
        <w:t>Spacetime</w:t>
      </w:r>
      <w:proofErr w:type="spellEnd"/>
      <w:r w:rsidRPr="00486765">
        <w:rPr>
          <w:sz w:val="22"/>
        </w:rPr>
        <w:t xml:space="preserve">’ here refers to the </w:t>
      </w:r>
      <w:r w:rsidR="0063585C" w:rsidRPr="00486765">
        <w:rPr>
          <w:sz w:val="22"/>
        </w:rPr>
        <w:t>maximal</w:t>
      </w:r>
      <w:r w:rsidRPr="00486765">
        <w:rPr>
          <w:sz w:val="22"/>
        </w:rPr>
        <w:t xml:space="preserve"> </w:t>
      </w:r>
      <w:r w:rsidRPr="00486765">
        <w:rPr>
          <w:b/>
          <w:sz w:val="22"/>
        </w:rPr>
        <w:t>instance</w:t>
      </w:r>
      <w:r w:rsidRPr="00486765">
        <w:rPr>
          <w:sz w:val="22"/>
        </w:rPr>
        <w:t xml:space="preserve"> of the universal </w:t>
      </w:r>
      <w:r w:rsidRPr="00486765">
        <w:rPr>
          <w:i/>
          <w:sz w:val="22"/>
        </w:rPr>
        <w:t>spatiotemporal region.</w:t>
      </w:r>
    </w:p>
    <w:p w14:paraId="4997AB57" w14:textId="7065949D" w:rsidR="003C7730" w:rsidRPr="00486765" w:rsidRDefault="00F27363">
      <w:pPr>
        <w:rPr>
          <w:sz w:val="22"/>
        </w:rPr>
      </w:pPr>
      <w:r>
        <w:rPr>
          <w:rStyle w:val="SpecificationType"/>
          <w:sz w:val="22"/>
        </w:rPr>
        <w:t>S</w:t>
      </w:r>
      <w:r w:rsidRPr="00486765">
        <w:rPr>
          <w:sz w:val="22"/>
        </w:rPr>
        <w:t>patiotemporal region</w:t>
      </w:r>
      <w:r>
        <w:rPr>
          <w:sz w:val="22"/>
        </w:rPr>
        <w:t>s are such that they</w:t>
      </w:r>
      <w:r w:rsidRPr="00486765">
        <w:rPr>
          <w:sz w:val="22"/>
        </w:rPr>
        <w:t xml:space="preserve"> can be </w:t>
      </w:r>
      <w:proofErr w:type="spellStart"/>
      <w:r w:rsidRPr="00486765">
        <w:rPr>
          <w:b/>
          <w:sz w:val="22"/>
        </w:rPr>
        <w:t>occupied_by</w:t>
      </w:r>
      <w:proofErr w:type="spellEnd"/>
      <w:r w:rsidRPr="00486765">
        <w:rPr>
          <w:b/>
          <w:sz w:val="22"/>
        </w:rPr>
        <w:t xml:space="preserve"> </w:t>
      </w:r>
      <w:r w:rsidRPr="00486765">
        <w:rPr>
          <w:sz w:val="22"/>
        </w:rPr>
        <w:t>process</w:t>
      </w:r>
      <w:r>
        <w:rPr>
          <w:sz w:val="22"/>
        </w:rPr>
        <w:t>es</w:t>
      </w:r>
      <w:r w:rsidRPr="00486765">
        <w:rPr>
          <w:sz w:val="22"/>
        </w:rPr>
        <w:t>.</w:t>
      </w:r>
    </w:p>
    <w:p w14:paraId="5E580185" w14:textId="4CBB06B7" w:rsidR="00023196" w:rsidRPr="00486765" w:rsidRDefault="00430215" w:rsidP="00486765">
      <w:pPr>
        <w:pStyle w:val="Specification"/>
        <w:rPr>
          <w:sz w:val="22"/>
        </w:rPr>
      </w:pPr>
      <w:proofErr w:type="gramStart"/>
      <w:ins w:id="704" w:author="Jonathan Bona" w:date="2012-05-04T15:17:00Z">
        <w:r w:rsidRPr="007539EB">
          <w:rPr>
            <w:rStyle w:val="Annotation"/>
          </w:rPr>
          <w:t>a</w:t>
        </w:r>
        <w:r>
          <w:rPr>
            <w:rStyle w:val="Annotation"/>
          </w:rPr>
          <w:t>s</w:t>
        </w:r>
        <w:proofErr w:type="gramEnd"/>
        <w:r w:rsidRPr="007539EB">
          <w:rPr>
            <w:rStyle w:val="Annotation"/>
          </w:rPr>
          <w:t>(spatiotemporal region)[</w:t>
        </w:r>
      </w:ins>
      <w:r w:rsidR="00023196" w:rsidRPr="00486765">
        <w:rPr>
          <w:rStyle w:val="SpecificationType"/>
          <w:sz w:val="22"/>
        </w:rPr>
        <w:t>Examples</w:t>
      </w:r>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human life</w:t>
      </w:r>
      <w:ins w:id="705" w:author="Jonathan Bona" w:date="2012-05-04T15:17:00Z">
        <w:r w:rsidRPr="00430215">
          <w:rPr>
            <w:rStyle w:val="Annotation"/>
            <w:rPrChange w:id="706" w:author="Jonathan Bona" w:date="2012-05-04T15:17:00Z">
              <w:rPr>
                <w:sz w:val="22"/>
              </w:rPr>
            </w:rPrChange>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the development of a cancer tumor</w:t>
      </w:r>
      <w:ins w:id="707" w:author="Jonathan Bona" w:date="2012-05-04T15:17:00Z">
        <w:r w:rsidRPr="007539EB">
          <w:rPr>
            <w:rStyle w:val="Annotation"/>
          </w:rPr>
          <w:t>\</w:t>
        </w:r>
      </w:ins>
      <w:r w:rsidR="00023196" w:rsidRPr="00486765">
        <w:rPr>
          <w:sz w:val="22"/>
        </w:rPr>
        <w:t xml:space="preserve">, the </w:t>
      </w:r>
      <w:r w:rsidR="00023196" w:rsidRPr="00486765">
        <w:rPr>
          <w:i/>
          <w:sz w:val="22"/>
        </w:rPr>
        <w:t>spatiotemporal region</w:t>
      </w:r>
      <w:r w:rsidR="00023196" w:rsidRPr="00486765">
        <w:rPr>
          <w:sz w:val="22"/>
        </w:rPr>
        <w:t xml:space="preserve"> </w:t>
      </w:r>
      <w:r w:rsidR="00023196" w:rsidRPr="00486765">
        <w:rPr>
          <w:b/>
          <w:sz w:val="22"/>
        </w:rPr>
        <w:t>occupied</w:t>
      </w:r>
      <w:r w:rsidR="00023196" w:rsidRPr="00486765">
        <w:rPr>
          <w:sz w:val="22"/>
        </w:rPr>
        <w:t xml:space="preserve"> by a </w:t>
      </w:r>
      <w:r w:rsidR="00023196" w:rsidRPr="00486765">
        <w:rPr>
          <w:i/>
          <w:sz w:val="22"/>
        </w:rPr>
        <w:t>process</w:t>
      </w:r>
      <w:r w:rsidR="00023196" w:rsidRPr="00486765">
        <w:rPr>
          <w:sz w:val="22"/>
        </w:rPr>
        <w:t xml:space="preserve"> of cellular meiosis.</w:t>
      </w:r>
      <w:ins w:id="708" w:author="Jonathan Bona" w:date="2012-05-04T15:17:00Z">
        <w:r w:rsidRPr="00430215">
          <w:rPr>
            <w:rStyle w:val="Annotation"/>
          </w:rPr>
          <w:t xml:space="preserve"> </w:t>
        </w:r>
        <w:r w:rsidRPr="007539EB">
          <w:rPr>
            <w:rStyle w:val="Annotation"/>
          </w:rPr>
          <w:t>]</w:t>
        </w:r>
      </w:ins>
    </w:p>
    <w:p w14:paraId="2F10B770" w14:textId="77777777" w:rsidR="00CF68CB" w:rsidRPr="00486765" w:rsidRDefault="00CF68CB">
      <w:pPr>
        <w:pStyle w:val="Specification"/>
        <w:rPr>
          <w:sz w:val="22"/>
        </w:rPr>
      </w:pPr>
    </w:p>
    <w:p w14:paraId="5A9501EB" w14:textId="25F3BCFF" w:rsidR="003C7730" w:rsidRPr="00486765" w:rsidRDefault="00430215">
      <w:pPr>
        <w:pStyle w:val="Specification"/>
        <w:rPr>
          <w:sz w:val="18"/>
          <w:szCs w:val="20"/>
        </w:rPr>
      </w:pPr>
      <w:proofErr w:type="gramStart"/>
      <w:ins w:id="709" w:author="Jonathan Bona" w:date="2012-05-04T15:17:00Z">
        <w:r w:rsidRPr="007539EB">
          <w:rPr>
            <w:rStyle w:val="Annotation"/>
          </w:rPr>
          <w:t>a</w:t>
        </w:r>
        <w:proofErr w:type="gramEnd"/>
        <w:r w:rsidRPr="007539EB">
          <w:rPr>
            <w:rStyle w:val="Annotation"/>
          </w:rPr>
          <w:t>(spatiotemporal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w:t>
      </w:r>
      <w:r w:rsidR="003C7730" w:rsidRPr="00486765">
        <w:rPr>
          <w:b/>
          <w:sz w:val="22"/>
        </w:rPr>
        <w:t>parts</w:t>
      </w:r>
      <w:r w:rsidR="003C7730" w:rsidRPr="00486765">
        <w:rPr>
          <w:sz w:val="22"/>
        </w:rPr>
        <w:t xml:space="preserve"> of spatiotemporal regions are spatiotemporal regions. </w:t>
      </w:r>
      <w:r w:rsidR="00341371">
        <w:rPr>
          <w:sz w:val="22"/>
        </w:rPr>
        <w:t>[096-001</w:t>
      </w:r>
      <w:proofErr w:type="gramStart"/>
      <w:r w:rsidR="00341371">
        <w:rPr>
          <w:sz w:val="22"/>
        </w:rPr>
        <w:t>]</w:t>
      </w:r>
      <w:ins w:id="710" w:author="Jonathan Bona" w:date="2012-05-04T15:17:00Z">
        <w:r w:rsidRPr="00430215">
          <w:rPr>
            <w:rStyle w:val="Annotation"/>
          </w:rPr>
          <w:t xml:space="preserve"> </w:t>
        </w:r>
        <w:r w:rsidRPr="007539EB">
          <w:rPr>
            <w:rStyle w:val="Annotation"/>
          </w:rPr>
          <w:t>]</w:t>
        </w:r>
      </w:ins>
      <w:proofErr w:type="gramEnd"/>
    </w:p>
    <w:p w14:paraId="10D14831" w14:textId="12BDCB6D" w:rsidR="003D4164" w:rsidRPr="00486765" w:rsidRDefault="00430215">
      <w:pPr>
        <w:pStyle w:val="Specification"/>
        <w:rPr>
          <w:sz w:val="22"/>
        </w:rPr>
      </w:pPr>
      <w:proofErr w:type="gramStart"/>
      <w:ins w:id="711" w:author="Jonathan Bona" w:date="2012-05-04T15:17:00Z">
        <w:r w:rsidRPr="007539EB">
          <w:rPr>
            <w:rStyle w:val="Annotation"/>
          </w:rPr>
          <w:t>a</w:t>
        </w:r>
        <w:proofErr w:type="gramEnd"/>
        <w:r w:rsidRPr="007539EB">
          <w:rPr>
            <w:rStyle w:val="Annotation"/>
          </w:rPr>
          <w:t>(spatiotemporal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151755" w:rsidRPr="00486765">
        <w:rPr>
          <w:sz w:val="22"/>
        </w:rPr>
        <w:t xml:space="preserve"> </w:t>
      </w:r>
      <w:proofErr w:type="spellStart"/>
      <w:r w:rsidR="003D4164" w:rsidRPr="00486765">
        <w:rPr>
          <w:b/>
          <w:sz w:val="22"/>
        </w:rPr>
        <w:t>projects_onto</w:t>
      </w:r>
      <w:proofErr w:type="spellEnd"/>
      <w:r w:rsidR="005E2E09" w:rsidRPr="00486765">
        <w:rPr>
          <w:b/>
          <w:sz w:val="22"/>
        </w:rPr>
        <w:t xml:space="preserve"> </w:t>
      </w:r>
      <w:r w:rsidR="003D4164" w:rsidRPr="00486765">
        <w:rPr>
          <w:sz w:val="22"/>
        </w:rPr>
        <w:t>some</w:t>
      </w:r>
      <w:r w:rsidR="005E2E09" w:rsidRPr="00486765">
        <w:rPr>
          <w:sz w:val="22"/>
        </w:rPr>
        <w:t xml:space="preserve"> </w:t>
      </w:r>
      <w:r w:rsidR="003D4164" w:rsidRPr="00486765">
        <w:rPr>
          <w:sz w:val="22"/>
        </w:rPr>
        <w:t>temporal region</w:t>
      </w:r>
      <w:r w:rsidR="00341371">
        <w:rPr>
          <w:sz w:val="22"/>
        </w:rPr>
        <w:t>. [098-001</w:t>
      </w:r>
      <w:proofErr w:type="gramStart"/>
      <w:r w:rsidR="00341371">
        <w:rPr>
          <w:sz w:val="22"/>
        </w:rPr>
        <w:t>]</w:t>
      </w:r>
      <w:ins w:id="712" w:author="Jonathan Bona" w:date="2012-05-04T15:17:00Z">
        <w:r w:rsidRPr="00430215">
          <w:rPr>
            <w:rStyle w:val="Annotation"/>
          </w:rPr>
          <w:t xml:space="preserve"> </w:t>
        </w:r>
        <w:r w:rsidRPr="007539EB">
          <w:rPr>
            <w:rStyle w:val="Annotation"/>
          </w:rPr>
          <w:t>]</w:t>
        </w:r>
      </w:ins>
      <w:proofErr w:type="gramEnd"/>
    </w:p>
    <w:p w14:paraId="57BD7082" w14:textId="11B53178" w:rsidR="003D4164" w:rsidRPr="00486765" w:rsidRDefault="00430215">
      <w:pPr>
        <w:pStyle w:val="Specification"/>
        <w:rPr>
          <w:sz w:val="22"/>
        </w:rPr>
      </w:pPr>
      <w:proofErr w:type="gramStart"/>
      <w:ins w:id="713" w:author="Jonathan Bona" w:date="2012-05-04T15:17:00Z">
        <w:r w:rsidRPr="007539EB">
          <w:rPr>
            <w:rStyle w:val="Annotation"/>
          </w:rPr>
          <w:t>a</w:t>
        </w:r>
        <w:proofErr w:type="gramEnd"/>
        <w:r w:rsidRPr="007539EB">
          <w:rPr>
            <w:rStyle w:val="Annotation"/>
          </w:rPr>
          <w:t>(spatiotemporal region)[</w:t>
        </w:r>
      </w:ins>
      <w:r w:rsidR="00C56E10" w:rsidRPr="00486765">
        <w:rPr>
          <w:rStyle w:val="SpecificationType"/>
          <w:sz w:val="22"/>
        </w:rPr>
        <w:t>Axiom</w:t>
      </w:r>
      <w:r w:rsidR="00C56E10" w:rsidRPr="00486765">
        <w:rPr>
          <w:smallCaps/>
          <w:sz w:val="22"/>
        </w:rPr>
        <w:t>:</w:t>
      </w:r>
      <w:r w:rsidR="00C56E10" w:rsidRPr="00486765">
        <w:rPr>
          <w:sz w:val="22"/>
        </w:rPr>
        <w:t xml:space="preserve"> </w:t>
      </w:r>
      <w:r w:rsidR="003D4164" w:rsidRPr="00486765">
        <w:rPr>
          <w:sz w:val="22"/>
        </w:rPr>
        <w:t>Each spatiotemporal region</w:t>
      </w:r>
      <w:r w:rsidR="005E2E09" w:rsidRPr="00486765">
        <w:rPr>
          <w:sz w:val="22"/>
        </w:rPr>
        <w:t xml:space="preserve"> </w:t>
      </w:r>
      <w:proofErr w:type="spellStart"/>
      <w:r w:rsidR="003D4164" w:rsidRPr="00486765">
        <w:rPr>
          <w:b/>
          <w:sz w:val="22"/>
        </w:rPr>
        <w:t>projects_onto</w:t>
      </w:r>
      <w:proofErr w:type="spellEnd"/>
      <w:r w:rsidR="003D4164" w:rsidRPr="00486765">
        <w:rPr>
          <w:b/>
          <w:sz w:val="22"/>
        </w:rPr>
        <w:t xml:space="preserve"> </w:t>
      </w:r>
      <w:r w:rsidR="003D4164" w:rsidRPr="00486765">
        <w:rPr>
          <w:sz w:val="22"/>
        </w:rPr>
        <w:t>some</w:t>
      </w:r>
      <w:r w:rsidR="003D4164" w:rsidRPr="00486765">
        <w:rPr>
          <w:b/>
          <w:sz w:val="22"/>
        </w:rPr>
        <w:t xml:space="preserve"> </w:t>
      </w:r>
      <w:r w:rsidR="003D4164" w:rsidRPr="00486765">
        <w:rPr>
          <w:sz w:val="22"/>
        </w:rPr>
        <w:t>spatial region</w:t>
      </w:r>
      <w:r w:rsidR="005E2E09" w:rsidRPr="00486765">
        <w:rPr>
          <w:sz w:val="22"/>
        </w:rPr>
        <w:t xml:space="preserve"> </w:t>
      </w:r>
      <w:r w:rsidR="003D4164" w:rsidRPr="00486765">
        <w:rPr>
          <w:b/>
          <w:sz w:val="22"/>
        </w:rPr>
        <w:t>at</w:t>
      </w:r>
      <w:r w:rsidR="005E2E09" w:rsidRPr="00486765">
        <w:rPr>
          <w:b/>
          <w:sz w:val="22"/>
        </w:rPr>
        <w:t xml:space="preserve"> </w:t>
      </w:r>
      <w:r w:rsidR="003D4164" w:rsidRPr="00486765">
        <w:rPr>
          <w:sz w:val="22"/>
        </w:rPr>
        <w:t>t</w:t>
      </w:r>
      <w:r w:rsidR="00341371">
        <w:rPr>
          <w:sz w:val="22"/>
        </w:rPr>
        <w:t>. [099-001]</w:t>
      </w:r>
      <w:ins w:id="714" w:author="Jonathan Bona" w:date="2012-05-04T15:17:00Z">
        <w:r w:rsidRPr="00430215">
          <w:rPr>
            <w:rStyle w:val="Annotation"/>
          </w:rPr>
          <w:t xml:space="preserve"> </w:t>
        </w:r>
        <w:r w:rsidRPr="007539EB">
          <w:rPr>
            <w:rStyle w:val="Annotation"/>
          </w:rPr>
          <w:t>]</w:t>
        </w:r>
      </w:ins>
    </w:p>
    <w:p w14:paraId="77BDA70B" w14:textId="77777777" w:rsidR="00EC4835" w:rsidRPr="00486765" w:rsidRDefault="00EC4835" w:rsidP="00486765">
      <w:pPr>
        <w:rPr>
          <w:sz w:val="22"/>
        </w:rPr>
      </w:pPr>
    </w:p>
    <w:p w14:paraId="15852490" w14:textId="77155A36" w:rsidR="003D4164" w:rsidRPr="00486765" w:rsidRDefault="00EC4835">
      <w:pPr>
        <w:rPr>
          <w:sz w:val="22"/>
        </w:rPr>
      </w:pPr>
      <w:r w:rsidRPr="00486765">
        <w:rPr>
          <w:sz w:val="22"/>
        </w:rPr>
        <w:t>T</w:t>
      </w:r>
      <w:r w:rsidR="003D4164" w:rsidRPr="00486765">
        <w:rPr>
          <w:sz w:val="22"/>
        </w:rPr>
        <w:t>he projection</w:t>
      </w:r>
      <w:r w:rsidR="00C56E10" w:rsidRPr="00486765">
        <w:rPr>
          <w:sz w:val="22"/>
        </w:rPr>
        <w:t xml:space="preserve"> relation</w:t>
      </w:r>
      <w:r w:rsidRPr="00486765">
        <w:rPr>
          <w:sz w:val="22"/>
        </w:rPr>
        <w:t xml:space="preserve"> will need to be</w:t>
      </w:r>
      <w:r w:rsidR="00C56E10" w:rsidRPr="00486765">
        <w:rPr>
          <w:sz w:val="22"/>
        </w:rPr>
        <w:t xml:space="preserve"> </w:t>
      </w:r>
      <w:r w:rsidR="003D4164" w:rsidRPr="00486765">
        <w:rPr>
          <w:sz w:val="22"/>
        </w:rPr>
        <w:t xml:space="preserve">defined in </w:t>
      </w:r>
      <w:r w:rsidR="00C56E10" w:rsidRPr="00486765">
        <w:rPr>
          <w:sz w:val="22"/>
        </w:rPr>
        <w:t xml:space="preserve">each </w:t>
      </w:r>
      <w:r w:rsidR="003D4164" w:rsidRPr="00486765">
        <w:rPr>
          <w:sz w:val="22"/>
        </w:rPr>
        <w:t>case in terms of the frame employed.</w:t>
      </w:r>
    </w:p>
    <w:p w14:paraId="3587741E" w14:textId="77777777" w:rsidR="0017019A" w:rsidRPr="00751DA3" w:rsidRDefault="0017019A" w:rsidP="0017019A">
      <w:pPr>
        <w:pStyle w:val="Specification"/>
        <w:rPr>
          <w:rStyle w:val="apple-style-span"/>
          <w:rFonts w:ascii="Times New Roman" w:hAnsi="Times New Roman"/>
          <w:color w:val="000000"/>
          <w:sz w:val="22"/>
          <w:szCs w:val="23"/>
          <w:shd w:val="clear" w:color="auto" w:fill="FFFFFF"/>
        </w:rPr>
      </w:pPr>
    </w:p>
    <w:p w14:paraId="287E71BA" w14:textId="0C6E9F08" w:rsidR="0017019A" w:rsidRPr="00B23775" w:rsidRDefault="00FB53AF" w:rsidP="0017019A">
      <w:pPr>
        <w:pStyle w:val="Specification"/>
        <w:rPr>
          <w:rStyle w:val="apple-style-span"/>
          <w:color w:val="000000"/>
          <w:szCs w:val="23"/>
          <w:shd w:val="clear" w:color="auto" w:fill="FFFFFF"/>
        </w:rPr>
      </w:pPr>
      <w:proofErr w:type="gramStart"/>
      <w:ins w:id="715" w:author="Jonathan Bona" w:date="2012-05-04T15:43:00Z">
        <w:r w:rsidRPr="007539EB">
          <w:rPr>
            <w:rStyle w:val="Annotation"/>
          </w:rPr>
          <w:t>a</w:t>
        </w:r>
        <w:proofErr w:type="gramEnd"/>
        <w:r w:rsidRPr="007539EB">
          <w:rPr>
            <w:rStyle w:val="Annotation"/>
          </w:rPr>
          <w:t>(spatiotemporal region)[</w:t>
        </w:r>
      </w:ins>
      <w:r w:rsidR="0017019A" w:rsidRPr="00751DA3">
        <w:rPr>
          <w:rStyle w:val="apple-style-span"/>
          <w:smallCaps/>
          <w:color w:val="000000"/>
          <w:sz w:val="22"/>
          <w:szCs w:val="23"/>
          <w:shd w:val="clear" w:color="auto" w:fill="FFFFFF"/>
        </w:rPr>
        <w:t xml:space="preserve">Axiom: </w:t>
      </w:r>
      <w:r w:rsidR="0017019A" w:rsidRPr="00751DA3">
        <w:rPr>
          <w:rStyle w:val="apple-style-span"/>
          <w:color w:val="000000"/>
          <w:sz w:val="22"/>
          <w:szCs w:val="23"/>
          <w:shd w:val="clear" w:color="auto" w:fill="FFFFFF"/>
        </w:rPr>
        <w:t xml:space="preserve">Every </w:t>
      </w:r>
      <w:del w:id="716" w:author="Jonathan Bona" w:date="2012-05-04T15:36:00Z">
        <w:r w:rsidR="0017019A" w:rsidRPr="00751DA3" w:rsidDel="0036416D">
          <w:rPr>
            <w:rStyle w:val="apple-style-span"/>
            <w:i/>
            <w:color w:val="000000"/>
            <w:sz w:val="22"/>
            <w:szCs w:val="23"/>
            <w:shd w:val="clear" w:color="auto" w:fill="FFFFFF"/>
          </w:rPr>
          <w:delText>temporal</w:delText>
        </w:r>
        <w:r w:rsidR="0017019A" w:rsidRPr="00751DA3" w:rsidDel="0036416D">
          <w:rPr>
            <w:rStyle w:val="apple-style-span"/>
            <w:color w:val="000000"/>
            <w:sz w:val="22"/>
            <w:szCs w:val="23"/>
            <w:shd w:val="clear" w:color="auto" w:fill="FFFFFF"/>
          </w:rPr>
          <w:delText xml:space="preserve"> or </w:delText>
        </w:r>
      </w:del>
      <w:r w:rsidR="0017019A" w:rsidRPr="00751DA3">
        <w:rPr>
          <w:rStyle w:val="apple-style-span"/>
          <w:i/>
          <w:color w:val="000000"/>
          <w:sz w:val="22"/>
          <w:szCs w:val="23"/>
          <w:shd w:val="clear" w:color="auto" w:fill="FFFFFF"/>
        </w:rPr>
        <w:t>spatiotemporal region</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 xml:space="preserve">r </w:t>
      </w:r>
      <w:r w:rsidR="0017019A" w:rsidRPr="00751DA3">
        <w:rPr>
          <w:rStyle w:val="apple-style-span"/>
          <w:color w:val="000000"/>
          <w:sz w:val="22"/>
          <w:szCs w:val="23"/>
          <w:shd w:val="clear" w:color="auto" w:fill="FFFFFF"/>
        </w:rPr>
        <w:t xml:space="preserve">is such that </w:t>
      </w:r>
      <w:r w:rsidR="0017019A" w:rsidRPr="00751DA3">
        <w:rPr>
          <w:rStyle w:val="apple-style-span"/>
          <w:i/>
          <w:color w:val="000000"/>
          <w:sz w:val="22"/>
          <w:szCs w:val="23"/>
          <w:shd w:val="clear" w:color="auto" w:fill="FFFFFF"/>
        </w:rPr>
        <w:t xml:space="preserve">r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w:t>
      </w:r>
      <w:r w:rsidR="0017019A" w:rsidRPr="00751DA3">
        <w:rPr>
          <w:rStyle w:val="apple-style-span"/>
          <w:i/>
          <w:color w:val="000000"/>
          <w:sz w:val="22"/>
          <w:szCs w:val="23"/>
          <w:shd w:val="clear" w:color="auto" w:fill="FFFFFF"/>
        </w:rPr>
        <w:t>r.</w:t>
      </w:r>
      <w:r w:rsidR="0081722A">
        <w:rPr>
          <w:rStyle w:val="apple-style-span"/>
          <w:color w:val="000000"/>
          <w:sz w:val="22"/>
          <w:szCs w:val="23"/>
          <w:shd w:val="clear" w:color="auto" w:fill="FFFFFF"/>
        </w:rPr>
        <w:t xml:space="preserve"> [107-001]</w:t>
      </w:r>
      <w:ins w:id="717" w:author="Jonathan Bona" w:date="2012-05-04T15:43:00Z">
        <w:r w:rsidRPr="00FB53AF">
          <w:rPr>
            <w:rStyle w:val="Annotation"/>
            <w:rPrChange w:id="718" w:author="Jonathan Bona" w:date="2012-05-04T15:43:00Z">
              <w:rPr>
                <w:rStyle w:val="apple-style-span"/>
                <w:color w:val="000000"/>
                <w:sz w:val="22"/>
                <w:szCs w:val="23"/>
                <w:shd w:val="clear" w:color="auto" w:fill="FFFFFF"/>
              </w:rPr>
            </w:rPrChange>
          </w:rPr>
          <w:t>]</w:t>
        </w:r>
      </w:ins>
    </w:p>
    <w:p w14:paraId="15DDA359" w14:textId="642ADC63" w:rsidR="0017019A" w:rsidRPr="0081722A" w:rsidRDefault="00FB53AF" w:rsidP="0017019A">
      <w:pPr>
        <w:pStyle w:val="Specification"/>
        <w:rPr>
          <w:rStyle w:val="apple-style-span"/>
          <w:sz w:val="22"/>
        </w:rPr>
      </w:pPr>
      <w:proofErr w:type="gramStart"/>
      <w:ins w:id="719" w:author="Jonathan Bona" w:date="2012-05-04T15:43:00Z">
        <w:r w:rsidRPr="007539EB">
          <w:rPr>
            <w:rStyle w:val="Annotation"/>
          </w:rPr>
          <w:t>a</w:t>
        </w:r>
        <w:proofErr w:type="gramEnd"/>
        <w:r w:rsidRPr="007539EB">
          <w:rPr>
            <w:rStyle w:val="Annotation"/>
          </w:rPr>
          <w:t>(spatiotemporal region)[</w:t>
        </w:r>
      </w:ins>
      <w:r w:rsidR="0017019A" w:rsidRPr="00751DA3">
        <w:rPr>
          <w:rStyle w:val="apple-style-span"/>
          <w:sz w:val="22"/>
        </w:rPr>
        <w:t xml:space="preserve">Axiom: Every </w:t>
      </w:r>
      <w:proofErr w:type="spellStart"/>
      <w:r w:rsidR="0017019A" w:rsidRPr="00751DA3">
        <w:rPr>
          <w:rStyle w:val="apple-style-span"/>
          <w:i/>
          <w:sz w:val="22"/>
        </w:rPr>
        <w:t>occurrent</w:t>
      </w:r>
      <w:proofErr w:type="spellEnd"/>
      <w:r w:rsidR="0017019A" w:rsidRPr="00751DA3">
        <w:rPr>
          <w:rStyle w:val="apple-style-span"/>
          <w:sz w:val="22"/>
        </w:rPr>
        <w:t xml:space="preserve"> </w:t>
      </w:r>
      <w:r w:rsidR="0017019A" w:rsidRPr="00751DA3">
        <w:rPr>
          <w:rStyle w:val="apple-style-span"/>
          <w:b/>
          <w:sz w:val="22"/>
        </w:rPr>
        <w:t>occupies</w:t>
      </w:r>
      <w:r w:rsidR="0017019A" w:rsidRPr="00751DA3">
        <w:rPr>
          <w:rStyle w:val="apple-style-span"/>
          <w:sz w:val="22"/>
        </w:rPr>
        <w:t xml:space="preserve"> some </w:t>
      </w:r>
      <w:r w:rsidR="0017019A" w:rsidRPr="00751DA3">
        <w:rPr>
          <w:rStyle w:val="apple-style-span"/>
          <w:b/>
          <w:sz w:val="22"/>
        </w:rPr>
        <w:t>spatiotemporal region.</w:t>
      </w:r>
      <w:r w:rsidR="0081722A">
        <w:rPr>
          <w:rStyle w:val="apple-style-span"/>
          <w:b/>
          <w:sz w:val="22"/>
        </w:rPr>
        <w:t xml:space="preserve"> </w:t>
      </w:r>
      <w:r w:rsidR="0081722A">
        <w:rPr>
          <w:rStyle w:val="apple-style-span"/>
          <w:sz w:val="22"/>
        </w:rPr>
        <w:t>[108-001</w:t>
      </w:r>
      <w:proofErr w:type="gramStart"/>
      <w:r w:rsidR="0081722A">
        <w:rPr>
          <w:rStyle w:val="apple-style-span"/>
          <w:sz w:val="22"/>
        </w:rPr>
        <w:t>]</w:t>
      </w:r>
      <w:ins w:id="720" w:author="Jonathan Bona" w:date="2012-05-04T15:43:00Z">
        <w:r w:rsidRPr="00FB53AF">
          <w:rPr>
            <w:rStyle w:val="Annotation"/>
          </w:rPr>
          <w:t xml:space="preserve"> </w:t>
        </w:r>
        <w:r w:rsidRPr="007539EB">
          <w:rPr>
            <w:rStyle w:val="Annotation"/>
          </w:rPr>
          <w:t>]</w:t>
        </w:r>
      </w:ins>
      <w:proofErr w:type="gramEnd"/>
    </w:p>
    <w:p w14:paraId="72D03857" w14:textId="6C68AC19" w:rsidR="0017019A" w:rsidRPr="00751DA3" w:rsidRDefault="00FB53AF" w:rsidP="0017019A">
      <w:pPr>
        <w:pStyle w:val="Specification"/>
        <w:rPr>
          <w:rStyle w:val="apple-style-span"/>
          <w:i/>
          <w:color w:val="000000"/>
          <w:sz w:val="22"/>
          <w:szCs w:val="23"/>
          <w:shd w:val="clear" w:color="auto" w:fill="FFFFFF"/>
        </w:rPr>
      </w:pPr>
      <w:proofErr w:type="gramStart"/>
      <w:ins w:id="721" w:author="Jonathan Bona" w:date="2012-05-04T15:43:00Z">
        <w:r w:rsidRPr="00FB53AF">
          <w:rPr>
            <w:rStyle w:val="Annotation"/>
            <w:rPrChange w:id="722" w:author="Jonathan Bona" w:date="2012-05-04T15:43:00Z">
              <w:rPr>
                <w:rStyle w:val="apple-style-span"/>
                <w:smallCaps/>
                <w:color w:val="000000"/>
                <w:sz w:val="22"/>
                <w:szCs w:val="23"/>
                <w:shd w:val="clear" w:color="auto" w:fill="FFFFFF"/>
              </w:rPr>
            </w:rPrChange>
          </w:rPr>
          <w:t>a</w:t>
        </w:r>
        <w:proofErr w:type="gramEnd"/>
        <w:r w:rsidRPr="00FB53AF">
          <w:rPr>
            <w:rStyle w:val="Annotation"/>
            <w:rPrChange w:id="723" w:author="Jonathan Bona" w:date="2012-05-04T15:43:00Z">
              <w:rPr>
                <w:rStyle w:val="apple-style-span"/>
                <w:smallCaps/>
                <w:color w:val="000000"/>
                <w:sz w:val="22"/>
                <w:szCs w:val="23"/>
                <w:shd w:val="clear" w:color="auto" w:fill="FFFFFF"/>
              </w:rPr>
            </w:rPrChange>
          </w:rPr>
          <w:t>(temporal region)[</w:t>
        </w:r>
      </w:ins>
      <w:commentRangeStart w:id="724"/>
      <w:r w:rsidR="0017019A" w:rsidRPr="00751DA3">
        <w:rPr>
          <w:rStyle w:val="apple-style-span"/>
          <w:smallCaps/>
          <w:color w:val="000000"/>
          <w:sz w:val="22"/>
          <w:szCs w:val="23"/>
          <w:shd w:val="clear" w:color="auto" w:fill="FFFFFF"/>
        </w:rPr>
        <w:t xml:space="preserve">Theorem: </w:t>
      </w:r>
      <w:r w:rsidR="0017019A" w:rsidRPr="00751DA3">
        <w:rPr>
          <w:rStyle w:val="apple-style-span"/>
          <w:color w:val="000000"/>
          <w:sz w:val="22"/>
          <w:szCs w:val="23"/>
          <w:shd w:val="clear" w:color="auto" w:fill="FFFFFF"/>
        </w:rPr>
        <w:t xml:space="preserve">Every </w:t>
      </w:r>
      <w:proofErr w:type="spellStart"/>
      <w:r w:rsidR="0017019A" w:rsidRPr="00751DA3">
        <w:rPr>
          <w:rStyle w:val="apple-style-span"/>
          <w:i/>
          <w:color w:val="000000"/>
          <w:sz w:val="22"/>
          <w:szCs w:val="23"/>
          <w:shd w:val="clear" w:color="auto" w:fill="FFFFFF"/>
        </w:rPr>
        <w:t>occurrent</w:t>
      </w:r>
      <w:proofErr w:type="spellEnd"/>
      <w:r w:rsidR="0017019A" w:rsidRPr="00751DA3">
        <w:rPr>
          <w:rStyle w:val="apple-style-span"/>
          <w:i/>
          <w:color w:val="000000"/>
          <w:sz w:val="22"/>
          <w:szCs w:val="23"/>
          <w:shd w:val="clear" w:color="auto" w:fill="FFFFFF"/>
        </w:rPr>
        <w:t xml:space="preserve"> </w:t>
      </w:r>
      <w:r w:rsidR="0017019A" w:rsidRPr="00751DA3">
        <w:rPr>
          <w:rStyle w:val="apple-style-span"/>
          <w:b/>
          <w:color w:val="000000"/>
          <w:sz w:val="22"/>
          <w:szCs w:val="23"/>
          <w:shd w:val="clear" w:color="auto" w:fill="FFFFFF"/>
        </w:rPr>
        <w:t>occupies</w:t>
      </w:r>
      <w:r w:rsidR="0017019A" w:rsidRPr="00751DA3">
        <w:rPr>
          <w:rStyle w:val="apple-style-span"/>
          <w:color w:val="000000"/>
          <w:sz w:val="22"/>
          <w:szCs w:val="23"/>
          <w:shd w:val="clear" w:color="auto" w:fill="FFFFFF"/>
        </w:rPr>
        <w:t xml:space="preserve"> some </w:t>
      </w:r>
      <w:r w:rsidR="0017019A" w:rsidRPr="00751DA3">
        <w:rPr>
          <w:rStyle w:val="apple-style-span"/>
          <w:i/>
          <w:color w:val="000000"/>
          <w:sz w:val="22"/>
          <w:szCs w:val="23"/>
          <w:shd w:val="clear" w:color="auto" w:fill="FFFFFF"/>
        </w:rPr>
        <w:t>temporal region</w:t>
      </w:r>
      <w:r w:rsidR="0017019A" w:rsidRPr="00751DA3">
        <w:rPr>
          <w:rStyle w:val="apple-style-span"/>
          <w:color w:val="000000"/>
          <w:sz w:val="22"/>
          <w:szCs w:val="23"/>
          <w:shd w:val="clear" w:color="auto" w:fill="FFFFFF"/>
        </w:rPr>
        <w:t>.</w:t>
      </w:r>
      <w:r w:rsidR="0081722A">
        <w:rPr>
          <w:rStyle w:val="apple-style-span"/>
          <w:color w:val="000000"/>
          <w:sz w:val="22"/>
          <w:szCs w:val="23"/>
          <w:shd w:val="clear" w:color="auto" w:fill="FFFFFF"/>
        </w:rPr>
        <w:t xml:space="preserve"> [109-001]</w:t>
      </w:r>
      <w:commentRangeEnd w:id="724"/>
      <w:r>
        <w:rPr>
          <w:rStyle w:val="CommentReference"/>
          <w:rFonts w:ascii="Times New Roman" w:hAnsi="Times New Roman"/>
        </w:rPr>
        <w:commentReference w:id="724"/>
      </w:r>
      <w:ins w:id="725" w:author="Jonathan Bona" w:date="2012-05-04T15:43:00Z">
        <w:r w:rsidRPr="007539EB">
          <w:rPr>
            <w:rStyle w:val="Annotation"/>
          </w:rPr>
          <w:t>]</w:t>
        </w:r>
      </w:ins>
    </w:p>
    <w:p w14:paraId="390E457C" w14:textId="77777777" w:rsidR="0017019A" w:rsidRPr="00751DA3" w:rsidRDefault="0017019A" w:rsidP="0017019A">
      <w:pPr>
        <w:rPr>
          <w:rStyle w:val="apple-style-span"/>
          <w:rFonts w:asciiTheme="majorHAnsi" w:hAnsiTheme="majorHAnsi"/>
          <w:b/>
          <w:color w:val="000000"/>
          <w:sz w:val="22"/>
          <w:szCs w:val="23"/>
          <w:shd w:val="clear" w:color="auto" w:fill="FFFFFF"/>
        </w:rPr>
      </w:pPr>
    </w:p>
    <w:p w14:paraId="738C84D4" w14:textId="77777777" w:rsidR="0017019A" w:rsidRPr="00B56876" w:rsidRDefault="0017019A" w:rsidP="0017019A">
      <w:pPr>
        <w:rPr>
          <w:rStyle w:val="apple-style-span"/>
          <w:color w:val="000000"/>
          <w:szCs w:val="23"/>
          <w:shd w:val="clear" w:color="auto" w:fill="FFFFFF"/>
        </w:rPr>
      </w:pPr>
      <w:r w:rsidRPr="00751DA3">
        <w:rPr>
          <w:rStyle w:val="apple-style-span"/>
          <w:color w:val="000000"/>
          <w:sz w:val="22"/>
          <w:szCs w:val="23"/>
          <w:shd w:val="clear" w:color="auto" w:fill="FFFFFF"/>
        </w:rPr>
        <w:t xml:space="preserve">Trivially, every </w:t>
      </w:r>
      <w:r w:rsidRPr="00751DA3">
        <w:rPr>
          <w:rStyle w:val="apple-style-span"/>
          <w:i/>
          <w:color w:val="000000"/>
          <w:sz w:val="22"/>
          <w:szCs w:val="23"/>
          <w:shd w:val="clear" w:color="auto" w:fill="FFFFFF"/>
        </w:rPr>
        <w:t>spatiotemporal</w:t>
      </w:r>
      <w:r w:rsidRPr="00751DA3">
        <w:rPr>
          <w:rStyle w:val="apple-style-span"/>
          <w:color w:val="000000"/>
          <w:sz w:val="22"/>
          <w:szCs w:val="23"/>
          <w:shd w:val="clear" w:color="auto" w:fill="FFFFFF"/>
        </w:rPr>
        <w:t xml:space="preserve"> or </w:t>
      </w:r>
      <w:r w:rsidRPr="00751DA3">
        <w:rPr>
          <w:rStyle w:val="apple-style-span"/>
          <w:i/>
          <w:color w:val="000000"/>
          <w:sz w:val="22"/>
          <w:szCs w:val="23"/>
          <w:shd w:val="clear" w:color="auto" w:fill="FFFFFF"/>
        </w:rPr>
        <w:t>temporal region</w:t>
      </w:r>
      <w:r w:rsidRPr="00751DA3">
        <w:rPr>
          <w:rStyle w:val="apple-style-span"/>
          <w:color w:val="000000"/>
          <w:sz w:val="22"/>
          <w:szCs w:val="23"/>
          <w:shd w:val="clear" w:color="auto" w:fill="FFFFFF"/>
        </w:rPr>
        <w:t xml:space="preserve"> </w:t>
      </w:r>
      <w:r w:rsidRPr="00751DA3">
        <w:rPr>
          <w:rStyle w:val="apple-style-span"/>
          <w:b/>
          <w:color w:val="000000"/>
          <w:sz w:val="22"/>
          <w:szCs w:val="23"/>
          <w:shd w:val="clear" w:color="auto" w:fill="FFFFFF"/>
        </w:rPr>
        <w:t>occupies</w:t>
      </w:r>
      <w:r w:rsidRPr="00751DA3">
        <w:rPr>
          <w:rStyle w:val="apple-style-span"/>
          <w:color w:val="000000"/>
          <w:sz w:val="22"/>
          <w:szCs w:val="23"/>
          <w:shd w:val="clear" w:color="auto" w:fill="FFFFFF"/>
        </w:rPr>
        <w:t xml:space="preserve"> itself.</w:t>
      </w:r>
    </w:p>
    <w:p w14:paraId="2FD85678" w14:textId="77777777" w:rsidR="003C7730" w:rsidRPr="00486765" w:rsidRDefault="003C7730">
      <w:pPr>
        <w:rPr>
          <w:sz w:val="22"/>
        </w:rPr>
      </w:pPr>
    </w:p>
    <w:p w14:paraId="02709827" w14:textId="77777777" w:rsidR="0079125C" w:rsidRPr="00486765" w:rsidRDefault="009605D5" w:rsidP="00486765">
      <w:pPr>
        <w:pStyle w:val="Heading2"/>
        <w:rPr>
          <w:sz w:val="18"/>
          <w:szCs w:val="20"/>
        </w:rPr>
      </w:pPr>
      <w:bookmarkStart w:id="726" w:name="_Toc313270731"/>
      <w:bookmarkStart w:id="727" w:name="_Toc319326136"/>
      <w:r w:rsidRPr="00486765">
        <w:rPr>
          <w:sz w:val="24"/>
        </w:rPr>
        <w:t>3.3</w:t>
      </w:r>
      <w:r w:rsidR="00965517" w:rsidRPr="00486765">
        <w:rPr>
          <w:sz w:val="24"/>
        </w:rPr>
        <w:t xml:space="preserve"> </w:t>
      </w:r>
      <w:r w:rsidR="003D4164" w:rsidRPr="00486765">
        <w:rPr>
          <w:sz w:val="24"/>
        </w:rPr>
        <w:t>T</w:t>
      </w:r>
      <w:r w:rsidR="0079125C" w:rsidRPr="00486765">
        <w:rPr>
          <w:sz w:val="24"/>
        </w:rPr>
        <w:t>emporal region</w:t>
      </w:r>
      <w:bookmarkEnd w:id="726"/>
      <w:bookmarkEnd w:id="727"/>
    </w:p>
    <w:p w14:paraId="7B4658C8" w14:textId="5A087858" w:rsidR="0063585C" w:rsidRPr="00486765" w:rsidRDefault="0063585C">
      <w:pPr>
        <w:rPr>
          <w:sz w:val="18"/>
          <w:szCs w:val="20"/>
        </w:rPr>
      </w:pPr>
      <w:r w:rsidRPr="00486765">
        <w:rPr>
          <w:sz w:val="22"/>
        </w:rPr>
        <w:t>Given a temporal reference frame R, we can define ‘</w:t>
      </w:r>
      <w:proofErr w:type="spellStart"/>
      <w:r w:rsidRPr="00486765">
        <w:rPr>
          <w:sz w:val="22"/>
        </w:rPr>
        <w:t>time</w:t>
      </w:r>
      <w:r w:rsidRPr="00486765">
        <w:rPr>
          <w:sz w:val="22"/>
          <w:vertAlign w:val="subscript"/>
        </w:rPr>
        <w:t>R</w:t>
      </w:r>
      <w:proofErr w:type="spellEnd"/>
      <w:r w:rsidRPr="00486765">
        <w:rPr>
          <w:sz w:val="22"/>
        </w:rPr>
        <w:t xml:space="preserve">’ as the maximal </w:t>
      </w:r>
      <w:r w:rsidRPr="00486765">
        <w:rPr>
          <w:b/>
          <w:sz w:val="22"/>
        </w:rPr>
        <w:t>instance</w:t>
      </w:r>
      <w:r w:rsidRPr="00486765">
        <w:rPr>
          <w:sz w:val="22"/>
        </w:rPr>
        <w:t xml:space="preserve"> of the universal </w:t>
      </w:r>
      <w:r w:rsidRPr="00486765">
        <w:rPr>
          <w:i/>
          <w:sz w:val="22"/>
        </w:rPr>
        <w:t>temporal region</w:t>
      </w:r>
      <w:r w:rsidRPr="00486765">
        <w:rPr>
          <w:sz w:val="22"/>
        </w:rPr>
        <w:t>.</w:t>
      </w:r>
    </w:p>
    <w:p w14:paraId="54C8F98D" w14:textId="77777777" w:rsidR="0063585C" w:rsidRPr="00486765" w:rsidRDefault="0063585C">
      <w:pPr>
        <w:rPr>
          <w:sz w:val="22"/>
        </w:rPr>
      </w:pPr>
    </w:p>
    <w:p w14:paraId="15FF54E7" w14:textId="0D4AEF8A" w:rsidR="0079125C" w:rsidRPr="00486765" w:rsidRDefault="003F2020" w:rsidP="00486765">
      <w:pPr>
        <w:pStyle w:val="Specification"/>
        <w:rPr>
          <w:sz w:val="18"/>
          <w:szCs w:val="20"/>
        </w:rPr>
      </w:pPr>
      <w:proofErr w:type="gramStart"/>
      <w:ins w:id="728" w:author="Jonathan Bona" w:date="2012-05-04T15:43:00Z">
        <w:r w:rsidRPr="003F2020">
          <w:rPr>
            <w:rStyle w:val="Annotation"/>
            <w:rPrChange w:id="729" w:author="Jonathan Bona" w:date="2012-05-04T15:44:00Z">
              <w:rPr>
                <w:rStyle w:val="SpecificationType"/>
                <w:sz w:val="22"/>
              </w:rPr>
            </w:rPrChange>
          </w:rPr>
          <w:lastRenderedPageBreak/>
          <w:t>a</w:t>
        </w:r>
        <w:proofErr w:type="gramEnd"/>
        <w:r w:rsidRPr="003F2020">
          <w:rPr>
            <w:rStyle w:val="Annotation"/>
            <w:rPrChange w:id="730" w:author="Jonathan Bona" w:date="2012-05-04T15:44:00Z">
              <w:rPr>
                <w:rStyle w:val="SpecificationType"/>
                <w:sz w:val="22"/>
              </w:rPr>
            </w:rPrChange>
          </w:rPr>
          <w:t>(temporal region)[</w:t>
        </w:r>
      </w:ins>
      <w:r w:rsidR="003D4164" w:rsidRPr="00486765">
        <w:rPr>
          <w:rStyle w:val="SpecificationType"/>
          <w:sz w:val="22"/>
        </w:rPr>
        <w:t>Elucidation</w:t>
      </w:r>
      <w:r w:rsidR="003C7730" w:rsidRPr="00486765">
        <w:rPr>
          <w:sz w:val="22"/>
        </w:rPr>
        <w:t>:</w:t>
      </w:r>
      <w:r w:rsidR="005E2E09" w:rsidRPr="00486765">
        <w:rPr>
          <w:sz w:val="22"/>
        </w:rPr>
        <w:t xml:space="preserve"> </w:t>
      </w:r>
      <w:r w:rsidR="0079125C" w:rsidRPr="00486765">
        <w:rPr>
          <w:sz w:val="22"/>
        </w:rPr>
        <w:t>A</w:t>
      </w:r>
      <w:r w:rsidR="00023196" w:rsidRPr="00486765">
        <w:rPr>
          <w:sz w:val="22"/>
        </w:rPr>
        <w:t xml:space="preserve"> </w:t>
      </w:r>
      <w:r w:rsidR="00023196" w:rsidRPr="00486765">
        <w:rPr>
          <w:i/>
          <w:sz w:val="22"/>
        </w:rPr>
        <w:t>temporal region</w:t>
      </w:r>
      <w:r w:rsidR="00023196" w:rsidRPr="00486765">
        <w:rPr>
          <w:sz w:val="22"/>
        </w:rPr>
        <w:t xml:space="preserve"> is a</w:t>
      </w:r>
      <w:r w:rsidR="0079125C" w:rsidRPr="00486765">
        <w:rPr>
          <w:sz w:val="22"/>
        </w:rPr>
        <w:t xml:space="preserve">n </w:t>
      </w:r>
      <w:proofErr w:type="spellStart"/>
      <w:r w:rsidR="00FB129B" w:rsidRPr="00486765">
        <w:rPr>
          <w:i/>
          <w:sz w:val="22"/>
        </w:rPr>
        <w:t>occurrent</w:t>
      </w:r>
      <w:proofErr w:type="spellEnd"/>
      <w:r w:rsidR="00465C17" w:rsidRPr="00486765">
        <w:rPr>
          <w:sz w:val="22"/>
        </w:rPr>
        <w:t xml:space="preserve"> entity</w:t>
      </w:r>
      <w:r w:rsidR="003D4164" w:rsidRPr="00486765">
        <w:rPr>
          <w:sz w:val="22"/>
        </w:rPr>
        <w:t xml:space="preserve"> that is </w:t>
      </w:r>
      <w:r w:rsidR="003D4164" w:rsidRPr="00486765">
        <w:rPr>
          <w:b/>
          <w:sz w:val="22"/>
        </w:rPr>
        <w:t xml:space="preserve">part </w:t>
      </w:r>
      <w:r w:rsidR="003C7730" w:rsidRPr="00486765">
        <w:rPr>
          <w:sz w:val="22"/>
        </w:rPr>
        <w:t xml:space="preserve">of time </w:t>
      </w:r>
      <w:r w:rsidR="003C7730" w:rsidRPr="00486765">
        <w:rPr>
          <w:rFonts w:ascii="Times New Roman" w:hAnsi="Times New Roman"/>
          <w:sz w:val="22"/>
          <w:szCs w:val="23"/>
        </w:rPr>
        <w:t xml:space="preserve">as </w:t>
      </w:r>
      <w:r w:rsidR="003D4164" w:rsidRPr="00486765">
        <w:rPr>
          <w:rFonts w:ascii="Times New Roman" w:hAnsi="Times New Roman"/>
          <w:sz w:val="22"/>
          <w:szCs w:val="23"/>
        </w:rPr>
        <w:t xml:space="preserve">defined </w:t>
      </w:r>
      <w:r w:rsidR="00092B5A" w:rsidRPr="00486765">
        <w:rPr>
          <w:rFonts w:ascii="Times New Roman" w:hAnsi="Times New Roman"/>
          <w:sz w:val="22"/>
          <w:szCs w:val="23"/>
        </w:rPr>
        <w:t>relative</w:t>
      </w:r>
      <w:r w:rsidR="003C7730" w:rsidRPr="00486765">
        <w:rPr>
          <w:rFonts w:ascii="Times New Roman" w:hAnsi="Times New Roman"/>
          <w:sz w:val="22"/>
          <w:szCs w:val="23"/>
        </w:rPr>
        <w:t xml:space="preserve"> to some reference frame</w:t>
      </w:r>
      <w:r w:rsidR="003D4164" w:rsidRPr="00486765">
        <w:rPr>
          <w:rFonts w:ascii="Times New Roman" w:hAnsi="Times New Roman"/>
          <w:sz w:val="22"/>
          <w:szCs w:val="23"/>
        </w:rPr>
        <w:t>.</w:t>
      </w:r>
      <w:r w:rsidR="00341371">
        <w:rPr>
          <w:rFonts w:ascii="Times New Roman" w:hAnsi="Times New Roman"/>
          <w:sz w:val="22"/>
          <w:szCs w:val="23"/>
        </w:rPr>
        <w:t xml:space="preserve"> [100-001]</w:t>
      </w:r>
      <w:ins w:id="731" w:author="Jonathan Bona" w:date="2012-05-04T15:44:00Z">
        <w:r w:rsidRPr="003F2020">
          <w:rPr>
            <w:rStyle w:val="Annotation"/>
            <w:rPrChange w:id="732" w:author="Jonathan Bona" w:date="2012-05-04T15:44:00Z">
              <w:rPr>
                <w:rFonts w:ascii="Times New Roman" w:hAnsi="Times New Roman"/>
                <w:sz w:val="22"/>
                <w:szCs w:val="23"/>
              </w:rPr>
            </w:rPrChange>
          </w:rPr>
          <w:t>]</w:t>
        </w:r>
      </w:ins>
    </w:p>
    <w:p w14:paraId="7F68DDEF" w14:textId="77777777" w:rsidR="003C7730" w:rsidRPr="00486765" w:rsidRDefault="003C7730" w:rsidP="00486765">
      <w:pPr>
        <w:rPr>
          <w:sz w:val="22"/>
        </w:rPr>
      </w:pPr>
    </w:p>
    <w:p w14:paraId="648DC031" w14:textId="10D20858" w:rsidR="0036416D" w:rsidRPr="0036416D" w:rsidRDefault="003F2020" w:rsidP="0036416D">
      <w:pPr>
        <w:pStyle w:val="Specification"/>
        <w:rPr>
          <w:ins w:id="733" w:author="Jonathan Bona" w:date="2012-05-04T15:36:00Z"/>
          <w:rStyle w:val="SpecificationType"/>
          <w:smallCaps w:val="0"/>
          <w:color w:val="000000"/>
          <w:szCs w:val="23"/>
          <w:shd w:val="clear" w:color="auto" w:fill="FFFFFF"/>
          <w:rPrChange w:id="734" w:author="Jonathan Bona" w:date="2012-05-04T15:36:00Z">
            <w:rPr>
              <w:ins w:id="735" w:author="Jonathan Bona" w:date="2012-05-04T15:36:00Z"/>
              <w:rStyle w:val="SpecificationType"/>
              <w:sz w:val="22"/>
            </w:rPr>
          </w:rPrChange>
        </w:rPr>
      </w:pPr>
      <w:proofErr w:type="gramStart"/>
      <w:ins w:id="736" w:author="Jonathan Bona" w:date="2012-05-04T15:44:00Z">
        <w:r w:rsidRPr="007539EB">
          <w:rPr>
            <w:rStyle w:val="Annotation"/>
          </w:rPr>
          <w:t>a</w:t>
        </w:r>
        <w:proofErr w:type="gramEnd"/>
        <w:r w:rsidRPr="007539EB">
          <w:rPr>
            <w:rStyle w:val="Annotation"/>
          </w:rPr>
          <w:t>(temporal region)[</w:t>
        </w:r>
      </w:ins>
      <w:ins w:id="737" w:author="Jonathan Bona" w:date="2012-05-04T15:36:00Z">
        <w:r w:rsidR="0036416D" w:rsidRPr="00751DA3">
          <w:rPr>
            <w:rStyle w:val="apple-style-span"/>
            <w:smallCaps/>
            <w:color w:val="000000"/>
            <w:sz w:val="22"/>
            <w:szCs w:val="23"/>
            <w:shd w:val="clear" w:color="auto" w:fill="FFFFFF"/>
          </w:rPr>
          <w:t xml:space="preserve">Axiom: </w:t>
        </w:r>
        <w:r w:rsidR="0036416D" w:rsidRPr="00751DA3">
          <w:rPr>
            <w:rStyle w:val="apple-style-span"/>
            <w:color w:val="000000"/>
            <w:sz w:val="22"/>
            <w:szCs w:val="23"/>
            <w:shd w:val="clear" w:color="auto" w:fill="FFFFFF"/>
          </w:rPr>
          <w:t xml:space="preserve">Every </w:t>
        </w:r>
        <w:r w:rsidR="0036416D" w:rsidRPr="00751DA3">
          <w:rPr>
            <w:rStyle w:val="apple-style-span"/>
            <w:i/>
            <w:color w:val="000000"/>
            <w:sz w:val="22"/>
            <w:szCs w:val="23"/>
            <w:shd w:val="clear" w:color="auto" w:fill="FFFFFF"/>
          </w:rPr>
          <w:t>temporal</w:t>
        </w:r>
      </w:ins>
      <w:ins w:id="738" w:author="Jonathan Bona" w:date="2012-05-04T15:37:00Z">
        <w:r w:rsidR="0036416D">
          <w:rPr>
            <w:rStyle w:val="apple-style-span"/>
            <w:i/>
            <w:color w:val="000000"/>
            <w:sz w:val="22"/>
            <w:szCs w:val="23"/>
            <w:shd w:val="clear" w:color="auto" w:fill="FFFFFF"/>
          </w:rPr>
          <w:t xml:space="preserve"> region</w:t>
        </w:r>
      </w:ins>
      <w:ins w:id="739" w:author="Jonathan Bona" w:date="2012-05-04T15:36:00Z">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 xml:space="preserve">r </w:t>
        </w:r>
        <w:r w:rsidR="0036416D" w:rsidRPr="00751DA3">
          <w:rPr>
            <w:rStyle w:val="apple-style-span"/>
            <w:color w:val="000000"/>
            <w:sz w:val="22"/>
            <w:szCs w:val="23"/>
            <w:shd w:val="clear" w:color="auto" w:fill="FFFFFF"/>
          </w:rPr>
          <w:t xml:space="preserve">is such that </w:t>
        </w:r>
        <w:r w:rsidR="0036416D" w:rsidRPr="00751DA3">
          <w:rPr>
            <w:rStyle w:val="apple-style-span"/>
            <w:i/>
            <w:color w:val="000000"/>
            <w:sz w:val="22"/>
            <w:szCs w:val="23"/>
            <w:shd w:val="clear" w:color="auto" w:fill="FFFFFF"/>
          </w:rPr>
          <w:t xml:space="preserve">r </w:t>
        </w:r>
        <w:r w:rsidR="0036416D" w:rsidRPr="00751DA3">
          <w:rPr>
            <w:rStyle w:val="apple-style-span"/>
            <w:b/>
            <w:color w:val="000000"/>
            <w:sz w:val="22"/>
            <w:szCs w:val="23"/>
            <w:shd w:val="clear" w:color="auto" w:fill="FFFFFF"/>
          </w:rPr>
          <w:t>occupies</w:t>
        </w:r>
        <w:r w:rsidR="0036416D" w:rsidRPr="00751DA3">
          <w:rPr>
            <w:rStyle w:val="apple-style-span"/>
            <w:color w:val="000000"/>
            <w:sz w:val="22"/>
            <w:szCs w:val="23"/>
            <w:shd w:val="clear" w:color="auto" w:fill="FFFFFF"/>
          </w:rPr>
          <w:t xml:space="preserve"> </w:t>
        </w:r>
        <w:r w:rsidR="0036416D" w:rsidRPr="00751DA3">
          <w:rPr>
            <w:rStyle w:val="apple-style-span"/>
            <w:i/>
            <w:color w:val="000000"/>
            <w:sz w:val="22"/>
            <w:szCs w:val="23"/>
            <w:shd w:val="clear" w:color="auto" w:fill="FFFFFF"/>
          </w:rPr>
          <w:t>r.</w:t>
        </w:r>
        <w:r w:rsidR="0036416D">
          <w:rPr>
            <w:rStyle w:val="apple-style-span"/>
            <w:color w:val="000000"/>
            <w:sz w:val="22"/>
            <w:szCs w:val="23"/>
            <w:shd w:val="clear" w:color="auto" w:fill="FFFFFF"/>
          </w:rPr>
          <w:t xml:space="preserve"> [</w:t>
        </w:r>
      </w:ins>
      <w:ins w:id="740" w:author="Jonathan Bona" w:date="2012-05-04T15:37:00Z">
        <w:r w:rsidR="0036416D" w:rsidRPr="0036416D">
          <w:rPr>
            <w:rStyle w:val="apple-style-span"/>
            <w:color w:val="000000"/>
            <w:sz w:val="22"/>
            <w:szCs w:val="23"/>
            <w:highlight w:val="yellow"/>
            <w:shd w:val="clear" w:color="auto" w:fill="FFFFFF"/>
            <w:rPrChange w:id="741" w:author="Jonathan Bona" w:date="2012-05-04T15:37:00Z">
              <w:rPr>
                <w:rStyle w:val="apple-style-span"/>
                <w:color w:val="000000"/>
                <w:sz w:val="22"/>
                <w:szCs w:val="23"/>
                <w:shd w:val="clear" w:color="auto" w:fill="FFFFFF"/>
              </w:rPr>
            </w:rPrChange>
          </w:rPr>
          <w:t>Give me an axiom number</w:t>
        </w:r>
      </w:ins>
      <w:ins w:id="742" w:author="Jonathan Bona" w:date="2012-05-04T15:36:00Z">
        <w:r w:rsidR="0036416D">
          <w:rPr>
            <w:rStyle w:val="apple-style-span"/>
            <w:color w:val="000000"/>
            <w:sz w:val="22"/>
            <w:szCs w:val="23"/>
            <w:shd w:val="clear" w:color="auto" w:fill="FFFFFF"/>
          </w:rPr>
          <w:t>]</w:t>
        </w:r>
      </w:ins>
      <w:ins w:id="743" w:author="Jonathan Bona" w:date="2012-05-04T15:44:00Z">
        <w:r w:rsidRPr="003F2020">
          <w:rPr>
            <w:rStyle w:val="Annotation"/>
          </w:rPr>
          <w:t xml:space="preserve"> </w:t>
        </w:r>
        <w:r w:rsidRPr="007539EB">
          <w:rPr>
            <w:rStyle w:val="Annotation"/>
          </w:rPr>
          <w:t>]</w:t>
        </w:r>
      </w:ins>
    </w:p>
    <w:p w14:paraId="7517069E" w14:textId="06331B2B" w:rsidR="0079125C" w:rsidRPr="00486765" w:rsidRDefault="003F2020" w:rsidP="00486765">
      <w:pPr>
        <w:pStyle w:val="Specification"/>
        <w:rPr>
          <w:sz w:val="18"/>
          <w:szCs w:val="20"/>
        </w:rPr>
      </w:pPr>
      <w:proofErr w:type="gramStart"/>
      <w:ins w:id="744" w:author="Jonathan Bona" w:date="2012-05-04T15:44:00Z">
        <w:r w:rsidRPr="007539EB">
          <w:rPr>
            <w:rStyle w:val="Annotation"/>
          </w:rPr>
          <w:t>a</w:t>
        </w:r>
        <w:proofErr w:type="gramEnd"/>
        <w:r w:rsidRPr="007539EB">
          <w:rPr>
            <w:rStyle w:val="Annotation"/>
          </w:rPr>
          <w:t>(temporal region)[</w:t>
        </w:r>
      </w:ins>
      <w:r w:rsidR="003C7730" w:rsidRPr="00486765">
        <w:rPr>
          <w:rStyle w:val="SpecificationType"/>
          <w:sz w:val="22"/>
        </w:rPr>
        <w:t>Axiom</w:t>
      </w:r>
      <w:r w:rsidR="003C7730" w:rsidRPr="00486765">
        <w:rPr>
          <w:smallCaps/>
          <w:sz w:val="22"/>
        </w:rPr>
        <w:t>:</w:t>
      </w:r>
      <w:r w:rsidR="003C7730" w:rsidRPr="00486765">
        <w:rPr>
          <w:sz w:val="22"/>
        </w:rPr>
        <w:t xml:space="preserve"> All parts of temporal regions are temporal regions.</w:t>
      </w:r>
      <w:r w:rsidR="0079125C" w:rsidRPr="00486765">
        <w:rPr>
          <w:sz w:val="22"/>
        </w:rPr>
        <w:t> </w:t>
      </w:r>
      <w:r w:rsidR="00341371">
        <w:rPr>
          <w:sz w:val="22"/>
        </w:rPr>
        <w:t>[101-001</w:t>
      </w:r>
      <w:proofErr w:type="gramStart"/>
      <w:r w:rsidR="00341371">
        <w:rPr>
          <w:sz w:val="22"/>
        </w:rPr>
        <w:t>]</w:t>
      </w:r>
      <w:ins w:id="745" w:author="Jonathan Bona" w:date="2012-05-04T15:44:00Z">
        <w:r w:rsidRPr="003F2020">
          <w:rPr>
            <w:rStyle w:val="Annotation"/>
          </w:rPr>
          <w:t xml:space="preserve"> </w:t>
        </w:r>
        <w:r w:rsidRPr="007539EB">
          <w:rPr>
            <w:rStyle w:val="Annotation"/>
          </w:rPr>
          <w:t>]</w:t>
        </w:r>
      </w:ins>
      <w:proofErr w:type="gramEnd"/>
    </w:p>
    <w:p w14:paraId="397AF0CC" w14:textId="77777777" w:rsidR="00092B5A" w:rsidRPr="00486765" w:rsidRDefault="00092B5A" w:rsidP="00486765">
      <w:pPr>
        <w:rPr>
          <w:sz w:val="22"/>
        </w:rPr>
      </w:pPr>
    </w:p>
    <w:p w14:paraId="0F65D1B7" w14:textId="0932AE40" w:rsidR="0079125C" w:rsidRPr="00486765" w:rsidRDefault="003D4164">
      <w:pPr>
        <w:rPr>
          <w:sz w:val="18"/>
          <w:szCs w:val="20"/>
        </w:rPr>
      </w:pPr>
      <w:r w:rsidRPr="00486765">
        <w:rPr>
          <w:sz w:val="22"/>
        </w:rPr>
        <w:t xml:space="preserve">A temporal region is an </w:t>
      </w:r>
      <w:proofErr w:type="spellStart"/>
      <w:r w:rsidR="00FB129B" w:rsidRPr="00486765">
        <w:rPr>
          <w:i/>
          <w:sz w:val="22"/>
        </w:rPr>
        <w:t>occurrent</w:t>
      </w:r>
      <w:proofErr w:type="spellEnd"/>
      <w:r w:rsidR="00151755" w:rsidRPr="00486765">
        <w:rPr>
          <w:i/>
          <w:sz w:val="22"/>
        </w:rPr>
        <w:t xml:space="preserve"> </w:t>
      </w:r>
      <w:r w:rsidR="00465C17" w:rsidRPr="00486765">
        <w:rPr>
          <w:i/>
          <w:sz w:val="22"/>
        </w:rPr>
        <w:t>entity</w:t>
      </w:r>
      <w:r w:rsidR="0079125C" w:rsidRPr="00486765">
        <w:rPr>
          <w:sz w:val="22"/>
        </w:rPr>
        <w:t xml:space="preserve"> upon which a process can be projecte</w:t>
      </w:r>
      <w:r w:rsidR="00FD474C" w:rsidRPr="00486765">
        <w:rPr>
          <w:sz w:val="22"/>
        </w:rPr>
        <w:t>d.</w:t>
      </w:r>
      <w:r w:rsidR="00EA6F41" w:rsidRPr="00486765">
        <w:rPr>
          <w:sz w:val="22"/>
        </w:rPr>
        <w:t xml:space="preserve"> Temporal regions are introduced in BFO to provide a basis for consistent representation of temporal data, for example as described in [</w:t>
      </w:r>
      <w:r w:rsidR="00EA6F41" w:rsidRPr="00486765">
        <w:rPr>
          <w:sz w:val="22"/>
        </w:rPr>
        <w:fldChar w:fldCharType="begin"/>
      </w:r>
      <w:r w:rsidR="00EA6F41" w:rsidRPr="00486765">
        <w:rPr>
          <w:sz w:val="22"/>
        </w:rPr>
        <w:instrText xml:space="preserve"> REF _Ref309985142 \r \h </w:instrText>
      </w:r>
      <w:r w:rsidR="001C5CAA">
        <w:rPr>
          <w:sz w:val="22"/>
        </w:rPr>
        <w:instrText xml:space="preserve"> \* MERGEFORMAT </w:instrText>
      </w:r>
      <w:r w:rsidR="00EA6F41" w:rsidRPr="00486765">
        <w:rPr>
          <w:sz w:val="22"/>
        </w:rPr>
      </w:r>
      <w:r w:rsidR="00EA6F41" w:rsidRPr="00486765">
        <w:rPr>
          <w:sz w:val="22"/>
        </w:rPr>
        <w:fldChar w:fldCharType="separate"/>
      </w:r>
      <w:r w:rsidR="00B60214">
        <w:rPr>
          <w:sz w:val="22"/>
        </w:rPr>
        <w:t>68</w:t>
      </w:r>
      <w:r w:rsidR="00EA6F41" w:rsidRPr="00486765">
        <w:rPr>
          <w:sz w:val="22"/>
        </w:rPr>
        <w:fldChar w:fldCharType="end"/>
      </w:r>
      <w:r w:rsidR="00EA6F41" w:rsidRPr="00486765">
        <w:rPr>
          <w:sz w:val="22"/>
        </w:rPr>
        <w:t>].</w:t>
      </w:r>
    </w:p>
    <w:p w14:paraId="1D88F118" w14:textId="4A01B2B6" w:rsidR="00FD474C" w:rsidRPr="00486765" w:rsidRDefault="009605D5" w:rsidP="00486765">
      <w:pPr>
        <w:pStyle w:val="Heading3"/>
        <w:rPr>
          <w:sz w:val="22"/>
        </w:rPr>
      </w:pPr>
      <w:bookmarkStart w:id="746" w:name="_Toc313270732"/>
      <w:bookmarkStart w:id="747" w:name="_Toc319326137"/>
      <w:r w:rsidRPr="00486765">
        <w:rPr>
          <w:sz w:val="22"/>
        </w:rPr>
        <w:t xml:space="preserve">3.3.1 </w:t>
      </w:r>
      <w:r w:rsidR="003D4164" w:rsidRPr="00486765">
        <w:rPr>
          <w:sz w:val="22"/>
        </w:rPr>
        <w:t>Zero</w:t>
      </w:r>
      <w:r w:rsidR="00FD474C" w:rsidRPr="00486765">
        <w:rPr>
          <w:sz w:val="22"/>
        </w:rPr>
        <w:t>-dimensional temporal region</w:t>
      </w:r>
      <w:bookmarkEnd w:id="746"/>
      <w:bookmarkEnd w:id="747"/>
    </w:p>
    <w:p w14:paraId="2995E4BC" w14:textId="77777777" w:rsidR="00FD474C" w:rsidRPr="00486765" w:rsidRDefault="00FD474C" w:rsidP="00486765">
      <w:pPr>
        <w:rPr>
          <w:sz w:val="22"/>
        </w:rPr>
      </w:pPr>
    </w:p>
    <w:p w14:paraId="7A7FB24A" w14:textId="492F5FCC" w:rsidR="00C801DA" w:rsidRPr="00486765" w:rsidRDefault="00A154C0" w:rsidP="00486765">
      <w:pPr>
        <w:pStyle w:val="Specification"/>
        <w:rPr>
          <w:sz w:val="22"/>
        </w:rPr>
      </w:pPr>
      <w:proofErr w:type="gramStart"/>
      <w:ins w:id="748" w:author="Jonathan Bona" w:date="2012-05-04T15:51:00Z">
        <w:r w:rsidRPr="00A154C0">
          <w:rPr>
            <w:rStyle w:val="Annotation"/>
            <w:rPrChange w:id="749" w:author="Jonathan Bona" w:date="2012-05-04T15:51:00Z">
              <w:rPr>
                <w:rStyle w:val="SpecificationType"/>
                <w:sz w:val="22"/>
              </w:rPr>
            </w:rPrChange>
          </w:rPr>
          <w:t>a</w:t>
        </w:r>
        <w:proofErr w:type="gramEnd"/>
        <w:r w:rsidRPr="00A154C0">
          <w:rPr>
            <w:rStyle w:val="Annotation"/>
            <w:rPrChange w:id="750" w:author="Jonathan Bona" w:date="2012-05-04T15:51:00Z">
              <w:rPr>
                <w:rStyle w:val="SpecificationType"/>
                <w:sz w:val="22"/>
              </w:rPr>
            </w:rPrChange>
          </w:rPr>
          <w:t>(zero-dimensional temporal region)[</w:t>
        </w:r>
      </w:ins>
      <w:r w:rsidR="00611C18" w:rsidRPr="00486765">
        <w:rPr>
          <w:rStyle w:val="SpecificationType"/>
          <w:sz w:val="22"/>
        </w:rPr>
        <w:t>Elucidation</w:t>
      </w:r>
      <w:r w:rsidR="00611C18" w:rsidRPr="00486765">
        <w:rPr>
          <w:sz w:val="22"/>
        </w:rPr>
        <w:t xml:space="preserve">: </w:t>
      </w:r>
      <w:r w:rsidR="003047AF" w:rsidRPr="00486765">
        <w:rPr>
          <w:sz w:val="22"/>
        </w:rPr>
        <w:t>A</w:t>
      </w:r>
      <w:r w:rsidR="00533C03" w:rsidRPr="00486765">
        <w:rPr>
          <w:sz w:val="22"/>
        </w:rPr>
        <w:t xml:space="preserve"> </w:t>
      </w:r>
      <w:r w:rsidR="00533C03" w:rsidRPr="00486765">
        <w:rPr>
          <w:i/>
          <w:sz w:val="22"/>
        </w:rPr>
        <w:t>z</w:t>
      </w:r>
      <w:r w:rsidR="00023196" w:rsidRPr="00486765">
        <w:rPr>
          <w:i/>
          <w:sz w:val="22"/>
        </w:rPr>
        <w:t>ero-dimensional temporal region</w:t>
      </w:r>
      <w:r w:rsidR="00533C03" w:rsidRPr="00486765">
        <w:rPr>
          <w:i/>
          <w:sz w:val="22"/>
        </w:rPr>
        <w:t xml:space="preserve"> </w:t>
      </w:r>
      <w:r w:rsidR="00533C03" w:rsidRPr="00486765">
        <w:rPr>
          <w:sz w:val="22"/>
        </w:rPr>
        <w:t>is a</w:t>
      </w:r>
      <w:r w:rsidR="003047AF" w:rsidRPr="00486765">
        <w:rPr>
          <w:sz w:val="22"/>
        </w:rPr>
        <w:t xml:space="preserve"> </w:t>
      </w:r>
      <w:r w:rsidR="00611C18" w:rsidRPr="00486765">
        <w:rPr>
          <w:sz w:val="22"/>
        </w:rPr>
        <w:t>temporal region that is without extent</w:t>
      </w:r>
      <w:r w:rsidR="003047AF" w:rsidRPr="00486765">
        <w:rPr>
          <w:sz w:val="22"/>
        </w:rPr>
        <w:t>.</w:t>
      </w:r>
      <w:r w:rsidR="00341371">
        <w:rPr>
          <w:sz w:val="22"/>
        </w:rPr>
        <w:t xml:space="preserve"> [102-001]</w:t>
      </w:r>
      <w:ins w:id="751" w:author="Jonathan Bona" w:date="2012-05-04T15:51:00Z">
        <w:r w:rsidRPr="00A154C0">
          <w:rPr>
            <w:rStyle w:val="Annotation"/>
            <w:rPrChange w:id="752" w:author="Jonathan Bona" w:date="2012-05-04T15:51:00Z">
              <w:rPr>
                <w:sz w:val="22"/>
              </w:rPr>
            </w:rPrChange>
          </w:rPr>
          <w:t>]</w:t>
        </w:r>
      </w:ins>
    </w:p>
    <w:p w14:paraId="4A122D4A" w14:textId="25DF0E95" w:rsidR="00E44217" w:rsidRPr="00486765" w:rsidRDefault="00A154C0">
      <w:pPr>
        <w:pStyle w:val="Specification"/>
        <w:rPr>
          <w:iCs/>
          <w:sz w:val="22"/>
        </w:rPr>
      </w:pPr>
      <w:proofErr w:type="gramStart"/>
      <w:ins w:id="753" w:author="Jonathan Bona" w:date="2012-05-04T15:51:00Z">
        <w:r w:rsidRPr="007539EB">
          <w:rPr>
            <w:rStyle w:val="Annotation"/>
          </w:rPr>
          <w:t>a</w:t>
        </w:r>
        <w:r>
          <w:rPr>
            <w:rStyle w:val="Annotation"/>
          </w:rPr>
          <w:t>s</w:t>
        </w:r>
        <w:proofErr w:type="gramEnd"/>
        <w:r w:rsidRPr="007539EB">
          <w:rPr>
            <w:rStyle w:val="Annotation"/>
          </w:rPr>
          <w:t>(zero-dimensional temporal region)[</w:t>
        </w:r>
      </w:ins>
      <w:r w:rsidR="00C801DA" w:rsidRPr="00486765">
        <w:rPr>
          <w:rStyle w:val="SpecificationType"/>
          <w:sz w:val="22"/>
        </w:rPr>
        <w:t>Examples</w:t>
      </w:r>
      <w:r w:rsidR="00C801DA" w:rsidRPr="00486765">
        <w:rPr>
          <w:smallCaps/>
          <w:sz w:val="22"/>
        </w:rPr>
        <w:t>:</w:t>
      </w:r>
      <w:r w:rsidR="00C801DA" w:rsidRPr="00486765">
        <w:rPr>
          <w:sz w:val="22"/>
        </w:rPr>
        <w:t xml:space="preserve"> </w:t>
      </w:r>
      <w:r w:rsidR="00611C18" w:rsidRPr="00486765">
        <w:rPr>
          <w:sz w:val="22"/>
        </w:rPr>
        <w:t>a temporal region that is occupied by a process boundary</w:t>
      </w:r>
      <w:ins w:id="754" w:author="Jonathan Bona" w:date="2012-05-04T15:51:00Z">
        <w:r w:rsidRPr="00A154C0">
          <w:rPr>
            <w:rStyle w:val="Annotation"/>
            <w:rPrChange w:id="755" w:author="Jonathan Bona" w:date="2012-05-04T15:51:00Z">
              <w:rPr>
                <w:sz w:val="22"/>
              </w:rPr>
            </w:rPrChange>
          </w:rPr>
          <w:t>\</w:t>
        </w:r>
      </w:ins>
      <w:r w:rsidR="00611C18" w:rsidRPr="00486765">
        <w:rPr>
          <w:sz w:val="22"/>
        </w:rPr>
        <w:t>; right now</w:t>
      </w:r>
      <w:ins w:id="756" w:author="Jonathan Bona" w:date="2012-05-04T15:51:00Z">
        <w:r w:rsidRPr="007539EB">
          <w:rPr>
            <w:rStyle w:val="Annotation"/>
          </w:rPr>
          <w:t>\</w:t>
        </w:r>
      </w:ins>
      <w:r w:rsidR="00611C18" w:rsidRPr="00486765">
        <w:rPr>
          <w:sz w:val="22"/>
        </w:rPr>
        <w:t>;</w:t>
      </w:r>
      <w:r w:rsidR="00C801DA" w:rsidRPr="00486765">
        <w:rPr>
          <w:sz w:val="22"/>
        </w:rPr>
        <w:t xml:space="preserve"> the moment at which a finger is det</w:t>
      </w:r>
      <w:r w:rsidR="00611C18" w:rsidRPr="00486765">
        <w:rPr>
          <w:sz w:val="22"/>
        </w:rPr>
        <w:t>ached in an industrial accident</w:t>
      </w:r>
      <w:ins w:id="757" w:author="Jonathan Bona" w:date="2012-05-04T15:51:00Z">
        <w:r w:rsidRPr="007539EB">
          <w:rPr>
            <w:rStyle w:val="Annotation"/>
          </w:rPr>
          <w:t>\</w:t>
        </w:r>
      </w:ins>
      <w:r w:rsidR="00611C18" w:rsidRPr="00486765">
        <w:rPr>
          <w:sz w:val="22"/>
        </w:rPr>
        <w:t>;</w:t>
      </w:r>
      <w:r w:rsidR="00C801DA" w:rsidRPr="00486765">
        <w:rPr>
          <w:sz w:val="22"/>
        </w:rPr>
        <w:t xml:space="preserve"> the moment at which a child is born</w:t>
      </w:r>
      <w:ins w:id="758" w:author="Jonathan Bona" w:date="2012-05-04T15:51:00Z">
        <w:r w:rsidRPr="007539EB">
          <w:rPr>
            <w:rStyle w:val="Annotation"/>
          </w:rPr>
          <w:t>\</w:t>
        </w:r>
      </w:ins>
      <w:r w:rsidR="00C801DA" w:rsidRPr="00486765">
        <w:rPr>
          <w:sz w:val="22"/>
        </w:rPr>
        <w:t>, the moment of death</w:t>
      </w:r>
      <w:r w:rsidR="00E44217" w:rsidRPr="00486765">
        <w:rPr>
          <w:sz w:val="22"/>
        </w:rPr>
        <w:t>.</w:t>
      </w:r>
      <w:ins w:id="759" w:author="Jonathan Bona" w:date="2012-05-04T15:51:00Z">
        <w:r w:rsidRPr="00A154C0">
          <w:rPr>
            <w:sz w:val="22"/>
          </w:rPr>
          <w:t xml:space="preserve"> </w:t>
        </w:r>
        <w:r w:rsidRPr="00A154C0">
          <w:rPr>
            <w:rStyle w:val="Annotation"/>
            <w:rPrChange w:id="760" w:author="Jonathan Bona" w:date="2012-05-04T15:51:00Z">
              <w:rPr>
                <w:sz w:val="22"/>
              </w:rPr>
            </w:rPrChange>
          </w:rPr>
          <w:t>]</w:t>
        </w:r>
      </w:ins>
    </w:p>
    <w:p w14:paraId="366049A6" w14:textId="0270273A" w:rsidR="00E44217" w:rsidRPr="00486765" w:rsidRDefault="00A154C0">
      <w:pPr>
        <w:pStyle w:val="Specification"/>
        <w:rPr>
          <w:sz w:val="22"/>
        </w:rPr>
      </w:pPr>
      <w:proofErr w:type="gramStart"/>
      <w:ins w:id="761" w:author="Jonathan Bona" w:date="2012-05-04T15:51:00Z">
        <w:r w:rsidRPr="007539EB">
          <w:rPr>
            <w:rStyle w:val="Annotation"/>
          </w:rPr>
          <w:t>a</w:t>
        </w:r>
        <w:proofErr w:type="gramEnd"/>
        <w:r w:rsidRPr="007539EB">
          <w:rPr>
            <w:rStyle w:val="Annotation"/>
          </w:rPr>
          <w:t>(zero-dimensional temporal region)[</w:t>
        </w:r>
      </w:ins>
      <w:r w:rsidR="00E44217" w:rsidRPr="00486765">
        <w:rPr>
          <w:rStyle w:val="SpecificationType"/>
          <w:sz w:val="22"/>
        </w:rPr>
        <w:t>Synonym</w:t>
      </w:r>
      <w:r w:rsidR="00E44217" w:rsidRPr="00486765">
        <w:rPr>
          <w:smallCaps/>
          <w:sz w:val="22"/>
        </w:rPr>
        <w:t>:</w:t>
      </w:r>
      <w:r w:rsidR="00E44217" w:rsidRPr="00486765">
        <w:rPr>
          <w:sz w:val="22"/>
        </w:rPr>
        <w:t xml:space="preserve"> temporal instant.</w:t>
      </w:r>
      <w:ins w:id="762" w:author="Jonathan Bona" w:date="2012-05-04T15:51:00Z">
        <w:r w:rsidRPr="00A154C0">
          <w:rPr>
            <w:sz w:val="22"/>
          </w:rPr>
          <w:t xml:space="preserve"> </w:t>
        </w:r>
        <w:r w:rsidRPr="00A154C0">
          <w:rPr>
            <w:rStyle w:val="Annotation"/>
            <w:rPrChange w:id="763" w:author="Jonathan Bona" w:date="2012-05-04T15:52:00Z">
              <w:rPr>
                <w:sz w:val="22"/>
              </w:rPr>
            </w:rPrChange>
          </w:rPr>
          <w:t>]</w:t>
        </w:r>
      </w:ins>
    </w:p>
    <w:p w14:paraId="26F63003" w14:textId="77777777" w:rsidR="00E44217" w:rsidRPr="00486765" w:rsidRDefault="00E44217" w:rsidP="00486765">
      <w:pPr>
        <w:rPr>
          <w:sz w:val="22"/>
        </w:rPr>
      </w:pPr>
    </w:p>
    <w:p w14:paraId="4D9C9A3D" w14:textId="77777777" w:rsidR="003D4164" w:rsidRPr="00486765" w:rsidRDefault="009605D5" w:rsidP="00486765">
      <w:pPr>
        <w:pStyle w:val="Heading3"/>
        <w:rPr>
          <w:sz w:val="22"/>
        </w:rPr>
      </w:pPr>
      <w:bookmarkStart w:id="764" w:name="_Toc313270733"/>
      <w:bookmarkStart w:id="765" w:name="_Toc319326138"/>
      <w:r w:rsidRPr="00486765">
        <w:rPr>
          <w:sz w:val="22"/>
        </w:rPr>
        <w:t xml:space="preserve">3.3.2 </w:t>
      </w:r>
      <w:r w:rsidR="003D4164" w:rsidRPr="00486765">
        <w:rPr>
          <w:sz w:val="22"/>
        </w:rPr>
        <w:t>One-dimensional temporal region</w:t>
      </w:r>
      <w:bookmarkEnd w:id="764"/>
      <w:bookmarkEnd w:id="765"/>
    </w:p>
    <w:p w14:paraId="0BD5E404" w14:textId="77777777" w:rsidR="003D4164" w:rsidRPr="00486765" w:rsidRDefault="003D4164" w:rsidP="00486765">
      <w:pPr>
        <w:rPr>
          <w:sz w:val="22"/>
        </w:rPr>
      </w:pPr>
    </w:p>
    <w:p w14:paraId="36FBCE5E" w14:textId="6CC786B3" w:rsidR="00611C18" w:rsidRPr="00486765" w:rsidRDefault="00A154C0" w:rsidP="00486765">
      <w:pPr>
        <w:pStyle w:val="Specification"/>
        <w:rPr>
          <w:sz w:val="22"/>
        </w:rPr>
      </w:pPr>
      <w:proofErr w:type="gramStart"/>
      <w:ins w:id="766" w:author="Jonathan Bona" w:date="2012-05-04T15:52:00Z">
        <w:r w:rsidRPr="00A154C0">
          <w:rPr>
            <w:rStyle w:val="Annotation"/>
            <w:rPrChange w:id="767" w:author="Jonathan Bona" w:date="2012-05-04T15:52:00Z">
              <w:rPr>
                <w:rStyle w:val="SpecificationType"/>
                <w:sz w:val="22"/>
              </w:rPr>
            </w:rPrChange>
          </w:rPr>
          <w:t>a</w:t>
        </w:r>
        <w:proofErr w:type="gramEnd"/>
        <w:r w:rsidRPr="00A154C0">
          <w:rPr>
            <w:rStyle w:val="Annotation"/>
            <w:rPrChange w:id="768" w:author="Jonathan Bona" w:date="2012-05-04T15:52:00Z">
              <w:rPr>
                <w:rStyle w:val="SpecificationType"/>
                <w:sz w:val="22"/>
              </w:rPr>
            </w:rPrChange>
          </w:rPr>
          <w:t>(one-dimensional temporal region)[</w:t>
        </w:r>
      </w:ins>
      <w:r w:rsidR="00611C18" w:rsidRPr="00486765">
        <w:rPr>
          <w:rStyle w:val="SpecificationType"/>
          <w:sz w:val="22"/>
        </w:rPr>
        <w:t>Elucidation</w:t>
      </w:r>
      <w:r w:rsidR="00611C18" w:rsidRPr="00486765">
        <w:rPr>
          <w:sz w:val="22"/>
        </w:rPr>
        <w:t xml:space="preserve">: A </w:t>
      </w:r>
      <w:r w:rsidR="00533C03" w:rsidRPr="00486765">
        <w:rPr>
          <w:i/>
          <w:sz w:val="22"/>
        </w:rPr>
        <w:t>one-dimensional temporal region</w:t>
      </w:r>
      <w:r w:rsidR="00533C03" w:rsidRPr="00486765">
        <w:rPr>
          <w:sz w:val="22"/>
        </w:rPr>
        <w:t xml:space="preserve"> is a </w:t>
      </w:r>
      <w:r w:rsidR="00611C18" w:rsidRPr="00486765">
        <w:rPr>
          <w:sz w:val="22"/>
        </w:rPr>
        <w:t>temporal region that is extended.</w:t>
      </w:r>
      <w:r w:rsidR="00341371">
        <w:rPr>
          <w:sz w:val="22"/>
        </w:rPr>
        <w:t xml:space="preserve"> [103-001]</w:t>
      </w:r>
      <w:ins w:id="769" w:author="Jonathan Bona" w:date="2012-05-04T15:52:00Z">
        <w:r w:rsidRPr="00A154C0">
          <w:rPr>
            <w:rStyle w:val="Annotation"/>
            <w:rPrChange w:id="770" w:author="Jonathan Bona" w:date="2012-05-04T15:52:00Z">
              <w:rPr>
                <w:sz w:val="22"/>
              </w:rPr>
            </w:rPrChange>
          </w:rPr>
          <w:t>]</w:t>
        </w:r>
      </w:ins>
    </w:p>
    <w:p w14:paraId="3906A3A9" w14:textId="3752E1F2" w:rsidR="00611C18" w:rsidRPr="00486765" w:rsidRDefault="00A154C0">
      <w:pPr>
        <w:pStyle w:val="Specification"/>
        <w:rPr>
          <w:iCs/>
          <w:sz w:val="22"/>
        </w:rPr>
      </w:pPr>
      <w:proofErr w:type="gramStart"/>
      <w:ins w:id="771" w:author="Jonathan Bona" w:date="2012-05-04T15:52:00Z">
        <w:r w:rsidRPr="007539EB">
          <w:rPr>
            <w:rStyle w:val="Annotation"/>
          </w:rPr>
          <w:lastRenderedPageBreak/>
          <w:t>a</w:t>
        </w:r>
        <w:proofErr w:type="gramEnd"/>
        <w:r w:rsidRPr="007539EB">
          <w:rPr>
            <w:rStyle w:val="Annotation"/>
          </w:rPr>
          <w:t>(one-dimensional temporal region)[</w:t>
        </w:r>
      </w:ins>
      <w:r w:rsidR="003D4164" w:rsidRPr="00486765">
        <w:rPr>
          <w:rStyle w:val="SpecificationType"/>
          <w:sz w:val="22"/>
        </w:rPr>
        <w:t>Example</w:t>
      </w:r>
      <w:r w:rsidR="003D4164" w:rsidRPr="00486765">
        <w:rPr>
          <w:smallCaps/>
          <w:sz w:val="22"/>
        </w:rPr>
        <w:t>:</w:t>
      </w:r>
      <w:r w:rsidR="003D4164" w:rsidRPr="00486765">
        <w:rPr>
          <w:sz w:val="22"/>
        </w:rPr>
        <w:t xml:space="preserve"> the temporal region during which a process occurs.</w:t>
      </w:r>
      <w:ins w:id="772" w:author="Jonathan Bona" w:date="2012-05-04T15:52:00Z">
        <w:r w:rsidRPr="00A154C0">
          <w:rPr>
            <w:rStyle w:val="Annotation"/>
          </w:rPr>
          <w:t xml:space="preserve"> </w:t>
        </w:r>
        <w:r w:rsidRPr="007539EB">
          <w:rPr>
            <w:rStyle w:val="Annotation"/>
          </w:rPr>
          <w:t>]</w:t>
        </w:r>
      </w:ins>
    </w:p>
    <w:p w14:paraId="21AEFC6F" w14:textId="69080839" w:rsidR="00EC4835" w:rsidRPr="00486765" w:rsidRDefault="00EC4835">
      <w:pPr>
        <w:pStyle w:val="Specification"/>
        <w:rPr>
          <w:sz w:val="22"/>
        </w:rPr>
      </w:pPr>
    </w:p>
    <w:p w14:paraId="6F44DBA3" w14:textId="29A094CA" w:rsidR="00EC4835" w:rsidRPr="00486765" w:rsidRDefault="00EC4835" w:rsidP="00B23775">
      <w:r w:rsidRPr="00486765">
        <w:t xml:space="preserve">A temporal interval is a special kind of </w:t>
      </w:r>
      <w:r w:rsidRPr="00486765">
        <w:rPr>
          <w:i/>
        </w:rPr>
        <w:t>temporal region</w:t>
      </w:r>
      <w:r w:rsidRPr="00486765">
        <w:t>, namely one that is self-connected (is without gaps or breaks).</w:t>
      </w:r>
    </w:p>
    <w:p w14:paraId="69C23F67" w14:textId="77777777" w:rsidR="00611C18" w:rsidRDefault="00611C18" w:rsidP="00486765">
      <w:pPr>
        <w:pStyle w:val="Heading2"/>
        <w:rPr>
          <w:sz w:val="24"/>
        </w:rPr>
      </w:pPr>
      <w:bookmarkStart w:id="773" w:name="_Toc313270734"/>
      <w:bookmarkStart w:id="774" w:name="_Toc319326139"/>
      <w:r w:rsidRPr="00486765">
        <w:rPr>
          <w:sz w:val="24"/>
        </w:rPr>
        <w:t>The precedes relation</w:t>
      </w:r>
      <w:bookmarkEnd w:id="773"/>
      <w:bookmarkEnd w:id="774"/>
    </w:p>
    <w:p w14:paraId="437B7A70" w14:textId="77777777" w:rsidR="00122B4B" w:rsidRDefault="00122B4B" w:rsidP="00122B4B">
      <w:proofErr w:type="spellStart"/>
      <w:r>
        <w:t>Preceded_by</w:t>
      </w:r>
      <w:proofErr w:type="spellEnd"/>
      <w:r>
        <w:t>, defined in RO, is not defined in the BFO2 Reference, except by citation to a paper. That paper does not provide axioms on the relation. The RO definition from</w:t>
      </w:r>
      <w:r>
        <w:fldChar w:fldCharType="begin"/>
      </w:r>
      <w:r>
        <w:instrText xml:space="preserve"> HYPERLINK "http://obofoundry.org/ro/" \t "_blank" </w:instrText>
      </w:r>
      <w:r>
        <w:fldChar w:fldCharType="separate"/>
      </w:r>
      <w:r>
        <w:rPr>
          <w:rStyle w:val="Hyperlink"/>
          <w:color w:val="1155CC"/>
        </w:rPr>
        <w:t>http://obofoundry.org/ro/</w:t>
      </w:r>
      <w:r>
        <w:fldChar w:fldCharType="end"/>
      </w:r>
      <w:r>
        <w:t> is given below.</w:t>
      </w:r>
    </w:p>
    <w:p w14:paraId="7314FA98" w14:textId="77777777" w:rsidR="00122B4B" w:rsidRDefault="00122B4B" w:rsidP="00122B4B"/>
    <w:p w14:paraId="06DE863E" w14:textId="77777777" w:rsidR="00122B4B" w:rsidRDefault="00122B4B" w:rsidP="00122B4B">
      <w:r>
        <w:t>As there is an open issue regarding the OWL rendering this should be fixed in the reference.</w:t>
      </w:r>
    </w:p>
    <w:p w14:paraId="21D0B717" w14:textId="77777777" w:rsidR="00122B4B" w:rsidRDefault="00122B4B" w:rsidP="00122B4B"/>
    <w:p w14:paraId="5F0CBA88" w14:textId="77777777" w:rsidR="00122B4B" w:rsidRDefault="00122B4B" w:rsidP="00122B4B">
      <w:r>
        <w:t>The RO page definition is suboptimal as the quantification and type of t (instant, interval) isn't stated. </w:t>
      </w:r>
    </w:p>
    <w:p w14:paraId="065CD0B2" w14:textId="77777777" w:rsidR="00122B4B" w:rsidRDefault="00122B4B" w:rsidP="00122B4B"/>
    <w:p w14:paraId="31BEF59C" w14:textId="77777777" w:rsidR="00122B4B" w:rsidRDefault="00122B4B" w:rsidP="00122B4B">
      <w:r>
        <w:fldChar w:fldCharType="begin"/>
      </w:r>
      <w:r>
        <w:instrText xml:space="preserve"> HYPERLINK "http://krr.meraka.org.za/~aow2010/Trentelman-etal.pdf" \t "_blank" </w:instrText>
      </w:r>
      <w:r>
        <w:fldChar w:fldCharType="separate"/>
      </w:r>
      <w:r>
        <w:rPr>
          <w:rStyle w:val="Hyperlink"/>
          <w:color w:val="1155CC"/>
        </w:rPr>
        <w:t>http://krr.meraka.org.za/~aow2010/Trentelman-etal.pdf</w:t>
      </w:r>
      <w:r>
        <w:fldChar w:fldCharType="end"/>
      </w:r>
      <w:r>
        <w:rPr>
          <w:rStyle w:val="apple-converted-space"/>
        </w:rPr>
        <w:t> </w:t>
      </w:r>
      <w:r>
        <w:t>offers: </w:t>
      </w:r>
    </w:p>
    <w:p w14:paraId="05E13D50" w14:textId="77777777" w:rsidR="00122B4B" w:rsidRDefault="00122B4B" w:rsidP="00122B4B"/>
    <w:p w14:paraId="2CF9DF29"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cmr10" w:hAnsi="cmr10"/>
          <w:color w:val="222222"/>
          <w:sz w:val="15"/>
          <w:szCs w:val="15"/>
        </w:rPr>
        <w:t>Using this theory we can define relations such as</w:t>
      </w:r>
      <w:r>
        <w:rPr>
          <w:rStyle w:val="apple-converted-space"/>
          <w:rFonts w:ascii="cmr10" w:hAnsi="cmr10"/>
          <w:color w:val="222222"/>
          <w:sz w:val="15"/>
          <w:szCs w:val="15"/>
        </w:rPr>
        <w:t> </w:t>
      </w:r>
      <w:r>
        <w:rPr>
          <w:rFonts w:ascii="Helvetica" w:hAnsi="Helvetica" w:cs="Helvetica"/>
          <w:color w:val="222222"/>
          <w:sz w:val="15"/>
          <w:szCs w:val="15"/>
        </w:rPr>
        <w:t>preceded by</w:t>
      </w:r>
      <w:r>
        <w:rPr>
          <w:rStyle w:val="apple-converted-space"/>
          <w:rFonts w:ascii="Helvetica" w:hAnsi="Helvetica" w:cs="Helvetica"/>
          <w:color w:val="222222"/>
          <w:sz w:val="15"/>
          <w:szCs w:val="15"/>
        </w:rPr>
        <w:t> </w:t>
      </w:r>
      <w:r>
        <w:rPr>
          <w:rFonts w:ascii="cmr10" w:hAnsi="cmr10"/>
          <w:color w:val="222222"/>
          <w:sz w:val="15"/>
          <w:szCs w:val="15"/>
        </w:rPr>
        <w:t>and</w:t>
      </w:r>
      <w:r>
        <w:rPr>
          <w:rStyle w:val="apple-converted-space"/>
          <w:rFonts w:ascii="cmr10" w:hAnsi="cmr10"/>
          <w:color w:val="222222"/>
          <w:sz w:val="15"/>
          <w:szCs w:val="15"/>
        </w:rPr>
        <w:t> </w:t>
      </w:r>
      <w:r>
        <w:rPr>
          <w:rFonts w:ascii="Helvetica" w:hAnsi="Helvetica" w:cs="Helvetica"/>
          <w:color w:val="222222"/>
          <w:sz w:val="15"/>
          <w:szCs w:val="15"/>
        </w:rPr>
        <w:t>immediately preceded by</w:t>
      </w:r>
      <w:r>
        <w:rPr>
          <w:rFonts w:ascii="cmr10" w:hAnsi="cmr10"/>
          <w:color w:val="222222"/>
          <w:sz w:val="15"/>
          <w:szCs w:val="15"/>
        </w:rPr>
        <w:t>, whereby a process</w:t>
      </w:r>
      <w:r>
        <w:rPr>
          <w:rStyle w:val="apple-converted-space"/>
          <w:rFonts w:ascii="cmr10" w:hAnsi="cmr10"/>
          <w:color w:val="222222"/>
          <w:sz w:val="15"/>
          <w:szCs w:val="15"/>
        </w:rPr>
        <w:t> </w:t>
      </w:r>
      <w:r>
        <w:rPr>
          <w:rFonts w:ascii="cmmi10" w:hAnsi="cmmi10"/>
          <w:color w:val="222222"/>
          <w:sz w:val="15"/>
          <w:szCs w:val="15"/>
        </w:rPr>
        <w:t>p</w:t>
      </w:r>
      <w:r>
        <w:rPr>
          <w:rFonts w:ascii="Tahoma" w:hAnsi="Tahoma" w:cs="Tahoma"/>
          <w:color w:val="222222"/>
          <w:sz w:val="11"/>
          <w:szCs w:val="11"/>
        </w:rPr>
        <w:t>�</w:t>
      </w:r>
      <w:r>
        <w:rPr>
          <w:rStyle w:val="apple-converted-space"/>
          <w:rFonts w:ascii="Helvetica" w:hAnsi="Helvetica" w:cs="Helvetica"/>
          <w:color w:val="222222"/>
          <w:sz w:val="11"/>
          <w:szCs w:val="11"/>
        </w:rPr>
        <w:t> </w:t>
      </w:r>
      <w:proofErr w:type="spellStart"/>
      <w:r>
        <w:rPr>
          <w:rFonts w:ascii="cmr10" w:hAnsi="cmr10"/>
          <w:color w:val="222222"/>
          <w:sz w:val="15"/>
          <w:szCs w:val="15"/>
        </w:rPr>
        <w:t>is</w:t>
      </w:r>
      <w:r>
        <w:rPr>
          <w:rFonts w:ascii="Helvetica" w:hAnsi="Helvetica" w:cs="Helvetica"/>
          <w:color w:val="222222"/>
          <w:sz w:val="15"/>
          <w:szCs w:val="15"/>
        </w:rPr>
        <w:t>preceded</w:t>
      </w:r>
      <w:proofErr w:type="spellEnd"/>
      <w:r>
        <w:rPr>
          <w:rFonts w:ascii="Helvetica" w:hAnsi="Helvetica" w:cs="Helvetica"/>
          <w:color w:val="222222"/>
          <w:sz w:val="15"/>
          <w:szCs w:val="15"/>
        </w:rPr>
        <w:t xml:space="preserve"> by</w:t>
      </w:r>
      <w:r>
        <w:rPr>
          <w:rStyle w:val="apple-converted-space"/>
          <w:rFonts w:ascii="Helvetica" w:hAnsi="Helvetica" w:cs="Helvetica"/>
          <w:color w:val="222222"/>
          <w:sz w:val="15"/>
          <w:szCs w:val="15"/>
        </w:rPr>
        <w:t> </w:t>
      </w:r>
      <w:r>
        <w:rPr>
          <w:rFonts w:ascii="cmr10" w:hAnsi="cmr10"/>
          <w:color w:val="222222"/>
          <w:sz w:val="15"/>
          <w:szCs w:val="15"/>
        </w:rPr>
        <w:t>a process</w:t>
      </w:r>
      <w:r>
        <w:rPr>
          <w:rStyle w:val="apple-converted-space"/>
          <w:rFonts w:ascii="cmr10" w:hAnsi="cmr10"/>
          <w:color w:val="222222"/>
          <w:sz w:val="15"/>
          <w:szCs w:val="15"/>
        </w:rPr>
        <w:t> </w:t>
      </w:r>
      <w:r>
        <w:rPr>
          <w:rFonts w:ascii="cmmi10" w:hAnsi="cmmi10"/>
          <w:color w:val="222222"/>
          <w:sz w:val="15"/>
          <w:szCs w:val="15"/>
        </w:rPr>
        <w:t>p   </w:t>
      </w:r>
      <w:r>
        <w:rPr>
          <w:rFonts w:ascii="cmr10" w:hAnsi="cmr10"/>
          <w:color w:val="222222"/>
          <w:sz w:val="15"/>
          <w:szCs w:val="15"/>
        </w:rPr>
        <w:t>if and only if the last temporal instant of p is earlier than the first temporal instant of p</w:t>
      </w:r>
      <w:r>
        <w:rPr>
          <w:rFonts w:ascii="Tahoma" w:hAnsi="Tahoma" w:cs="Tahoma"/>
          <w:color w:val="222222"/>
          <w:sz w:val="15"/>
          <w:szCs w:val="15"/>
        </w:rPr>
        <w:t>�</w:t>
      </w:r>
      <w:r>
        <w:rPr>
          <w:rFonts w:ascii="cmr10" w:hAnsi="cmr10"/>
          <w:color w:val="222222"/>
          <w:sz w:val="15"/>
          <w:szCs w:val="15"/>
        </w:rPr>
        <w:t>, and a process p</w:t>
      </w:r>
      <w:r>
        <w:rPr>
          <w:rFonts w:ascii="Tahoma" w:hAnsi="Tahoma" w:cs="Tahoma"/>
          <w:color w:val="222222"/>
          <w:sz w:val="15"/>
          <w:szCs w:val="15"/>
        </w:rPr>
        <w:t>�</w:t>
      </w:r>
      <w:r>
        <w:rPr>
          <w:rFonts w:ascii="cmr10" w:hAnsi="cmr10"/>
          <w:color w:val="222222"/>
          <w:sz w:val="15"/>
          <w:szCs w:val="15"/>
        </w:rPr>
        <w:t xml:space="preserve"> is immediately preceded by a process p if and only if there exists a temporal instant which is both the first instant of p</w:t>
      </w:r>
      <w:r>
        <w:rPr>
          <w:rFonts w:ascii="Tahoma" w:hAnsi="Tahoma" w:cs="Tahoma"/>
          <w:color w:val="222222"/>
          <w:sz w:val="15"/>
          <w:szCs w:val="15"/>
        </w:rPr>
        <w:t>�</w:t>
      </w:r>
      <w:r>
        <w:rPr>
          <w:rFonts w:ascii="cmr10" w:hAnsi="cmr10"/>
          <w:color w:val="222222"/>
          <w:sz w:val="15"/>
          <w:szCs w:val="15"/>
        </w:rPr>
        <w:t xml:space="preserve"> and the last instant of p.</w:t>
      </w:r>
    </w:p>
    <w:p w14:paraId="08F2EB1C"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6A324206"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t>This is better in that it is clear that time instants are used, and because it more clearly expresses the intent of the relation, but needs the relations 'first temporal instant' and 'last temporal instant' are needed (process-&gt;time instant) are needed. </w:t>
      </w:r>
    </w:p>
    <w:p w14:paraId="251BCA81" w14:textId="77777777" w:rsidR="00122B4B" w:rsidRDefault="00122B4B" w:rsidP="00122B4B">
      <w:pPr>
        <w:pStyle w:val="NormalWeb"/>
        <w:spacing w:before="0" w:beforeAutospacing="0" w:after="0" w:afterAutospacing="0"/>
        <w:rPr>
          <w:rFonts w:ascii="cmr10" w:hAnsi="cmr10" w:hint="eastAsia"/>
          <w:color w:val="222222"/>
          <w:sz w:val="15"/>
          <w:szCs w:val="15"/>
        </w:rPr>
      </w:pPr>
    </w:p>
    <w:p w14:paraId="3634870A" w14:textId="77777777" w:rsidR="00122B4B" w:rsidRDefault="00122B4B" w:rsidP="00122B4B">
      <w:pPr>
        <w:pStyle w:val="NormalWeb"/>
        <w:spacing w:before="0" w:beforeAutospacing="0" w:after="0" w:afterAutospacing="0"/>
        <w:rPr>
          <w:rFonts w:ascii="cmr10" w:hAnsi="cmr10" w:hint="eastAsia"/>
          <w:color w:val="222222"/>
          <w:sz w:val="15"/>
          <w:szCs w:val="15"/>
        </w:rPr>
      </w:pPr>
      <w:r>
        <w:rPr>
          <w:rFonts w:ascii="Arial" w:hAnsi="Arial" w:cs="Arial"/>
          <w:color w:val="222222"/>
          <w:sz w:val="15"/>
          <w:szCs w:val="15"/>
        </w:rPr>
        <w:t>Please see</w:t>
      </w:r>
      <w:r>
        <w:rPr>
          <w:rStyle w:val="apple-converted-space"/>
          <w:rFonts w:ascii="Arial" w:hAnsi="Arial" w:cs="Arial"/>
          <w:color w:val="222222"/>
          <w:sz w:val="15"/>
          <w:szCs w:val="15"/>
        </w:rPr>
        <w:t> </w:t>
      </w:r>
      <w:r>
        <w:rPr>
          <w:rFonts w:ascii="Arial" w:hAnsi="Arial" w:cs="Arial"/>
          <w:color w:val="222222"/>
          <w:sz w:val="15"/>
          <w:szCs w:val="15"/>
        </w:rPr>
        <w:fldChar w:fldCharType="begin"/>
      </w:r>
      <w:r>
        <w:rPr>
          <w:rFonts w:ascii="Arial" w:hAnsi="Arial" w:cs="Arial"/>
          <w:color w:val="222222"/>
          <w:sz w:val="15"/>
          <w:szCs w:val="15"/>
        </w:rPr>
        <w:instrText xml:space="preserve"> HYPERLINK "http://code.google.com/p/bfo/issues/detail?id=15" \t "_blank" </w:instrText>
      </w:r>
      <w:r>
        <w:rPr>
          <w:rFonts w:ascii="Arial" w:hAnsi="Arial" w:cs="Arial"/>
          <w:color w:val="222222"/>
          <w:sz w:val="15"/>
          <w:szCs w:val="15"/>
        </w:rPr>
        <w:fldChar w:fldCharType="separate"/>
      </w:r>
      <w:r>
        <w:rPr>
          <w:rStyle w:val="Hyperlink"/>
          <w:rFonts w:ascii="Arial" w:hAnsi="Arial" w:cs="Arial"/>
          <w:color w:val="1155CC"/>
          <w:sz w:val="15"/>
          <w:szCs w:val="15"/>
        </w:rPr>
        <w:t>http://code.google.com/p/bfo/issues/detail?id=15</w:t>
      </w:r>
      <w:r>
        <w:rPr>
          <w:rFonts w:ascii="Arial" w:hAnsi="Arial" w:cs="Arial"/>
          <w:color w:val="222222"/>
          <w:sz w:val="15"/>
          <w:szCs w:val="15"/>
        </w:rPr>
        <w:fldChar w:fldCharType="end"/>
      </w:r>
      <w:r>
        <w:rPr>
          <w:rStyle w:val="apple-converted-space"/>
          <w:rFonts w:ascii="Arial" w:hAnsi="Arial" w:cs="Arial"/>
          <w:color w:val="222222"/>
          <w:sz w:val="15"/>
          <w:szCs w:val="15"/>
        </w:rPr>
        <w:t> </w:t>
      </w:r>
      <w:r>
        <w:rPr>
          <w:rFonts w:ascii="Arial" w:hAnsi="Arial" w:cs="Arial"/>
          <w:color w:val="222222"/>
          <w:sz w:val="15"/>
          <w:szCs w:val="15"/>
        </w:rPr>
        <w:t xml:space="preserve">which discussed changing the domain/range of the relation to </w:t>
      </w:r>
      <w:proofErr w:type="spellStart"/>
      <w:r>
        <w:rPr>
          <w:rFonts w:ascii="Arial" w:hAnsi="Arial" w:cs="Arial"/>
          <w:color w:val="222222"/>
          <w:sz w:val="15"/>
          <w:szCs w:val="15"/>
        </w:rPr>
        <w:t>occurrent</w:t>
      </w:r>
      <w:proofErr w:type="spellEnd"/>
      <w:r>
        <w:rPr>
          <w:rFonts w:ascii="Arial" w:hAnsi="Arial" w:cs="Arial"/>
          <w:color w:val="222222"/>
          <w:sz w:val="15"/>
          <w:szCs w:val="15"/>
        </w:rPr>
        <w:t>.</w:t>
      </w:r>
    </w:p>
    <w:p w14:paraId="13199B08" w14:textId="77777777" w:rsidR="00122B4B" w:rsidRPr="00122B4B" w:rsidRDefault="00122B4B" w:rsidP="006C702A"/>
    <w:p w14:paraId="5C073399" w14:textId="0FBD5A9A" w:rsidR="00611C18" w:rsidRPr="00486765" w:rsidRDefault="00611C18" w:rsidP="001C5CAA">
      <w:pPr>
        <w:rPr>
          <w:sz w:val="22"/>
          <w:szCs w:val="23"/>
        </w:rPr>
      </w:pPr>
      <w:r w:rsidRPr="00486765">
        <w:rPr>
          <w:sz w:val="22"/>
        </w:rPr>
        <w:t>See discussion in [</w:t>
      </w:r>
      <w:r w:rsidRPr="00486765">
        <w:rPr>
          <w:sz w:val="22"/>
        </w:rPr>
        <w:fldChar w:fldCharType="begin"/>
      </w:r>
      <w:r w:rsidRPr="00486765">
        <w:rPr>
          <w:sz w:val="22"/>
        </w:rPr>
        <w:instrText xml:space="preserve"> REF _Ref309133313 \r \h </w:instrText>
      </w:r>
      <w:r w:rsidR="001C5CAA">
        <w:rPr>
          <w:sz w:val="22"/>
        </w:rPr>
        <w:instrText xml:space="preserve"> \* MERGEFORMAT </w:instrText>
      </w:r>
      <w:r w:rsidRPr="00486765">
        <w:rPr>
          <w:sz w:val="22"/>
        </w:rPr>
      </w:r>
      <w:r w:rsidRPr="00486765">
        <w:rPr>
          <w:sz w:val="22"/>
        </w:rPr>
        <w:fldChar w:fldCharType="separate"/>
      </w:r>
      <w:r w:rsidR="00B60214">
        <w:rPr>
          <w:sz w:val="22"/>
        </w:rPr>
        <w:t>16</w:t>
      </w:r>
      <w:r w:rsidRPr="00486765">
        <w:rPr>
          <w:sz w:val="22"/>
        </w:rPr>
        <w:fldChar w:fldCharType="end"/>
      </w:r>
      <w:r w:rsidRPr="00486765">
        <w:rPr>
          <w:sz w:val="22"/>
        </w:rPr>
        <w:t>].</w:t>
      </w:r>
      <w:r w:rsidR="00D82D0A" w:rsidRPr="00486765">
        <w:rPr>
          <w:sz w:val="22"/>
        </w:rPr>
        <w:t xml:space="preserve"> </w:t>
      </w:r>
    </w:p>
    <w:p w14:paraId="1B5364FA" w14:textId="77777777" w:rsidR="00B678F3" w:rsidRPr="00486765" w:rsidRDefault="00CE0AFC">
      <w:pPr>
        <w:rPr>
          <w:sz w:val="22"/>
        </w:rPr>
      </w:pPr>
      <w:r w:rsidRPr="00486765">
        <w:rPr>
          <w:noProof/>
          <w:sz w:val="22"/>
        </w:rPr>
        <w:lastRenderedPageBreak/>
        <w:drawing>
          <wp:inline distT="0" distB="0" distL="0" distR="0" wp14:anchorId="6107455C" wp14:editId="6EFCD0A8">
            <wp:extent cx="4237990" cy="5947410"/>
            <wp:effectExtent l="0" t="0" r="0" b="0"/>
            <wp:docPr id="30" name="Picture 30" descr="C:\Users\phismith\Downloads\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smith\Downloads\all.ti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7990" cy="5947410"/>
                    </a:xfrm>
                    <a:prstGeom prst="rect">
                      <a:avLst/>
                    </a:prstGeom>
                    <a:noFill/>
                    <a:ln>
                      <a:noFill/>
                    </a:ln>
                  </pic:spPr>
                </pic:pic>
              </a:graphicData>
            </a:graphic>
          </wp:inline>
        </w:drawing>
      </w:r>
    </w:p>
    <w:p w14:paraId="69558FFA" w14:textId="77777777" w:rsidR="009B1D2B" w:rsidRPr="00486765" w:rsidRDefault="009B1D2B">
      <w:pPr>
        <w:rPr>
          <w:sz w:val="22"/>
        </w:rPr>
      </w:pPr>
      <w:r w:rsidRPr="00486765">
        <w:rPr>
          <w:sz w:val="22"/>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84823" w:rsidRPr="001C5CAA" w14:paraId="07D070BF" w14:textId="77777777" w:rsidTr="009605D5">
        <w:tc>
          <w:tcPr>
            <w:tcW w:w="9576" w:type="dxa"/>
          </w:tcPr>
          <w:p w14:paraId="12815CC3" w14:textId="77777777" w:rsidR="00D84823" w:rsidRPr="00486765" w:rsidRDefault="00D84823" w:rsidP="00687850">
            <w:pPr>
              <w:spacing w:after="200"/>
              <w:rPr>
                <w:sz w:val="22"/>
              </w:rPr>
            </w:pPr>
          </w:p>
        </w:tc>
      </w:tr>
    </w:tbl>
    <w:p w14:paraId="628202F0" w14:textId="77777777" w:rsidR="00E44217" w:rsidRPr="00486765" w:rsidRDefault="00E44217" w:rsidP="00687850">
      <w:pPr>
        <w:rPr>
          <w:b/>
          <w:sz w:val="22"/>
        </w:rPr>
      </w:pPr>
      <w:r w:rsidRPr="00486765">
        <w:rPr>
          <w:b/>
          <w:sz w:val="22"/>
        </w:rPr>
        <w:t>BFO Relations</w:t>
      </w:r>
    </w:p>
    <w:p w14:paraId="30B789D4" w14:textId="332D59DC" w:rsidR="00E44217" w:rsidRPr="00486765" w:rsidRDefault="003B3B50">
      <w:pPr>
        <w:rPr>
          <w:sz w:val="22"/>
        </w:rPr>
      </w:pPr>
      <w:r w:rsidRPr="00486765">
        <w:rPr>
          <w:sz w:val="22"/>
          <w:highlight w:val="yellow"/>
        </w:rPr>
        <w:t>Need to deal</w:t>
      </w:r>
      <w:r w:rsidR="00E44217" w:rsidRPr="00486765">
        <w:rPr>
          <w:sz w:val="22"/>
          <w:highlight w:val="yellow"/>
        </w:rPr>
        <w:t xml:space="preserve"> with </w:t>
      </w:r>
      <w:r w:rsidR="009B6959" w:rsidRPr="00486765">
        <w:rPr>
          <w:sz w:val="22"/>
          <w:highlight w:val="yellow"/>
        </w:rPr>
        <w:t>all</w:t>
      </w:r>
      <w:r w:rsidR="00E44217" w:rsidRPr="00486765">
        <w:rPr>
          <w:sz w:val="22"/>
          <w:highlight w:val="yellow"/>
        </w:rPr>
        <w:t xml:space="preserve"> the</w:t>
      </w:r>
      <w:r w:rsidR="0028586B" w:rsidRPr="00486765">
        <w:rPr>
          <w:sz w:val="22"/>
          <w:highlight w:val="yellow"/>
        </w:rPr>
        <w:t xml:space="preserve"> </w:t>
      </w:r>
      <w:r w:rsidR="002E637B" w:rsidRPr="00486765">
        <w:rPr>
          <w:sz w:val="22"/>
          <w:highlight w:val="yellow"/>
        </w:rPr>
        <w:t>RO relations</w:t>
      </w:r>
    </w:p>
    <w:p w14:paraId="77E9746B" w14:textId="77777777" w:rsidR="009B6959" w:rsidRPr="00486765" w:rsidRDefault="009B6959">
      <w:pPr>
        <w:rPr>
          <w:sz w:val="22"/>
          <w:highlight w:val="yellow"/>
        </w:rPr>
      </w:pPr>
      <w:r w:rsidRPr="00486765">
        <w:rPr>
          <w:sz w:val="22"/>
          <w:highlight w:val="yellow"/>
        </w:rPr>
        <w:t>New primitive relations:</w:t>
      </w:r>
    </w:p>
    <w:p w14:paraId="52242308" w14:textId="77777777" w:rsidR="009B6959" w:rsidRPr="00486765" w:rsidRDefault="002E637B">
      <w:pPr>
        <w:rPr>
          <w:sz w:val="22"/>
          <w:highlight w:val="yellow"/>
        </w:rPr>
      </w:pPr>
      <w:proofErr w:type="spellStart"/>
      <w:r w:rsidRPr="00486765">
        <w:rPr>
          <w:sz w:val="22"/>
          <w:highlight w:val="yellow"/>
        </w:rPr>
        <w:t>Projects_onto</w:t>
      </w:r>
      <w:proofErr w:type="spellEnd"/>
    </w:p>
    <w:p w14:paraId="0C2F5F4A" w14:textId="6DDD251C" w:rsidR="000C52A3" w:rsidRPr="00486765" w:rsidRDefault="002E637B">
      <w:pPr>
        <w:rPr>
          <w:sz w:val="22"/>
        </w:rPr>
      </w:pPr>
      <w:r w:rsidRPr="00486765">
        <w:rPr>
          <w:sz w:val="22"/>
          <w:highlight w:val="yellow"/>
        </w:rPr>
        <w:t>What else?</w:t>
      </w:r>
    </w:p>
    <w:p w14:paraId="1067421F" w14:textId="77777777" w:rsidR="002F5B41" w:rsidRPr="00486765" w:rsidRDefault="009A0705" w:rsidP="00486765">
      <w:pPr>
        <w:pStyle w:val="Heading1"/>
        <w:rPr>
          <w:rStyle w:val="QuickFormat4"/>
          <w:sz w:val="22"/>
          <w:szCs w:val="22"/>
        </w:rPr>
      </w:pPr>
      <w:bookmarkStart w:id="775" w:name="_Toc313270735"/>
      <w:bookmarkStart w:id="776" w:name="_Toc319326140"/>
      <w:r w:rsidRPr="00486765">
        <w:rPr>
          <w:sz w:val="24"/>
        </w:rPr>
        <w:t>References</w:t>
      </w:r>
      <w:bookmarkEnd w:id="775"/>
      <w:bookmarkEnd w:id="776"/>
    </w:p>
    <w:p w14:paraId="6460677E" w14:textId="77777777" w:rsidR="00E735CF" w:rsidRPr="00486765" w:rsidRDefault="00E735CF"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rFonts w:asciiTheme="majorHAnsi" w:eastAsia="Calibri" w:hAnsiTheme="majorHAnsi" w:cstheme="majorBidi"/>
          <w:b/>
          <w:bCs/>
          <w:color w:val="365F91" w:themeColor="accent1" w:themeShade="BF"/>
          <w:sz w:val="22"/>
          <w:szCs w:val="23"/>
        </w:rPr>
      </w:pPr>
      <w:bookmarkStart w:id="777" w:name="_Ref309155275"/>
      <w:bookmarkStart w:id="778" w:name="_Ref309193297"/>
      <w:r w:rsidRPr="00486765">
        <w:rPr>
          <w:rStyle w:val="QuickFormat4"/>
          <w:sz w:val="22"/>
          <w:szCs w:val="23"/>
        </w:rPr>
        <w:t>Kevin Mulligan and Barry Smith, “</w:t>
      </w:r>
      <w:hyperlink r:id="rId39" w:history="1">
        <w:r w:rsidRPr="00486765">
          <w:rPr>
            <w:rStyle w:val="Hyperlink"/>
            <w:sz w:val="22"/>
            <w:szCs w:val="23"/>
          </w:rPr>
          <w:t>A Relational Theory of the Act</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5/2 (1986), 115–130.</w:t>
      </w:r>
      <w:bookmarkEnd w:id="777"/>
    </w:p>
    <w:p w14:paraId="616F2A8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79" w:name="_Ref309821811"/>
      <w:r w:rsidRPr="00486765">
        <w:rPr>
          <w:rStyle w:val="QuickFormat4"/>
          <w:sz w:val="22"/>
          <w:szCs w:val="23"/>
        </w:rPr>
        <w:t>Barry Smith, “</w:t>
      </w:r>
      <w:hyperlink r:id="rId40" w:history="1">
        <w:r w:rsidRPr="00486765">
          <w:rPr>
            <w:rStyle w:val="Hyperlink"/>
            <w:sz w:val="22"/>
            <w:szCs w:val="23"/>
          </w:rPr>
          <w:t>Logic, Form and Matter</w:t>
        </w:r>
      </w:hyperlink>
      <w:r w:rsidRPr="00486765">
        <w:rPr>
          <w:rStyle w:val="QuickFormat4"/>
          <w:sz w:val="22"/>
          <w:szCs w:val="23"/>
        </w:rPr>
        <w:t xml:space="preserve">”, </w:t>
      </w:r>
      <w:r w:rsidRPr="00486765">
        <w:rPr>
          <w:rStyle w:val="QuickFormat4"/>
          <w:i/>
          <w:iCs/>
          <w:sz w:val="22"/>
          <w:szCs w:val="23"/>
        </w:rPr>
        <w:t>Proceedings of the Aristotelian Society</w:t>
      </w:r>
      <w:r w:rsidRPr="00486765">
        <w:rPr>
          <w:rStyle w:val="QuickFormat4"/>
          <w:sz w:val="22"/>
          <w:szCs w:val="23"/>
        </w:rPr>
        <w:t xml:space="preserve">, </w:t>
      </w:r>
      <w:r w:rsidRPr="00486765">
        <w:rPr>
          <w:rStyle w:val="QuickFormat4"/>
          <w:i/>
          <w:iCs/>
          <w:sz w:val="22"/>
          <w:szCs w:val="23"/>
        </w:rPr>
        <w:t>Supplementary Volume</w:t>
      </w:r>
      <w:r w:rsidRPr="00486765">
        <w:rPr>
          <w:rStyle w:val="QuickFormat4"/>
          <w:sz w:val="22"/>
          <w:szCs w:val="23"/>
        </w:rPr>
        <w:t xml:space="preserve"> 55 (1981), 47–63.</w:t>
      </w:r>
      <w:bookmarkEnd w:id="778"/>
      <w:bookmarkEnd w:id="779"/>
    </w:p>
    <w:p w14:paraId="00BE9FFC"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rPr>
      </w:pPr>
      <w:bookmarkStart w:id="780" w:name="_Ref309543155"/>
      <w:r w:rsidRPr="00486765">
        <w:rPr>
          <w:rStyle w:val="QuickFormat4"/>
          <w:sz w:val="22"/>
          <w:szCs w:val="23"/>
        </w:rPr>
        <w:t>Barry Smith and Kevin Mulligan, “</w:t>
      </w:r>
      <w:hyperlink r:id="rId41" w:history="1">
        <w:r w:rsidRPr="00486765">
          <w:rPr>
            <w:rStyle w:val="Hyperlink"/>
            <w:sz w:val="22"/>
            <w:szCs w:val="23"/>
          </w:rPr>
          <w:t>Framework for Formal Ontology</w:t>
        </w:r>
      </w:hyperlink>
      <w:r w:rsidRPr="00486765">
        <w:rPr>
          <w:rStyle w:val="QuickFormat4"/>
          <w:sz w:val="22"/>
          <w:szCs w:val="23"/>
        </w:rPr>
        <w:t xml:space="preserve">”, </w:t>
      </w:r>
      <w:r w:rsidRPr="00486765">
        <w:rPr>
          <w:rStyle w:val="QuickFormat4"/>
          <w:i/>
          <w:iCs/>
          <w:sz w:val="22"/>
          <w:szCs w:val="23"/>
        </w:rPr>
        <w:t>Topoi</w:t>
      </w:r>
      <w:r w:rsidRPr="00486765">
        <w:rPr>
          <w:rStyle w:val="QuickFormat4"/>
          <w:sz w:val="22"/>
          <w:szCs w:val="23"/>
        </w:rPr>
        <w:t>, 3 (1983), 73–85.</w:t>
      </w:r>
      <w:bookmarkEnd w:id="780"/>
    </w:p>
    <w:p w14:paraId="2C0C4976"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rStyle w:val="QuickFormat4"/>
          <w:sz w:val="22"/>
          <w:szCs w:val="23"/>
          <w:lang w:val="es-ES_tradnl"/>
        </w:rPr>
      </w:pPr>
      <w:bookmarkStart w:id="781" w:name="_Ref309155274"/>
      <w:r w:rsidRPr="00486765">
        <w:rPr>
          <w:rStyle w:val="QuickFormat4"/>
          <w:sz w:val="22"/>
          <w:szCs w:val="23"/>
        </w:rPr>
        <w:t xml:space="preserve">Barry Smith, </w:t>
      </w:r>
      <w:r w:rsidRPr="00486765">
        <w:rPr>
          <w:rStyle w:val="QuickFormat4"/>
          <w:sz w:val="22"/>
          <w:szCs w:val="23"/>
          <w:lang w:val="es-ES_tradnl"/>
        </w:rPr>
        <w:t>“</w:t>
      </w:r>
      <w:hyperlink r:id="rId42" w:history="1">
        <w:r w:rsidRPr="00486765">
          <w:rPr>
            <w:rStyle w:val="Hyperlink"/>
            <w:sz w:val="22"/>
            <w:szCs w:val="23"/>
            <w:lang w:val="es-ES_tradnl"/>
          </w:rPr>
          <w:t xml:space="preserve">Acta cum </w:t>
        </w:r>
        <w:proofErr w:type="spellStart"/>
        <w:r w:rsidRPr="00486765">
          <w:rPr>
            <w:rStyle w:val="Hyperlink"/>
            <w:sz w:val="22"/>
            <w:szCs w:val="23"/>
            <w:lang w:val="es-ES_tradnl"/>
          </w:rPr>
          <w:t>fundamentis</w:t>
        </w:r>
        <w:proofErr w:type="spellEnd"/>
        <w:r w:rsidRPr="00486765">
          <w:rPr>
            <w:rStyle w:val="Hyperlink"/>
            <w:sz w:val="22"/>
            <w:szCs w:val="23"/>
            <w:lang w:val="es-ES_tradnl"/>
          </w:rPr>
          <w:t xml:space="preserve"> in re</w:t>
        </w:r>
      </w:hyperlink>
      <w:r w:rsidRPr="00486765">
        <w:rPr>
          <w:rStyle w:val="QuickFormat4"/>
          <w:sz w:val="22"/>
          <w:szCs w:val="23"/>
          <w:lang w:val="es-ES_tradnl"/>
        </w:rPr>
        <w:t xml:space="preserve">”, </w:t>
      </w:r>
      <w:proofErr w:type="spellStart"/>
      <w:r w:rsidRPr="00486765">
        <w:rPr>
          <w:rStyle w:val="QuickFormat4"/>
          <w:i/>
          <w:iCs/>
          <w:sz w:val="22"/>
          <w:szCs w:val="23"/>
          <w:lang w:val="es-ES_tradnl"/>
        </w:rPr>
        <w:t>Dialectica</w:t>
      </w:r>
      <w:proofErr w:type="spellEnd"/>
      <w:r w:rsidRPr="00486765">
        <w:rPr>
          <w:rStyle w:val="QuickFormat4"/>
          <w:sz w:val="22"/>
          <w:szCs w:val="23"/>
          <w:lang w:val="es-ES_tradnl"/>
        </w:rPr>
        <w:t>, 38 (1984), 157–178.</w:t>
      </w:r>
      <w:bookmarkEnd w:id="781"/>
    </w:p>
    <w:p w14:paraId="6E6AEF36"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2" w:name="_Ref309560610"/>
      <w:r w:rsidRPr="00486765">
        <w:rPr>
          <w:rStyle w:val="QuickFormat4"/>
          <w:sz w:val="22"/>
          <w:szCs w:val="23"/>
        </w:rPr>
        <w:t xml:space="preserve">Barry Smith, </w:t>
      </w:r>
      <w:r w:rsidRPr="00486765">
        <w:rPr>
          <w:sz w:val="22"/>
          <w:szCs w:val="23"/>
        </w:rPr>
        <w:t>“</w:t>
      </w:r>
      <w:hyperlink r:id="rId43" w:history="1">
        <w:proofErr w:type="spellStart"/>
        <w:r w:rsidRPr="00486765">
          <w:rPr>
            <w:rStyle w:val="Hyperlink"/>
            <w:sz w:val="22"/>
            <w:szCs w:val="23"/>
          </w:rPr>
          <w:t>Mereotopology</w:t>
        </w:r>
        <w:proofErr w:type="spellEnd"/>
        <w:r w:rsidRPr="00486765">
          <w:rPr>
            <w:rStyle w:val="Hyperlink"/>
            <w:sz w:val="22"/>
            <w:szCs w:val="23"/>
          </w:rPr>
          <w:t>: A Theory of Parts and Boundaries</w:t>
        </w:r>
      </w:hyperlink>
      <w:r w:rsidRPr="00486765">
        <w:rPr>
          <w:sz w:val="22"/>
          <w:szCs w:val="23"/>
        </w:rPr>
        <w:t xml:space="preserve">”, </w:t>
      </w:r>
      <w:r w:rsidRPr="00486765">
        <w:rPr>
          <w:i/>
          <w:iCs/>
          <w:sz w:val="22"/>
          <w:szCs w:val="23"/>
        </w:rPr>
        <w:t>Data and Knowledge Engineering</w:t>
      </w:r>
      <w:r w:rsidRPr="00486765">
        <w:rPr>
          <w:sz w:val="22"/>
          <w:szCs w:val="23"/>
        </w:rPr>
        <w:t xml:space="preserve">, 20 (1996), 287–303. </w:t>
      </w:r>
      <w:hyperlink r:id="rId44" w:history="1">
        <w:r w:rsidRPr="00486765">
          <w:rPr>
            <w:rStyle w:val="Hyperlink"/>
            <w:sz w:val="22"/>
            <w:szCs w:val="23"/>
          </w:rPr>
          <w:t>Published version</w:t>
        </w:r>
      </w:hyperlink>
      <w:bookmarkStart w:id="783" w:name="_Ref309410033"/>
      <w:bookmarkEnd w:id="782"/>
    </w:p>
    <w:p w14:paraId="1767CA9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4" w:name="_Ref310509974"/>
      <w:r w:rsidRPr="00486765">
        <w:rPr>
          <w:rStyle w:val="QuickFormat4"/>
          <w:sz w:val="22"/>
          <w:szCs w:val="23"/>
        </w:rPr>
        <w:t xml:space="preserve">Barry Smith, </w:t>
      </w:r>
      <w:r w:rsidRPr="00486765">
        <w:rPr>
          <w:sz w:val="22"/>
          <w:szCs w:val="23"/>
        </w:rPr>
        <w:t>“</w:t>
      </w:r>
      <w:hyperlink r:id="rId45" w:history="1">
        <w:r w:rsidRPr="00486765">
          <w:rPr>
            <w:rStyle w:val="Hyperlink"/>
            <w:sz w:val="22"/>
            <w:szCs w:val="23"/>
          </w:rPr>
          <w:t xml:space="preserve">On Substances, Accidents and Universals: In </w:t>
        </w:r>
        <w:proofErr w:type="spellStart"/>
        <w:r w:rsidRPr="00486765">
          <w:rPr>
            <w:rStyle w:val="Hyperlink"/>
            <w:sz w:val="22"/>
            <w:szCs w:val="23"/>
          </w:rPr>
          <w:t>Defence</w:t>
        </w:r>
        <w:proofErr w:type="spellEnd"/>
        <w:r w:rsidRPr="00486765">
          <w:rPr>
            <w:rStyle w:val="Hyperlink"/>
            <w:sz w:val="22"/>
            <w:szCs w:val="23"/>
          </w:rPr>
          <w:t xml:space="preserve"> of a Constituent Ontology</w:t>
        </w:r>
      </w:hyperlink>
      <w:r w:rsidRPr="00486765">
        <w:rPr>
          <w:sz w:val="22"/>
          <w:szCs w:val="23"/>
        </w:rPr>
        <w:t xml:space="preserve">”, </w:t>
      </w:r>
      <w:r w:rsidRPr="00486765">
        <w:rPr>
          <w:i/>
          <w:iCs/>
          <w:sz w:val="22"/>
          <w:szCs w:val="23"/>
        </w:rPr>
        <w:t>Philosophical Papers</w:t>
      </w:r>
      <w:r w:rsidRPr="00486765">
        <w:rPr>
          <w:sz w:val="22"/>
          <w:szCs w:val="23"/>
        </w:rPr>
        <w:t>, 26 (1997), 105–127.</w:t>
      </w:r>
      <w:bookmarkEnd w:id="783"/>
      <w:bookmarkEnd w:id="784"/>
    </w:p>
    <w:p w14:paraId="03D2D3C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5" w:name="_Ref309560520"/>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6" w:history="1">
        <w:r w:rsidRPr="00486765">
          <w:rPr>
            <w:rStyle w:val="Hyperlink"/>
            <w:sz w:val="22"/>
            <w:szCs w:val="23"/>
          </w:rPr>
          <w:t>The Niche</w:t>
        </w:r>
      </w:hyperlink>
      <w:r w:rsidRPr="00486765">
        <w:rPr>
          <w:sz w:val="22"/>
          <w:szCs w:val="23"/>
        </w:rPr>
        <w:t xml:space="preserve">”, </w:t>
      </w:r>
      <w:r w:rsidRPr="00486765">
        <w:rPr>
          <w:i/>
          <w:iCs/>
          <w:sz w:val="22"/>
          <w:szCs w:val="23"/>
        </w:rPr>
        <w:t>Nous</w:t>
      </w:r>
      <w:r w:rsidRPr="00486765">
        <w:rPr>
          <w:sz w:val="22"/>
          <w:szCs w:val="23"/>
        </w:rPr>
        <w:t>, 33:2 (1999), 198–222.</w:t>
      </w:r>
      <w:bookmarkEnd w:id="785"/>
    </w:p>
    <w:p w14:paraId="4A1233A2" w14:textId="77777777" w:rsidR="00C449B1" w:rsidRPr="00486765" w:rsidRDefault="00C449B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6" w:name="_Ref309821629"/>
      <w:bookmarkStart w:id="787" w:name="_Ref309464075"/>
      <w:r w:rsidRPr="00486765">
        <w:rPr>
          <w:sz w:val="22"/>
          <w:szCs w:val="23"/>
        </w:rPr>
        <w:t>Barry Smith, “</w:t>
      </w:r>
      <w:hyperlink r:id="rId47" w:history="1">
        <w:r w:rsidRPr="00486765">
          <w:rPr>
            <w:rStyle w:val="Hyperlink"/>
            <w:sz w:val="22"/>
            <w:szCs w:val="23"/>
          </w:rPr>
          <w:t>Fiat Objects</w:t>
        </w:r>
      </w:hyperlink>
      <w:r w:rsidRPr="00486765">
        <w:rPr>
          <w:sz w:val="22"/>
          <w:szCs w:val="23"/>
        </w:rPr>
        <w:t xml:space="preserve">”, </w:t>
      </w:r>
      <w:r w:rsidRPr="00486765">
        <w:rPr>
          <w:i/>
          <w:iCs/>
          <w:sz w:val="22"/>
          <w:szCs w:val="23"/>
        </w:rPr>
        <w:t>Topoi</w:t>
      </w:r>
      <w:r w:rsidRPr="00486765">
        <w:rPr>
          <w:sz w:val="22"/>
          <w:szCs w:val="23"/>
        </w:rPr>
        <w:t>, 20: 2 (September 2001), 131–148.</w:t>
      </w:r>
      <w:bookmarkEnd w:id="786"/>
    </w:p>
    <w:p w14:paraId="3753A13F" w14:textId="77777777" w:rsidR="00E44217"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88" w:name="_Ref311481677"/>
      <w:r w:rsidRPr="00486765">
        <w:rPr>
          <w:sz w:val="22"/>
          <w:szCs w:val="23"/>
        </w:rPr>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8" w:history="1">
        <w:r w:rsidRPr="00486765">
          <w:rPr>
            <w:rStyle w:val="Hyperlink"/>
            <w:sz w:val="22"/>
            <w:szCs w:val="23"/>
          </w:rPr>
          <w:t>Fiat and Bona Fide Boundaries</w:t>
        </w:r>
      </w:hyperlink>
      <w:r w:rsidRPr="00486765">
        <w:rPr>
          <w:sz w:val="22"/>
          <w:szCs w:val="23"/>
        </w:rPr>
        <w:t xml:space="preserve">”, </w:t>
      </w:r>
      <w:r w:rsidRPr="00486765">
        <w:rPr>
          <w:i/>
          <w:iCs/>
          <w:sz w:val="22"/>
          <w:szCs w:val="23"/>
        </w:rPr>
        <w:t xml:space="preserve">Philosophy and Phenomenological Research, </w:t>
      </w:r>
      <w:r w:rsidRPr="00486765">
        <w:rPr>
          <w:sz w:val="22"/>
          <w:szCs w:val="23"/>
        </w:rPr>
        <w:t>60: 2 (March 2000), 401–420.</w:t>
      </w:r>
      <w:bookmarkStart w:id="789" w:name="_Ref309464082"/>
      <w:bookmarkEnd w:id="787"/>
      <w:bookmarkEnd w:id="788"/>
    </w:p>
    <w:p w14:paraId="1E5DCE1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0" w:name="_Ref309560523"/>
      <w:bookmarkEnd w:id="789"/>
      <w:r w:rsidRPr="00486765">
        <w:rPr>
          <w:sz w:val="22"/>
          <w:szCs w:val="23"/>
        </w:rPr>
        <w:lastRenderedPageBreak/>
        <w:t xml:space="preserve">Barry Smith and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w:t>
      </w:r>
      <w:hyperlink r:id="rId49" w:history="1">
        <w:r w:rsidRPr="00486765">
          <w:rPr>
            <w:rStyle w:val="Hyperlink"/>
            <w:sz w:val="22"/>
            <w:szCs w:val="23"/>
          </w:rPr>
          <w:t>Surrounding Space: The Ontology of Organism-Environment Relations</w:t>
        </w:r>
      </w:hyperlink>
      <w:r w:rsidRPr="00486765">
        <w:rPr>
          <w:sz w:val="22"/>
          <w:szCs w:val="23"/>
        </w:rPr>
        <w:t xml:space="preserve">”, </w:t>
      </w:r>
      <w:r w:rsidRPr="00486765">
        <w:rPr>
          <w:i/>
          <w:iCs/>
          <w:sz w:val="22"/>
          <w:szCs w:val="23"/>
        </w:rPr>
        <w:t>Theory in Biosciences</w:t>
      </w:r>
      <w:r w:rsidRPr="00486765">
        <w:rPr>
          <w:sz w:val="22"/>
          <w:szCs w:val="23"/>
        </w:rPr>
        <w:t>, 121 (2002), 139–162.</w:t>
      </w:r>
      <w:bookmarkEnd w:id="790"/>
    </w:p>
    <w:p w14:paraId="0FB85141"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1" w:name="_Ref309560671"/>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50" w:history="1">
        <w:r w:rsidRPr="00486765">
          <w:rPr>
            <w:rStyle w:val="Hyperlink"/>
            <w:sz w:val="22"/>
            <w:szCs w:val="23"/>
          </w:rPr>
          <w:t>A Unified Theory of Truth and Reference</w:t>
        </w:r>
      </w:hyperlink>
      <w:r w:rsidRPr="00486765">
        <w:rPr>
          <w:sz w:val="22"/>
          <w:szCs w:val="23"/>
        </w:rPr>
        <w:t xml:space="preserve">”, </w:t>
      </w:r>
      <w:proofErr w:type="spellStart"/>
      <w:r w:rsidRPr="00486765">
        <w:rPr>
          <w:i/>
          <w:iCs/>
          <w:sz w:val="22"/>
          <w:szCs w:val="23"/>
        </w:rPr>
        <w:t>Logique</w:t>
      </w:r>
      <w:proofErr w:type="spellEnd"/>
      <w:r w:rsidR="00151755" w:rsidRPr="00486765">
        <w:rPr>
          <w:i/>
          <w:iCs/>
          <w:sz w:val="22"/>
          <w:szCs w:val="23"/>
        </w:rPr>
        <w:t xml:space="preserve"> </w:t>
      </w:r>
      <w:proofErr w:type="gramStart"/>
      <w:r w:rsidRPr="00486765">
        <w:rPr>
          <w:i/>
          <w:iCs/>
          <w:sz w:val="22"/>
          <w:szCs w:val="23"/>
        </w:rPr>
        <w:t>et</w:t>
      </w:r>
      <w:proofErr w:type="gramEnd"/>
      <w:r w:rsidR="00151755" w:rsidRPr="00486765">
        <w:rPr>
          <w:i/>
          <w:iCs/>
          <w:sz w:val="22"/>
          <w:szCs w:val="23"/>
        </w:rPr>
        <w:t xml:space="preserve"> </w:t>
      </w:r>
      <w:proofErr w:type="spellStart"/>
      <w:r w:rsidRPr="00486765">
        <w:rPr>
          <w:i/>
          <w:iCs/>
          <w:sz w:val="22"/>
          <w:szCs w:val="23"/>
        </w:rPr>
        <w:t>Analyse</w:t>
      </w:r>
      <w:proofErr w:type="spellEnd"/>
      <w:r w:rsidRPr="00486765">
        <w:rPr>
          <w:i/>
          <w:iCs/>
          <w:sz w:val="22"/>
          <w:szCs w:val="23"/>
        </w:rPr>
        <w:t>,</w:t>
      </w:r>
      <w:r w:rsidRPr="00486765">
        <w:rPr>
          <w:iCs/>
          <w:sz w:val="22"/>
          <w:szCs w:val="23"/>
        </w:rPr>
        <w:t xml:space="preserve"> No. 169-170 (2000, published 2003)</w:t>
      </w:r>
      <w:r w:rsidRPr="00486765">
        <w:rPr>
          <w:sz w:val="22"/>
          <w:szCs w:val="23"/>
        </w:rPr>
        <w:t>, 49–93.</w:t>
      </w:r>
      <w:bookmarkEnd w:id="791"/>
    </w:p>
    <w:p w14:paraId="2D11D89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2" w:name="_Ref309472955"/>
      <w:r w:rsidRPr="00486765">
        <w:rPr>
          <w:sz w:val="22"/>
          <w:szCs w:val="23"/>
        </w:rPr>
        <w:t>Barry Smith and David M. Mark, “</w:t>
      </w:r>
      <w:hyperlink r:id="rId51" w:history="1">
        <w:r w:rsidRPr="00486765">
          <w:rPr>
            <w:rStyle w:val="Hyperlink"/>
            <w:sz w:val="22"/>
            <w:szCs w:val="23"/>
          </w:rPr>
          <w:t>Do Mountains Exist? Towards an Ontology of Landforms</w:t>
        </w:r>
      </w:hyperlink>
      <w:r w:rsidRPr="00486765">
        <w:rPr>
          <w:sz w:val="22"/>
          <w:szCs w:val="23"/>
        </w:rPr>
        <w:t xml:space="preserve">”, </w:t>
      </w:r>
      <w:r w:rsidRPr="00486765">
        <w:rPr>
          <w:i/>
          <w:iCs/>
          <w:sz w:val="22"/>
          <w:szCs w:val="23"/>
        </w:rPr>
        <w:t>Environment and Planning B</w:t>
      </w:r>
      <w:r w:rsidRPr="00486765">
        <w:rPr>
          <w:sz w:val="22"/>
          <w:szCs w:val="23"/>
        </w:rPr>
        <w:t xml:space="preserve"> (</w:t>
      </w:r>
      <w:r w:rsidRPr="00486765">
        <w:rPr>
          <w:i/>
          <w:iCs/>
          <w:sz w:val="22"/>
          <w:szCs w:val="23"/>
        </w:rPr>
        <w:t>Planning</w:t>
      </w:r>
      <w:r w:rsidR="00151755" w:rsidRPr="00486765">
        <w:rPr>
          <w:i/>
          <w:iCs/>
          <w:sz w:val="22"/>
          <w:szCs w:val="23"/>
        </w:rPr>
        <w:t xml:space="preserve"> </w:t>
      </w:r>
      <w:r w:rsidRPr="00486765">
        <w:rPr>
          <w:i/>
          <w:iCs/>
          <w:sz w:val="22"/>
          <w:szCs w:val="23"/>
        </w:rPr>
        <w:t>and Design</w:t>
      </w:r>
      <w:r w:rsidRPr="00486765">
        <w:rPr>
          <w:sz w:val="22"/>
          <w:szCs w:val="23"/>
        </w:rPr>
        <w:t>), 30(3) (2003), 411–427.</w:t>
      </w:r>
      <w:bookmarkEnd w:id="792"/>
    </w:p>
    <w:p w14:paraId="20B01378"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3" w:name="_Hlk47849653"/>
      <w:r w:rsidRPr="00486765">
        <w:rPr>
          <w:sz w:val="22"/>
          <w:szCs w:val="23"/>
        </w:rPr>
        <w:t xml:space="preserve">Barry Smith and </w:t>
      </w:r>
      <w:proofErr w:type="spellStart"/>
      <w:r w:rsidRPr="00486765">
        <w:rPr>
          <w:sz w:val="22"/>
          <w:szCs w:val="23"/>
        </w:rPr>
        <w:t>Berit</w:t>
      </w:r>
      <w:proofErr w:type="spellEnd"/>
      <w:r w:rsidR="00151755" w:rsidRPr="00486765">
        <w:rPr>
          <w:sz w:val="22"/>
          <w:szCs w:val="23"/>
        </w:rPr>
        <w:t xml:space="preserve"> </w:t>
      </w:r>
      <w:proofErr w:type="spellStart"/>
      <w:r w:rsidRPr="00486765">
        <w:rPr>
          <w:sz w:val="22"/>
          <w:szCs w:val="23"/>
        </w:rPr>
        <w:t>Brogaard</w:t>
      </w:r>
      <w:proofErr w:type="spellEnd"/>
      <w:r w:rsidRPr="00486765">
        <w:rPr>
          <w:sz w:val="22"/>
          <w:szCs w:val="23"/>
        </w:rPr>
        <w:t>, “</w:t>
      </w:r>
      <w:hyperlink r:id="rId52" w:history="1">
        <w:r w:rsidRPr="00486765">
          <w:rPr>
            <w:rStyle w:val="Hyperlink"/>
            <w:sz w:val="22"/>
            <w:szCs w:val="23"/>
          </w:rPr>
          <w:t>Sixteen Days</w:t>
        </w:r>
      </w:hyperlink>
      <w:r w:rsidRPr="00486765">
        <w:rPr>
          <w:sz w:val="22"/>
          <w:szCs w:val="23"/>
        </w:rPr>
        <w:t xml:space="preserve">”, </w:t>
      </w:r>
      <w:r w:rsidRPr="00486765">
        <w:rPr>
          <w:i/>
          <w:iCs/>
          <w:sz w:val="22"/>
          <w:szCs w:val="23"/>
        </w:rPr>
        <w:t>The Journal of Medicine and Philosophy</w:t>
      </w:r>
      <w:r w:rsidRPr="00486765">
        <w:rPr>
          <w:sz w:val="22"/>
          <w:szCs w:val="23"/>
        </w:rPr>
        <w:t>, 28 (2003), 45–78.</w:t>
      </w:r>
      <w:bookmarkEnd w:id="793"/>
    </w:p>
    <w:p w14:paraId="1DE7B5EB"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4" w:name="_Ref309506172"/>
      <w:r w:rsidRPr="00486765">
        <w:rPr>
          <w:sz w:val="22"/>
          <w:szCs w:val="23"/>
        </w:rPr>
        <w:t xml:space="preserve">Pierre </w:t>
      </w:r>
      <w:proofErr w:type="spellStart"/>
      <w:r w:rsidRPr="00486765">
        <w:rPr>
          <w:sz w:val="22"/>
          <w:szCs w:val="23"/>
        </w:rPr>
        <w:t>Grenon</w:t>
      </w:r>
      <w:proofErr w:type="spellEnd"/>
      <w:r w:rsidRPr="00486765">
        <w:rPr>
          <w:sz w:val="22"/>
          <w:szCs w:val="23"/>
        </w:rPr>
        <w:t xml:space="preserve"> and Barry Smith, “</w:t>
      </w:r>
      <w:hyperlink r:id="rId53" w:history="1">
        <w:r w:rsidRPr="00486765">
          <w:rPr>
            <w:rStyle w:val="Hyperlink"/>
            <w:sz w:val="22"/>
            <w:szCs w:val="23"/>
          </w:rPr>
          <w:t>SNAP and SPAN: Towards Dynamic Spatial Ontology</w:t>
        </w:r>
      </w:hyperlink>
      <w:r w:rsidRPr="00486765">
        <w:rPr>
          <w:sz w:val="22"/>
          <w:szCs w:val="23"/>
        </w:rPr>
        <w:t xml:space="preserve">”, </w:t>
      </w:r>
      <w:r w:rsidRPr="00486765">
        <w:rPr>
          <w:i/>
          <w:sz w:val="22"/>
          <w:szCs w:val="23"/>
        </w:rPr>
        <w:t>Spatial Cognition and Computation</w:t>
      </w:r>
      <w:r w:rsidRPr="00486765">
        <w:rPr>
          <w:sz w:val="22"/>
          <w:szCs w:val="23"/>
        </w:rPr>
        <w:t>, 4: 1 (March 2004), 69–103.</w:t>
      </w:r>
      <w:bookmarkEnd w:id="794"/>
    </w:p>
    <w:p w14:paraId="5D3AAB3F"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iCs/>
          <w:sz w:val="22"/>
          <w:szCs w:val="23"/>
        </w:rPr>
      </w:pPr>
      <w:bookmarkStart w:id="795" w:name="_Ref309140214"/>
      <w:r w:rsidRPr="00486765">
        <w:rPr>
          <w:iCs/>
          <w:sz w:val="22"/>
          <w:szCs w:val="23"/>
        </w:rPr>
        <w:t xml:space="preserve">Barry Smith and Pierre </w:t>
      </w:r>
      <w:proofErr w:type="spellStart"/>
      <w:r w:rsidRPr="00486765">
        <w:rPr>
          <w:iCs/>
          <w:sz w:val="22"/>
          <w:szCs w:val="23"/>
        </w:rPr>
        <w:t>Grenon</w:t>
      </w:r>
      <w:proofErr w:type="spellEnd"/>
      <w:r w:rsidRPr="00486765">
        <w:rPr>
          <w:iCs/>
          <w:sz w:val="22"/>
          <w:szCs w:val="23"/>
        </w:rPr>
        <w:t>, “</w:t>
      </w:r>
      <w:hyperlink r:id="rId54" w:history="1">
        <w:r w:rsidRPr="00486765">
          <w:rPr>
            <w:rStyle w:val="Hyperlink"/>
            <w:iCs/>
            <w:sz w:val="22"/>
            <w:szCs w:val="23"/>
          </w:rPr>
          <w:t>The Cornucopia of Formal-Ontological Relations</w:t>
        </w:r>
      </w:hyperlink>
      <w:r w:rsidRPr="00486765">
        <w:rPr>
          <w:iCs/>
          <w:sz w:val="22"/>
          <w:szCs w:val="23"/>
        </w:rPr>
        <w:t xml:space="preserve">”, </w:t>
      </w:r>
      <w:proofErr w:type="spellStart"/>
      <w:r w:rsidRPr="00486765">
        <w:rPr>
          <w:i/>
          <w:iCs/>
          <w:sz w:val="22"/>
          <w:szCs w:val="23"/>
        </w:rPr>
        <w:t>Dialectica</w:t>
      </w:r>
      <w:proofErr w:type="spellEnd"/>
      <w:r w:rsidR="00514A85" w:rsidRPr="00486765">
        <w:rPr>
          <w:i/>
          <w:iCs/>
          <w:sz w:val="22"/>
          <w:szCs w:val="23"/>
        </w:rPr>
        <w:t xml:space="preserve">, </w:t>
      </w:r>
      <w:r w:rsidRPr="00486765">
        <w:rPr>
          <w:iCs/>
          <w:sz w:val="22"/>
          <w:szCs w:val="23"/>
        </w:rPr>
        <w:t>58: 3 (2004), 279</w:t>
      </w:r>
      <w:r w:rsidRPr="00486765">
        <w:rPr>
          <w:sz w:val="22"/>
          <w:szCs w:val="23"/>
        </w:rPr>
        <w:t>–</w:t>
      </w:r>
      <w:r w:rsidRPr="00486765">
        <w:rPr>
          <w:iCs/>
          <w:sz w:val="22"/>
          <w:szCs w:val="23"/>
        </w:rPr>
        <w:t>296</w:t>
      </w:r>
      <w:r w:rsidRPr="00486765">
        <w:rPr>
          <w:i/>
          <w:iCs/>
          <w:sz w:val="22"/>
          <w:szCs w:val="23"/>
        </w:rPr>
        <w:t>.</w:t>
      </w:r>
      <w:bookmarkEnd w:id="795"/>
    </w:p>
    <w:p w14:paraId="2EC8768A"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6" w:name="_Ref309133313"/>
      <w:r w:rsidRPr="00486765">
        <w:rPr>
          <w:sz w:val="22"/>
          <w:szCs w:val="23"/>
        </w:rPr>
        <w:t xml:space="preserve">Barry Smith, Werner </w:t>
      </w:r>
      <w:proofErr w:type="spellStart"/>
      <w:r w:rsidRPr="00486765">
        <w:rPr>
          <w:sz w:val="22"/>
          <w:szCs w:val="23"/>
        </w:rPr>
        <w:t>Ceusters</w:t>
      </w:r>
      <w:proofErr w:type="spellEnd"/>
      <w:r w:rsidRPr="00486765">
        <w:rPr>
          <w:sz w:val="22"/>
          <w:szCs w:val="23"/>
        </w:rPr>
        <w:t xml:space="preserve">, Bert </w:t>
      </w:r>
      <w:proofErr w:type="spellStart"/>
      <w:r w:rsidRPr="00486765">
        <w:rPr>
          <w:sz w:val="22"/>
          <w:szCs w:val="23"/>
        </w:rPr>
        <w:t>Klagges</w:t>
      </w:r>
      <w:proofErr w:type="spellEnd"/>
      <w:r w:rsidRPr="00486765">
        <w:rPr>
          <w:sz w:val="22"/>
          <w:szCs w:val="23"/>
        </w:rPr>
        <w:t xml:space="preserve">, Jacob </w:t>
      </w:r>
      <w:proofErr w:type="spellStart"/>
      <w:r w:rsidRPr="00486765">
        <w:rPr>
          <w:sz w:val="22"/>
          <w:szCs w:val="23"/>
        </w:rPr>
        <w:t>Köhler</w:t>
      </w:r>
      <w:proofErr w:type="spellEnd"/>
      <w:r w:rsidRPr="00486765">
        <w:rPr>
          <w:sz w:val="22"/>
          <w:szCs w:val="23"/>
        </w:rPr>
        <w:t xml:space="preserve">, </w:t>
      </w:r>
      <w:proofErr w:type="spellStart"/>
      <w:r w:rsidRPr="00486765">
        <w:rPr>
          <w:sz w:val="22"/>
          <w:szCs w:val="23"/>
        </w:rPr>
        <w:t>Anand</w:t>
      </w:r>
      <w:proofErr w:type="spellEnd"/>
      <w:r w:rsidRPr="00486765">
        <w:rPr>
          <w:sz w:val="22"/>
          <w:szCs w:val="23"/>
        </w:rPr>
        <w:t xml:space="preserve"> Kumar, Jane Lomax, Chris </w:t>
      </w:r>
      <w:proofErr w:type="spellStart"/>
      <w:r w:rsidRPr="00486765">
        <w:rPr>
          <w:sz w:val="22"/>
          <w:szCs w:val="23"/>
        </w:rPr>
        <w:t>Mungall</w:t>
      </w:r>
      <w:proofErr w:type="spellEnd"/>
      <w:r w:rsidRPr="00486765">
        <w:rPr>
          <w:sz w:val="22"/>
          <w:szCs w:val="23"/>
        </w:rPr>
        <w:t xml:space="preserve">, Fabian </w:t>
      </w:r>
      <w:proofErr w:type="spellStart"/>
      <w:r w:rsidRPr="00486765">
        <w:rPr>
          <w:sz w:val="22"/>
          <w:szCs w:val="23"/>
        </w:rPr>
        <w:t>Neuhaus</w:t>
      </w:r>
      <w:proofErr w:type="spellEnd"/>
      <w:r w:rsidRPr="00486765">
        <w:rPr>
          <w:sz w:val="22"/>
          <w:szCs w:val="23"/>
        </w:rPr>
        <w:t xml:space="preserve">, Alan Rector and Cornelius </w:t>
      </w:r>
      <w:proofErr w:type="spellStart"/>
      <w:r w:rsidRPr="00486765">
        <w:rPr>
          <w:sz w:val="22"/>
          <w:szCs w:val="23"/>
        </w:rPr>
        <w:t>Rosse</w:t>
      </w:r>
      <w:proofErr w:type="spellEnd"/>
      <w:r w:rsidRPr="00486765">
        <w:rPr>
          <w:sz w:val="22"/>
          <w:szCs w:val="23"/>
        </w:rPr>
        <w:t>, “</w:t>
      </w:r>
      <w:hyperlink r:id="rId55" w:history="1">
        <w:r w:rsidRPr="00486765">
          <w:rPr>
            <w:rStyle w:val="Hyperlink"/>
            <w:sz w:val="22"/>
            <w:szCs w:val="23"/>
          </w:rPr>
          <w:t>Relations in Biomedical Ontologies</w:t>
        </w:r>
      </w:hyperlink>
      <w:r w:rsidRPr="00486765">
        <w:rPr>
          <w:sz w:val="22"/>
          <w:szCs w:val="23"/>
        </w:rPr>
        <w:t xml:space="preserve">”, </w:t>
      </w:r>
      <w:r w:rsidRPr="00486765">
        <w:rPr>
          <w:i/>
          <w:sz w:val="22"/>
          <w:szCs w:val="23"/>
        </w:rPr>
        <w:t>Genome Biology</w:t>
      </w:r>
      <w:r w:rsidRPr="00486765">
        <w:rPr>
          <w:sz w:val="22"/>
          <w:szCs w:val="23"/>
        </w:rPr>
        <w:t xml:space="preserve"> (2005), 6 (5), R46. </w:t>
      </w:r>
      <w:hyperlink r:id="rId56" w:history="1">
        <w:r w:rsidRPr="00486765">
          <w:rPr>
            <w:rStyle w:val="Hyperlink"/>
            <w:sz w:val="22"/>
            <w:szCs w:val="23"/>
          </w:rPr>
          <w:t>PMC1175958</w:t>
        </w:r>
      </w:hyperlink>
      <w:bookmarkEnd w:id="796"/>
    </w:p>
    <w:p w14:paraId="5B786020"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7" w:name="_Ref309473000"/>
      <w:r w:rsidRPr="00486765">
        <w:rPr>
          <w:sz w:val="22"/>
          <w:szCs w:val="23"/>
        </w:rPr>
        <w:t xml:space="preserve">David P. Hill, Barry Smith, Monica S. </w:t>
      </w:r>
      <w:proofErr w:type="spellStart"/>
      <w:r w:rsidRPr="00486765">
        <w:rPr>
          <w:sz w:val="22"/>
          <w:szCs w:val="23"/>
        </w:rPr>
        <w:t>McAndrews</w:t>
      </w:r>
      <w:proofErr w:type="spellEnd"/>
      <w:r w:rsidRPr="00486765">
        <w:rPr>
          <w:sz w:val="22"/>
          <w:szCs w:val="23"/>
        </w:rPr>
        <w:t>-Hill, Judith A. Blake, “</w:t>
      </w:r>
      <w:hyperlink r:id="rId57" w:history="1">
        <w:r w:rsidRPr="00486765">
          <w:rPr>
            <w:rStyle w:val="Hyperlink"/>
            <w:sz w:val="22"/>
            <w:szCs w:val="23"/>
          </w:rPr>
          <w:t>Gene Ontology Annotations: What they mean and where they come from</w:t>
        </w:r>
      </w:hyperlink>
      <w:r w:rsidRPr="00486765">
        <w:rPr>
          <w:sz w:val="22"/>
          <w:szCs w:val="23"/>
        </w:rPr>
        <w:t xml:space="preserve">”, </w:t>
      </w:r>
      <w:r w:rsidRPr="00486765">
        <w:rPr>
          <w:i/>
          <w:sz w:val="22"/>
          <w:szCs w:val="23"/>
        </w:rPr>
        <w:t>BMC Bioinformatics</w:t>
      </w:r>
      <w:r w:rsidRPr="00486765">
        <w:rPr>
          <w:sz w:val="22"/>
          <w:szCs w:val="23"/>
        </w:rPr>
        <w:t>, 2008</w:t>
      </w:r>
      <w:proofErr w:type="gramStart"/>
      <w:r w:rsidRPr="00486765">
        <w:rPr>
          <w:sz w:val="22"/>
          <w:szCs w:val="23"/>
        </w:rPr>
        <w:t>;</w:t>
      </w:r>
      <w:proofErr w:type="gramEnd"/>
      <w:r w:rsidRPr="00486765">
        <w:rPr>
          <w:sz w:val="22"/>
          <w:szCs w:val="23"/>
        </w:rPr>
        <w:t xml:space="preserve"> 9(</w:t>
      </w:r>
      <w:proofErr w:type="spellStart"/>
      <w:r w:rsidRPr="00486765">
        <w:rPr>
          <w:sz w:val="22"/>
          <w:szCs w:val="23"/>
        </w:rPr>
        <w:t>Suppl</w:t>
      </w:r>
      <w:proofErr w:type="spellEnd"/>
      <w:r w:rsidRPr="00486765">
        <w:rPr>
          <w:sz w:val="22"/>
          <w:szCs w:val="23"/>
        </w:rPr>
        <w:t xml:space="preserve"> 5): S2. PMC2367625</w:t>
      </w:r>
      <w:bookmarkEnd w:id="797"/>
    </w:p>
    <w:p w14:paraId="340C9D38" w14:textId="77777777" w:rsidR="002F5B41" w:rsidRPr="00486765" w:rsidRDefault="002F5B41" w:rsidP="006C702A">
      <w:pPr>
        <w:pStyle w:val="Level1"/>
        <w:widowControl/>
        <w:numPr>
          <w:ilvl w:val="0"/>
          <w:numId w:val="3"/>
        </w:numPr>
        <w:tabs>
          <w:tab w:val="left" w:pos="0"/>
          <w:tab w:val="left" w:pos="72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8" w:name="_Ref309560749"/>
      <w:r w:rsidRPr="00486765">
        <w:rPr>
          <w:sz w:val="22"/>
          <w:szCs w:val="23"/>
        </w:rPr>
        <w:t>Thomas Bittner, Maureen Donnelly and Barry Smith, “</w:t>
      </w:r>
      <w:hyperlink r:id="rId58" w:history="1">
        <w:r w:rsidRPr="00486765">
          <w:rPr>
            <w:rStyle w:val="Hyperlink"/>
            <w:sz w:val="22"/>
            <w:szCs w:val="23"/>
          </w:rPr>
          <w:t xml:space="preserve">A </w:t>
        </w:r>
        <w:proofErr w:type="spellStart"/>
        <w:r w:rsidRPr="00486765">
          <w:rPr>
            <w:rStyle w:val="Hyperlink"/>
            <w:sz w:val="22"/>
            <w:szCs w:val="23"/>
          </w:rPr>
          <w:t>Spatio</w:t>
        </w:r>
        <w:proofErr w:type="spellEnd"/>
        <w:r w:rsidRPr="00486765">
          <w:rPr>
            <w:rStyle w:val="Hyperlink"/>
            <w:sz w:val="22"/>
            <w:szCs w:val="23"/>
          </w:rPr>
          <w:t>-Temporal Ontology for Geographic Information Integration</w:t>
        </w:r>
      </w:hyperlink>
      <w:r w:rsidRPr="00486765">
        <w:rPr>
          <w:sz w:val="22"/>
          <w:szCs w:val="23"/>
        </w:rPr>
        <w:t xml:space="preserve">”, </w:t>
      </w:r>
      <w:r w:rsidRPr="00486765">
        <w:rPr>
          <w:i/>
          <w:sz w:val="22"/>
          <w:szCs w:val="23"/>
        </w:rPr>
        <w:t>International Journal for Geographical Information Science,</w:t>
      </w:r>
      <w:r w:rsidRPr="00486765">
        <w:rPr>
          <w:sz w:val="22"/>
          <w:szCs w:val="23"/>
        </w:rPr>
        <w:t xml:space="preserve"> 23 (6), 2009, 765-798.</w:t>
      </w:r>
      <w:bookmarkEnd w:id="798"/>
    </w:p>
    <w:p w14:paraId="62F82EE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799" w:name="_Ref309403777"/>
      <w:r w:rsidRPr="00486765">
        <w:rPr>
          <w:sz w:val="22"/>
          <w:szCs w:val="23"/>
        </w:rPr>
        <w:t xml:space="preserve">Barry Smith and Werner </w:t>
      </w:r>
      <w:proofErr w:type="spellStart"/>
      <w:r w:rsidRPr="00486765">
        <w:rPr>
          <w:sz w:val="22"/>
          <w:szCs w:val="23"/>
        </w:rPr>
        <w:t>Ceusters</w:t>
      </w:r>
      <w:proofErr w:type="spellEnd"/>
      <w:r w:rsidRPr="00486765">
        <w:rPr>
          <w:sz w:val="22"/>
          <w:szCs w:val="23"/>
        </w:rPr>
        <w:t>, “</w:t>
      </w:r>
      <w:hyperlink r:id="rId59" w:history="1">
        <w:r w:rsidRPr="00486765">
          <w:rPr>
            <w:rStyle w:val="Hyperlink"/>
            <w:sz w:val="22"/>
            <w:szCs w:val="23"/>
          </w:rPr>
          <w:t>Ontological Realism as a Methodology for Coordinated Evolution of Scientific Ontologies</w:t>
        </w:r>
      </w:hyperlink>
      <w:r w:rsidRPr="00486765">
        <w:rPr>
          <w:sz w:val="22"/>
          <w:szCs w:val="23"/>
        </w:rPr>
        <w:t xml:space="preserve">”, </w:t>
      </w:r>
      <w:r w:rsidRPr="00486765">
        <w:rPr>
          <w:i/>
          <w:sz w:val="22"/>
          <w:szCs w:val="23"/>
        </w:rPr>
        <w:t>Applied Ontology</w:t>
      </w:r>
      <w:r w:rsidRPr="00486765">
        <w:rPr>
          <w:sz w:val="22"/>
          <w:szCs w:val="23"/>
        </w:rPr>
        <w:t xml:space="preserve">, 5 (2010), 139–188. </w:t>
      </w:r>
      <w:hyperlink r:id="rId60" w:history="1">
        <w:r w:rsidRPr="00486765">
          <w:rPr>
            <w:rStyle w:val="Hyperlink"/>
            <w:sz w:val="22"/>
            <w:szCs w:val="23"/>
          </w:rPr>
          <w:t>PMC3104413</w:t>
        </w:r>
      </w:hyperlink>
      <w:bookmarkEnd w:id="799"/>
    </w:p>
    <w:p w14:paraId="662C51A5"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0" w:name="_Ref309193309"/>
      <w:r w:rsidRPr="00486765">
        <w:rPr>
          <w:sz w:val="22"/>
          <w:szCs w:val="23"/>
        </w:rPr>
        <w:t>Barry Smith and Kevin Mulligan, “</w:t>
      </w:r>
      <w:hyperlink r:id="rId61" w:history="1">
        <w:r w:rsidRPr="00486765">
          <w:rPr>
            <w:rStyle w:val="Hyperlink"/>
            <w:sz w:val="22"/>
            <w:szCs w:val="23"/>
          </w:rPr>
          <w:t>Pieces of a Theory</w:t>
        </w:r>
      </w:hyperlink>
      <w:r w:rsidRPr="00486765">
        <w:rPr>
          <w:sz w:val="22"/>
          <w:szCs w:val="23"/>
        </w:rPr>
        <w:t xml:space="preserve">”, in Barry Smith (ed.), </w:t>
      </w:r>
      <w:r w:rsidRPr="00486765">
        <w:rPr>
          <w:i/>
          <w:iCs/>
          <w:sz w:val="22"/>
          <w:szCs w:val="23"/>
        </w:rPr>
        <w:t>Parts and Moments. Studies in Logic and Formal Ontology</w:t>
      </w:r>
      <w:r w:rsidRPr="00486765">
        <w:rPr>
          <w:sz w:val="22"/>
          <w:szCs w:val="23"/>
        </w:rPr>
        <w:t xml:space="preserve">, Munich: </w:t>
      </w:r>
      <w:proofErr w:type="spellStart"/>
      <w:r w:rsidRPr="00486765">
        <w:rPr>
          <w:sz w:val="22"/>
          <w:szCs w:val="23"/>
        </w:rPr>
        <w:t>Philosophia</w:t>
      </w:r>
      <w:proofErr w:type="spellEnd"/>
      <w:r w:rsidRPr="00486765">
        <w:rPr>
          <w:sz w:val="22"/>
          <w:szCs w:val="23"/>
        </w:rPr>
        <w:t>, 1982, 15–109.</w:t>
      </w:r>
      <w:bookmarkEnd w:id="800"/>
    </w:p>
    <w:p w14:paraId="4D451F3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1" w:name="_Ref309506180"/>
      <w:r w:rsidRPr="00486765">
        <w:rPr>
          <w:sz w:val="22"/>
          <w:szCs w:val="23"/>
        </w:rPr>
        <w:lastRenderedPageBreak/>
        <w:t xml:space="preserve">Pierre </w:t>
      </w:r>
      <w:proofErr w:type="spellStart"/>
      <w:r w:rsidRPr="00486765">
        <w:rPr>
          <w:sz w:val="22"/>
          <w:szCs w:val="23"/>
        </w:rPr>
        <w:t>Grenon</w:t>
      </w:r>
      <w:proofErr w:type="spellEnd"/>
      <w:r w:rsidRPr="00486765">
        <w:rPr>
          <w:sz w:val="22"/>
          <w:szCs w:val="23"/>
        </w:rPr>
        <w:t>, Barry Smith and Louis Goldberg, “</w:t>
      </w:r>
      <w:hyperlink r:id="rId62" w:history="1">
        <w:r w:rsidRPr="00486765">
          <w:rPr>
            <w:rStyle w:val="Hyperlink"/>
            <w:sz w:val="22"/>
            <w:szCs w:val="23"/>
          </w:rPr>
          <w:t>Biodynamic Ontology: Applying BFO in the Biomedical Domain</w:t>
        </w:r>
      </w:hyperlink>
      <w:r w:rsidRPr="00486765">
        <w:rPr>
          <w:sz w:val="22"/>
          <w:szCs w:val="23"/>
        </w:rPr>
        <w:t xml:space="preserve">”, in D. M. </w:t>
      </w:r>
      <w:proofErr w:type="spellStart"/>
      <w:r w:rsidRPr="00486765">
        <w:rPr>
          <w:sz w:val="22"/>
          <w:szCs w:val="23"/>
        </w:rPr>
        <w:t>Pisanelli</w:t>
      </w:r>
      <w:proofErr w:type="spellEnd"/>
      <w:r w:rsidRPr="00486765">
        <w:rPr>
          <w:sz w:val="22"/>
          <w:szCs w:val="23"/>
        </w:rPr>
        <w:t xml:space="preserve"> (ed.), </w:t>
      </w:r>
      <w:r w:rsidRPr="00486765">
        <w:rPr>
          <w:i/>
          <w:sz w:val="22"/>
          <w:szCs w:val="23"/>
        </w:rPr>
        <w:t>Ontologies in Medicine</w:t>
      </w:r>
      <w:r w:rsidRPr="00486765">
        <w:rPr>
          <w:sz w:val="22"/>
          <w:szCs w:val="23"/>
        </w:rPr>
        <w:t xml:space="preserve">: </w:t>
      </w:r>
      <w:r w:rsidRPr="00486765">
        <w:rPr>
          <w:i/>
          <w:sz w:val="22"/>
          <w:szCs w:val="23"/>
        </w:rPr>
        <w:t xml:space="preserve">Proceedings of the Workshop on Medical Ontologies, Rome October 2003 </w:t>
      </w:r>
      <w:r w:rsidRPr="00486765">
        <w:rPr>
          <w:sz w:val="22"/>
          <w:szCs w:val="23"/>
        </w:rPr>
        <w:t>(</w:t>
      </w:r>
      <w:r w:rsidRPr="00486765">
        <w:rPr>
          <w:i/>
          <w:sz w:val="22"/>
          <w:szCs w:val="23"/>
        </w:rPr>
        <w:t>Studies in Health and Technology Informatics</w:t>
      </w:r>
      <w:r w:rsidRPr="00486765">
        <w:rPr>
          <w:sz w:val="22"/>
          <w:szCs w:val="23"/>
        </w:rPr>
        <w:t>, 102 (2004)), Amsterdam: IOS Press, 2004, 20–38.</w:t>
      </w:r>
      <w:bookmarkEnd w:id="801"/>
    </w:p>
    <w:p w14:paraId="6FCAD5D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i/>
          <w:sz w:val="22"/>
          <w:szCs w:val="23"/>
        </w:rPr>
      </w:pPr>
      <w:bookmarkStart w:id="802" w:name="_Ref309155480"/>
      <w:r w:rsidRPr="00486765">
        <w:rPr>
          <w:sz w:val="22"/>
          <w:szCs w:val="23"/>
        </w:rPr>
        <w:t xml:space="preserve">Fabian </w:t>
      </w:r>
      <w:proofErr w:type="spellStart"/>
      <w:r w:rsidRPr="00486765">
        <w:rPr>
          <w:sz w:val="22"/>
          <w:szCs w:val="23"/>
        </w:rPr>
        <w:t>Neuhaus</w:t>
      </w:r>
      <w:proofErr w:type="spellEnd"/>
      <w:r w:rsidRPr="00486765">
        <w:rPr>
          <w:sz w:val="22"/>
          <w:szCs w:val="23"/>
        </w:rPr>
        <w:t xml:space="preserve">, Pierre </w:t>
      </w:r>
      <w:proofErr w:type="spellStart"/>
      <w:r w:rsidRPr="00486765">
        <w:rPr>
          <w:sz w:val="22"/>
          <w:szCs w:val="23"/>
        </w:rPr>
        <w:t>Grenon</w:t>
      </w:r>
      <w:proofErr w:type="spellEnd"/>
      <w:r w:rsidRPr="00486765">
        <w:rPr>
          <w:sz w:val="22"/>
          <w:szCs w:val="23"/>
        </w:rPr>
        <w:t xml:space="preserve"> and Barry Smith, “</w:t>
      </w:r>
      <w:hyperlink r:id="rId63" w:history="1">
        <w:r w:rsidRPr="00486765">
          <w:rPr>
            <w:rStyle w:val="Hyperlink"/>
            <w:sz w:val="22"/>
            <w:szCs w:val="23"/>
          </w:rPr>
          <w:t>A Formal Theory of Substances, Qualities, and Universals</w:t>
        </w:r>
      </w:hyperlink>
      <w:r w:rsidRPr="00486765">
        <w:rPr>
          <w:sz w:val="22"/>
          <w:szCs w:val="23"/>
        </w:rPr>
        <w:t xml:space="preserve">”, </w:t>
      </w:r>
      <w:proofErr w:type="spellStart"/>
      <w:r w:rsidRPr="00486765">
        <w:rPr>
          <w:sz w:val="22"/>
          <w:szCs w:val="23"/>
        </w:rPr>
        <w:t>Achille</w:t>
      </w:r>
      <w:proofErr w:type="spellEnd"/>
      <w:r w:rsidR="00151755" w:rsidRPr="00486765">
        <w:rPr>
          <w:sz w:val="22"/>
          <w:szCs w:val="23"/>
        </w:rPr>
        <w:t xml:space="preserve"> </w:t>
      </w:r>
      <w:proofErr w:type="spellStart"/>
      <w:r w:rsidRPr="00486765">
        <w:rPr>
          <w:sz w:val="22"/>
          <w:szCs w:val="23"/>
        </w:rPr>
        <w:t>Varzi</w:t>
      </w:r>
      <w:proofErr w:type="spellEnd"/>
      <w:r w:rsidRPr="00486765">
        <w:rPr>
          <w:sz w:val="22"/>
          <w:szCs w:val="23"/>
        </w:rPr>
        <w:t xml:space="preserve"> and Laure </w:t>
      </w:r>
      <w:proofErr w:type="spellStart"/>
      <w:r w:rsidRPr="00486765">
        <w:rPr>
          <w:sz w:val="22"/>
          <w:szCs w:val="23"/>
        </w:rPr>
        <w:t>Vieu</w:t>
      </w:r>
      <w:proofErr w:type="spellEnd"/>
      <w:r w:rsidRPr="00486765">
        <w:rPr>
          <w:sz w:val="22"/>
          <w:szCs w:val="23"/>
        </w:rPr>
        <w:t xml:space="preserve"> (eds.), </w:t>
      </w:r>
      <w:r w:rsidRPr="00486765">
        <w:rPr>
          <w:i/>
          <w:sz w:val="22"/>
          <w:szCs w:val="23"/>
        </w:rPr>
        <w:t>Formal Ontology and Information Systems. Proceedings of the Third International Conference (FOIS 2004)</w:t>
      </w:r>
      <w:r w:rsidRPr="00486765">
        <w:rPr>
          <w:sz w:val="22"/>
          <w:szCs w:val="23"/>
        </w:rPr>
        <w:t>, Amsterdam: IOS Press, 2004, 49–58</w:t>
      </w:r>
      <w:r w:rsidRPr="00486765">
        <w:rPr>
          <w:i/>
          <w:sz w:val="22"/>
          <w:szCs w:val="23"/>
        </w:rPr>
        <w:t>.</w:t>
      </w:r>
      <w:bookmarkEnd w:id="802"/>
    </w:p>
    <w:p w14:paraId="5379C183"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3" w:name="_Ref309400008"/>
      <w:r w:rsidRPr="00486765">
        <w:rPr>
          <w:sz w:val="22"/>
          <w:szCs w:val="23"/>
        </w:rPr>
        <w:t>Barry Smith, “</w:t>
      </w:r>
      <w:hyperlink r:id="rId64" w:history="1">
        <w:r w:rsidRPr="00486765">
          <w:rPr>
            <w:rStyle w:val="Hyperlink"/>
            <w:sz w:val="22"/>
            <w:szCs w:val="23"/>
          </w:rPr>
          <w:t>The Logic of Biological Classification and the Foundations of Biomedical Ontology</w:t>
        </w:r>
      </w:hyperlink>
      <w:r w:rsidRPr="00486765">
        <w:rPr>
          <w:sz w:val="22"/>
          <w:szCs w:val="23"/>
        </w:rPr>
        <w:t xml:space="preserve">”, in </w:t>
      </w:r>
      <w:proofErr w:type="spellStart"/>
      <w:r w:rsidRPr="00486765">
        <w:rPr>
          <w:sz w:val="22"/>
          <w:szCs w:val="23"/>
        </w:rPr>
        <w:t>Petr</w:t>
      </w:r>
      <w:proofErr w:type="spellEnd"/>
      <w:r w:rsidR="00151755" w:rsidRPr="00486765">
        <w:rPr>
          <w:sz w:val="22"/>
          <w:szCs w:val="23"/>
        </w:rPr>
        <w:t xml:space="preserve"> </w:t>
      </w:r>
      <w:proofErr w:type="spellStart"/>
      <w:r w:rsidRPr="00486765">
        <w:rPr>
          <w:sz w:val="22"/>
          <w:szCs w:val="23"/>
        </w:rPr>
        <w:t>Hájek</w:t>
      </w:r>
      <w:proofErr w:type="spellEnd"/>
      <w:r w:rsidRPr="00486765">
        <w:rPr>
          <w:sz w:val="22"/>
          <w:szCs w:val="23"/>
        </w:rPr>
        <w:t xml:space="preserve">, Luis Valdés-Villanueva and Dag </w:t>
      </w:r>
      <w:proofErr w:type="spellStart"/>
      <w:r w:rsidRPr="00486765">
        <w:rPr>
          <w:sz w:val="22"/>
          <w:szCs w:val="23"/>
        </w:rPr>
        <w:t>Westerståhl</w:t>
      </w:r>
      <w:proofErr w:type="spellEnd"/>
      <w:r w:rsidRPr="00486765">
        <w:rPr>
          <w:sz w:val="22"/>
          <w:szCs w:val="23"/>
        </w:rPr>
        <w:t xml:space="preserve"> (ed.), </w:t>
      </w:r>
      <w:r w:rsidRPr="00486765">
        <w:rPr>
          <w:i/>
          <w:sz w:val="22"/>
          <w:szCs w:val="23"/>
        </w:rPr>
        <w:t>Logic, Methodology and Philosophy of Science. Proceedings of the 12th International Conference</w:t>
      </w:r>
      <w:r w:rsidRPr="00486765">
        <w:rPr>
          <w:sz w:val="22"/>
          <w:szCs w:val="23"/>
        </w:rPr>
        <w:t>, London: King’s College Publications, 2005, 505–520.</w:t>
      </w:r>
      <w:bookmarkEnd w:id="803"/>
    </w:p>
    <w:p w14:paraId="0101B1E9"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Barry Smith, “</w:t>
      </w:r>
      <w:hyperlink r:id="rId65" w:history="1">
        <w:r w:rsidRPr="00486765">
          <w:rPr>
            <w:rStyle w:val="Hyperlink"/>
            <w:sz w:val="22"/>
            <w:szCs w:val="23"/>
          </w:rPr>
          <w:t xml:space="preserve">Against </w:t>
        </w:r>
        <w:proofErr w:type="spellStart"/>
        <w:r w:rsidRPr="00486765">
          <w:rPr>
            <w:rStyle w:val="Hyperlink"/>
            <w:sz w:val="22"/>
            <w:szCs w:val="23"/>
          </w:rPr>
          <w:t>Fantology</w:t>
        </w:r>
        <w:proofErr w:type="spellEnd"/>
      </w:hyperlink>
      <w:r w:rsidRPr="00486765">
        <w:rPr>
          <w:sz w:val="22"/>
          <w:szCs w:val="23"/>
        </w:rPr>
        <w:t xml:space="preserve">”, in Johann C. </w:t>
      </w:r>
      <w:proofErr w:type="spellStart"/>
      <w:r w:rsidRPr="00486765">
        <w:rPr>
          <w:sz w:val="22"/>
          <w:szCs w:val="23"/>
        </w:rPr>
        <w:t>Marek</w:t>
      </w:r>
      <w:proofErr w:type="spellEnd"/>
      <w:r w:rsidRPr="00486765">
        <w:rPr>
          <w:sz w:val="22"/>
          <w:szCs w:val="23"/>
        </w:rPr>
        <w:t xml:space="preserve"> and Maria E. </w:t>
      </w:r>
      <w:proofErr w:type="spellStart"/>
      <w:r w:rsidRPr="00486765">
        <w:rPr>
          <w:sz w:val="22"/>
          <w:szCs w:val="23"/>
        </w:rPr>
        <w:t>Reicher</w:t>
      </w:r>
      <w:proofErr w:type="spellEnd"/>
      <w:r w:rsidRPr="00486765">
        <w:rPr>
          <w:sz w:val="22"/>
          <w:szCs w:val="23"/>
        </w:rPr>
        <w:t xml:space="preserve"> (eds.), </w:t>
      </w:r>
      <w:r w:rsidRPr="00486765">
        <w:rPr>
          <w:i/>
          <w:sz w:val="22"/>
          <w:szCs w:val="23"/>
        </w:rPr>
        <w:t>Experience and Analysis</w:t>
      </w:r>
      <w:r w:rsidRPr="00486765">
        <w:rPr>
          <w:sz w:val="22"/>
          <w:szCs w:val="23"/>
        </w:rPr>
        <w:t>, Vienna: HPT&amp;ÖBV, 2005, 153–170.</w:t>
      </w:r>
    </w:p>
    <w:p w14:paraId="3912D9AA" w14:textId="77777777" w:rsidR="002F5B41" w:rsidRPr="00486765" w:rsidRDefault="002F5B41" w:rsidP="006C702A">
      <w:pPr>
        <w:pStyle w:val="ListParagraph"/>
        <w:numPr>
          <w:ilvl w:val="0"/>
          <w:numId w:val="3"/>
        </w:numPr>
        <w:ind w:left="360"/>
        <w:rPr>
          <w:sz w:val="22"/>
        </w:rPr>
      </w:pPr>
      <w:bookmarkStart w:id="804" w:name="_Ref309403689"/>
      <w:r w:rsidRPr="00486765">
        <w:rPr>
          <w:sz w:val="22"/>
        </w:rPr>
        <w:t xml:space="preserve">Barry Smith, </w:t>
      </w:r>
      <w:proofErr w:type="spellStart"/>
      <w:r w:rsidRPr="00486765">
        <w:rPr>
          <w:sz w:val="22"/>
        </w:rPr>
        <w:t>Waclaw</w:t>
      </w:r>
      <w:proofErr w:type="spellEnd"/>
      <w:r w:rsidR="00151755" w:rsidRPr="00486765">
        <w:rPr>
          <w:sz w:val="22"/>
        </w:rPr>
        <w:t xml:space="preserve"> </w:t>
      </w:r>
      <w:proofErr w:type="spellStart"/>
      <w:r w:rsidRPr="00486765">
        <w:rPr>
          <w:sz w:val="22"/>
        </w:rPr>
        <w:t>Kusnierczyk</w:t>
      </w:r>
      <w:proofErr w:type="spellEnd"/>
      <w:r w:rsidRPr="00486765">
        <w:rPr>
          <w:sz w:val="22"/>
        </w:rPr>
        <w:t xml:space="preserve">, Daniel </w:t>
      </w:r>
      <w:proofErr w:type="spellStart"/>
      <w:r w:rsidRPr="00486765">
        <w:rPr>
          <w:sz w:val="22"/>
        </w:rPr>
        <w:t>Schober</w:t>
      </w:r>
      <w:proofErr w:type="spellEnd"/>
      <w:r w:rsidRPr="00486765">
        <w:rPr>
          <w:sz w:val="22"/>
        </w:rPr>
        <w:t xml:space="preserve">, Werner </w:t>
      </w:r>
      <w:proofErr w:type="spellStart"/>
      <w:r w:rsidRPr="00486765">
        <w:rPr>
          <w:sz w:val="22"/>
        </w:rPr>
        <w:t>Ceusters</w:t>
      </w:r>
      <w:proofErr w:type="spellEnd"/>
      <w:r w:rsidRPr="00486765">
        <w:rPr>
          <w:sz w:val="22"/>
        </w:rPr>
        <w:t>, “</w:t>
      </w:r>
      <w:hyperlink r:id="rId66" w:history="1">
        <w:r w:rsidRPr="00486765">
          <w:rPr>
            <w:rStyle w:val="Hyperlink"/>
            <w:iCs/>
            <w:sz w:val="22"/>
            <w:szCs w:val="23"/>
          </w:rPr>
          <w:t>Towards a Reference Terminology for Ontology Research and Development in the Biomedical Domain</w:t>
        </w:r>
      </w:hyperlink>
      <w:r w:rsidRPr="00486765">
        <w:rPr>
          <w:sz w:val="22"/>
        </w:rPr>
        <w:t xml:space="preserve">”, O. </w:t>
      </w:r>
      <w:proofErr w:type="spellStart"/>
      <w:r w:rsidRPr="00486765">
        <w:rPr>
          <w:sz w:val="22"/>
        </w:rPr>
        <w:t>Bodenreider</w:t>
      </w:r>
      <w:proofErr w:type="spellEnd"/>
      <w:r w:rsidRPr="00486765">
        <w:rPr>
          <w:sz w:val="22"/>
        </w:rPr>
        <w:t xml:space="preserve">, ed., </w:t>
      </w:r>
      <w:r w:rsidRPr="00486765">
        <w:rPr>
          <w:i/>
          <w:sz w:val="22"/>
        </w:rPr>
        <w:t>Proceedings of KR-MED</w:t>
      </w:r>
      <w:r w:rsidRPr="00486765">
        <w:rPr>
          <w:sz w:val="22"/>
        </w:rPr>
        <w:t xml:space="preserve">, 2006, 57-66. Also available online at: </w:t>
      </w:r>
      <w:hyperlink r:id="rId67" w:history="1">
        <w:r w:rsidRPr="00486765">
          <w:rPr>
            <w:rStyle w:val="Hyperlink"/>
            <w:iCs/>
            <w:sz w:val="22"/>
            <w:szCs w:val="23"/>
          </w:rPr>
          <w:t>http://ceur-ws.org/Vol-222</w:t>
        </w:r>
      </w:hyperlink>
      <w:r w:rsidRPr="00486765">
        <w:rPr>
          <w:sz w:val="22"/>
        </w:rPr>
        <w:t>.</w:t>
      </w:r>
      <w:bookmarkEnd w:id="804"/>
    </w:p>
    <w:p w14:paraId="23351412"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r w:rsidRPr="00486765">
        <w:rPr>
          <w:sz w:val="22"/>
          <w:szCs w:val="23"/>
        </w:rPr>
        <w:t>Robert Arp and Barry Smith, “Function, Role, and Disposition in Basic Formal Ontology”, Proceedings of Bio-Ontologies Workshop (ISMB 2008), Toronto, 45-48.</w:t>
      </w:r>
      <w:hyperlink r:id="rId68" w:history="1">
        <w:r w:rsidR="00966F09" w:rsidRPr="00486765">
          <w:rPr>
            <w:rStyle w:val="Hyperlink"/>
            <w:sz w:val="22"/>
            <w:szCs w:val="23"/>
          </w:rPr>
          <w:t>Revised version</w:t>
        </w:r>
      </w:hyperlink>
      <w:r w:rsidR="00966F09" w:rsidRPr="00486765">
        <w:rPr>
          <w:sz w:val="22"/>
          <w:szCs w:val="23"/>
        </w:rPr>
        <w:t>.</w:t>
      </w:r>
    </w:p>
    <w:p w14:paraId="464FB627" w14:textId="77777777" w:rsidR="002F5B41" w:rsidRPr="00486765" w:rsidRDefault="002F5B41" w:rsidP="006C702A">
      <w:pPr>
        <w:pStyle w:val="Level1"/>
        <w:widowControl/>
        <w:numPr>
          <w:ilvl w:val="0"/>
          <w:numId w:val="3"/>
        </w:numPr>
        <w:tabs>
          <w:tab w:val="left" w:pos="0"/>
          <w:tab w:val="left" w:pos="720"/>
          <w:tab w:val="left" w:pos="2160"/>
          <w:tab w:val="left" w:pos="2880"/>
          <w:tab w:val="left" w:pos="3600"/>
          <w:tab w:val="left" w:pos="369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5" w:name="_Ref309560946"/>
      <w:r w:rsidRPr="00486765">
        <w:rPr>
          <w:sz w:val="22"/>
          <w:szCs w:val="23"/>
        </w:rPr>
        <w:t xml:space="preserve">Richard H. </w:t>
      </w:r>
      <w:proofErr w:type="spellStart"/>
      <w:r w:rsidRPr="00486765">
        <w:rPr>
          <w:sz w:val="22"/>
          <w:szCs w:val="23"/>
        </w:rPr>
        <w:t>Scheuermann</w:t>
      </w:r>
      <w:proofErr w:type="spellEnd"/>
      <w:r w:rsidRPr="00486765">
        <w:rPr>
          <w:sz w:val="22"/>
          <w:szCs w:val="23"/>
        </w:rPr>
        <w:t xml:space="preserve">, Werner </w:t>
      </w:r>
      <w:proofErr w:type="spellStart"/>
      <w:r w:rsidRPr="00486765">
        <w:rPr>
          <w:sz w:val="22"/>
          <w:szCs w:val="23"/>
        </w:rPr>
        <w:t>Ceusters</w:t>
      </w:r>
      <w:proofErr w:type="spellEnd"/>
      <w:r w:rsidRPr="00486765">
        <w:rPr>
          <w:sz w:val="22"/>
          <w:szCs w:val="23"/>
        </w:rPr>
        <w:t>, and Barry Smith, “</w:t>
      </w:r>
      <w:hyperlink r:id="rId69" w:history="1">
        <w:r w:rsidRPr="00486765">
          <w:rPr>
            <w:rStyle w:val="Hyperlink"/>
            <w:sz w:val="22"/>
            <w:szCs w:val="23"/>
          </w:rPr>
          <w:t>Toward an Ontological Treatment of Disease and Diagnosis</w:t>
        </w:r>
      </w:hyperlink>
      <w:r w:rsidRPr="00486765">
        <w:rPr>
          <w:sz w:val="22"/>
          <w:szCs w:val="23"/>
        </w:rPr>
        <w:t xml:space="preserve">”, </w:t>
      </w:r>
      <w:r w:rsidRPr="00486765">
        <w:rPr>
          <w:i/>
          <w:sz w:val="22"/>
          <w:szCs w:val="23"/>
        </w:rPr>
        <w:t>Proceedings of the 2009 AMIA Summit on Translational Bioinformatics</w:t>
      </w:r>
      <w:r w:rsidRPr="00486765">
        <w:rPr>
          <w:sz w:val="22"/>
          <w:szCs w:val="23"/>
        </w:rPr>
        <w:t>, 2009, 116-120.</w:t>
      </w:r>
      <w:bookmarkEnd w:id="805"/>
    </w:p>
    <w:p w14:paraId="7B0BD82C" w14:textId="77777777" w:rsidR="001025B4" w:rsidRPr="00486765" w:rsidRDefault="002F5B41" w:rsidP="006C702A">
      <w:pPr>
        <w:pStyle w:val="Level1"/>
        <w:widowControl/>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6" w:name="_Ref309483154"/>
      <w:r w:rsidRPr="00486765">
        <w:rPr>
          <w:sz w:val="22"/>
          <w:szCs w:val="23"/>
        </w:rPr>
        <w:t xml:space="preserve">Albert </w:t>
      </w:r>
      <w:proofErr w:type="spellStart"/>
      <w:r w:rsidRPr="00486765">
        <w:rPr>
          <w:sz w:val="22"/>
          <w:szCs w:val="23"/>
        </w:rPr>
        <w:t>Goldfain</w:t>
      </w:r>
      <w:proofErr w:type="spellEnd"/>
      <w:r w:rsidRPr="00486765">
        <w:rPr>
          <w:sz w:val="22"/>
          <w:szCs w:val="23"/>
        </w:rPr>
        <w:t xml:space="preserve">, Barry Smith and Lindsay G. </w:t>
      </w:r>
      <w:proofErr w:type="spellStart"/>
      <w:r w:rsidRPr="00486765">
        <w:rPr>
          <w:sz w:val="22"/>
          <w:szCs w:val="23"/>
        </w:rPr>
        <w:t>Cowell</w:t>
      </w:r>
      <w:proofErr w:type="spellEnd"/>
      <w:r w:rsidRPr="00486765">
        <w:rPr>
          <w:sz w:val="22"/>
          <w:szCs w:val="23"/>
        </w:rPr>
        <w:t>, “</w:t>
      </w:r>
      <w:hyperlink r:id="rId70" w:history="1">
        <w:r w:rsidRPr="00486765">
          <w:rPr>
            <w:rStyle w:val="Hyperlink"/>
            <w:sz w:val="22"/>
            <w:szCs w:val="23"/>
          </w:rPr>
          <w:t>Dispositions and the Infectious Disease Ontology</w:t>
        </w:r>
      </w:hyperlink>
      <w:r w:rsidRPr="00486765">
        <w:rPr>
          <w:sz w:val="22"/>
          <w:szCs w:val="23"/>
        </w:rPr>
        <w:t xml:space="preserve">”, in Antony Galton and </w:t>
      </w:r>
      <w:proofErr w:type="spellStart"/>
      <w:r w:rsidRPr="00486765">
        <w:rPr>
          <w:sz w:val="22"/>
          <w:szCs w:val="23"/>
        </w:rPr>
        <w:t>Riichiro</w:t>
      </w:r>
      <w:proofErr w:type="spellEnd"/>
      <w:r w:rsidR="00151755" w:rsidRPr="00486765">
        <w:rPr>
          <w:sz w:val="22"/>
          <w:szCs w:val="23"/>
        </w:rPr>
        <w:t xml:space="preserve"> </w:t>
      </w:r>
      <w:proofErr w:type="spellStart"/>
      <w:r w:rsidRPr="00486765">
        <w:rPr>
          <w:sz w:val="22"/>
          <w:szCs w:val="23"/>
        </w:rPr>
        <w:t>Mizoguchi</w:t>
      </w:r>
      <w:proofErr w:type="spellEnd"/>
      <w:r w:rsidRPr="00486765">
        <w:rPr>
          <w:sz w:val="22"/>
          <w:szCs w:val="23"/>
        </w:rPr>
        <w:t xml:space="preserve"> (eds.), </w:t>
      </w:r>
      <w:r w:rsidRPr="00486765">
        <w:rPr>
          <w:i/>
          <w:sz w:val="22"/>
          <w:szCs w:val="23"/>
        </w:rPr>
        <w:t xml:space="preserve">Formal Ontology in Information Systems. Proceedings of the Sixth International Conference </w:t>
      </w:r>
      <w:r w:rsidRPr="00486765">
        <w:rPr>
          <w:sz w:val="22"/>
          <w:szCs w:val="23"/>
        </w:rPr>
        <w:t>(FOIS 2010), Amsterdam: IOS Press, 2010, 400-413.</w:t>
      </w:r>
      <w:bookmarkEnd w:id="806"/>
    </w:p>
    <w:p w14:paraId="1071004E" w14:textId="77777777" w:rsidR="001F3E97" w:rsidRPr="00486765" w:rsidRDefault="001F3E97" w:rsidP="006C702A">
      <w:pPr>
        <w:pStyle w:val="Level1"/>
        <w:numPr>
          <w:ilvl w:val="0"/>
          <w:numId w:val="3"/>
        </w:numPr>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spacing w:before="200" w:after="200" w:line="360" w:lineRule="auto"/>
        <w:ind w:left="360"/>
        <w:rPr>
          <w:sz w:val="22"/>
          <w:szCs w:val="23"/>
        </w:rPr>
      </w:pPr>
      <w:bookmarkStart w:id="807" w:name="_Ref309470250"/>
      <w:r w:rsidRPr="00486765">
        <w:rPr>
          <w:sz w:val="22"/>
          <w:szCs w:val="23"/>
        </w:rPr>
        <w:t>Lars Vogt, “</w:t>
      </w:r>
      <w:hyperlink r:id="rId71" w:history="1">
        <w:proofErr w:type="spellStart"/>
        <w:r w:rsidRPr="00486765">
          <w:rPr>
            <w:rStyle w:val="Hyperlink"/>
            <w:sz w:val="22"/>
            <w:szCs w:val="23"/>
          </w:rPr>
          <w:t>Spatio</w:t>
        </w:r>
        <w:proofErr w:type="spellEnd"/>
        <w:r w:rsidRPr="00486765">
          <w:rPr>
            <w:rStyle w:val="Hyperlink"/>
            <w:sz w:val="22"/>
            <w:szCs w:val="23"/>
          </w:rPr>
          <w:t>-structural granularity of biological material entities</w:t>
        </w:r>
      </w:hyperlink>
      <w:r w:rsidRPr="00486765">
        <w:rPr>
          <w:sz w:val="22"/>
          <w:szCs w:val="23"/>
        </w:rPr>
        <w:t xml:space="preserve">”, </w:t>
      </w:r>
      <w:r w:rsidRPr="00486765">
        <w:rPr>
          <w:i/>
          <w:sz w:val="22"/>
          <w:szCs w:val="23"/>
        </w:rPr>
        <w:t>BMC Bioinformatics</w:t>
      </w:r>
      <w:r w:rsidRPr="00486765">
        <w:rPr>
          <w:sz w:val="22"/>
          <w:szCs w:val="23"/>
        </w:rPr>
        <w:t xml:space="preserve">, Vol.  </w:t>
      </w:r>
      <w:r w:rsidRPr="00486765">
        <w:rPr>
          <w:sz w:val="22"/>
          <w:szCs w:val="23"/>
        </w:rPr>
        <w:lastRenderedPageBreak/>
        <w:t xml:space="preserve">11, </w:t>
      </w:r>
      <w:proofErr w:type="gramStart"/>
      <w:r w:rsidRPr="00486765">
        <w:rPr>
          <w:sz w:val="22"/>
          <w:szCs w:val="23"/>
        </w:rPr>
        <w:t>Issue  1</w:t>
      </w:r>
      <w:proofErr w:type="gramEnd"/>
      <w:r w:rsidRPr="00486765">
        <w:rPr>
          <w:sz w:val="22"/>
          <w:szCs w:val="23"/>
        </w:rPr>
        <w:t>, May 2010.</w:t>
      </w:r>
      <w:bookmarkEnd w:id="807"/>
    </w:p>
    <w:p w14:paraId="5A256E9A" w14:textId="77777777" w:rsidR="00ED0711" w:rsidRPr="00486765" w:rsidRDefault="00ED0711" w:rsidP="006C702A">
      <w:pPr>
        <w:pStyle w:val="ListParagraph"/>
        <w:numPr>
          <w:ilvl w:val="0"/>
          <w:numId w:val="3"/>
        </w:numPr>
        <w:ind w:left="360"/>
        <w:rPr>
          <w:color w:val="000000"/>
          <w:sz w:val="22"/>
        </w:rPr>
      </w:pPr>
      <w:bookmarkStart w:id="808" w:name="_Ref309506188"/>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72" w:history="1">
        <w:proofErr w:type="spellStart"/>
        <w:r w:rsidRPr="00486765">
          <w:rPr>
            <w:rStyle w:val="Hyperlink"/>
            <w:rFonts w:eastAsia="Times New Roman"/>
            <w:sz w:val="22"/>
            <w:szCs w:val="23"/>
          </w:rPr>
          <w:t>Spatio</w:t>
        </w:r>
        <w:proofErr w:type="spellEnd"/>
        <w:r w:rsidRPr="00486765">
          <w:rPr>
            <w:rStyle w:val="Hyperlink"/>
            <w:rFonts w:eastAsia="Times New Roman"/>
            <w:sz w:val="22"/>
            <w:szCs w:val="23"/>
          </w:rPr>
          <w:t>-temporality in Basic Formal Ontology: SNAP and SPAN, Upper-Level Ontology, and Framework for Formalization</w:t>
        </w:r>
      </w:hyperlink>
      <w:r w:rsidRPr="00486765">
        <w:rPr>
          <w:color w:val="000000"/>
          <w:sz w:val="22"/>
        </w:rPr>
        <w:t>”</w:t>
      </w:r>
      <w:r w:rsidR="00084F5F" w:rsidRPr="00486765">
        <w:rPr>
          <w:color w:val="000000"/>
          <w:sz w:val="22"/>
        </w:rPr>
        <w:t>, IFOMIS Technical Report, 2003.</w:t>
      </w:r>
      <w:bookmarkEnd w:id="808"/>
    </w:p>
    <w:p w14:paraId="6910E19C" w14:textId="77777777" w:rsidR="00ED0711" w:rsidRPr="00486765" w:rsidRDefault="00ED0711" w:rsidP="006C702A">
      <w:pPr>
        <w:pStyle w:val="ListParagraph"/>
        <w:numPr>
          <w:ilvl w:val="0"/>
          <w:numId w:val="3"/>
        </w:numPr>
        <w:ind w:left="360"/>
        <w:rPr>
          <w:color w:val="000000"/>
          <w:sz w:val="22"/>
        </w:rPr>
      </w:pPr>
      <w:bookmarkStart w:id="809" w:name="_Ref309506190"/>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73" w:history="1">
        <w:r w:rsidRPr="00486765">
          <w:rPr>
            <w:rStyle w:val="Hyperlink"/>
            <w:rFonts w:eastAsia="Times New Roman"/>
            <w:sz w:val="22"/>
            <w:szCs w:val="23"/>
          </w:rPr>
          <w:t>BFO in a Nutshell: A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 and Comparison with DOLCE</w:t>
        </w:r>
      </w:hyperlink>
      <w:r w:rsidRPr="00486765">
        <w:rPr>
          <w:color w:val="000000"/>
          <w:sz w:val="22"/>
        </w:rPr>
        <w:t>”</w:t>
      </w:r>
      <w:r w:rsidR="00084F5F" w:rsidRPr="00486765">
        <w:rPr>
          <w:color w:val="000000"/>
          <w:sz w:val="22"/>
        </w:rPr>
        <w:t>, IFOMIS Technical Report, 2003.</w:t>
      </w:r>
      <w:bookmarkEnd w:id="809"/>
    </w:p>
    <w:p w14:paraId="47AC0B71" w14:textId="77777777" w:rsidR="00ED0711" w:rsidRPr="00486765" w:rsidRDefault="00ED0711" w:rsidP="006C702A">
      <w:pPr>
        <w:pStyle w:val="ListParagraph"/>
        <w:numPr>
          <w:ilvl w:val="0"/>
          <w:numId w:val="3"/>
        </w:numPr>
        <w:ind w:left="360"/>
        <w:rPr>
          <w:color w:val="000000"/>
          <w:sz w:val="22"/>
        </w:rPr>
      </w:pPr>
      <w:bookmarkStart w:id="810" w:name="_Ref309506192"/>
      <w:r w:rsidRPr="00486765">
        <w:rPr>
          <w:color w:val="000000"/>
          <w:sz w:val="22"/>
        </w:rPr>
        <w:t xml:space="preserve">Pierre </w:t>
      </w:r>
      <w:proofErr w:type="spellStart"/>
      <w:r w:rsidRPr="00486765">
        <w:rPr>
          <w:color w:val="000000"/>
          <w:sz w:val="22"/>
        </w:rPr>
        <w:t>Grenon</w:t>
      </w:r>
      <w:proofErr w:type="spellEnd"/>
      <w:r w:rsidRPr="00486765">
        <w:rPr>
          <w:color w:val="000000"/>
          <w:sz w:val="22"/>
        </w:rPr>
        <w:t>: “</w:t>
      </w:r>
      <w:hyperlink r:id="rId74" w:history="1">
        <w:r w:rsidRPr="00486765">
          <w:rPr>
            <w:rStyle w:val="Hyperlink"/>
            <w:rFonts w:eastAsia="Times New Roman"/>
            <w:sz w:val="22"/>
            <w:szCs w:val="23"/>
          </w:rPr>
          <w:t>Nuts in BFO’s Nutshell: Revisions to the Bi-</w:t>
        </w:r>
        <w:proofErr w:type="spellStart"/>
        <w:r w:rsidRPr="00486765">
          <w:rPr>
            <w:rStyle w:val="Hyperlink"/>
            <w:rFonts w:eastAsia="Times New Roman"/>
            <w:sz w:val="22"/>
            <w:szCs w:val="23"/>
          </w:rPr>
          <w:t>Categorial</w:t>
        </w:r>
        <w:proofErr w:type="spellEnd"/>
        <w:r w:rsidR="00151755" w:rsidRPr="00486765">
          <w:rPr>
            <w:rStyle w:val="Hyperlink"/>
            <w:rFonts w:eastAsia="Times New Roman"/>
            <w:sz w:val="22"/>
            <w:szCs w:val="23"/>
          </w:rPr>
          <w:t xml:space="preserve"> </w:t>
        </w:r>
        <w:proofErr w:type="spellStart"/>
        <w:r w:rsidRPr="00486765">
          <w:rPr>
            <w:rStyle w:val="Hyperlink"/>
            <w:rFonts w:eastAsia="Times New Roman"/>
            <w:sz w:val="22"/>
            <w:szCs w:val="23"/>
          </w:rPr>
          <w:t>Axiomatization</w:t>
        </w:r>
        <w:proofErr w:type="spellEnd"/>
        <w:r w:rsidRPr="00486765">
          <w:rPr>
            <w:rStyle w:val="Hyperlink"/>
            <w:rFonts w:eastAsia="Times New Roman"/>
            <w:sz w:val="22"/>
            <w:szCs w:val="23"/>
          </w:rPr>
          <w:t xml:space="preserve"> of BFO</w:t>
        </w:r>
      </w:hyperlink>
      <w:r w:rsidRPr="00486765">
        <w:rPr>
          <w:color w:val="000000"/>
          <w:sz w:val="22"/>
        </w:rPr>
        <w:t>”</w:t>
      </w:r>
      <w:r w:rsidR="00084F5F" w:rsidRPr="00486765">
        <w:rPr>
          <w:color w:val="000000"/>
          <w:sz w:val="22"/>
        </w:rPr>
        <w:t>, IFOMIS Technical Report, 2003.</w:t>
      </w:r>
      <w:bookmarkEnd w:id="810"/>
    </w:p>
    <w:p w14:paraId="2E3FCBDD" w14:textId="77777777" w:rsidR="007E6BF5" w:rsidRPr="00486765" w:rsidRDefault="007E6BF5" w:rsidP="006C702A">
      <w:pPr>
        <w:pStyle w:val="ListParagraph"/>
        <w:numPr>
          <w:ilvl w:val="0"/>
          <w:numId w:val="3"/>
        </w:numPr>
        <w:ind w:left="360"/>
        <w:rPr>
          <w:sz w:val="22"/>
        </w:rPr>
      </w:pPr>
      <w:bookmarkStart w:id="811" w:name="_Ref309506194"/>
      <w:r w:rsidRPr="00486765">
        <w:rPr>
          <w:sz w:val="22"/>
        </w:rPr>
        <w:t xml:space="preserve">Pierre </w:t>
      </w:r>
      <w:proofErr w:type="spellStart"/>
      <w:r w:rsidRPr="00486765">
        <w:rPr>
          <w:sz w:val="22"/>
        </w:rPr>
        <w:t>Grenon</w:t>
      </w:r>
      <w:proofErr w:type="spellEnd"/>
      <w:r w:rsidRPr="00486765">
        <w:rPr>
          <w:sz w:val="22"/>
        </w:rPr>
        <w:t xml:space="preserve">, “The Formal Ontology of </w:t>
      </w:r>
      <w:proofErr w:type="spellStart"/>
      <w:r w:rsidRPr="00486765">
        <w:rPr>
          <w:sz w:val="22"/>
        </w:rPr>
        <w:t>Spatio</w:t>
      </w:r>
      <w:proofErr w:type="spellEnd"/>
      <w:r w:rsidRPr="00486765">
        <w:rPr>
          <w:sz w:val="22"/>
        </w:rPr>
        <w:t xml:space="preserve">-Temporal Reality and its Formalization,” in </w:t>
      </w:r>
      <w:r w:rsidRPr="00486765">
        <w:rPr>
          <w:i/>
          <w:sz w:val="22"/>
        </w:rPr>
        <w:t xml:space="preserve">Foundations and Applications of </w:t>
      </w:r>
      <w:proofErr w:type="spellStart"/>
      <w:r w:rsidRPr="00486765">
        <w:rPr>
          <w:i/>
          <w:sz w:val="22"/>
        </w:rPr>
        <w:t>Spatio</w:t>
      </w:r>
      <w:proofErr w:type="spellEnd"/>
      <w:r w:rsidRPr="00486765">
        <w:rPr>
          <w:i/>
          <w:sz w:val="22"/>
        </w:rPr>
        <w:t>-Temporal Reasoning</w:t>
      </w:r>
      <w:r w:rsidRPr="00486765">
        <w:rPr>
          <w:sz w:val="22"/>
        </w:rPr>
        <w:t xml:space="preserve">, H. </w:t>
      </w:r>
      <w:proofErr w:type="spellStart"/>
      <w:r w:rsidRPr="00486765">
        <w:rPr>
          <w:sz w:val="22"/>
        </w:rPr>
        <w:t>Guesguen</w:t>
      </w:r>
      <w:proofErr w:type="spellEnd"/>
      <w:r w:rsidRPr="00486765">
        <w:rPr>
          <w:sz w:val="22"/>
        </w:rPr>
        <w:t xml:space="preserve">, D. </w:t>
      </w:r>
      <w:proofErr w:type="spellStart"/>
      <w:r w:rsidRPr="00486765">
        <w:rPr>
          <w:sz w:val="22"/>
        </w:rPr>
        <w:t>Mitra</w:t>
      </w:r>
      <w:proofErr w:type="spellEnd"/>
      <w:r w:rsidRPr="00486765">
        <w:rPr>
          <w:sz w:val="22"/>
        </w:rPr>
        <w:t xml:space="preserve">, and J. </w:t>
      </w:r>
      <w:proofErr w:type="spellStart"/>
      <w:r w:rsidRPr="00486765">
        <w:rPr>
          <w:sz w:val="22"/>
        </w:rPr>
        <w:t>Renz</w:t>
      </w:r>
      <w:proofErr w:type="spellEnd"/>
      <w:r w:rsidRPr="00486765">
        <w:rPr>
          <w:sz w:val="22"/>
        </w:rPr>
        <w:t xml:space="preserve"> (eds.), Amsterdam: AAAI Press, 2003, 27-34.</w:t>
      </w:r>
      <w:bookmarkEnd w:id="811"/>
    </w:p>
    <w:p w14:paraId="607CA0A5" w14:textId="77777777" w:rsidR="00ED0711" w:rsidRPr="00486765" w:rsidRDefault="00ED0711" w:rsidP="006C702A">
      <w:pPr>
        <w:pStyle w:val="ListParagraph"/>
        <w:numPr>
          <w:ilvl w:val="0"/>
          <w:numId w:val="3"/>
        </w:numPr>
        <w:ind w:left="360"/>
        <w:rPr>
          <w:color w:val="000000"/>
          <w:sz w:val="22"/>
        </w:rPr>
      </w:pPr>
      <w:bookmarkStart w:id="812" w:name="_Ref309472482"/>
      <w:r w:rsidRPr="00486765">
        <w:rPr>
          <w:color w:val="000000"/>
          <w:sz w:val="22"/>
        </w:rPr>
        <w:t>Maureen Donnelly, “</w:t>
      </w:r>
      <w:hyperlink r:id="rId75" w:history="1">
        <w:r w:rsidRPr="00486765">
          <w:rPr>
            <w:rStyle w:val="Hyperlink"/>
            <w:rFonts w:eastAsia="Times New Roman"/>
            <w:sz w:val="22"/>
            <w:szCs w:val="23"/>
          </w:rPr>
          <w:t>On parts and holes: the spatial structure of the human body</w:t>
        </w:r>
      </w:hyperlink>
      <w:r w:rsidRPr="00486765">
        <w:rPr>
          <w:color w:val="000000"/>
          <w:sz w:val="22"/>
        </w:rPr>
        <w:t>”</w:t>
      </w:r>
      <w:bookmarkEnd w:id="812"/>
      <w:r w:rsidR="00DA4D68" w:rsidRPr="00486765">
        <w:rPr>
          <w:color w:val="000000"/>
          <w:sz w:val="22"/>
        </w:rPr>
        <w:t>,</w:t>
      </w:r>
      <w:r w:rsidR="00DA4D68" w:rsidRPr="00486765">
        <w:rPr>
          <w:sz w:val="22"/>
        </w:rPr>
        <w:t xml:space="preserve"> </w:t>
      </w:r>
      <w:r w:rsidR="00DA4D68" w:rsidRPr="00486765">
        <w:rPr>
          <w:color w:val="000000"/>
          <w:sz w:val="22"/>
        </w:rPr>
        <w:t>IFOMIS REPORTS, 03/2003.</w:t>
      </w:r>
    </w:p>
    <w:p w14:paraId="282BBF19" w14:textId="77777777" w:rsidR="007A52A1" w:rsidRPr="00486765" w:rsidRDefault="007A52A1" w:rsidP="006C702A">
      <w:pPr>
        <w:pStyle w:val="ListParagraph"/>
        <w:numPr>
          <w:ilvl w:val="0"/>
          <w:numId w:val="3"/>
        </w:numPr>
        <w:ind w:left="360"/>
        <w:rPr>
          <w:sz w:val="22"/>
        </w:rPr>
      </w:pPr>
      <w:bookmarkStart w:id="813" w:name="_Ref309472485"/>
      <w:r w:rsidRPr="00486765">
        <w:rPr>
          <w:sz w:val="22"/>
        </w:rPr>
        <w:t>Thomas Bittner, “</w:t>
      </w:r>
      <w:hyperlink r:id="rId76" w:history="1">
        <w:r w:rsidR="00ED0711" w:rsidRPr="00486765">
          <w:rPr>
            <w:rStyle w:val="Hyperlink"/>
            <w:rFonts w:eastAsia="Times New Roman"/>
            <w:sz w:val="22"/>
            <w:szCs w:val="23"/>
          </w:rPr>
          <w:t xml:space="preserve">Axioms for </w:t>
        </w:r>
        <w:proofErr w:type="spellStart"/>
        <w:r w:rsidR="00ED0711" w:rsidRPr="00486765">
          <w:rPr>
            <w:rStyle w:val="Hyperlink"/>
            <w:rFonts w:eastAsia="Times New Roman"/>
            <w:sz w:val="22"/>
            <w:szCs w:val="23"/>
          </w:rPr>
          <w:t>Parthood</w:t>
        </w:r>
        <w:proofErr w:type="spellEnd"/>
        <w:r w:rsidR="00ED0711" w:rsidRPr="00486765">
          <w:rPr>
            <w:rStyle w:val="Hyperlink"/>
            <w:rFonts w:eastAsia="Times New Roman"/>
            <w:sz w:val="22"/>
            <w:szCs w:val="23"/>
          </w:rPr>
          <w:t xml:space="preserve"> and Containment Relations in Bio-Ontologies</w:t>
        </w:r>
      </w:hyperlink>
      <w:r w:rsidRPr="00486765">
        <w:rPr>
          <w:sz w:val="22"/>
        </w:rPr>
        <w:t>”, in Hahn, U. (ed.), Proceedings of the First International Workshop on Knowledge Representation in Medicine (KR-Med04), CEUR Workshop Proceedings, vol. 102, 4-11.</w:t>
      </w:r>
      <w:bookmarkEnd w:id="813"/>
    </w:p>
    <w:p w14:paraId="314EDDCD" w14:textId="77777777" w:rsidR="00ED0711" w:rsidRPr="00486765" w:rsidRDefault="00ED0711" w:rsidP="006C702A">
      <w:pPr>
        <w:pStyle w:val="ListParagraph"/>
        <w:numPr>
          <w:ilvl w:val="0"/>
          <w:numId w:val="3"/>
        </w:numPr>
        <w:ind w:left="360"/>
        <w:rPr>
          <w:sz w:val="22"/>
        </w:rPr>
      </w:pPr>
      <w:bookmarkStart w:id="814" w:name="_Ref309410042"/>
      <w:r w:rsidRPr="00486765">
        <w:rPr>
          <w:sz w:val="22"/>
        </w:rPr>
        <w:t>Thomas Bittner and Maureen Donnelly, “</w:t>
      </w:r>
      <w:hyperlink r:id="rId77" w:history="1">
        <w:r w:rsidRPr="00486765">
          <w:rPr>
            <w:rStyle w:val="Hyperlink"/>
            <w:rFonts w:eastAsia="Times New Roman"/>
            <w:sz w:val="22"/>
            <w:szCs w:val="23"/>
          </w:rPr>
          <w:t>Logical Properties of Foundational Relations in Bio-</w:t>
        </w:r>
        <w:r w:rsidR="003955C6" w:rsidRPr="00486765">
          <w:rPr>
            <w:rStyle w:val="Hyperlink"/>
            <w:rFonts w:eastAsia="Times New Roman"/>
            <w:sz w:val="22"/>
            <w:szCs w:val="23"/>
          </w:rPr>
          <w:t>O</w:t>
        </w:r>
        <w:r w:rsidRPr="00486765">
          <w:rPr>
            <w:rStyle w:val="Hyperlink"/>
            <w:rFonts w:eastAsia="Times New Roman"/>
            <w:sz w:val="22"/>
            <w:szCs w:val="23"/>
          </w:rPr>
          <w:t>ntologies</w:t>
        </w:r>
      </w:hyperlink>
      <w:r w:rsidRPr="00486765">
        <w:rPr>
          <w:sz w:val="22"/>
        </w:rPr>
        <w:t xml:space="preserve">”, </w:t>
      </w:r>
      <w:r w:rsidRPr="00486765">
        <w:rPr>
          <w:i/>
          <w:sz w:val="22"/>
        </w:rPr>
        <w:t>Artificial Intelligence in Medicine</w:t>
      </w:r>
      <w:r w:rsidRPr="00486765">
        <w:rPr>
          <w:sz w:val="22"/>
        </w:rPr>
        <w:t xml:space="preserve">, 39 (2007), 197-216. </w:t>
      </w:r>
      <w:proofErr w:type="gramStart"/>
      <w:r w:rsidRPr="00486765">
        <w:rPr>
          <w:sz w:val="22"/>
        </w:rPr>
        <w:t>ftp</w:t>
      </w:r>
      <w:bookmarkEnd w:id="814"/>
      <w:proofErr w:type="gramEnd"/>
    </w:p>
    <w:p w14:paraId="399FD265" w14:textId="77777777" w:rsidR="00ED0711" w:rsidRPr="00486765" w:rsidRDefault="003955C6" w:rsidP="006C702A">
      <w:pPr>
        <w:pStyle w:val="ListParagraph"/>
        <w:numPr>
          <w:ilvl w:val="0"/>
          <w:numId w:val="3"/>
        </w:numPr>
        <w:ind w:left="360"/>
        <w:rPr>
          <w:sz w:val="22"/>
        </w:rPr>
      </w:pPr>
      <w:bookmarkStart w:id="815" w:name="_Ref309410045"/>
      <w:r w:rsidRPr="00486765">
        <w:rPr>
          <w:sz w:val="22"/>
        </w:rPr>
        <w:t xml:space="preserve">Maureen </w:t>
      </w:r>
      <w:r w:rsidR="00ED0711" w:rsidRPr="00486765">
        <w:rPr>
          <w:sz w:val="22"/>
        </w:rPr>
        <w:t>Donnelly,</w:t>
      </w:r>
      <w:r w:rsidRPr="00486765">
        <w:rPr>
          <w:sz w:val="22"/>
        </w:rPr>
        <w:t xml:space="preserve"> Thomas </w:t>
      </w:r>
      <w:r w:rsidR="00ED0711" w:rsidRPr="00486765">
        <w:rPr>
          <w:sz w:val="22"/>
        </w:rPr>
        <w:t>Bittner</w:t>
      </w:r>
      <w:r w:rsidR="00151755" w:rsidRPr="00486765">
        <w:rPr>
          <w:sz w:val="22"/>
        </w:rPr>
        <w:t xml:space="preserve"> </w:t>
      </w:r>
      <w:r w:rsidR="00ED0711" w:rsidRPr="00486765">
        <w:rPr>
          <w:sz w:val="22"/>
        </w:rPr>
        <w:t xml:space="preserve">and </w:t>
      </w:r>
      <w:r w:rsidRPr="00486765">
        <w:rPr>
          <w:sz w:val="22"/>
        </w:rPr>
        <w:t xml:space="preserve">Cornelius </w:t>
      </w:r>
      <w:proofErr w:type="spellStart"/>
      <w:r w:rsidR="00ED0711" w:rsidRPr="00486765">
        <w:rPr>
          <w:sz w:val="22"/>
        </w:rPr>
        <w:t>Rosse</w:t>
      </w:r>
      <w:proofErr w:type="spellEnd"/>
      <w:r w:rsidRPr="00486765">
        <w:rPr>
          <w:sz w:val="22"/>
        </w:rPr>
        <w:t xml:space="preserve">, </w:t>
      </w:r>
      <w:r w:rsidR="000F748F" w:rsidRPr="00486765">
        <w:rPr>
          <w:sz w:val="22"/>
        </w:rPr>
        <w:t>“</w:t>
      </w:r>
      <w:hyperlink r:id="rId78" w:history="1">
        <w:r w:rsidR="00ED0711" w:rsidRPr="00486765">
          <w:rPr>
            <w:rStyle w:val="Hyperlink"/>
            <w:rFonts w:eastAsia="Times New Roman"/>
            <w:sz w:val="22"/>
            <w:szCs w:val="23"/>
          </w:rPr>
          <w:t>A Formal Theory for Spatial Representation and Rea</w:t>
        </w:r>
        <w:r w:rsidR="000F748F" w:rsidRPr="00486765">
          <w:rPr>
            <w:rStyle w:val="Hyperlink"/>
            <w:rFonts w:eastAsia="Times New Roman"/>
            <w:sz w:val="22"/>
            <w:szCs w:val="23"/>
          </w:rPr>
          <w:t>soning in Biomedical Ontologies</w:t>
        </w:r>
      </w:hyperlink>
      <w:r w:rsidR="000F748F" w:rsidRPr="00486765">
        <w:rPr>
          <w:sz w:val="22"/>
        </w:rPr>
        <w:t>,”</w:t>
      </w:r>
      <w:r w:rsidR="00151755" w:rsidRPr="00486765">
        <w:rPr>
          <w:sz w:val="22"/>
        </w:rPr>
        <w:t xml:space="preserve"> </w:t>
      </w:r>
      <w:r w:rsidR="00ED0711" w:rsidRPr="00486765">
        <w:rPr>
          <w:i/>
          <w:sz w:val="22"/>
        </w:rPr>
        <w:t>Artifici</w:t>
      </w:r>
      <w:r w:rsidRPr="00486765">
        <w:rPr>
          <w:i/>
          <w:sz w:val="22"/>
        </w:rPr>
        <w:t>al Intelligence in Medicine</w:t>
      </w:r>
      <w:r w:rsidR="000F748F" w:rsidRPr="00486765">
        <w:rPr>
          <w:sz w:val="22"/>
        </w:rPr>
        <w:t xml:space="preserve">, </w:t>
      </w:r>
      <w:r w:rsidRPr="00486765">
        <w:rPr>
          <w:sz w:val="22"/>
        </w:rPr>
        <w:t>36(2006)</w:t>
      </w:r>
      <w:r w:rsidR="00C04C8A" w:rsidRPr="00486765">
        <w:rPr>
          <w:sz w:val="22"/>
        </w:rPr>
        <w:t>, 1-27.</w:t>
      </w:r>
      <w:bookmarkEnd w:id="815"/>
    </w:p>
    <w:p w14:paraId="43574D20" w14:textId="77777777" w:rsidR="00ED0711" w:rsidRPr="00486765" w:rsidRDefault="00C04C8A" w:rsidP="006C702A">
      <w:pPr>
        <w:pStyle w:val="ListParagraph"/>
        <w:numPr>
          <w:ilvl w:val="0"/>
          <w:numId w:val="3"/>
        </w:numPr>
        <w:ind w:left="360"/>
        <w:rPr>
          <w:rFonts w:eastAsia="Times New Roman"/>
          <w:color w:val="000000"/>
          <w:sz w:val="22"/>
          <w:szCs w:val="23"/>
        </w:rPr>
      </w:pPr>
      <w:bookmarkStart w:id="816" w:name="_Ref309472895"/>
      <w:r w:rsidRPr="00486765">
        <w:rPr>
          <w:rFonts w:eastAsia="Times New Roman"/>
          <w:color w:val="000000"/>
          <w:sz w:val="22"/>
          <w:szCs w:val="23"/>
        </w:rPr>
        <w:t xml:space="preserve">Maureen </w:t>
      </w:r>
      <w:r w:rsidR="00ED0711" w:rsidRPr="00486765">
        <w:rPr>
          <w:rFonts w:eastAsia="Times New Roman"/>
          <w:color w:val="000000"/>
          <w:sz w:val="22"/>
          <w:szCs w:val="23"/>
        </w:rPr>
        <w:t>Donnelly</w:t>
      </w:r>
      <w:r w:rsidRPr="00486765">
        <w:rPr>
          <w:rFonts w:eastAsia="Times New Roman"/>
          <w:color w:val="000000"/>
          <w:sz w:val="22"/>
          <w:szCs w:val="23"/>
        </w:rPr>
        <w:t>,</w:t>
      </w:r>
      <w:r w:rsidR="00151755" w:rsidRPr="00486765">
        <w:rPr>
          <w:rFonts w:eastAsia="Times New Roman"/>
          <w:color w:val="000000"/>
          <w:sz w:val="22"/>
          <w:szCs w:val="23"/>
        </w:rPr>
        <w:t xml:space="preserve"> </w:t>
      </w:r>
      <w:r w:rsidRPr="00486765">
        <w:rPr>
          <w:rFonts w:eastAsia="Times New Roman"/>
          <w:color w:val="000000"/>
          <w:sz w:val="22"/>
          <w:szCs w:val="23"/>
        </w:rPr>
        <w:t>“</w:t>
      </w:r>
      <w:hyperlink r:id="rId79" w:history="1">
        <w:r w:rsidR="00ED0711" w:rsidRPr="00486765">
          <w:rPr>
            <w:rStyle w:val="Hyperlink"/>
            <w:rFonts w:eastAsia="Times New Roman"/>
            <w:sz w:val="22"/>
            <w:szCs w:val="23"/>
          </w:rPr>
          <w:t>Rela</w:t>
        </w:r>
        <w:r w:rsidRPr="00486765">
          <w:rPr>
            <w:rStyle w:val="Hyperlink"/>
            <w:rFonts w:eastAsia="Times New Roman"/>
            <w:sz w:val="22"/>
            <w:szCs w:val="23"/>
          </w:rPr>
          <w:t>tive Places</w:t>
        </w:r>
      </w:hyperlink>
      <w:r w:rsidRPr="00486765">
        <w:rPr>
          <w:rFonts w:eastAsia="Times New Roman"/>
          <w:color w:val="000000"/>
          <w:sz w:val="22"/>
          <w:szCs w:val="23"/>
        </w:rPr>
        <w:t xml:space="preserve">”, </w:t>
      </w:r>
      <w:r w:rsidRPr="00486765">
        <w:rPr>
          <w:rFonts w:eastAsia="Times New Roman"/>
          <w:i/>
          <w:color w:val="000000"/>
          <w:sz w:val="22"/>
          <w:szCs w:val="23"/>
        </w:rPr>
        <w:t>Applied Ontology</w:t>
      </w:r>
      <w:proofErr w:type="gramStart"/>
      <w:r w:rsidRPr="00486765">
        <w:rPr>
          <w:rFonts w:eastAsia="Times New Roman"/>
          <w:color w:val="000000"/>
          <w:sz w:val="22"/>
          <w:szCs w:val="23"/>
        </w:rPr>
        <w:t>,1</w:t>
      </w:r>
      <w:proofErr w:type="gramEnd"/>
      <w:r w:rsidRPr="00486765">
        <w:rPr>
          <w:rFonts w:eastAsia="Times New Roman"/>
          <w:color w:val="000000"/>
          <w:sz w:val="22"/>
          <w:szCs w:val="23"/>
        </w:rPr>
        <w:t xml:space="preserve"> (2005)</w:t>
      </w:r>
      <w:r w:rsidR="00ED0711" w:rsidRPr="00486765">
        <w:rPr>
          <w:rFonts w:eastAsia="Times New Roman"/>
          <w:color w:val="000000"/>
          <w:sz w:val="22"/>
          <w:szCs w:val="23"/>
        </w:rPr>
        <w:t xml:space="preserve">, 55-75.  </w:t>
      </w:r>
      <w:proofErr w:type="gramStart"/>
      <w:r w:rsidR="00ED0711" w:rsidRPr="00486765">
        <w:rPr>
          <w:rFonts w:eastAsia="Times New Roman"/>
          <w:color w:val="000000"/>
          <w:sz w:val="22"/>
          <w:szCs w:val="23"/>
        </w:rPr>
        <w:t>ftp</w:t>
      </w:r>
      <w:bookmarkEnd w:id="816"/>
      <w:proofErr w:type="gramEnd"/>
    </w:p>
    <w:p w14:paraId="073695B4" w14:textId="77777777" w:rsidR="00ED0711" w:rsidRPr="00486765" w:rsidRDefault="000F748F" w:rsidP="006C702A">
      <w:pPr>
        <w:pStyle w:val="ListParagraph"/>
        <w:numPr>
          <w:ilvl w:val="0"/>
          <w:numId w:val="3"/>
        </w:numPr>
        <w:ind w:left="360"/>
        <w:rPr>
          <w:color w:val="000000"/>
          <w:sz w:val="22"/>
        </w:rPr>
      </w:pPr>
      <w:bookmarkStart w:id="817" w:name="_Ref309410048"/>
      <w:r w:rsidRPr="00486765">
        <w:rPr>
          <w:color w:val="000000"/>
          <w:sz w:val="22"/>
        </w:rPr>
        <w:t>Maureen Donnelly, “</w:t>
      </w:r>
      <w:hyperlink r:id="rId80" w:history="1">
        <w:r w:rsidR="00ED0711" w:rsidRPr="00486765">
          <w:rPr>
            <w:rStyle w:val="Hyperlink"/>
            <w:rFonts w:eastAsia="Times New Roman"/>
            <w:sz w:val="22"/>
            <w:szCs w:val="23"/>
          </w:rPr>
          <w:t xml:space="preserve">A Formal Theory for Reasoning about </w:t>
        </w:r>
        <w:proofErr w:type="spellStart"/>
        <w:r w:rsidR="00ED0711" w:rsidRPr="00486765">
          <w:rPr>
            <w:rStyle w:val="Hyperlink"/>
            <w:rFonts w:eastAsia="Times New Roman"/>
            <w:sz w:val="22"/>
            <w:szCs w:val="23"/>
          </w:rPr>
          <w:t>Parthood</w:t>
        </w:r>
        <w:proofErr w:type="spellEnd"/>
        <w:r w:rsidRPr="00486765">
          <w:rPr>
            <w:rStyle w:val="Hyperlink"/>
            <w:rFonts w:eastAsia="Times New Roman"/>
            <w:sz w:val="22"/>
            <w:szCs w:val="23"/>
          </w:rPr>
          <w:t>, Connection, and Location</w:t>
        </w:r>
      </w:hyperlink>
      <w:r w:rsidRPr="00486765">
        <w:rPr>
          <w:color w:val="000000"/>
          <w:sz w:val="22"/>
        </w:rPr>
        <w:t xml:space="preserve">”, </w:t>
      </w:r>
      <w:r w:rsidR="00ED0711" w:rsidRPr="00486765">
        <w:rPr>
          <w:i/>
          <w:color w:val="000000"/>
          <w:sz w:val="22"/>
        </w:rPr>
        <w:t>Artificial Intelligence</w:t>
      </w:r>
      <w:r w:rsidRPr="00486765">
        <w:rPr>
          <w:color w:val="000000"/>
          <w:sz w:val="22"/>
        </w:rPr>
        <w:t xml:space="preserve">, </w:t>
      </w:r>
      <w:r w:rsidR="00ED0711" w:rsidRPr="00486765">
        <w:rPr>
          <w:color w:val="000000"/>
          <w:sz w:val="22"/>
        </w:rPr>
        <w:t>160</w:t>
      </w:r>
      <w:r w:rsidRPr="00486765">
        <w:rPr>
          <w:color w:val="000000"/>
          <w:sz w:val="22"/>
        </w:rPr>
        <w:t xml:space="preserve"> (2004), 145-172.</w:t>
      </w:r>
      <w:bookmarkEnd w:id="817"/>
    </w:p>
    <w:p w14:paraId="5419BC08" w14:textId="77777777" w:rsidR="002F5B41" w:rsidRPr="00486765" w:rsidRDefault="000F748F" w:rsidP="006C702A">
      <w:pPr>
        <w:pStyle w:val="ListParagraph"/>
        <w:numPr>
          <w:ilvl w:val="0"/>
          <w:numId w:val="3"/>
        </w:numPr>
        <w:ind w:left="360"/>
        <w:rPr>
          <w:sz w:val="22"/>
        </w:rPr>
      </w:pPr>
      <w:r w:rsidRPr="00486765">
        <w:rPr>
          <w:sz w:val="22"/>
        </w:rPr>
        <w:t xml:space="preserve">Thomas </w:t>
      </w:r>
      <w:proofErr w:type="gramStart"/>
      <w:r w:rsidRPr="00486765">
        <w:rPr>
          <w:sz w:val="22"/>
        </w:rPr>
        <w:t>Bittner  and</w:t>
      </w:r>
      <w:proofErr w:type="gramEnd"/>
      <w:r w:rsidRPr="00486765">
        <w:rPr>
          <w:sz w:val="22"/>
        </w:rPr>
        <w:t xml:space="preserve"> Maureen Donnelly, “</w:t>
      </w:r>
      <w:hyperlink r:id="rId81" w:history="1">
        <w:r w:rsidRPr="00486765">
          <w:rPr>
            <w:rStyle w:val="Hyperlink"/>
            <w:rFonts w:eastAsia="Times New Roman"/>
            <w:sz w:val="22"/>
            <w:szCs w:val="23"/>
          </w:rPr>
          <w:t xml:space="preserve">A temporal </w:t>
        </w:r>
        <w:proofErr w:type="spellStart"/>
        <w:r w:rsidRPr="00486765">
          <w:rPr>
            <w:rStyle w:val="Hyperlink"/>
            <w:rFonts w:eastAsia="Times New Roman"/>
            <w:sz w:val="22"/>
            <w:szCs w:val="23"/>
          </w:rPr>
          <w:t>mereology</w:t>
        </w:r>
        <w:proofErr w:type="spellEnd"/>
        <w:r w:rsidRPr="00486765">
          <w:rPr>
            <w:rStyle w:val="Hyperlink"/>
            <w:rFonts w:eastAsia="Times New Roman"/>
            <w:sz w:val="22"/>
            <w:szCs w:val="23"/>
          </w:rPr>
          <w:t xml:space="preserve"> for distinguishing between integral objects and portions of stuff</w:t>
        </w:r>
      </w:hyperlink>
      <w:r w:rsidRPr="00486765">
        <w:rPr>
          <w:sz w:val="22"/>
        </w:rPr>
        <w:t xml:space="preserve">,” in R. </w:t>
      </w:r>
      <w:proofErr w:type="spellStart"/>
      <w:r w:rsidRPr="00486765">
        <w:rPr>
          <w:sz w:val="22"/>
        </w:rPr>
        <w:t>Holte</w:t>
      </w:r>
      <w:proofErr w:type="spellEnd"/>
      <w:r w:rsidRPr="00486765">
        <w:rPr>
          <w:sz w:val="22"/>
        </w:rPr>
        <w:t xml:space="preserve"> and A. Howe (eds.), </w:t>
      </w:r>
      <w:r w:rsidRPr="00486765">
        <w:rPr>
          <w:i/>
          <w:sz w:val="22"/>
        </w:rPr>
        <w:t>Proceedings of the Twenty-Second AAAI Conference on Artificial Intelligence</w:t>
      </w:r>
      <w:r w:rsidRPr="00486765">
        <w:rPr>
          <w:sz w:val="22"/>
        </w:rPr>
        <w:t xml:space="preserve"> (AAAI-07), 287-292. </w:t>
      </w:r>
    </w:p>
    <w:p w14:paraId="7A4F6E19" w14:textId="77777777" w:rsidR="002F5B41" w:rsidRPr="00486765" w:rsidRDefault="000F748F" w:rsidP="006C702A">
      <w:pPr>
        <w:pStyle w:val="ListParagraph"/>
        <w:numPr>
          <w:ilvl w:val="0"/>
          <w:numId w:val="3"/>
        </w:numPr>
        <w:ind w:left="360"/>
        <w:rPr>
          <w:rFonts w:eastAsia="Times New Roman"/>
          <w:color w:val="000000"/>
          <w:sz w:val="22"/>
        </w:rPr>
      </w:pPr>
      <w:r w:rsidRPr="00486765">
        <w:rPr>
          <w:rFonts w:eastAsia="Times New Roman"/>
          <w:color w:val="000000"/>
          <w:sz w:val="22"/>
        </w:rPr>
        <w:t xml:space="preserve">Maureen </w:t>
      </w:r>
      <w:r w:rsidRPr="00486765">
        <w:rPr>
          <w:sz w:val="22"/>
        </w:rPr>
        <w:t xml:space="preserve">Donnelly, “Containment Relations in Anatomical Ontologies” in </w:t>
      </w:r>
      <w:r w:rsidRPr="00486765">
        <w:rPr>
          <w:i/>
          <w:sz w:val="22"/>
        </w:rPr>
        <w:t xml:space="preserve">Proceedings of Annual Symposium of the American Medical Informatics Association </w:t>
      </w:r>
      <w:r w:rsidR="006C241A" w:rsidRPr="00486765">
        <w:rPr>
          <w:sz w:val="22"/>
        </w:rPr>
        <w:t>(AMIA), 2005, 206</w:t>
      </w:r>
      <w:r w:rsidRPr="00486765">
        <w:rPr>
          <w:sz w:val="22"/>
        </w:rPr>
        <w:t>-10.</w:t>
      </w:r>
    </w:p>
    <w:p w14:paraId="543FA433" w14:textId="77777777" w:rsidR="007A52A1" w:rsidRPr="00486765" w:rsidRDefault="007A52A1" w:rsidP="006C702A">
      <w:pPr>
        <w:pStyle w:val="ListParagraph"/>
        <w:numPr>
          <w:ilvl w:val="0"/>
          <w:numId w:val="3"/>
        </w:numPr>
        <w:ind w:left="360"/>
        <w:rPr>
          <w:color w:val="000000"/>
          <w:sz w:val="22"/>
        </w:rPr>
      </w:pPr>
      <w:bookmarkStart w:id="818" w:name="_Ref309155319"/>
      <w:r w:rsidRPr="00486765">
        <w:rPr>
          <w:color w:val="000000"/>
          <w:sz w:val="22"/>
        </w:rPr>
        <w:t>Ingvar Johansson, “</w:t>
      </w:r>
      <w:hyperlink r:id="rId82" w:history="1">
        <w:r w:rsidRPr="00486765">
          <w:rPr>
            <w:rStyle w:val="Hyperlink"/>
            <w:rFonts w:eastAsia="Times New Roman"/>
            <w:sz w:val="22"/>
            <w:szCs w:val="23"/>
          </w:rPr>
          <w:t>Functions, Function Concepts, and Scales</w:t>
        </w:r>
      </w:hyperlink>
      <w:r w:rsidRPr="00486765">
        <w:rPr>
          <w:color w:val="000000"/>
          <w:sz w:val="22"/>
        </w:rPr>
        <w:t xml:space="preserve">”, </w:t>
      </w:r>
      <w:r w:rsidRPr="00486765">
        <w:rPr>
          <w:i/>
          <w:color w:val="000000"/>
          <w:sz w:val="22"/>
        </w:rPr>
        <w:t>The Monist</w:t>
      </w:r>
      <w:r w:rsidRPr="00486765">
        <w:rPr>
          <w:color w:val="000000"/>
          <w:sz w:val="22"/>
        </w:rPr>
        <w:t xml:space="preserve"> 87 (2004), 96-114.</w:t>
      </w:r>
      <w:bookmarkEnd w:id="818"/>
    </w:p>
    <w:p w14:paraId="288B20C1" w14:textId="77777777" w:rsidR="008A0783" w:rsidRPr="00486765" w:rsidRDefault="008A0783" w:rsidP="006C702A">
      <w:pPr>
        <w:pStyle w:val="ListParagraph"/>
        <w:numPr>
          <w:ilvl w:val="0"/>
          <w:numId w:val="3"/>
        </w:numPr>
        <w:ind w:left="360"/>
        <w:rPr>
          <w:color w:val="000000"/>
          <w:sz w:val="22"/>
        </w:rPr>
      </w:pPr>
      <w:bookmarkStart w:id="819" w:name="_Ref309153892"/>
      <w:r w:rsidRPr="00486765">
        <w:rPr>
          <w:sz w:val="22"/>
        </w:rPr>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Pr="00486765">
        <w:rPr>
          <w:sz w:val="22"/>
        </w:rPr>
        <w:t xml:space="preserve"> “</w:t>
      </w:r>
      <w:hyperlink r:id="rId83" w:history="1">
        <w:r w:rsidRPr="00486765">
          <w:rPr>
            <w:rStyle w:val="Hyperlink"/>
            <w:rFonts w:eastAsia="Times New Roman"/>
            <w:sz w:val="22"/>
            <w:szCs w:val="23"/>
          </w:rPr>
          <w:t>A reference ontology for biomedical informatics: the Foundational Model of Anatomy</w:t>
        </w:r>
      </w:hyperlink>
      <w:r w:rsidRPr="00486765">
        <w:rPr>
          <w:sz w:val="22"/>
        </w:rPr>
        <w:t>”</w:t>
      </w:r>
      <w:proofErr w:type="gramStart"/>
      <w:r w:rsidRPr="00486765">
        <w:rPr>
          <w:sz w:val="22"/>
        </w:rPr>
        <w:t xml:space="preserve">,  </w:t>
      </w:r>
      <w:r w:rsidRPr="00486765">
        <w:rPr>
          <w:i/>
          <w:sz w:val="22"/>
        </w:rPr>
        <w:t>Journal</w:t>
      </w:r>
      <w:proofErr w:type="gramEnd"/>
      <w:r w:rsidRPr="00486765">
        <w:rPr>
          <w:i/>
          <w:sz w:val="22"/>
        </w:rPr>
        <w:t xml:space="preserve"> of Biomedical Informatics</w:t>
      </w:r>
      <w:r w:rsidRPr="00486765">
        <w:rPr>
          <w:sz w:val="22"/>
        </w:rPr>
        <w:t>, 36 (2003), 478-500.</w:t>
      </w:r>
      <w:bookmarkEnd w:id="819"/>
    </w:p>
    <w:p w14:paraId="7C7458FD" w14:textId="77777777" w:rsidR="008A0783" w:rsidRPr="00486765" w:rsidRDefault="008A0783" w:rsidP="006C702A">
      <w:pPr>
        <w:pStyle w:val="ListParagraph"/>
        <w:numPr>
          <w:ilvl w:val="0"/>
          <w:numId w:val="3"/>
        </w:numPr>
        <w:ind w:left="360"/>
        <w:rPr>
          <w:sz w:val="22"/>
        </w:rPr>
      </w:pPr>
      <w:bookmarkStart w:id="820" w:name="_Ref309153893"/>
      <w:r w:rsidRPr="00486765">
        <w:rPr>
          <w:sz w:val="22"/>
        </w:rPr>
        <w:lastRenderedPageBreak/>
        <w:t xml:space="preserve">Cornelius </w:t>
      </w:r>
      <w:proofErr w:type="spellStart"/>
      <w:r w:rsidRPr="00486765">
        <w:rPr>
          <w:sz w:val="22"/>
        </w:rPr>
        <w:t>Rosse</w:t>
      </w:r>
      <w:proofErr w:type="spellEnd"/>
      <w:r w:rsidRPr="00486765">
        <w:rPr>
          <w:sz w:val="22"/>
        </w:rPr>
        <w:t xml:space="preserve"> and J. L. V. </w:t>
      </w:r>
      <w:proofErr w:type="spellStart"/>
      <w:r w:rsidRPr="00486765">
        <w:rPr>
          <w:sz w:val="22"/>
        </w:rPr>
        <w:t>Mejino</w:t>
      </w:r>
      <w:proofErr w:type="spellEnd"/>
      <w:r w:rsidRPr="00486765">
        <w:rPr>
          <w:sz w:val="22"/>
        </w:rPr>
        <w:t xml:space="preserve"> Jr.</w:t>
      </w:r>
      <w:r w:rsidR="00BD1AB0" w:rsidRPr="00486765">
        <w:rPr>
          <w:sz w:val="22"/>
        </w:rPr>
        <w:t>,</w:t>
      </w:r>
      <w:r w:rsidR="00151755" w:rsidRPr="00486765">
        <w:rPr>
          <w:sz w:val="22"/>
        </w:rPr>
        <w:t xml:space="preserve"> </w:t>
      </w:r>
      <w:r w:rsidR="00BD1AB0" w:rsidRPr="00486765">
        <w:rPr>
          <w:sz w:val="22"/>
        </w:rPr>
        <w:t>“</w:t>
      </w:r>
      <w:hyperlink r:id="rId84" w:history="1">
        <w:r w:rsidRPr="00486765">
          <w:rPr>
            <w:rStyle w:val="Hyperlink"/>
            <w:rFonts w:eastAsia="Times New Roman"/>
            <w:sz w:val="22"/>
            <w:szCs w:val="23"/>
          </w:rPr>
          <w:t>The Foundational Model of Anatomy Ontology</w:t>
        </w:r>
      </w:hyperlink>
      <w:r w:rsidR="00BD1AB0" w:rsidRPr="00486765">
        <w:rPr>
          <w:sz w:val="22"/>
        </w:rPr>
        <w:t>”, i</w:t>
      </w:r>
      <w:r w:rsidRPr="00486765">
        <w:rPr>
          <w:sz w:val="22"/>
        </w:rPr>
        <w:t xml:space="preserve">n A. Burger, D. Davidson, and R. </w:t>
      </w:r>
      <w:proofErr w:type="spellStart"/>
      <w:r w:rsidRPr="00486765">
        <w:rPr>
          <w:sz w:val="22"/>
        </w:rPr>
        <w:t>Baldock</w:t>
      </w:r>
      <w:proofErr w:type="spellEnd"/>
      <w:r w:rsidRPr="00486765">
        <w:rPr>
          <w:sz w:val="22"/>
        </w:rPr>
        <w:t xml:space="preserve">, </w:t>
      </w:r>
      <w:r w:rsidR="00BD1AB0" w:rsidRPr="00486765">
        <w:rPr>
          <w:sz w:val="22"/>
        </w:rPr>
        <w:t>eds</w:t>
      </w:r>
      <w:proofErr w:type="gramStart"/>
      <w:r w:rsidR="00BD1AB0" w:rsidRPr="00486765">
        <w:rPr>
          <w:sz w:val="22"/>
        </w:rPr>
        <w:t>.</w:t>
      </w:r>
      <w:r w:rsidRPr="00486765">
        <w:rPr>
          <w:sz w:val="22"/>
        </w:rPr>
        <w:t>,</w:t>
      </w:r>
      <w:proofErr w:type="gramEnd"/>
      <w:r w:rsidRPr="00486765">
        <w:rPr>
          <w:sz w:val="22"/>
        </w:rPr>
        <w:t xml:space="preserve"> </w:t>
      </w:r>
      <w:r w:rsidRPr="00486765">
        <w:rPr>
          <w:i/>
          <w:sz w:val="22"/>
        </w:rPr>
        <w:t>Anatomy Ontologies for Bioinformatics: Principles and Practice</w:t>
      </w:r>
      <w:r w:rsidR="00BD1AB0" w:rsidRPr="00486765">
        <w:rPr>
          <w:sz w:val="22"/>
        </w:rPr>
        <w:t xml:space="preserve">, London: Springer, </w:t>
      </w:r>
      <w:r w:rsidR="00155F6C" w:rsidRPr="00486765">
        <w:rPr>
          <w:sz w:val="22"/>
        </w:rPr>
        <w:t xml:space="preserve">2007, </w:t>
      </w:r>
      <w:r w:rsidR="00BD1AB0" w:rsidRPr="00486765">
        <w:rPr>
          <w:sz w:val="22"/>
        </w:rPr>
        <w:t>59-117.</w:t>
      </w:r>
      <w:bookmarkEnd w:id="820"/>
    </w:p>
    <w:p w14:paraId="1686C9B0" w14:textId="77777777" w:rsidR="005D403D" w:rsidRPr="00486765" w:rsidRDefault="005D403D" w:rsidP="006C702A">
      <w:pPr>
        <w:pStyle w:val="ListParagraph"/>
        <w:numPr>
          <w:ilvl w:val="0"/>
          <w:numId w:val="3"/>
        </w:numPr>
        <w:ind w:left="360"/>
        <w:rPr>
          <w:sz w:val="22"/>
        </w:rPr>
      </w:pPr>
      <w:bookmarkStart w:id="821" w:name="_Ref309157074"/>
      <w:r w:rsidRPr="00486765">
        <w:rPr>
          <w:sz w:val="22"/>
        </w:rPr>
        <w:t xml:space="preserve">Bernard Harrison, </w:t>
      </w:r>
      <w:r w:rsidRPr="00486765">
        <w:rPr>
          <w:i/>
          <w:iCs/>
          <w:sz w:val="22"/>
        </w:rPr>
        <w:t>Form and Content</w:t>
      </w:r>
      <w:r w:rsidRPr="00486765">
        <w:rPr>
          <w:sz w:val="22"/>
        </w:rPr>
        <w:t>, Oxford: Blackwell</w:t>
      </w:r>
      <w:r w:rsidR="00155F6C" w:rsidRPr="00486765">
        <w:rPr>
          <w:sz w:val="22"/>
        </w:rPr>
        <w:t>, 1973</w:t>
      </w:r>
      <w:r w:rsidRPr="00486765">
        <w:rPr>
          <w:sz w:val="22"/>
        </w:rPr>
        <w:t>.</w:t>
      </w:r>
      <w:bookmarkEnd w:id="821"/>
    </w:p>
    <w:p w14:paraId="4BF42E71" w14:textId="77777777" w:rsidR="00B02AE7" w:rsidRPr="00486765" w:rsidRDefault="00B02AE7" w:rsidP="006C702A">
      <w:pPr>
        <w:pStyle w:val="ListParagraph"/>
        <w:numPr>
          <w:ilvl w:val="0"/>
          <w:numId w:val="3"/>
        </w:numPr>
        <w:ind w:left="360"/>
        <w:rPr>
          <w:sz w:val="22"/>
        </w:rPr>
      </w:pPr>
      <w:bookmarkStart w:id="822" w:name="_Ref309404666"/>
      <w:r w:rsidRPr="00486765">
        <w:rPr>
          <w:sz w:val="22"/>
        </w:rPr>
        <w:t xml:space="preserve">Peter M. Simons, </w:t>
      </w:r>
      <w:r w:rsidRPr="00486765">
        <w:rPr>
          <w:i/>
          <w:sz w:val="22"/>
        </w:rPr>
        <w:t>Parts: A Study in Ontology</w:t>
      </w:r>
      <w:r w:rsidRPr="00486765">
        <w:rPr>
          <w:sz w:val="22"/>
        </w:rPr>
        <w:t>, Oxford: Oxford University Press</w:t>
      </w:r>
      <w:r w:rsidR="00155F6C" w:rsidRPr="00486765">
        <w:rPr>
          <w:sz w:val="22"/>
        </w:rPr>
        <w:t>, 1987</w:t>
      </w:r>
      <w:r w:rsidRPr="00486765">
        <w:rPr>
          <w:sz w:val="22"/>
        </w:rPr>
        <w:t>.</w:t>
      </w:r>
      <w:bookmarkEnd w:id="822"/>
    </w:p>
    <w:p w14:paraId="71A68628" w14:textId="77777777" w:rsidR="00155F6C" w:rsidRPr="00486765" w:rsidRDefault="00155F6C" w:rsidP="006C702A">
      <w:pPr>
        <w:pStyle w:val="ListParagraph"/>
        <w:numPr>
          <w:ilvl w:val="0"/>
          <w:numId w:val="3"/>
        </w:numPr>
        <w:ind w:left="360"/>
        <w:rPr>
          <w:sz w:val="22"/>
        </w:rPr>
      </w:pPr>
      <w:bookmarkStart w:id="823" w:name="_Ref309411634"/>
      <w:r w:rsidRPr="00486765">
        <w:rPr>
          <w:sz w:val="22"/>
        </w:rPr>
        <w:t xml:space="preserve">Roman </w:t>
      </w:r>
      <w:proofErr w:type="spellStart"/>
      <w:r w:rsidRPr="00486765">
        <w:rPr>
          <w:sz w:val="22"/>
        </w:rPr>
        <w:t>Ingarden</w:t>
      </w:r>
      <w:proofErr w:type="spellEnd"/>
      <w:r w:rsidRPr="00486765">
        <w:rPr>
          <w:sz w:val="22"/>
        </w:rPr>
        <w:t xml:space="preserve">, </w:t>
      </w:r>
      <w:r w:rsidRPr="00486765">
        <w:rPr>
          <w:i/>
          <w:sz w:val="22"/>
        </w:rPr>
        <w:t>Man and Value</w:t>
      </w:r>
      <w:r w:rsidR="00151755" w:rsidRPr="00486765">
        <w:rPr>
          <w:sz w:val="22"/>
        </w:rPr>
        <w:t xml:space="preserve">, Munich: </w:t>
      </w:r>
      <w:proofErr w:type="spellStart"/>
      <w:r w:rsidR="00151755" w:rsidRPr="00486765">
        <w:rPr>
          <w:sz w:val="22"/>
        </w:rPr>
        <w:t>Philosophi</w:t>
      </w:r>
      <w:r w:rsidRPr="00486765">
        <w:rPr>
          <w:sz w:val="22"/>
        </w:rPr>
        <w:t>a</w:t>
      </w:r>
      <w:proofErr w:type="spellEnd"/>
      <w:r w:rsidRPr="00486765">
        <w:rPr>
          <w:sz w:val="22"/>
        </w:rPr>
        <w:t>, 1983.</w:t>
      </w:r>
      <w:bookmarkEnd w:id="823"/>
    </w:p>
    <w:p w14:paraId="1C7595F5" w14:textId="77777777" w:rsidR="00D14934" w:rsidRPr="00486765" w:rsidRDefault="00D14934" w:rsidP="006C702A">
      <w:pPr>
        <w:pStyle w:val="ListParagraph"/>
        <w:numPr>
          <w:ilvl w:val="0"/>
          <w:numId w:val="3"/>
        </w:numPr>
        <w:ind w:left="360"/>
        <w:rPr>
          <w:sz w:val="22"/>
        </w:rPr>
      </w:pPr>
      <w:bookmarkStart w:id="824" w:name="_Ref309471384"/>
      <w:r w:rsidRPr="00486765">
        <w:rPr>
          <w:sz w:val="22"/>
        </w:rPr>
        <w:t>Roberto</w:t>
      </w:r>
      <w:r w:rsidR="00151755" w:rsidRPr="00486765">
        <w:rPr>
          <w:sz w:val="22"/>
        </w:rPr>
        <w:t xml:space="preserve">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00151755" w:rsidRPr="00486765">
        <w:rPr>
          <w:sz w:val="22"/>
        </w:rPr>
        <w:t xml:space="preserve"> </w:t>
      </w:r>
      <w:proofErr w:type="spellStart"/>
      <w:r w:rsidRPr="00486765">
        <w:rPr>
          <w:sz w:val="22"/>
        </w:rPr>
        <w:t>Varzi</w:t>
      </w:r>
      <w:proofErr w:type="spellEnd"/>
      <w:r w:rsidRPr="00486765">
        <w:rPr>
          <w:sz w:val="22"/>
        </w:rPr>
        <w:t>,</w:t>
      </w:r>
      <w:r w:rsidR="00151755" w:rsidRPr="00486765">
        <w:rPr>
          <w:sz w:val="22"/>
        </w:rPr>
        <w:t xml:space="preserve"> </w:t>
      </w:r>
      <w:r w:rsidRPr="00486765">
        <w:rPr>
          <w:i/>
          <w:sz w:val="22"/>
        </w:rPr>
        <w:t>Holes and Other Superficialities</w:t>
      </w:r>
      <w:r w:rsidRPr="00486765">
        <w:rPr>
          <w:sz w:val="22"/>
        </w:rPr>
        <w:t>, Cambridge, MA: MIT Press, 1994.</w:t>
      </w:r>
      <w:bookmarkEnd w:id="824"/>
    </w:p>
    <w:p w14:paraId="6606A15B" w14:textId="77777777" w:rsidR="00D14934" w:rsidRPr="00486765" w:rsidRDefault="005A7B86" w:rsidP="006C702A">
      <w:pPr>
        <w:pStyle w:val="ListParagraph"/>
        <w:numPr>
          <w:ilvl w:val="0"/>
          <w:numId w:val="3"/>
        </w:numPr>
        <w:ind w:left="360"/>
        <w:rPr>
          <w:sz w:val="22"/>
        </w:rPr>
      </w:pPr>
      <w:bookmarkStart w:id="825" w:name="_Ref309471947"/>
      <w:r w:rsidRPr="00486765">
        <w:rPr>
          <w:sz w:val="22"/>
        </w:rPr>
        <w:t>Max J.</w:t>
      </w:r>
      <w:r w:rsidR="00151755" w:rsidRPr="00486765">
        <w:rPr>
          <w:sz w:val="22"/>
        </w:rPr>
        <w:t xml:space="preserve"> </w:t>
      </w:r>
      <w:proofErr w:type="spellStart"/>
      <w:r w:rsidRPr="00486765">
        <w:rPr>
          <w:sz w:val="22"/>
        </w:rPr>
        <w:t>Egenhofer</w:t>
      </w:r>
      <w:proofErr w:type="spellEnd"/>
      <w:r w:rsidR="00151755" w:rsidRPr="00486765">
        <w:rPr>
          <w:sz w:val="22"/>
        </w:rPr>
        <w:t xml:space="preserve"> </w:t>
      </w:r>
      <w:r w:rsidRPr="00486765">
        <w:rPr>
          <w:sz w:val="22"/>
        </w:rPr>
        <w:t>and David M. Mark,</w:t>
      </w:r>
      <w:r w:rsidR="00151755" w:rsidRPr="00486765">
        <w:rPr>
          <w:sz w:val="22"/>
        </w:rPr>
        <w:t xml:space="preserve"> </w:t>
      </w:r>
      <w:r w:rsidRPr="00486765">
        <w:rPr>
          <w:sz w:val="22"/>
        </w:rPr>
        <w:t>“</w:t>
      </w:r>
      <w:hyperlink r:id="rId85" w:history="1">
        <w:r w:rsidRPr="00486765">
          <w:rPr>
            <w:rStyle w:val="Hyperlink"/>
            <w:sz w:val="22"/>
            <w:szCs w:val="23"/>
          </w:rPr>
          <w:t>Naive Geography</w:t>
        </w:r>
      </w:hyperlink>
      <w:r w:rsidRPr="00486765">
        <w:rPr>
          <w:sz w:val="22"/>
        </w:rPr>
        <w:t>”, in A. U. Frank</w:t>
      </w:r>
      <w:r w:rsidR="00151755" w:rsidRPr="00486765">
        <w:rPr>
          <w:sz w:val="22"/>
        </w:rPr>
        <w:t xml:space="preserve"> </w:t>
      </w:r>
      <w:r w:rsidRPr="00486765">
        <w:rPr>
          <w:sz w:val="22"/>
        </w:rPr>
        <w:t xml:space="preserve">and W. Kuhn, (eds.), </w:t>
      </w:r>
      <w:r w:rsidRPr="00486765">
        <w:rPr>
          <w:i/>
          <w:sz w:val="22"/>
        </w:rPr>
        <w:t>Spatial Information Theory: A Theoretical Basis for GIS</w:t>
      </w:r>
      <w:r w:rsidRPr="00486765">
        <w:rPr>
          <w:sz w:val="22"/>
        </w:rPr>
        <w:t>, Berlin: Springer-</w:t>
      </w:r>
      <w:proofErr w:type="spellStart"/>
      <w:r w:rsidRPr="00486765">
        <w:rPr>
          <w:sz w:val="22"/>
        </w:rPr>
        <w:t>Verlag</w:t>
      </w:r>
      <w:proofErr w:type="spellEnd"/>
      <w:r w:rsidR="00151755" w:rsidRPr="00486765">
        <w:rPr>
          <w:sz w:val="22"/>
        </w:rPr>
        <w:t xml:space="preserve"> </w:t>
      </w:r>
      <w:r w:rsidRPr="00486765">
        <w:rPr>
          <w:sz w:val="22"/>
        </w:rPr>
        <w:t>(Lecture Notes in Computer Sciences No. 988), 1995, 1-15.</w:t>
      </w:r>
      <w:bookmarkEnd w:id="825"/>
    </w:p>
    <w:p w14:paraId="27691998" w14:textId="60238639" w:rsidR="006E32BD" w:rsidRPr="00486765" w:rsidRDefault="006E32BD" w:rsidP="006C702A">
      <w:pPr>
        <w:pStyle w:val="ListParagraph"/>
        <w:numPr>
          <w:ilvl w:val="0"/>
          <w:numId w:val="3"/>
        </w:numPr>
        <w:ind w:left="360"/>
        <w:rPr>
          <w:sz w:val="22"/>
        </w:rPr>
      </w:pPr>
      <w:bookmarkStart w:id="826" w:name="_Ref309473259"/>
      <w:r w:rsidRPr="00486765">
        <w:rPr>
          <w:sz w:val="22"/>
        </w:rPr>
        <w:t xml:space="preserve">Bernard de Bono, Robert </w:t>
      </w:r>
      <w:proofErr w:type="spellStart"/>
      <w:r w:rsidRPr="00486765">
        <w:rPr>
          <w:sz w:val="22"/>
        </w:rPr>
        <w:t>Hoehndorf</w:t>
      </w:r>
      <w:proofErr w:type="spellEnd"/>
      <w:r w:rsidRPr="00486765">
        <w:rPr>
          <w:sz w:val="22"/>
        </w:rPr>
        <w:t xml:space="preserve">, </w:t>
      </w:r>
      <w:proofErr w:type="spellStart"/>
      <w:r w:rsidRPr="00486765">
        <w:rPr>
          <w:sz w:val="22"/>
        </w:rPr>
        <w:t>Sarala</w:t>
      </w:r>
      <w:proofErr w:type="spellEnd"/>
      <w:r w:rsidR="001E66EA" w:rsidRPr="00486765">
        <w:rPr>
          <w:sz w:val="22"/>
        </w:rPr>
        <w:t xml:space="preserve"> </w:t>
      </w:r>
      <w:proofErr w:type="spellStart"/>
      <w:r w:rsidRPr="00486765">
        <w:rPr>
          <w:sz w:val="22"/>
        </w:rPr>
        <w:t>Wimalaratne</w:t>
      </w:r>
      <w:proofErr w:type="spellEnd"/>
      <w:r w:rsidRPr="00486765">
        <w:rPr>
          <w:sz w:val="22"/>
        </w:rPr>
        <w:t xml:space="preserve">, George </w:t>
      </w:r>
      <w:proofErr w:type="spellStart"/>
      <w:r w:rsidRPr="00486765">
        <w:rPr>
          <w:sz w:val="22"/>
        </w:rPr>
        <w:t>Gkoutos</w:t>
      </w:r>
      <w:proofErr w:type="spellEnd"/>
      <w:r w:rsidRPr="00486765">
        <w:rPr>
          <w:sz w:val="22"/>
        </w:rPr>
        <w:t xml:space="preserve">, and Pierre </w:t>
      </w:r>
      <w:proofErr w:type="spellStart"/>
      <w:r w:rsidRPr="00486765">
        <w:rPr>
          <w:sz w:val="22"/>
        </w:rPr>
        <w:t>Grenon</w:t>
      </w:r>
      <w:proofErr w:type="spellEnd"/>
      <w:r w:rsidRPr="00486765">
        <w:rPr>
          <w:sz w:val="22"/>
        </w:rPr>
        <w:t>, “</w:t>
      </w:r>
      <w:hyperlink r:id="rId86" w:history="1">
        <w:r w:rsidR="00A13ADA" w:rsidRPr="00486765">
          <w:rPr>
            <w:rStyle w:val="Hyperlink"/>
            <w:sz w:val="22"/>
            <w:szCs w:val="23"/>
          </w:rPr>
          <w:t xml:space="preserve">The RICORDO approach to </w:t>
        </w:r>
        <w:r w:rsidR="00151755" w:rsidRPr="00486765">
          <w:rPr>
            <w:rStyle w:val="Hyperlink"/>
            <w:sz w:val="22"/>
            <w:szCs w:val="23"/>
          </w:rPr>
          <w:t>semantic interoperability</w:t>
        </w:r>
        <w:r w:rsidRPr="00486765">
          <w:rPr>
            <w:rStyle w:val="Hyperlink"/>
            <w:sz w:val="22"/>
            <w:szCs w:val="23"/>
          </w:rPr>
          <w:t xml:space="preserve"> for biomedical data and models: </w:t>
        </w:r>
        <w:r w:rsidR="00A13ADA" w:rsidRPr="00486765">
          <w:rPr>
            <w:rStyle w:val="Hyperlink"/>
            <w:sz w:val="22"/>
            <w:szCs w:val="23"/>
          </w:rPr>
          <w:t>strategy, standards and solutions</w:t>
        </w:r>
      </w:hyperlink>
      <w:r w:rsidRPr="00486765">
        <w:rPr>
          <w:sz w:val="22"/>
        </w:rPr>
        <w:t xml:space="preserve">”, </w:t>
      </w:r>
      <w:r w:rsidRPr="00486765">
        <w:rPr>
          <w:i/>
          <w:sz w:val="22"/>
        </w:rPr>
        <w:t>BMC Research Notes</w:t>
      </w:r>
      <w:r w:rsidRPr="00486765">
        <w:rPr>
          <w:sz w:val="22"/>
        </w:rPr>
        <w:t xml:space="preserve"> 2011, 4:313.</w:t>
      </w:r>
      <w:bookmarkEnd w:id="826"/>
    </w:p>
    <w:p w14:paraId="0607A787" w14:textId="77777777" w:rsidR="005830E2" w:rsidRPr="00486765" w:rsidRDefault="005830E2" w:rsidP="006C702A">
      <w:pPr>
        <w:pStyle w:val="ListParagraph"/>
        <w:numPr>
          <w:ilvl w:val="0"/>
          <w:numId w:val="3"/>
        </w:numPr>
        <w:ind w:left="360"/>
        <w:rPr>
          <w:sz w:val="22"/>
        </w:rPr>
      </w:pPr>
      <w:bookmarkStart w:id="827" w:name="_Ref309481613"/>
      <w:r w:rsidRPr="00486765">
        <w:rPr>
          <w:sz w:val="22"/>
        </w:rPr>
        <w:t xml:space="preserve">Kerry </w:t>
      </w:r>
      <w:proofErr w:type="spellStart"/>
      <w:r w:rsidRPr="00486765">
        <w:rPr>
          <w:sz w:val="22"/>
        </w:rPr>
        <w:t>Trentelman</w:t>
      </w:r>
      <w:proofErr w:type="spellEnd"/>
      <w:r w:rsidRPr="00486765">
        <w:rPr>
          <w:sz w:val="22"/>
        </w:rPr>
        <w:t xml:space="preserve">, </w:t>
      </w:r>
      <w:r w:rsidR="00FB2DD0" w:rsidRPr="00486765">
        <w:rPr>
          <w:sz w:val="22"/>
        </w:rPr>
        <w:t xml:space="preserve">Alan </w:t>
      </w:r>
      <w:proofErr w:type="spellStart"/>
      <w:r w:rsidR="00FB2DD0" w:rsidRPr="00486765">
        <w:rPr>
          <w:sz w:val="22"/>
        </w:rPr>
        <w:t>Ruttenberg</w:t>
      </w:r>
      <w:proofErr w:type="spellEnd"/>
      <w:r w:rsidR="00FB2DD0" w:rsidRPr="00486765">
        <w:rPr>
          <w:sz w:val="22"/>
        </w:rPr>
        <w:t xml:space="preserve"> and </w:t>
      </w:r>
      <w:r w:rsidRPr="00486765">
        <w:rPr>
          <w:sz w:val="22"/>
        </w:rPr>
        <w:t>Barry Smith, “</w:t>
      </w:r>
      <w:hyperlink r:id="rId87" w:anchor="page=77" w:history="1">
        <w:r w:rsidRPr="00486765">
          <w:rPr>
            <w:rStyle w:val="Hyperlink"/>
            <w:sz w:val="22"/>
            <w:szCs w:val="23"/>
          </w:rPr>
          <w:t xml:space="preserve">An </w:t>
        </w:r>
        <w:proofErr w:type="spellStart"/>
        <w:r w:rsidRPr="00486765">
          <w:rPr>
            <w:rStyle w:val="Hyperlink"/>
            <w:sz w:val="22"/>
            <w:szCs w:val="23"/>
          </w:rPr>
          <w:t>Axiomatisation</w:t>
        </w:r>
        <w:proofErr w:type="spellEnd"/>
        <w:r w:rsidRPr="00486765">
          <w:rPr>
            <w:rStyle w:val="Hyperlink"/>
            <w:sz w:val="22"/>
            <w:szCs w:val="23"/>
          </w:rPr>
          <w:t xml:space="preserve"> of Basic Formal Ontology with Projection Functions</w:t>
        </w:r>
      </w:hyperlink>
      <w:r w:rsidRPr="00486765">
        <w:rPr>
          <w:sz w:val="22"/>
        </w:rPr>
        <w:t xml:space="preserve">”, </w:t>
      </w:r>
      <w:r w:rsidRPr="00486765">
        <w:rPr>
          <w:i/>
          <w:sz w:val="22"/>
        </w:rPr>
        <w:t>Advances in Ontologies</w:t>
      </w:r>
      <w:r w:rsidRPr="00486765">
        <w:rPr>
          <w:sz w:val="22"/>
        </w:rPr>
        <w:t xml:space="preserve">, </w:t>
      </w:r>
      <w:r w:rsidRPr="00486765">
        <w:rPr>
          <w:i/>
          <w:sz w:val="22"/>
        </w:rPr>
        <w:t>Proceedings of the Sixth Australasian Ontology Workshop, Adelaide, 7 December 2010</w:t>
      </w:r>
      <w:r w:rsidRPr="00486765">
        <w:rPr>
          <w:sz w:val="22"/>
        </w:rPr>
        <w:t xml:space="preserve">, Kerry Taylor, Thomas Meyer and Mehmet </w:t>
      </w:r>
      <w:proofErr w:type="spellStart"/>
      <w:r w:rsidRPr="00486765">
        <w:rPr>
          <w:sz w:val="22"/>
        </w:rPr>
        <w:t>Orgun</w:t>
      </w:r>
      <w:proofErr w:type="spellEnd"/>
      <w:r w:rsidRPr="00486765">
        <w:rPr>
          <w:sz w:val="22"/>
        </w:rPr>
        <w:t xml:space="preserve"> (eds.), 2010, Sydney: ACS, 71-80.</w:t>
      </w:r>
      <w:bookmarkEnd w:id="827"/>
    </w:p>
    <w:p w14:paraId="6EB28835" w14:textId="77777777" w:rsidR="0097354E" w:rsidRPr="00486765" w:rsidRDefault="00107230" w:rsidP="006C702A">
      <w:pPr>
        <w:pStyle w:val="ListParagraph"/>
        <w:numPr>
          <w:ilvl w:val="0"/>
          <w:numId w:val="3"/>
        </w:numPr>
        <w:ind w:left="360"/>
        <w:rPr>
          <w:sz w:val="22"/>
        </w:rPr>
      </w:pPr>
      <w:bookmarkStart w:id="828" w:name="_Ref309482413"/>
      <w:r w:rsidRPr="00486765">
        <w:rPr>
          <w:sz w:val="22"/>
        </w:rPr>
        <w:t xml:space="preserve">Roberto </w:t>
      </w:r>
      <w:proofErr w:type="spellStart"/>
      <w:r w:rsidRPr="00486765">
        <w:rPr>
          <w:sz w:val="22"/>
        </w:rPr>
        <w:t>Casati</w:t>
      </w:r>
      <w:proofErr w:type="spellEnd"/>
      <w:r w:rsidRPr="00486765">
        <w:rPr>
          <w:sz w:val="22"/>
        </w:rPr>
        <w:t xml:space="preserve"> and </w:t>
      </w:r>
      <w:proofErr w:type="spellStart"/>
      <w:r w:rsidRPr="00486765">
        <w:rPr>
          <w:sz w:val="22"/>
        </w:rPr>
        <w:t>Achille</w:t>
      </w:r>
      <w:proofErr w:type="spellEnd"/>
      <w:r w:rsidRPr="00486765">
        <w:rPr>
          <w:sz w:val="22"/>
        </w:rPr>
        <w:t xml:space="preserve"> C. </w:t>
      </w:r>
      <w:proofErr w:type="spellStart"/>
      <w:r w:rsidRPr="00486765">
        <w:rPr>
          <w:sz w:val="22"/>
        </w:rPr>
        <w:t>Varzi</w:t>
      </w:r>
      <w:proofErr w:type="spellEnd"/>
      <w:r w:rsidRPr="00486765">
        <w:rPr>
          <w:sz w:val="22"/>
        </w:rPr>
        <w:t>, “</w:t>
      </w:r>
      <w:hyperlink r:id="rId88" w:history="1">
        <w:r w:rsidRPr="00486765">
          <w:rPr>
            <w:rStyle w:val="Hyperlink"/>
            <w:sz w:val="22"/>
            <w:szCs w:val="23"/>
          </w:rPr>
          <w:t>Spatial Entities</w:t>
        </w:r>
      </w:hyperlink>
      <w:r w:rsidRPr="00486765">
        <w:rPr>
          <w:sz w:val="22"/>
        </w:rPr>
        <w:t xml:space="preserve">”, in: </w:t>
      </w:r>
      <w:proofErr w:type="spellStart"/>
      <w:r w:rsidRPr="00486765">
        <w:rPr>
          <w:sz w:val="22"/>
        </w:rPr>
        <w:t>Oliviero</w:t>
      </w:r>
      <w:proofErr w:type="spellEnd"/>
      <w:r w:rsidRPr="00486765">
        <w:rPr>
          <w:sz w:val="22"/>
        </w:rPr>
        <w:t xml:space="preserve"> Stock (ed.), </w:t>
      </w:r>
      <w:r w:rsidRPr="00486765">
        <w:rPr>
          <w:i/>
          <w:sz w:val="22"/>
        </w:rPr>
        <w:t>Spatial and Temporal Reasoning</w:t>
      </w:r>
      <w:r w:rsidRPr="00486765">
        <w:rPr>
          <w:sz w:val="22"/>
        </w:rPr>
        <w:t>, Dordrecht: Kluwer, 1997, pp. 73-96.</w:t>
      </w:r>
      <w:bookmarkEnd w:id="828"/>
    </w:p>
    <w:p w14:paraId="522052DD" w14:textId="77777777" w:rsidR="0097354E" w:rsidRPr="00486765" w:rsidRDefault="0097354E" w:rsidP="006C702A">
      <w:pPr>
        <w:pStyle w:val="ListParagraph"/>
        <w:numPr>
          <w:ilvl w:val="0"/>
          <w:numId w:val="3"/>
        </w:numPr>
        <w:ind w:left="360"/>
        <w:rPr>
          <w:sz w:val="22"/>
        </w:rPr>
      </w:pPr>
      <w:bookmarkStart w:id="829" w:name="_Ref309506826"/>
      <w:r w:rsidRPr="00486765">
        <w:rPr>
          <w:sz w:val="22"/>
        </w:rPr>
        <w:t xml:space="preserve">Antony Galton and </w:t>
      </w:r>
      <w:proofErr w:type="spellStart"/>
      <w:r w:rsidRPr="00486765">
        <w:rPr>
          <w:sz w:val="22"/>
        </w:rPr>
        <w:t>Riichiro</w:t>
      </w:r>
      <w:proofErr w:type="spellEnd"/>
      <w:r w:rsidR="00151755" w:rsidRPr="00486765">
        <w:rPr>
          <w:sz w:val="22"/>
        </w:rPr>
        <w:t xml:space="preserve"> </w:t>
      </w:r>
      <w:proofErr w:type="spellStart"/>
      <w:r w:rsidRPr="00486765">
        <w:rPr>
          <w:sz w:val="22"/>
        </w:rPr>
        <w:t>Mizoguchi</w:t>
      </w:r>
      <w:proofErr w:type="spellEnd"/>
      <w:r w:rsidRPr="00486765">
        <w:rPr>
          <w:sz w:val="22"/>
        </w:rPr>
        <w:t xml:space="preserve">, “The water falls but the waterfall does not fall: New perspectives on objects, processes and events”, </w:t>
      </w:r>
      <w:r w:rsidRPr="00486765">
        <w:rPr>
          <w:i/>
          <w:sz w:val="22"/>
        </w:rPr>
        <w:t>Applied Ontology</w:t>
      </w:r>
      <w:r w:rsidRPr="00486765">
        <w:rPr>
          <w:sz w:val="22"/>
        </w:rPr>
        <w:t>, 4 (2), 2009, 71-107.</w:t>
      </w:r>
      <w:bookmarkEnd w:id="829"/>
    </w:p>
    <w:p w14:paraId="3D17BAA2" w14:textId="77777777" w:rsidR="0097354E" w:rsidRPr="00486765" w:rsidRDefault="0097354E" w:rsidP="006C702A">
      <w:pPr>
        <w:pStyle w:val="ListParagraph"/>
        <w:numPr>
          <w:ilvl w:val="0"/>
          <w:numId w:val="3"/>
        </w:numPr>
        <w:ind w:left="360"/>
        <w:rPr>
          <w:sz w:val="22"/>
          <w:szCs w:val="23"/>
        </w:rPr>
      </w:pPr>
      <w:bookmarkStart w:id="830" w:name="_Ref309506844"/>
      <w:r w:rsidRPr="00486765">
        <w:rPr>
          <w:sz w:val="22"/>
          <w:szCs w:val="23"/>
        </w:rPr>
        <w:t>F</w:t>
      </w:r>
      <w:r w:rsidR="00066058" w:rsidRPr="00486765">
        <w:rPr>
          <w:sz w:val="22"/>
          <w:szCs w:val="23"/>
        </w:rPr>
        <w:t xml:space="preserve">red </w:t>
      </w:r>
      <w:proofErr w:type="spellStart"/>
      <w:r w:rsidRPr="00486765">
        <w:rPr>
          <w:sz w:val="22"/>
          <w:szCs w:val="23"/>
        </w:rPr>
        <w:t>Dretske</w:t>
      </w:r>
      <w:proofErr w:type="spellEnd"/>
      <w:r w:rsidRPr="00486765">
        <w:rPr>
          <w:sz w:val="22"/>
          <w:szCs w:val="23"/>
        </w:rPr>
        <w:t>,</w:t>
      </w:r>
      <w:r w:rsidR="00151755" w:rsidRPr="00486765">
        <w:rPr>
          <w:sz w:val="22"/>
          <w:szCs w:val="23"/>
        </w:rPr>
        <w:t xml:space="preserve"> </w:t>
      </w:r>
      <w:r w:rsidRPr="00486765">
        <w:rPr>
          <w:sz w:val="22"/>
          <w:szCs w:val="23"/>
        </w:rPr>
        <w:t>“</w:t>
      </w:r>
      <w:hyperlink r:id="rId89" w:history="1">
        <w:r w:rsidRPr="00486765">
          <w:rPr>
            <w:rStyle w:val="Hyperlink"/>
            <w:sz w:val="22"/>
            <w:szCs w:val="23"/>
          </w:rPr>
          <w:t>Can events move?</w:t>
        </w:r>
        <w:proofErr w:type="gramStart"/>
        <w:r w:rsidRPr="00486765">
          <w:rPr>
            <w:rStyle w:val="Hyperlink"/>
            <w:sz w:val="22"/>
            <w:szCs w:val="23"/>
          </w:rPr>
          <w:t>”,</w:t>
        </w:r>
        <w:proofErr w:type="gramEnd"/>
      </w:hyperlink>
      <w:r w:rsidR="00151755" w:rsidRPr="00486765">
        <w:rPr>
          <w:sz w:val="22"/>
          <w:szCs w:val="23"/>
        </w:rPr>
        <w:t xml:space="preserve"> </w:t>
      </w:r>
      <w:r w:rsidRPr="00486765">
        <w:rPr>
          <w:i/>
          <w:sz w:val="22"/>
          <w:szCs w:val="23"/>
        </w:rPr>
        <w:t>Mind</w:t>
      </w:r>
      <w:r w:rsidRPr="00486765">
        <w:rPr>
          <w:sz w:val="22"/>
          <w:szCs w:val="23"/>
        </w:rPr>
        <w:t>, 76:479–92, 1967.</w:t>
      </w:r>
      <w:bookmarkEnd w:id="830"/>
    </w:p>
    <w:p w14:paraId="525FA43B" w14:textId="77777777" w:rsidR="0097354E" w:rsidRPr="00486765" w:rsidRDefault="0097354E" w:rsidP="006C702A">
      <w:pPr>
        <w:pStyle w:val="ListParagraph"/>
        <w:numPr>
          <w:ilvl w:val="0"/>
          <w:numId w:val="3"/>
        </w:numPr>
        <w:ind w:left="360"/>
        <w:rPr>
          <w:sz w:val="22"/>
        </w:rPr>
      </w:pPr>
      <w:bookmarkStart w:id="831" w:name="_Ref309506845"/>
      <w:r w:rsidRPr="00486765">
        <w:rPr>
          <w:sz w:val="22"/>
        </w:rPr>
        <w:t>D. H. Mellor,</w:t>
      </w:r>
      <w:r w:rsidR="00151755" w:rsidRPr="00486765">
        <w:rPr>
          <w:sz w:val="22"/>
        </w:rPr>
        <w:t xml:space="preserve"> </w:t>
      </w:r>
      <w:r w:rsidRPr="00486765">
        <w:rPr>
          <w:i/>
          <w:sz w:val="22"/>
        </w:rPr>
        <w:t>Real Time</w:t>
      </w:r>
      <w:r w:rsidRPr="00486765">
        <w:rPr>
          <w:sz w:val="22"/>
        </w:rPr>
        <w:t xml:space="preserve">, </w:t>
      </w:r>
      <w:proofErr w:type="gramStart"/>
      <w:r w:rsidRPr="00486765">
        <w:rPr>
          <w:sz w:val="22"/>
        </w:rPr>
        <w:t>Cambridge</w:t>
      </w:r>
      <w:proofErr w:type="gramEnd"/>
      <w:r w:rsidRPr="00486765">
        <w:rPr>
          <w:sz w:val="22"/>
        </w:rPr>
        <w:t>: Cambridge University Press, 1981.</w:t>
      </w:r>
      <w:bookmarkEnd w:id="831"/>
    </w:p>
    <w:p w14:paraId="3A2C3AEF" w14:textId="77777777" w:rsidR="0097354E" w:rsidRPr="00486765" w:rsidRDefault="0097354E" w:rsidP="006C702A">
      <w:pPr>
        <w:pStyle w:val="ListParagraph"/>
        <w:numPr>
          <w:ilvl w:val="0"/>
          <w:numId w:val="3"/>
        </w:numPr>
        <w:ind w:left="360"/>
        <w:rPr>
          <w:sz w:val="22"/>
        </w:rPr>
      </w:pPr>
      <w:bookmarkStart w:id="832" w:name="_Ref309506846"/>
      <w:r w:rsidRPr="00486765">
        <w:rPr>
          <w:sz w:val="22"/>
        </w:rPr>
        <w:t>P. M. S. Hacker, “Events and objects in space and time”,</w:t>
      </w:r>
      <w:r w:rsidR="00151755" w:rsidRPr="00486765">
        <w:rPr>
          <w:sz w:val="22"/>
        </w:rPr>
        <w:t xml:space="preserve"> </w:t>
      </w:r>
      <w:r w:rsidRPr="00486765">
        <w:rPr>
          <w:i/>
          <w:sz w:val="22"/>
        </w:rPr>
        <w:t>Mind</w:t>
      </w:r>
      <w:r w:rsidRPr="00486765">
        <w:rPr>
          <w:sz w:val="22"/>
        </w:rPr>
        <w:t>, 91:1–19, 1982.</w:t>
      </w:r>
      <w:bookmarkEnd w:id="832"/>
    </w:p>
    <w:p w14:paraId="4DDDB1F3" w14:textId="77777777" w:rsidR="0097354E" w:rsidRPr="00486765" w:rsidRDefault="0097354E" w:rsidP="006C702A">
      <w:pPr>
        <w:pStyle w:val="ListParagraph"/>
        <w:numPr>
          <w:ilvl w:val="0"/>
          <w:numId w:val="3"/>
        </w:numPr>
        <w:ind w:left="360"/>
        <w:rPr>
          <w:sz w:val="22"/>
        </w:rPr>
      </w:pPr>
      <w:bookmarkStart w:id="833" w:name="_Ref309506847"/>
      <w:r w:rsidRPr="00486765">
        <w:rPr>
          <w:sz w:val="22"/>
        </w:rPr>
        <w:t xml:space="preserve">W. Charlton. </w:t>
      </w:r>
      <w:r w:rsidRPr="00486765">
        <w:rPr>
          <w:i/>
          <w:sz w:val="22"/>
        </w:rPr>
        <w:t>Aristotle’s Physics</w:t>
      </w:r>
      <w:r w:rsidRPr="00486765">
        <w:rPr>
          <w:sz w:val="22"/>
        </w:rPr>
        <w:t xml:space="preserve">, Books </w:t>
      </w:r>
      <w:proofErr w:type="gramStart"/>
      <w:r w:rsidRPr="00486765">
        <w:rPr>
          <w:sz w:val="22"/>
        </w:rPr>
        <w:t>I and II,</w:t>
      </w:r>
      <w:proofErr w:type="gramEnd"/>
      <w:r w:rsidRPr="00486765">
        <w:rPr>
          <w:sz w:val="22"/>
        </w:rPr>
        <w:t xml:space="preserve"> translated with Introduction and Notes.</w:t>
      </w:r>
      <w:bookmarkEnd w:id="833"/>
    </w:p>
    <w:p w14:paraId="4D0089EC" w14:textId="77777777" w:rsidR="00A21DC8" w:rsidRPr="00486765" w:rsidRDefault="00A21DC8" w:rsidP="006C702A">
      <w:pPr>
        <w:pStyle w:val="ListParagraph"/>
        <w:numPr>
          <w:ilvl w:val="0"/>
          <w:numId w:val="3"/>
        </w:numPr>
        <w:ind w:left="360"/>
        <w:rPr>
          <w:sz w:val="22"/>
        </w:rPr>
      </w:pPr>
      <w:bookmarkStart w:id="834" w:name="_Ref309543858"/>
      <w:r w:rsidRPr="00486765">
        <w:rPr>
          <w:rStyle w:val="QuickFormat4"/>
          <w:sz w:val="22"/>
          <w:szCs w:val="23"/>
        </w:rPr>
        <w:t xml:space="preserve">Barry Smith, </w:t>
      </w:r>
      <w:r w:rsidRPr="00486765">
        <w:rPr>
          <w:sz w:val="22"/>
        </w:rPr>
        <w:t>“</w:t>
      </w:r>
      <w:hyperlink r:id="rId90" w:history="1">
        <w:r w:rsidRPr="00486765">
          <w:rPr>
            <w:rStyle w:val="Hyperlink"/>
            <w:sz w:val="22"/>
            <w:szCs w:val="23"/>
          </w:rPr>
          <w:t>Husserl, Language and the Ontology of the Act</w:t>
        </w:r>
      </w:hyperlink>
      <w:r w:rsidRPr="00486765">
        <w:rPr>
          <w:sz w:val="22"/>
        </w:rPr>
        <w:t xml:space="preserve">”, in D. </w:t>
      </w:r>
      <w:proofErr w:type="spellStart"/>
      <w:r w:rsidRPr="00486765">
        <w:rPr>
          <w:sz w:val="22"/>
        </w:rPr>
        <w:t>Buzzetti</w:t>
      </w:r>
      <w:proofErr w:type="spellEnd"/>
      <w:r w:rsidRPr="00486765">
        <w:rPr>
          <w:sz w:val="22"/>
        </w:rPr>
        <w:t xml:space="preserve"> and M. </w:t>
      </w:r>
      <w:proofErr w:type="spellStart"/>
      <w:r w:rsidRPr="00486765">
        <w:rPr>
          <w:sz w:val="22"/>
        </w:rPr>
        <w:t>Ferriani</w:t>
      </w:r>
      <w:proofErr w:type="spellEnd"/>
      <w:r w:rsidRPr="00486765">
        <w:rPr>
          <w:sz w:val="22"/>
        </w:rPr>
        <w:t xml:space="preserve"> (eds.), </w:t>
      </w:r>
      <w:r w:rsidRPr="00486765">
        <w:rPr>
          <w:i/>
          <w:iCs/>
          <w:sz w:val="22"/>
        </w:rPr>
        <w:t>Speculative Grammar, Universal Grammar, and Philosophical Analysis of Language</w:t>
      </w:r>
      <w:r w:rsidRPr="00486765">
        <w:rPr>
          <w:sz w:val="22"/>
        </w:rPr>
        <w:t xml:space="preserve">, Amsterdam: John </w:t>
      </w:r>
      <w:proofErr w:type="spellStart"/>
      <w:r w:rsidRPr="00486765">
        <w:rPr>
          <w:sz w:val="22"/>
        </w:rPr>
        <w:t>Benjamins</w:t>
      </w:r>
      <w:proofErr w:type="spellEnd"/>
      <w:r w:rsidRPr="00486765">
        <w:rPr>
          <w:sz w:val="22"/>
        </w:rPr>
        <w:t>, 1987, 205–227.</w:t>
      </w:r>
      <w:bookmarkEnd w:id="834"/>
    </w:p>
    <w:p w14:paraId="28B809FD" w14:textId="77777777" w:rsidR="00A21DC8" w:rsidRPr="00486765" w:rsidRDefault="00EC71F1" w:rsidP="006C702A">
      <w:pPr>
        <w:pStyle w:val="ListParagraph"/>
        <w:numPr>
          <w:ilvl w:val="0"/>
          <w:numId w:val="3"/>
        </w:numPr>
        <w:ind w:left="360"/>
        <w:rPr>
          <w:sz w:val="22"/>
        </w:rPr>
      </w:pPr>
      <w:bookmarkStart w:id="835" w:name="_Ref309543859"/>
      <w:r w:rsidRPr="00486765">
        <w:rPr>
          <w:sz w:val="22"/>
        </w:rPr>
        <w:lastRenderedPageBreak/>
        <w:t>Kevin Mulligan, “</w:t>
      </w:r>
      <w:hyperlink r:id="rId91" w:history="1">
        <w:r w:rsidRPr="00486765">
          <w:rPr>
            <w:rStyle w:val="Hyperlink"/>
            <w:sz w:val="22"/>
            <w:szCs w:val="23"/>
          </w:rPr>
          <w:t>Promising and Other Social Acts</w:t>
        </w:r>
      </w:hyperlink>
      <w:r w:rsidRPr="00486765">
        <w:rPr>
          <w:sz w:val="22"/>
        </w:rPr>
        <w:t xml:space="preserve">”, in K. Mulligan (ed.), </w:t>
      </w:r>
      <w:r w:rsidRPr="00486765">
        <w:rPr>
          <w:i/>
          <w:iCs/>
          <w:sz w:val="22"/>
        </w:rPr>
        <w:t xml:space="preserve">Speech Act and </w:t>
      </w:r>
      <w:proofErr w:type="spellStart"/>
      <w:r w:rsidRPr="00486765">
        <w:rPr>
          <w:i/>
          <w:iCs/>
          <w:sz w:val="22"/>
        </w:rPr>
        <w:t>Sachverhalt</w:t>
      </w:r>
      <w:proofErr w:type="spellEnd"/>
      <w:r w:rsidRPr="00486765">
        <w:rPr>
          <w:i/>
          <w:iCs/>
          <w:sz w:val="22"/>
        </w:rPr>
        <w:t xml:space="preserve">: </w:t>
      </w:r>
      <w:proofErr w:type="spellStart"/>
      <w:r w:rsidRPr="00486765">
        <w:rPr>
          <w:i/>
          <w:iCs/>
          <w:sz w:val="22"/>
        </w:rPr>
        <w:t>Reinach</w:t>
      </w:r>
      <w:proofErr w:type="spellEnd"/>
      <w:r w:rsidRPr="00486765">
        <w:rPr>
          <w:i/>
          <w:iCs/>
          <w:sz w:val="22"/>
        </w:rPr>
        <w:t xml:space="preserve"> and the Foundations of Realist Phenomenology</w:t>
      </w:r>
      <w:r w:rsidRPr="00486765">
        <w:rPr>
          <w:sz w:val="22"/>
        </w:rPr>
        <w:t xml:space="preserve">, Dordrecht/Boston/Lancaster: </w:t>
      </w:r>
      <w:proofErr w:type="spellStart"/>
      <w:r w:rsidRPr="00486765">
        <w:rPr>
          <w:sz w:val="22"/>
        </w:rPr>
        <w:t>Nijhoff</w:t>
      </w:r>
      <w:proofErr w:type="spellEnd"/>
      <w:r w:rsidRPr="00486765">
        <w:rPr>
          <w:sz w:val="22"/>
        </w:rPr>
        <w:t>, 1987, 1–27.</w:t>
      </w:r>
      <w:bookmarkEnd w:id="835"/>
    </w:p>
    <w:p w14:paraId="3763EDED" w14:textId="77777777" w:rsidR="00AC1A45" w:rsidRPr="00486765" w:rsidRDefault="00AC1A45" w:rsidP="006C702A">
      <w:pPr>
        <w:pStyle w:val="ListParagraph"/>
        <w:numPr>
          <w:ilvl w:val="0"/>
          <w:numId w:val="3"/>
        </w:numPr>
        <w:ind w:left="360"/>
        <w:rPr>
          <w:sz w:val="22"/>
        </w:rPr>
      </w:pPr>
      <w:bookmarkStart w:id="836" w:name="_Ref309729842"/>
      <w:r w:rsidRPr="00486765">
        <w:rPr>
          <w:sz w:val="22"/>
        </w:rPr>
        <w:t xml:space="preserve">Eddy </w:t>
      </w:r>
      <w:proofErr w:type="spellStart"/>
      <w:r w:rsidRPr="00486765">
        <w:rPr>
          <w:sz w:val="22"/>
        </w:rPr>
        <w:t>Zemach</w:t>
      </w:r>
      <w:proofErr w:type="spellEnd"/>
      <w:r w:rsidRPr="00486765">
        <w:rPr>
          <w:sz w:val="22"/>
        </w:rPr>
        <w:t>, “</w:t>
      </w:r>
      <w:hyperlink r:id="rId92" w:history="1">
        <w:r w:rsidRPr="00486765">
          <w:rPr>
            <w:rStyle w:val="Hyperlink"/>
            <w:sz w:val="22"/>
            <w:szCs w:val="23"/>
          </w:rPr>
          <w:t>Four Ontologies</w:t>
        </w:r>
      </w:hyperlink>
      <w:r w:rsidRPr="00486765">
        <w:rPr>
          <w:sz w:val="22"/>
        </w:rPr>
        <w:t xml:space="preserve">”, </w:t>
      </w:r>
      <w:r w:rsidRPr="00486765">
        <w:rPr>
          <w:i/>
          <w:sz w:val="22"/>
        </w:rPr>
        <w:t>Journal of Philosophy</w:t>
      </w:r>
      <w:r w:rsidRPr="00486765">
        <w:rPr>
          <w:sz w:val="22"/>
        </w:rPr>
        <w:t xml:space="preserve"> 23 (1970), 231-247.</w:t>
      </w:r>
      <w:bookmarkEnd w:id="836"/>
    </w:p>
    <w:p w14:paraId="0FAB6DB9" w14:textId="77777777" w:rsidR="00F46E07" w:rsidRPr="00486765" w:rsidRDefault="00F46E07" w:rsidP="006C702A">
      <w:pPr>
        <w:pStyle w:val="ListParagraph"/>
        <w:numPr>
          <w:ilvl w:val="0"/>
          <w:numId w:val="3"/>
        </w:numPr>
        <w:ind w:left="360"/>
        <w:rPr>
          <w:sz w:val="22"/>
        </w:rPr>
      </w:pPr>
      <w:r w:rsidRPr="00486765">
        <w:rPr>
          <w:sz w:val="22"/>
        </w:rPr>
        <w:t xml:space="preserve">Werner </w:t>
      </w:r>
      <w:proofErr w:type="spellStart"/>
      <w:r w:rsidRPr="00486765">
        <w:rPr>
          <w:sz w:val="22"/>
        </w:rPr>
        <w:t>Ceusters</w:t>
      </w:r>
      <w:proofErr w:type="spellEnd"/>
      <w:r w:rsidRPr="00486765">
        <w:rPr>
          <w:sz w:val="22"/>
        </w:rPr>
        <w:t xml:space="preserve"> and Barry Smith, “</w:t>
      </w:r>
      <w:hyperlink r:id="rId93" w:history="1">
        <w:r w:rsidRPr="00486765">
          <w:rPr>
            <w:sz w:val="22"/>
          </w:rPr>
          <w:t>A Unified Framework for Biomedical Terminologies and Ontologies</w:t>
        </w:r>
      </w:hyperlink>
      <w:r w:rsidRPr="00486765">
        <w:rPr>
          <w:sz w:val="22"/>
        </w:rPr>
        <w:t>”, </w:t>
      </w:r>
      <w:r w:rsidRPr="00486765">
        <w:rPr>
          <w:i/>
          <w:sz w:val="22"/>
        </w:rPr>
        <w:t xml:space="preserve">Proceedings of </w:t>
      </w:r>
      <w:proofErr w:type="spellStart"/>
      <w:r w:rsidRPr="00486765">
        <w:rPr>
          <w:i/>
          <w:sz w:val="22"/>
        </w:rPr>
        <w:t>Medinfo</w:t>
      </w:r>
      <w:proofErr w:type="spellEnd"/>
      <w:r w:rsidRPr="00486765">
        <w:rPr>
          <w:i/>
          <w:sz w:val="22"/>
        </w:rPr>
        <w:t xml:space="preserve"> 2010</w:t>
      </w:r>
      <w:r w:rsidRPr="00486765">
        <w:rPr>
          <w:sz w:val="22"/>
        </w:rPr>
        <w:t>, </w:t>
      </w:r>
      <w:r w:rsidR="00FB273E" w:rsidRPr="00486765">
        <w:rPr>
          <w:sz w:val="22"/>
        </w:rPr>
        <w:t xml:space="preserve">Cape Town, South Africa </w:t>
      </w:r>
      <w:r w:rsidRPr="00486765">
        <w:rPr>
          <w:sz w:val="22"/>
        </w:rPr>
        <w:t>(</w:t>
      </w:r>
      <w:r w:rsidRPr="00486765">
        <w:rPr>
          <w:i/>
          <w:sz w:val="22"/>
        </w:rPr>
        <w:t>Studies in Health Technology and Informatics</w:t>
      </w:r>
      <w:r w:rsidRPr="00486765">
        <w:rPr>
          <w:sz w:val="22"/>
        </w:rPr>
        <w:t> 2010, 160) 1050-1054.</w:t>
      </w:r>
    </w:p>
    <w:p w14:paraId="3E9D16C4" w14:textId="77777777" w:rsidR="00436007" w:rsidRPr="00486765" w:rsidRDefault="00436007" w:rsidP="006C702A">
      <w:pPr>
        <w:pStyle w:val="ListParagraph"/>
        <w:numPr>
          <w:ilvl w:val="0"/>
          <w:numId w:val="3"/>
        </w:numPr>
        <w:ind w:left="360"/>
        <w:rPr>
          <w:sz w:val="22"/>
          <w:lang w:val="de-DE"/>
        </w:rPr>
      </w:pPr>
      <w:bookmarkStart w:id="837" w:name="_Ref310672052"/>
      <w:bookmarkStart w:id="838" w:name="_Ref309738311"/>
      <w:r w:rsidRPr="00486765">
        <w:rPr>
          <w:sz w:val="22"/>
        </w:rPr>
        <w:t xml:space="preserve">Peter T. </w:t>
      </w:r>
      <w:proofErr w:type="spellStart"/>
      <w:r w:rsidRPr="00486765">
        <w:rPr>
          <w:sz w:val="22"/>
        </w:rPr>
        <w:t>Geach</w:t>
      </w:r>
      <w:proofErr w:type="spellEnd"/>
      <w:r w:rsidRPr="00486765">
        <w:rPr>
          <w:sz w:val="22"/>
        </w:rPr>
        <w:t xml:space="preserve">, “Some Problems about Time,” </w:t>
      </w:r>
      <w:r w:rsidRPr="00486765">
        <w:rPr>
          <w:i/>
          <w:sz w:val="22"/>
        </w:rPr>
        <w:t>Proceedings of the British Academy</w:t>
      </w:r>
      <w:r w:rsidRPr="00486765">
        <w:rPr>
          <w:sz w:val="22"/>
        </w:rPr>
        <w:t xml:space="preserve">, 51 (1965), 321-36. Reprinted in P. T. </w:t>
      </w:r>
      <w:proofErr w:type="spellStart"/>
      <w:r w:rsidRPr="00486765">
        <w:rPr>
          <w:sz w:val="22"/>
        </w:rPr>
        <w:t>Geach</w:t>
      </w:r>
      <w:proofErr w:type="spellEnd"/>
      <w:r w:rsidRPr="00486765">
        <w:rPr>
          <w:sz w:val="22"/>
        </w:rPr>
        <w:t xml:space="preserve">, </w:t>
      </w:r>
      <w:r w:rsidRPr="00486765">
        <w:rPr>
          <w:i/>
          <w:sz w:val="22"/>
        </w:rPr>
        <w:t>Logic Matters</w:t>
      </w:r>
      <w:r w:rsidRPr="00486765">
        <w:rPr>
          <w:sz w:val="22"/>
        </w:rPr>
        <w:t xml:space="preserve"> (Oxford:  Basil Blackwell, 1972).</w:t>
      </w:r>
      <w:bookmarkEnd w:id="837"/>
    </w:p>
    <w:p w14:paraId="2B7F3EC3" w14:textId="77777777" w:rsidR="00961622" w:rsidRPr="00486765" w:rsidRDefault="00961622" w:rsidP="006C702A">
      <w:pPr>
        <w:pStyle w:val="ListParagraph"/>
        <w:numPr>
          <w:ilvl w:val="0"/>
          <w:numId w:val="3"/>
        </w:numPr>
        <w:ind w:left="360"/>
        <w:rPr>
          <w:sz w:val="22"/>
          <w:lang w:val="de-DE"/>
        </w:rPr>
      </w:pPr>
      <w:bookmarkStart w:id="839" w:name="_Ref310769090"/>
      <w:r w:rsidRPr="00486765">
        <w:rPr>
          <w:sz w:val="22"/>
        </w:rPr>
        <w:t>Thomas Bittner and Barry Smith, “</w:t>
      </w:r>
      <w:hyperlink r:id="rId94" w:history="1">
        <w:r w:rsidRPr="00486765">
          <w:rPr>
            <w:rStyle w:val="Hyperlink"/>
            <w:sz w:val="22"/>
            <w:szCs w:val="23"/>
          </w:rPr>
          <w:t>A Theory of Granular Partitions</w:t>
        </w:r>
      </w:hyperlink>
      <w:r w:rsidRPr="00486765">
        <w:rPr>
          <w:sz w:val="22"/>
        </w:rPr>
        <w:t xml:space="preserve">”, </w:t>
      </w:r>
      <w:r w:rsidR="00FB273E" w:rsidRPr="00486765">
        <w:rPr>
          <w:sz w:val="22"/>
          <w:lang w:val="de-DE"/>
        </w:rPr>
        <w:t xml:space="preserve">in K. </w:t>
      </w:r>
      <w:proofErr w:type="spellStart"/>
      <w:r w:rsidR="00FB273E" w:rsidRPr="00486765">
        <w:rPr>
          <w:sz w:val="22"/>
          <w:lang w:val="de-DE"/>
        </w:rPr>
        <w:t>Munn</w:t>
      </w:r>
      <w:proofErr w:type="spellEnd"/>
      <w:r w:rsidR="00FB273E" w:rsidRPr="00486765">
        <w:rPr>
          <w:sz w:val="22"/>
          <w:lang w:val="de-DE"/>
        </w:rPr>
        <w:t xml:space="preserve"> </w:t>
      </w:r>
      <w:proofErr w:type="spellStart"/>
      <w:r w:rsidR="00FB273E" w:rsidRPr="00486765">
        <w:rPr>
          <w:sz w:val="22"/>
          <w:lang w:val="de-DE"/>
        </w:rPr>
        <w:t>and</w:t>
      </w:r>
      <w:proofErr w:type="spellEnd"/>
      <w:r w:rsidR="00FB273E" w:rsidRPr="00486765">
        <w:rPr>
          <w:sz w:val="22"/>
          <w:lang w:val="de-DE"/>
        </w:rPr>
        <w:t xml:space="preserve"> B. Smith (</w:t>
      </w:r>
      <w:proofErr w:type="spellStart"/>
      <w:r w:rsidR="00FB273E" w:rsidRPr="00486765">
        <w:rPr>
          <w:sz w:val="22"/>
          <w:lang w:val="de-DE"/>
        </w:rPr>
        <w:t>eds</w:t>
      </w:r>
      <w:proofErr w:type="spellEnd"/>
      <w:r w:rsidR="00FB273E" w:rsidRPr="00486765">
        <w:rPr>
          <w:sz w:val="22"/>
          <w:lang w:val="de-DE"/>
        </w:rPr>
        <w:t xml:space="preserve">.), </w:t>
      </w:r>
      <w:r w:rsidR="00FB273E" w:rsidRPr="00486765">
        <w:rPr>
          <w:i/>
          <w:sz w:val="22"/>
          <w:lang w:val="de-DE"/>
        </w:rPr>
        <w:t xml:space="preserve">Applied </w:t>
      </w:r>
      <w:proofErr w:type="spellStart"/>
      <w:r w:rsidR="00FB273E" w:rsidRPr="00486765">
        <w:rPr>
          <w:i/>
          <w:sz w:val="22"/>
          <w:lang w:val="de-DE"/>
        </w:rPr>
        <w:t>Ontology</w:t>
      </w:r>
      <w:proofErr w:type="spellEnd"/>
      <w:r w:rsidR="00FB273E" w:rsidRPr="00486765">
        <w:rPr>
          <w:i/>
          <w:sz w:val="22"/>
          <w:lang w:val="de-DE"/>
        </w:rPr>
        <w:t xml:space="preserve">: An </w:t>
      </w:r>
      <w:proofErr w:type="spellStart"/>
      <w:r w:rsidR="00FB273E" w:rsidRPr="00486765">
        <w:rPr>
          <w:i/>
          <w:sz w:val="22"/>
          <w:lang w:val="de-DE"/>
        </w:rPr>
        <w:t>Introduction</w:t>
      </w:r>
      <w:proofErr w:type="spellEnd"/>
      <w:r w:rsidR="00FB273E" w:rsidRPr="00486765">
        <w:rPr>
          <w:sz w:val="22"/>
          <w:lang w:val="de-DE"/>
        </w:rPr>
        <w:t xml:space="preserve">, Frankfurt/Lancaster: </w:t>
      </w:r>
      <w:proofErr w:type="spellStart"/>
      <w:r w:rsidR="00FB273E" w:rsidRPr="00486765">
        <w:rPr>
          <w:sz w:val="22"/>
          <w:lang w:val="de-DE"/>
        </w:rPr>
        <w:t>ontos</w:t>
      </w:r>
      <w:proofErr w:type="spellEnd"/>
      <w:r w:rsidR="00FB273E" w:rsidRPr="00486765">
        <w:rPr>
          <w:sz w:val="22"/>
          <w:lang w:val="de-DE"/>
        </w:rPr>
        <w:t>, 2008, 125-158.</w:t>
      </w:r>
      <w:bookmarkEnd w:id="838"/>
      <w:bookmarkEnd w:id="839"/>
    </w:p>
    <w:p w14:paraId="4B978559" w14:textId="77777777" w:rsidR="00E831E8" w:rsidRPr="00486765" w:rsidRDefault="00F71FE0" w:rsidP="006C702A">
      <w:pPr>
        <w:pStyle w:val="ListParagraph"/>
        <w:numPr>
          <w:ilvl w:val="0"/>
          <w:numId w:val="3"/>
        </w:numPr>
        <w:ind w:left="360"/>
        <w:rPr>
          <w:sz w:val="22"/>
        </w:rPr>
      </w:pPr>
      <w:bookmarkStart w:id="840" w:name="_Ref309832797"/>
      <w:r w:rsidRPr="00486765">
        <w:rPr>
          <w:sz w:val="22"/>
        </w:rPr>
        <w:t xml:space="preserve">Edmund Husserl, </w:t>
      </w:r>
      <w:r w:rsidRPr="00486765">
        <w:rPr>
          <w:i/>
          <w:sz w:val="22"/>
        </w:rPr>
        <w:t>Logical Investigations</w:t>
      </w:r>
      <w:r w:rsidRPr="00486765">
        <w:rPr>
          <w:sz w:val="22"/>
        </w:rPr>
        <w:t>, 2 vols</w:t>
      </w:r>
      <w:proofErr w:type="gramStart"/>
      <w:r w:rsidRPr="00486765">
        <w:rPr>
          <w:sz w:val="22"/>
        </w:rPr>
        <w:t>.,</w:t>
      </w:r>
      <w:proofErr w:type="gramEnd"/>
      <w:r w:rsidRPr="00486765">
        <w:rPr>
          <w:sz w:val="22"/>
        </w:rPr>
        <w:t xml:space="preserve"> Eng. trans. by J. N. Findlay, 1970, London: </w:t>
      </w:r>
      <w:proofErr w:type="spellStart"/>
      <w:r w:rsidRPr="00486765">
        <w:rPr>
          <w:sz w:val="22"/>
        </w:rPr>
        <w:t>Rout</w:t>
      </w:r>
      <w:r w:rsidRPr="00486765">
        <w:rPr>
          <w:sz w:val="22"/>
        </w:rPr>
        <w:softHyphen/>
        <w:t>ledge</w:t>
      </w:r>
      <w:proofErr w:type="spellEnd"/>
      <w:r w:rsidRPr="00486765">
        <w:rPr>
          <w:sz w:val="22"/>
        </w:rPr>
        <w:t xml:space="preserve"> and </w:t>
      </w:r>
      <w:proofErr w:type="spellStart"/>
      <w:r w:rsidRPr="00486765">
        <w:rPr>
          <w:sz w:val="22"/>
        </w:rPr>
        <w:t>Kegan</w:t>
      </w:r>
      <w:proofErr w:type="spellEnd"/>
      <w:r w:rsidRPr="00486765">
        <w:rPr>
          <w:sz w:val="22"/>
        </w:rPr>
        <w:t xml:space="preserve"> Paul, 1970.</w:t>
      </w:r>
      <w:bookmarkEnd w:id="840"/>
    </w:p>
    <w:p w14:paraId="0EE37E41" w14:textId="77777777" w:rsidR="00E831E8" w:rsidRPr="00486765" w:rsidRDefault="00E831E8" w:rsidP="006C702A">
      <w:pPr>
        <w:pStyle w:val="ListParagraph"/>
        <w:numPr>
          <w:ilvl w:val="0"/>
          <w:numId w:val="3"/>
        </w:numPr>
        <w:ind w:left="360"/>
        <w:rPr>
          <w:sz w:val="22"/>
        </w:rPr>
      </w:pPr>
      <w:bookmarkStart w:id="841" w:name="_Ref309819325"/>
      <w:proofErr w:type="spellStart"/>
      <w:r w:rsidRPr="00486765">
        <w:rPr>
          <w:sz w:val="22"/>
        </w:rPr>
        <w:t>Fabrice</w:t>
      </w:r>
      <w:proofErr w:type="spellEnd"/>
      <w:r w:rsidRPr="00486765">
        <w:rPr>
          <w:sz w:val="22"/>
        </w:rPr>
        <w:t xml:space="preserve"> </w:t>
      </w:r>
      <w:proofErr w:type="spellStart"/>
      <w:r w:rsidRPr="00486765">
        <w:rPr>
          <w:sz w:val="22"/>
        </w:rPr>
        <w:t>Correia</w:t>
      </w:r>
      <w:proofErr w:type="spellEnd"/>
      <w:r w:rsidRPr="00486765">
        <w:rPr>
          <w:sz w:val="22"/>
        </w:rPr>
        <w:t>, </w:t>
      </w:r>
      <w:r w:rsidRPr="00486765">
        <w:rPr>
          <w:i/>
          <w:iCs/>
          <w:sz w:val="22"/>
        </w:rPr>
        <w:t>Existential Dependence and Cognate Notions</w:t>
      </w:r>
      <w:r w:rsidRPr="00486765">
        <w:rPr>
          <w:sz w:val="22"/>
        </w:rPr>
        <w:t xml:space="preserve">, 2005, Munich: </w:t>
      </w:r>
      <w:proofErr w:type="spellStart"/>
      <w:r w:rsidRPr="00486765">
        <w:rPr>
          <w:sz w:val="22"/>
        </w:rPr>
        <w:t>Philosophia</w:t>
      </w:r>
      <w:proofErr w:type="spellEnd"/>
      <w:r w:rsidRPr="00486765">
        <w:rPr>
          <w:sz w:val="22"/>
        </w:rPr>
        <w:t xml:space="preserve"> </w:t>
      </w:r>
      <w:proofErr w:type="spellStart"/>
      <w:r w:rsidRPr="00486765">
        <w:rPr>
          <w:sz w:val="22"/>
        </w:rPr>
        <w:t>Verlag</w:t>
      </w:r>
      <w:proofErr w:type="spellEnd"/>
      <w:r w:rsidRPr="00486765">
        <w:rPr>
          <w:sz w:val="22"/>
        </w:rPr>
        <w:t>.</w:t>
      </w:r>
      <w:bookmarkEnd w:id="841"/>
    </w:p>
    <w:p w14:paraId="486F2BB3" w14:textId="77777777" w:rsidR="009F610B" w:rsidRPr="00486765" w:rsidRDefault="009F610B" w:rsidP="006C702A">
      <w:pPr>
        <w:pStyle w:val="ListParagraph"/>
        <w:numPr>
          <w:ilvl w:val="0"/>
          <w:numId w:val="3"/>
        </w:numPr>
        <w:ind w:left="360"/>
        <w:rPr>
          <w:sz w:val="22"/>
        </w:rPr>
      </w:pPr>
      <w:bookmarkStart w:id="842" w:name="_Ref309821480"/>
      <w:r w:rsidRPr="00486765">
        <w:rPr>
          <w:sz w:val="22"/>
        </w:rPr>
        <w:t>Barry Smith, “</w:t>
      </w:r>
      <w:hyperlink r:id="rId95" w:history="1">
        <w:proofErr w:type="spellStart"/>
        <w:r w:rsidRPr="00486765">
          <w:rPr>
            <w:sz w:val="22"/>
          </w:rPr>
          <w:t>Truthmaker</w:t>
        </w:r>
        <w:proofErr w:type="spellEnd"/>
        <w:r w:rsidRPr="00486765">
          <w:rPr>
            <w:sz w:val="22"/>
          </w:rPr>
          <w:t xml:space="preserve"> Realism</w:t>
        </w:r>
      </w:hyperlink>
      <w:r w:rsidRPr="00486765">
        <w:rPr>
          <w:sz w:val="22"/>
        </w:rPr>
        <w:t xml:space="preserve">”, </w:t>
      </w:r>
      <w:r w:rsidRPr="00486765">
        <w:rPr>
          <w:i/>
          <w:sz w:val="22"/>
        </w:rPr>
        <w:t>Australasian Journal of Philosophy</w:t>
      </w:r>
      <w:r w:rsidRPr="00486765">
        <w:rPr>
          <w:sz w:val="22"/>
        </w:rPr>
        <w:t>, 77 (3) (1999), 274–291.</w:t>
      </w:r>
      <w:bookmarkEnd w:id="842"/>
    </w:p>
    <w:p w14:paraId="6BEC52AF" w14:textId="77777777" w:rsidR="00B85466" w:rsidRPr="00486765" w:rsidRDefault="00B85466" w:rsidP="006C702A">
      <w:pPr>
        <w:pStyle w:val="ListParagraph"/>
        <w:numPr>
          <w:ilvl w:val="0"/>
          <w:numId w:val="3"/>
        </w:numPr>
        <w:ind w:left="360"/>
        <w:rPr>
          <w:sz w:val="22"/>
        </w:rPr>
      </w:pPr>
      <w:bookmarkStart w:id="843" w:name="_Ref309897338"/>
      <w:r w:rsidRPr="00486765">
        <w:rPr>
          <w:sz w:val="22"/>
        </w:rPr>
        <w:t>Werner</w:t>
      </w:r>
      <w:r w:rsidR="00EA6F41" w:rsidRPr="00486765">
        <w:rPr>
          <w:sz w:val="22"/>
        </w:rPr>
        <w:t xml:space="preserve"> </w:t>
      </w:r>
      <w:proofErr w:type="spellStart"/>
      <w:r w:rsidR="00EA6F41" w:rsidRPr="00486765">
        <w:rPr>
          <w:sz w:val="22"/>
        </w:rPr>
        <w:t>Ceusters</w:t>
      </w:r>
      <w:proofErr w:type="spellEnd"/>
      <w:r w:rsidRPr="00486765">
        <w:rPr>
          <w:sz w:val="22"/>
        </w:rPr>
        <w:t>, “</w:t>
      </w:r>
      <w:hyperlink r:id="rId96" w:history="1">
        <w:r w:rsidRPr="00486765">
          <w:rPr>
            <w:rStyle w:val="Hyperlink"/>
            <w:iCs/>
            <w:sz w:val="22"/>
            <w:szCs w:val="23"/>
          </w:rPr>
          <w:t>Towards a Realism-Based Metric for Quality Assurance in Ontology Matching</w:t>
        </w:r>
      </w:hyperlink>
      <w:r w:rsidRPr="00486765">
        <w:rPr>
          <w:sz w:val="22"/>
        </w:rPr>
        <w:t xml:space="preserve">”, </w:t>
      </w:r>
      <w:r w:rsidRPr="00486765">
        <w:rPr>
          <w:i/>
          <w:sz w:val="22"/>
        </w:rPr>
        <w:t>Formal Ontology in Information Systems</w:t>
      </w:r>
      <w:r w:rsidRPr="00486765">
        <w:rPr>
          <w:sz w:val="22"/>
        </w:rPr>
        <w:t xml:space="preserve"> (FOIS 2006), Brandon Bennett and Christiane </w:t>
      </w:r>
      <w:proofErr w:type="spellStart"/>
      <w:r w:rsidRPr="00486765">
        <w:rPr>
          <w:sz w:val="22"/>
        </w:rPr>
        <w:t>Fellbaum</w:t>
      </w:r>
      <w:proofErr w:type="spellEnd"/>
      <w:r w:rsidRPr="00486765">
        <w:rPr>
          <w:sz w:val="22"/>
        </w:rPr>
        <w:t xml:space="preserve"> (eds.), New York: IOS Press, 2006, 321-332.</w:t>
      </w:r>
      <w:bookmarkEnd w:id="843"/>
      <w:r w:rsidRPr="00486765">
        <w:rPr>
          <w:sz w:val="22"/>
        </w:rPr>
        <w:t xml:space="preserve"> </w:t>
      </w:r>
    </w:p>
    <w:p w14:paraId="642CE98D" w14:textId="77777777" w:rsidR="0052500C" w:rsidRPr="00486765" w:rsidRDefault="00EA6F41" w:rsidP="006C702A">
      <w:pPr>
        <w:pStyle w:val="ListParagraph"/>
        <w:numPr>
          <w:ilvl w:val="0"/>
          <w:numId w:val="3"/>
        </w:numPr>
        <w:ind w:left="360"/>
        <w:rPr>
          <w:sz w:val="22"/>
        </w:rPr>
      </w:pPr>
      <w:bookmarkStart w:id="844" w:name="_Ref309985142"/>
      <w:r w:rsidRPr="00486765">
        <w:rPr>
          <w:sz w:val="22"/>
        </w:rPr>
        <w:t xml:space="preserve">Werner </w:t>
      </w:r>
      <w:proofErr w:type="spellStart"/>
      <w:r w:rsidRPr="00486765">
        <w:rPr>
          <w:sz w:val="22"/>
        </w:rPr>
        <w:t>Ceusters</w:t>
      </w:r>
      <w:proofErr w:type="spellEnd"/>
      <w:r w:rsidRPr="00486765">
        <w:rPr>
          <w:sz w:val="22"/>
        </w:rPr>
        <w:t xml:space="preserve">, F. </w:t>
      </w:r>
      <w:proofErr w:type="spellStart"/>
      <w:r w:rsidRPr="00486765">
        <w:rPr>
          <w:sz w:val="22"/>
        </w:rPr>
        <w:t>Steurs</w:t>
      </w:r>
      <w:proofErr w:type="spellEnd"/>
      <w:r w:rsidRPr="00486765">
        <w:rPr>
          <w:sz w:val="22"/>
        </w:rPr>
        <w:t xml:space="preserve">, P. </w:t>
      </w:r>
      <w:proofErr w:type="spellStart"/>
      <w:r w:rsidRPr="00486765">
        <w:rPr>
          <w:sz w:val="22"/>
        </w:rPr>
        <w:t>Zanstra</w:t>
      </w:r>
      <w:proofErr w:type="spellEnd"/>
      <w:r w:rsidRPr="00486765">
        <w:rPr>
          <w:sz w:val="22"/>
        </w:rPr>
        <w:t xml:space="preserve">, E. Van Der Haring, Jeremy Rogers, “From a Time Standard for Medical Informatics to a Controlled Language for Health,” </w:t>
      </w:r>
      <w:r w:rsidRPr="00486765">
        <w:rPr>
          <w:i/>
          <w:sz w:val="22"/>
        </w:rPr>
        <w:t>International Journal of Medical Informatics</w:t>
      </w:r>
      <w:r w:rsidRPr="00486765">
        <w:rPr>
          <w:sz w:val="22"/>
        </w:rPr>
        <w:t>, 1998. 48 (1-3), 85-101.</w:t>
      </w:r>
      <w:bookmarkEnd w:id="844"/>
    </w:p>
    <w:p w14:paraId="2A08A84E" w14:textId="77777777" w:rsidR="0052500C" w:rsidRPr="00486765" w:rsidRDefault="0052500C" w:rsidP="006C702A">
      <w:pPr>
        <w:pStyle w:val="ListParagraph"/>
        <w:numPr>
          <w:ilvl w:val="0"/>
          <w:numId w:val="3"/>
        </w:numPr>
        <w:ind w:left="360"/>
        <w:rPr>
          <w:sz w:val="22"/>
        </w:rPr>
      </w:pPr>
      <w:bookmarkStart w:id="845" w:name="_Ref309994941"/>
      <w:r w:rsidRPr="00486765">
        <w:rPr>
          <w:sz w:val="22"/>
        </w:rPr>
        <w:t xml:space="preserve">Antony Galton, </w:t>
      </w:r>
      <w:r w:rsidRPr="00486765">
        <w:rPr>
          <w:i/>
          <w:sz w:val="22"/>
        </w:rPr>
        <w:t>Qualitative Spatial Change</w:t>
      </w:r>
      <w:r w:rsidRPr="00486765">
        <w:rPr>
          <w:sz w:val="22"/>
        </w:rPr>
        <w:t xml:space="preserve">, </w:t>
      </w:r>
      <w:proofErr w:type="gramStart"/>
      <w:r w:rsidRPr="00486765">
        <w:rPr>
          <w:sz w:val="22"/>
        </w:rPr>
        <w:t>Oxford</w:t>
      </w:r>
      <w:proofErr w:type="gramEnd"/>
      <w:r w:rsidRPr="00486765">
        <w:rPr>
          <w:sz w:val="22"/>
        </w:rPr>
        <w:t>: Oxford University Press, 2000.</w:t>
      </w:r>
      <w:bookmarkEnd w:id="845"/>
    </w:p>
    <w:p w14:paraId="292D8943" w14:textId="77777777" w:rsidR="0052500C" w:rsidRPr="00486765" w:rsidRDefault="003045F2" w:rsidP="006C702A">
      <w:pPr>
        <w:pStyle w:val="ListParagraph"/>
        <w:numPr>
          <w:ilvl w:val="0"/>
          <w:numId w:val="3"/>
        </w:numPr>
        <w:ind w:left="360"/>
        <w:rPr>
          <w:i/>
          <w:sz w:val="22"/>
        </w:rPr>
      </w:pPr>
      <w:bookmarkStart w:id="846" w:name="_Ref309995704"/>
      <w:r w:rsidRPr="00486765">
        <w:rPr>
          <w:sz w:val="22"/>
        </w:rPr>
        <w:t>Brandon Bennett, “</w:t>
      </w:r>
      <w:hyperlink r:id="rId97" w:history="1">
        <w:r w:rsidRPr="00486765">
          <w:rPr>
            <w:rStyle w:val="Hyperlink"/>
            <w:iCs/>
            <w:sz w:val="22"/>
            <w:szCs w:val="23"/>
          </w:rPr>
          <w:t>Space, time, matter and things</w:t>
        </w:r>
      </w:hyperlink>
      <w:r w:rsidRPr="00486765">
        <w:rPr>
          <w:sz w:val="22"/>
        </w:rPr>
        <w:t xml:space="preserve">”, in C. Welty and B. Smith (eds.), </w:t>
      </w:r>
      <w:r w:rsidRPr="00486765">
        <w:rPr>
          <w:i/>
          <w:sz w:val="22"/>
        </w:rPr>
        <w:t xml:space="preserve">Proceedings of the 2nd international conference on Formal Ontology in Information </w:t>
      </w:r>
      <w:proofErr w:type="gramStart"/>
      <w:r w:rsidRPr="00486765">
        <w:rPr>
          <w:i/>
          <w:sz w:val="22"/>
        </w:rPr>
        <w:t>Systems</w:t>
      </w:r>
      <w:r w:rsidRPr="00486765">
        <w:rPr>
          <w:sz w:val="22"/>
        </w:rPr>
        <w:t>(</w:t>
      </w:r>
      <w:proofErr w:type="gramEnd"/>
      <w:r w:rsidRPr="00486765">
        <w:rPr>
          <w:sz w:val="22"/>
        </w:rPr>
        <w:t>FOIS 2001), 105-116.</w:t>
      </w:r>
      <w:bookmarkEnd w:id="846"/>
    </w:p>
    <w:p w14:paraId="52F78969" w14:textId="77777777" w:rsidR="0046705D" w:rsidRPr="00486765" w:rsidRDefault="0046705D" w:rsidP="006C702A">
      <w:pPr>
        <w:pStyle w:val="ListParagraph"/>
        <w:numPr>
          <w:ilvl w:val="0"/>
          <w:numId w:val="3"/>
        </w:numPr>
        <w:ind w:left="360"/>
        <w:rPr>
          <w:i/>
          <w:sz w:val="22"/>
        </w:rPr>
      </w:pPr>
      <w:bookmarkStart w:id="847" w:name="_Ref310168539"/>
      <w:r w:rsidRPr="00486765">
        <w:rPr>
          <w:sz w:val="22"/>
        </w:rPr>
        <w:t>Ingvar Johansson, “</w:t>
      </w:r>
      <w:hyperlink r:id="rId98" w:history="1">
        <w:proofErr w:type="spellStart"/>
        <w:r w:rsidRPr="00486765">
          <w:rPr>
            <w:rStyle w:val="Hyperlink"/>
            <w:iCs/>
            <w:sz w:val="22"/>
            <w:szCs w:val="23"/>
          </w:rPr>
          <w:t>Determinables</w:t>
        </w:r>
        <w:proofErr w:type="spellEnd"/>
        <w:r w:rsidRPr="00486765">
          <w:rPr>
            <w:rStyle w:val="Hyperlink"/>
            <w:iCs/>
            <w:sz w:val="22"/>
            <w:szCs w:val="23"/>
          </w:rPr>
          <w:t xml:space="preserve"> as Universals</w:t>
        </w:r>
      </w:hyperlink>
      <w:r w:rsidRPr="00486765">
        <w:rPr>
          <w:sz w:val="22"/>
        </w:rPr>
        <w:t xml:space="preserve">”, </w:t>
      </w:r>
      <w:r w:rsidRPr="00486765">
        <w:rPr>
          <w:i/>
          <w:sz w:val="22"/>
        </w:rPr>
        <w:t>The Monist</w:t>
      </w:r>
      <w:r w:rsidRPr="00486765">
        <w:rPr>
          <w:sz w:val="22"/>
        </w:rPr>
        <w:t>, 83 (1), 2000, 101-121.</w:t>
      </w:r>
      <w:bookmarkEnd w:id="847"/>
    </w:p>
    <w:p w14:paraId="7D5F5237" w14:textId="77777777" w:rsidR="0046705D" w:rsidRPr="00486765" w:rsidRDefault="004F5D1D" w:rsidP="006C702A">
      <w:pPr>
        <w:pStyle w:val="ListParagraph"/>
        <w:numPr>
          <w:ilvl w:val="0"/>
          <w:numId w:val="3"/>
        </w:numPr>
        <w:ind w:left="360"/>
        <w:rPr>
          <w:i/>
          <w:iCs/>
          <w:sz w:val="22"/>
        </w:rPr>
      </w:pPr>
      <w:bookmarkStart w:id="848" w:name="_Ref310260422"/>
      <w:r w:rsidRPr="00486765">
        <w:rPr>
          <w:rStyle w:val="QuickFormat4"/>
          <w:sz w:val="22"/>
          <w:szCs w:val="23"/>
        </w:rPr>
        <w:t xml:space="preserve">Barry Smith, </w:t>
      </w:r>
      <w:r w:rsidRPr="00486765">
        <w:rPr>
          <w:sz w:val="22"/>
        </w:rPr>
        <w:t>“</w:t>
      </w:r>
      <w:hyperlink r:id="rId99" w:history="1">
        <w:proofErr w:type="spellStart"/>
        <w:r w:rsidRPr="00486765">
          <w:rPr>
            <w:rStyle w:val="Hyperlink"/>
            <w:sz w:val="22"/>
            <w:szCs w:val="23"/>
          </w:rPr>
          <w:t>Characteristica</w:t>
        </w:r>
        <w:proofErr w:type="spellEnd"/>
        <w:r w:rsidRPr="00486765">
          <w:rPr>
            <w:rStyle w:val="Hyperlink"/>
            <w:sz w:val="22"/>
            <w:szCs w:val="23"/>
          </w:rPr>
          <w:t xml:space="preserve"> </w:t>
        </w:r>
        <w:proofErr w:type="spellStart"/>
        <w:r w:rsidRPr="00486765">
          <w:rPr>
            <w:rStyle w:val="Hyperlink"/>
            <w:sz w:val="22"/>
            <w:szCs w:val="23"/>
          </w:rPr>
          <w:t>Universalis</w:t>
        </w:r>
        <w:proofErr w:type="spellEnd"/>
      </w:hyperlink>
      <w:r w:rsidRPr="00486765">
        <w:rPr>
          <w:sz w:val="22"/>
        </w:rPr>
        <w:t xml:space="preserve">”, in K. Mulligan (ed.), </w:t>
      </w:r>
      <w:r w:rsidRPr="00486765">
        <w:rPr>
          <w:i/>
          <w:iCs/>
          <w:sz w:val="22"/>
        </w:rPr>
        <w:t>Language, Truth and Ontology</w:t>
      </w:r>
      <w:r w:rsidRPr="00486765">
        <w:rPr>
          <w:sz w:val="22"/>
        </w:rPr>
        <w:t>, Dordrecht/Boston/London: Kluwer, 1992, 48–77.</w:t>
      </w:r>
      <w:bookmarkEnd w:id="848"/>
    </w:p>
    <w:p w14:paraId="4CE1F659" w14:textId="77777777" w:rsidR="00606B06" w:rsidRPr="00486765" w:rsidRDefault="00EC72BF" w:rsidP="006C702A">
      <w:pPr>
        <w:pStyle w:val="ListParagraph"/>
        <w:numPr>
          <w:ilvl w:val="0"/>
          <w:numId w:val="3"/>
        </w:numPr>
        <w:ind w:left="360"/>
        <w:rPr>
          <w:sz w:val="22"/>
        </w:rPr>
      </w:pPr>
      <w:r w:rsidRPr="00486765">
        <w:rPr>
          <w:sz w:val="22"/>
        </w:rPr>
        <w:t xml:space="preserve">Barry Smith and Roberto </w:t>
      </w:r>
      <w:proofErr w:type="spellStart"/>
      <w:r w:rsidRPr="00486765">
        <w:rPr>
          <w:sz w:val="22"/>
        </w:rPr>
        <w:t>Casati</w:t>
      </w:r>
      <w:proofErr w:type="spellEnd"/>
      <w:r w:rsidRPr="00486765">
        <w:rPr>
          <w:sz w:val="22"/>
        </w:rPr>
        <w:t>, “</w:t>
      </w:r>
      <w:hyperlink r:id="rId100" w:history="1">
        <w:r w:rsidRPr="00486765">
          <w:rPr>
            <w:rStyle w:val="Hyperlink"/>
            <w:iCs/>
            <w:sz w:val="22"/>
            <w:szCs w:val="23"/>
          </w:rPr>
          <w:t>Naive Physics: An Essay in Ontology</w:t>
        </w:r>
      </w:hyperlink>
      <w:r w:rsidRPr="00486765">
        <w:rPr>
          <w:sz w:val="22"/>
        </w:rPr>
        <w:t xml:space="preserve">”, </w:t>
      </w:r>
      <w:r w:rsidRPr="00486765">
        <w:rPr>
          <w:i/>
          <w:sz w:val="22"/>
        </w:rPr>
        <w:t>Philosophical Psychology</w:t>
      </w:r>
      <w:r w:rsidRPr="00486765">
        <w:rPr>
          <w:sz w:val="22"/>
        </w:rPr>
        <w:t>, 7/2 (1994), 225-244.</w:t>
      </w:r>
      <w:bookmarkStart w:id="849" w:name="_Ref310761974"/>
    </w:p>
    <w:p w14:paraId="13B4A39B" w14:textId="77777777" w:rsidR="00606B06" w:rsidRPr="00486765" w:rsidRDefault="00217CC2" w:rsidP="006C702A">
      <w:pPr>
        <w:pStyle w:val="ListParagraph"/>
        <w:numPr>
          <w:ilvl w:val="0"/>
          <w:numId w:val="3"/>
        </w:numPr>
        <w:ind w:left="360"/>
        <w:rPr>
          <w:sz w:val="22"/>
        </w:rPr>
      </w:pPr>
      <w:bookmarkStart w:id="850" w:name="_Ref313200424"/>
      <w:proofErr w:type="spellStart"/>
      <w:r w:rsidRPr="00486765">
        <w:rPr>
          <w:sz w:val="22"/>
        </w:rPr>
        <w:t>Ludger</w:t>
      </w:r>
      <w:proofErr w:type="spellEnd"/>
      <w:r w:rsidRPr="00486765">
        <w:rPr>
          <w:sz w:val="22"/>
        </w:rPr>
        <w:t xml:space="preserve"> Jansen and Stefan Schulz, “</w:t>
      </w:r>
      <w:hyperlink r:id="rId101" w:history="1">
        <w:r w:rsidRPr="00486765">
          <w:rPr>
            <w:rStyle w:val="Hyperlink"/>
            <w:iCs/>
            <w:sz w:val="22"/>
            <w:szCs w:val="23"/>
          </w:rPr>
          <w:t>Grains, components and mixtures in biomedical ontologies</w:t>
        </w:r>
      </w:hyperlink>
      <w:r w:rsidRPr="00486765">
        <w:rPr>
          <w:sz w:val="22"/>
        </w:rPr>
        <w:t xml:space="preserve">”, </w:t>
      </w:r>
      <w:r w:rsidRPr="00486765">
        <w:rPr>
          <w:i/>
          <w:sz w:val="22"/>
        </w:rPr>
        <w:t>Journal of Biomedical Semantics</w:t>
      </w:r>
      <w:r w:rsidRPr="00486765">
        <w:rPr>
          <w:sz w:val="22"/>
        </w:rPr>
        <w:t xml:space="preserve"> 2011, 2(</w:t>
      </w:r>
      <w:proofErr w:type="spellStart"/>
      <w:r w:rsidRPr="00486765">
        <w:rPr>
          <w:sz w:val="22"/>
        </w:rPr>
        <w:t>Suppl</w:t>
      </w:r>
      <w:proofErr w:type="spellEnd"/>
      <w:r w:rsidRPr="00486765">
        <w:rPr>
          <w:sz w:val="22"/>
        </w:rPr>
        <w:t xml:space="preserve"> 4)</w:t>
      </w:r>
      <w:proofErr w:type="gramStart"/>
      <w:r w:rsidRPr="00486765">
        <w:rPr>
          <w:sz w:val="22"/>
        </w:rPr>
        <w:t>:S2</w:t>
      </w:r>
      <w:bookmarkEnd w:id="849"/>
      <w:proofErr w:type="gramEnd"/>
      <w:r w:rsidR="00606B06" w:rsidRPr="00486765">
        <w:rPr>
          <w:sz w:val="22"/>
        </w:rPr>
        <w:t>.</w:t>
      </w:r>
      <w:bookmarkEnd w:id="850"/>
    </w:p>
    <w:p w14:paraId="13F51AAC" w14:textId="77777777" w:rsidR="00606B06" w:rsidRPr="00486765" w:rsidRDefault="00606B06" w:rsidP="006C702A">
      <w:pPr>
        <w:pStyle w:val="ListParagraph"/>
        <w:numPr>
          <w:ilvl w:val="0"/>
          <w:numId w:val="3"/>
        </w:numPr>
        <w:ind w:left="360"/>
        <w:rPr>
          <w:sz w:val="22"/>
        </w:rPr>
      </w:pPr>
      <w:r w:rsidRPr="00486765">
        <w:rPr>
          <w:sz w:val="22"/>
        </w:rPr>
        <w:lastRenderedPageBreak/>
        <w:t>E. Jonathan Lowe, “</w:t>
      </w:r>
      <w:hyperlink r:id="rId102" w:history="1">
        <w:r w:rsidRPr="00486765">
          <w:rPr>
            <w:rStyle w:val="Hyperlink"/>
            <w:iCs/>
            <w:sz w:val="22"/>
            <w:szCs w:val="23"/>
          </w:rPr>
          <w:t>Ontological Dependence</w:t>
        </w:r>
      </w:hyperlink>
      <w:r w:rsidRPr="00486765">
        <w:rPr>
          <w:sz w:val="22"/>
        </w:rPr>
        <w:t xml:space="preserve">”, </w:t>
      </w:r>
      <w:r w:rsidRPr="00486765">
        <w:rPr>
          <w:i/>
          <w:sz w:val="22"/>
        </w:rPr>
        <w:t>The Stanford Encyclopedia of Philosophy</w:t>
      </w:r>
      <w:r w:rsidRPr="00486765">
        <w:rPr>
          <w:sz w:val="22"/>
        </w:rPr>
        <w:t xml:space="preserve"> (Spring 2010 Edition), Edward N. </w:t>
      </w:r>
      <w:proofErr w:type="spellStart"/>
      <w:r w:rsidRPr="00486765">
        <w:rPr>
          <w:sz w:val="22"/>
        </w:rPr>
        <w:t>Zalta</w:t>
      </w:r>
      <w:proofErr w:type="spellEnd"/>
      <w:r w:rsidRPr="00486765">
        <w:rPr>
          <w:sz w:val="22"/>
        </w:rPr>
        <w:t xml:space="preserve"> (ed.). </w:t>
      </w:r>
    </w:p>
    <w:p w14:paraId="3D0CF627" w14:textId="77777777" w:rsidR="00A01415" w:rsidRPr="00486765" w:rsidRDefault="00A01415" w:rsidP="006C702A">
      <w:pPr>
        <w:pStyle w:val="ListParagraph"/>
        <w:numPr>
          <w:ilvl w:val="0"/>
          <w:numId w:val="3"/>
        </w:numPr>
        <w:ind w:left="360"/>
        <w:rPr>
          <w:sz w:val="22"/>
        </w:rPr>
      </w:pPr>
      <w:bookmarkStart w:id="851" w:name="_Ref310772268"/>
      <w:r w:rsidRPr="00486765">
        <w:rPr>
          <w:sz w:val="22"/>
        </w:rPr>
        <w:t>Thomas Bittner, Maureen Donnelly and Barry Smith, “</w:t>
      </w:r>
      <w:hyperlink r:id="rId103" w:history="1">
        <w:r w:rsidRPr="00486765">
          <w:rPr>
            <w:rStyle w:val="Hyperlink"/>
            <w:iCs/>
            <w:sz w:val="22"/>
            <w:szCs w:val="23"/>
          </w:rPr>
          <w:t>Individuals, Universals, Collections: On the Foundational Relations of Ontology</w:t>
        </w:r>
      </w:hyperlink>
      <w:r w:rsidRPr="00486765">
        <w:rPr>
          <w:sz w:val="22"/>
        </w:rPr>
        <w:t xml:space="preserve">”, in: A.C. </w:t>
      </w:r>
      <w:proofErr w:type="spellStart"/>
      <w:r w:rsidRPr="00486765">
        <w:rPr>
          <w:sz w:val="22"/>
        </w:rPr>
        <w:t>Varzi</w:t>
      </w:r>
      <w:proofErr w:type="spellEnd"/>
      <w:r w:rsidRPr="00486765">
        <w:rPr>
          <w:sz w:val="22"/>
        </w:rPr>
        <w:t xml:space="preserve"> and L. </w:t>
      </w:r>
      <w:proofErr w:type="spellStart"/>
      <w:r w:rsidRPr="00486765">
        <w:rPr>
          <w:sz w:val="22"/>
        </w:rPr>
        <w:t>Vieu</w:t>
      </w:r>
      <w:proofErr w:type="spellEnd"/>
      <w:r w:rsidRPr="00486765">
        <w:rPr>
          <w:sz w:val="22"/>
        </w:rPr>
        <w:t xml:space="preserve"> (eds.), </w:t>
      </w:r>
      <w:r w:rsidRPr="00486765">
        <w:rPr>
          <w:i/>
          <w:sz w:val="22"/>
        </w:rPr>
        <w:t>Proceedings of the Third Conference on Formal Ontology in Information Systems</w:t>
      </w:r>
      <w:r w:rsidRPr="00486765">
        <w:rPr>
          <w:sz w:val="22"/>
        </w:rPr>
        <w:t xml:space="preserve"> (FOIS 2004), Amsterdam: IOS Press, 37-48.</w:t>
      </w:r>
      <w:bookmarkEnd w:id="851"/>
      <w:r w:rsidRPr="00486765">
        <w:rPr>
          <w:sz w:val="22"/>
        </w:rPr>
        <w:t xml:space="preserve"> </w:t>
      </w:r>
    </w:p>
    <w:p w14:paraId="731663B0" w14:textId="77777777" w:rsidR="00774A84" w:rsidRPr="00486765" w:rsidRDefault="00774A84" w:rsidP="006C702A">
      <w:pPr>
        <w:pStyle w:val="ListParagraph"/>
        <w:numPr>
          <w:ilvl w:val="0"/>
          <w:numId w:val="3"/>
        </w:numPr>
        <w:ind w:left="360"/>
        <w:rPr>
          <w:sz w:val="22"/>
        </w:rPr>
      </w:pPr>
      <w:bookmarkStart w:id="852" w:name="_Ref313200566"/>
      <w:r w:rsidRPr="00486765">
        <w:rPr>
          <w:sz w:val="22"/>
        </w:rPr>
        <w:t xml:space="preserve">Janna Hastings, Colin </w:t>
      </w:r>
      <w:proofErr w:type="spellStart"/>
      <w:r w:rsidRPr="00486765">
        <w:rPr>
          <w:sz w:val="22"/>
        </w:rPr>
        <w:t>Batchelor</w:t>
      </w:r>
      <w:proofErr w:type="spellEnd"/>
      <w:r w:rsidRPr="00486765">
        <w:rPr>
          <w:sz w:val="22"/>
        </w:rPr>
        <w:t xml:space="preserve"> and Stefan Schulz, “</w:t>
      </w:r>
      <w:hyperlink r:id="rId104" w:history="1">
        <w:r w:rsidRPr="00486765">
          <w:rPr>
            <w:rStyle w:val="Hyperlink"/>
            <w:iCs/>
            <w:sz w:val="22"/>
            <w:szCs w:val="23"/>
          </w:rPr>
          <w:t>Parts and wholes, shapes and holes in living beings</w:t>
        </w:r>
      </w:hyperlink>
      <w:r w:rsidRPr="00486765">
        <w:rPr>
          <w:sz w:val="22"/>
        </w:rPr>
        <w:t xml:space="preserve">”, in O. </w:t>
      </w:r>
      <w:proofErr w:type="spellStart"/>
      <w:r w:rsidRPr="00486765">
        <w:rPr>
          <w:sz w:val="22"/>
        </w:rPr>
        <w:t>Kutz</w:t>
      </w:r>
      <w:proofErr w:type="spellEnd"/>
      <w:r w:rsidRPr="00486765">
        <w:rPr>
          <w:sz w:val="22"/>
        </w:rPr>
        <w:t xml:space="preserve">, J. Hastings, M. Bhatt and S. </w:t>
      </w:r>
      <w:proofErr w:type="spellStart"/>
      <w:r w:rsidRPr="00486765">
        <w:rPr>
          <w:sz w:val="22"/>
        </w:rPr>
        <w:t>Borgo</w:t>
      </w:r>
      <w:proofErr w:type="spellEnd"/>
      <w:r w:rsidRPr="00486765">
        <w:rPr>
          <w:sz w:val="22"/>
        </w:rPr>
        <w:t xml:space="preserve"> (eds.), </w:t>
      </w:r>
      <w:r w:rsidRPr="00486765">
        <w:rPr>
          <w:i/>
          <w:sz w:val="22"/>
        </w:rPr>
        <w:t>Proceedings of the first SHAPES workshop</w:t>
      </w:r>
      <w:r w:rsidRPr="00486765">
        <w:rPr>
          <w:sz w:val="22"/>
        </w:rPr>
        <w:t xml:space="preserve"> (SHAPES 1.0), CEUR-WS Volume 812.</w:t>
      </w:r>
      <w:bookmarkEnd w:id="852"/>
    </w:p>
    <w:p w14:paraId="3CFB54F8" w14:textId="77777777" w:rsidR="00774A84" w:rsidRPr="00486765" w:rsidRDefault="00774A84" w:rsidP="006C702A">
      <w:pPr>
        <w:pStyle w:val="ListParagraph"/>
        <w:numPr>
          <w:ilvl w:val="0"/>
          <w:numId w:val="3"/>
        </w:numPr>
        <w:ind w:left="360"/>
        <w:rPr>
          <w:sz w:val="22"/>
        </w:rPr>
      </w:pPr>
      <w:bookmarkStart w:id="853" w:name="_Ref313200298"/>
      <w:proofErr w:type="spellStart"/>
      <w:r w:rsidRPr="00486765">
        <w:rPr>
          <w:sz w:val="22"/>
        </w:rPr>
        <w:t>Ludger</w:t>
      </w:r>
      <w:proofErr w:type="spellEnd"/>
      <w:r w:rsidRPr="00486765">
        <w:rPr>
          <w:sz w:val="22"/>
        </w:rPr>
        <w:t xml:space="preserve"> Jansen, Stefan Schulz: “</w:t>
      </w:r>
      <w:hyperlink r:id="rId105" w:history="1">
        <w:r w:rsidRPr="00486765">
          <w:rPr>
            <w:rStyle w:val="Hyperlink"/>
            <w:iCs/>
            <w:sz w:val="22"/>
            <w:szCs w:val="23"/>
          </w:rPr>
          <w:t>The Ten Commandments of Ontological Engineering</w:t>
        </w:r>
      </w:hyperlink>
      <w:r w:rsidRPr="00486765">
        <w:rPr>
          <w:sz w:val="22"/>
        </w:rPr>
        <w:t xml:space="preserve">”, in </w:t>
      </w:r>
      <w:r w:rsidRPr="00486765">
        <w:rPr>
          <w:i/>
          <w:sz w:val="22"/>
        </w:rPr>
        <w:t>Proceedings of the 3rd Workshop of Ontologies in Biomedicine and Life Sciences</w:t>
      </w:r>
      <w:r w:rsidRPr="00486765">
        <w:rPr>
          <w:sz w:val="22"/>
        </w:rPr>
        <w:t xml:space="preserve"> (OBML), Berlin, October 2011</w:t>
      </w:r>
      <w:bookmarkEnd w:id="853"/>
    </w:p>
    <w:p w14:paraId="10F775A7" w14:textId="77777777" w:rsidR="00774A84" w:rsidRPr="00486765" w:rsidRDefault="00774A84" w:rsidP="006C702A">
      <w:pPr>
        <w:pStyle w:val="ListParagraph"/>
        <w:numPr>
          <w:ilvl w:val="0"/>
          <w:numId w:val="3"/>
        </w:numPr>
        <w:ind w:left="360"/>
        <w:rPr>
          <w:sz w:val="22"/>
        </w:rPr>
      </w:pPr>
      <w:bookmarkStart w:id="854" w:name="_Ref313200808"/>
      <w:r w:rsidRPr="00486765">
        <w:rPr>
          <w:sz w:val="22"/>
        </w:rPr>
        <w:t xml:space="preserve">Colin </w:t>
      </w:r>
      <w:proofErr w:type="spellStart"/>
      <w:r w:rsidRPr="00486765">
        <w:rPr>
          <w:sz w:val="22"/>
        </w:rPr>
        <w:t>Batchelor</w:t>
      </w:r>
      <w:proofErr w:type="spellEnd"/>
      <w:r w:rsidRPr="00486765">
        <w:rPr>
          <w:sz w:val="22"/>
        </w:rPr>
        <w:t xml:space="preserve">, Janna Hastings and </w:t>
      </w:r>
      <w:proofErr w:type="spellStart"/>
      <w:r w:rsidRPr="00486765">
        <w:rPr>
          <w:sz w:val="22"/>
        </w:rPr>
        <w:t>Christoph</w:t>
      </w:r>
      <w:proofErr w:type="spellEnd"/>
      <w:r w:rsidRPr="00486765">
        <w:rPr>
          <w:sz w:val="22"/>
        </w:rPr>
        <w:t xml:space="preserve"> Steinbeck, “Ontological dependence, dispositions and institutional reality in chemistry”, in Antony Galton and </w:t>
      </w:r>
      <w:proofErr w:type="spellStart"/>
      <w:r w:rsidRPr="00486765">
        <w:rPr>
          <w:sz w:val="22"/>
        </w:rPr>
        <w:t>Riichiro</w:t>
      </w:r>
      <w:proofErr w:type="spellEnd"/>
      <w:r w:rsidRPr="00486765">
        <w:rPr>
          <w:sz w:val="22"/>
        </w:rPr>
        <w:t xml:space="preserve"> </w:t>
      </w:r>
      <w:proofErr w:type="spellStart"/>
      <w:r w:rsidRPr="00486765">
        <w:rPr>
          <w:sz w:val="22"/>
        </w:rPr>
        <w:t>Mizoguchi</w:t>
      </w:r>
      <w:proofErr w:type="spellEnd"/>
      <w:r w:rsidRPr="00486765">
        <w:rPr>
          <w:sz w:val="22"/>
        </w:rPr>
        <w:t xml:space="preserve"> (eds.), </w:t>
      </w:r>
      <w:r w:rsidRPr="00486765">
        <w:rPr>
          <w:i/>
          <w:sz w:val="22"/>
        </w:rPr>
        <w:t>Formal Ontology in Information Systems. Proceedings of the Sixth International Conference (FOIS 2010)</w:t>
      </w:r>
      <w:r w:rsidRPr="00486765">
        <w:rPr>
          <w:sz w:val="22"/>
        </w:rPr>
        <w:t>, Amsterdam: IOS Press, 2010, 271-284.</w:t>
      </w:r>
      <w:bookmarkEnd w:id="854"/>
    </w:p>
    <w:p w14:paraId="0267FF08" w14:textId="699098F0" w:rsidR="004109DD" w:rsidRPr="00486765" w:rsidRDefault="00E3138A" w:rsidP="006C702A">
      <w:pPr>
        <w:pStyle w:val="ListParagraph"/>
        <w:numPr>
          <w:ilvl w:val="0"/>
          <w:numId w:val="3"/>
        </w:numPr>
        <w:ind w:left="360"/>
        <w:rPr>
          <w:sz w:val="22"/>
        </w:rPr>
      </w:pPr>
      <w:bookmarkStart w:id="855" w:name="_Ref314998997"/>
      <w:r w:rsidRPr="00486765">
        <w:rPr>
          <w:sz w:val="22"/>
        </w:rPr>
        <w:t xml:space="preserve">Nicola </w:t>
      </w:r>
      <w:proofErr w:type="spellStart"/>
      <w:r w:rsidRPr="00486765">
        <w:rPr>
          <w:sz w:val="22"/>
        </w:rPr>
        <w:t>Guarino</w:t>
      </w:r>
      <w:proofErr w:type="spellEnd"/>
      <w:r w:rsidRPr="00486765">
        <w:rPr>
          <w:sz w:val="22"/>
        </w:rPr>
        <w:t xml:space="preserve">, “Some Ontological Principles for Designing Upper Level Lexical Resources”, in </w:t>
      </w:r>
      <w:r w:rsidRPr="00486765">
        <w:rPr>
          <w:i/>
          <w:sz w:val="22"/>
        </w:rPr>
        <w:t>Pro</w:t>
      </w:r>
      <w:r w:rsidRPr="00486765">
        <w:rPr>
          <w:i/>
          <w:sz w:val="22"/>
        </w:rPr>
        <w:softHyphen/>
        <w:t>ceed</w:t>
      </w:r>
      <w:r w:rsidRPr="00486765">
        <w:rPr>
          <w:i/>
          <w:sz w:val="22"/>
        </w:rPr>
        <w:softHyphen/>
        <w:t>ings of the First International Conference on Language Resources and Evaluation</w:t>
      </w:r>
      <w:r w:rsidRPr="00486765">
        <w:rPr>
          <w:sz w:val="22"/>
        </w:rPr>
        <w:t>, Granada, 1998, 527–534.</w:t>
      </w:r>
      <w:bookmarkEnd w:id="855"/>
    </w:p>
    <w:p w14:paraId="32109DCC" w14:textId="0BBE3D9B" w:rsidR="00405292" w:rsidRPr="00486765" w:rsidRDefault="00405292" w:rsidP="006C702A">
      <w:pPr>
        <w:pStyle w:val="ListParagraph"/>
        <w:numPr>
          <w:ilvl w:val="0"/>
          <w:numId w:val="3"/>
        </w:numPr>
        <w:ind w:left="360"/>
        <w:rPr>
          <w:sz w:val="22"/>
        </w:rPr>
      </w:pPr>
      <w:bookmarkStart w:id="856" w:name="_Ref315006991"/>
      <w:r w:rsidRPr="00486765">
        <w:rPr>
          <w:sz w:val="22"/>
        </w:rPr>
        <w:t>Ingvar Johansson, “Four Kinds of ‘</w:t>
      </w:r>
      <w:proofErr w:type="gramStart"/>
      <w:r w:rsidRPr="00486765">
        <w:rPr>
          <w:sz w:val="22"/>
        </w:rPr>
        <w:t>Is</w:t>
      </w:r>
      <w:proofErr w:type="gramEnd"/>
      <w:r w:rsidRPr="00486765">
        <w:rPr>
          <w:sz w:val="22"/>
        </w:rPr>
        <w:t xml:space="preserve"> A’ Relation”, in Katherine Munn and Barry Smith (eds.), </w:t>
      </w:r>
      <w:r w:rsidRPr="00486765">
        <w:rPr>
          <w:i/>
          <w:sz w:val="22"/>
        </w:rPr>
        <w:t>Applied Ontology: An Introduction</w:t>
      </w:r>
      <w:r w:rsidRPr="00486765">
        <w:rPr>
          <w:sz w:val="22"/>
        </w:rPr>
        <w:t xml:space="preserve">, Frankfurt: </w:t>
      </w:r>
      <w:proofErr w:type="spellStart"/>
      <w:r w:rsidRPr="00486765">
        <w:rPr>
          <w:sz w:val="22"/>
        </w:rPr>
        <w:t>ontos</w:t>
      </w:r>
      <w:proofErr w:type="spellEnd"/>
      <w:r w:rsidRPr="00486765">
        <w:rPr>
          <w:sz w:val="22"/>
        </w:rPr>
        <w:t>, 2008, 235-254.</w:t>
      </w:r>
      <w:bookmarkEnd w:id="856"/>
    </w:p>
    <w:p w14:paraId="20D6E3AB" w14:textId="319407E0" w:rsidR="00C1193A" w:rsidRDefault="00C1193A" w:rsidP="006C702A">
      <w:pPr>
        <w:pStyle w:val="ListParagraph"/>
        <w:numPr>
          <w:ilvl w:val="0"/>
          <w:numId w:val="3"/>
        </w:numPr>
        <w:ind w:left="360"/>
        <w:rPr>
          <w:sz w:val="22"/>
        </w:rPr>
      </w:pPr>
      <w:bookmarkStart w:id="857" w:name="_Ref315611357"/>
      <w:r w:rsidRPr="00486765">
        <w:rPr>
          <w:sz w:val="22"/>
        </w:rPr>
        <w:t xml:space="preserve">Lars Vogt, Peter </w:t>
      </w:r>
      <w:proofErr w:type="spellStart"/>
      <w:r w:rsidRPr="00486765">
        <w:rPr>
          <w:sz w:val="22"/>
        </w:rPr>
        <w:t>Grobe</w:t>
      </w:r>
      <w:proofErr w:type="spellEnd"/>
      <w:r w:rsidRPr="00486765">
        <w:rPr>
          <w:sz w:val="22"/>
        </w:rPr>
        <w:t xml:space="preserve">, </w:t>
      </w:r>
      <w:proofErr w:type="spellStart"/>
      <w:r w:rsidRPr="00486765">
        <w:rPr>
          <w:sz w:val="22"/>
        </w:rPr>
        <w:t>Björn</w:t>
      </w:r>
      <w:proofErr w:type="spellEnd"/>
      <w:r w:rsidRPr="00486765">
        <w:rPr>
          <w:sz w:val="22"/>
        </w:rPr>
        <w:t xml:space="preserve"> </w:t>
      </w:r>
      <w:proofErr w:type="spellStart"/>
      <w:r w:rsidRPr="00486765">
        <w:rPr>
          <w:sz w:val="22"/>
        </w:rPr>
        <w:t>Quast</w:t>
      </w:r>
      <w:proofErr w:type="spellEnd"/>
      <w:r w:rsidRPr="00486765">
        <w:rPr>
          <w:sz w:val="22"/>
        </w:rPr>
        <w:t xml:space="preserve">, Thomas </w:t>
      </w:r>
      <w:proofErr w:type="spellStart"/>
      <w:r w:rsidRPr="00486765">
        <w:rPr>
          <w:sz w:val="22"/>
        </w:rPr>
        <w:t>Bartolomaeus</w:t>
      </w:r>
      <w:proofErr w:type="spellEnd"/>
      <w:r w:rsidRPr="00486765">
        <w:rPr>
          <w:sz w:val="22"/>
        </w:rPr>
        <w:t>, “</w:t>
      </w:r>
      <w:hyperlink r:id="rId106" w:history="1">
        <w:r w:rsidRPr="00486765">
          <w:rPr>
            <w:rStyle w:val="Hyperlink"/>
            <w:iCs/>
            <w:sz w:val="22"/>
            <w:szCs w:val="23"/>
          </w:rPr>
          <w:t>Accommodating Ontologies to Biological Reality</w:t>
        </w:r>
        <w:r w:rsidR="002573F9" w:rsidRPr="00486765">
          <w:rPr>
            <w:rStyle w:val="Hyperlink"/>
            <w:iCs/>
            <w:sz w:val="22"/>
            <w:szCs w:val="23"/>
          </w:rPr>
          <w:t xml:space="preserve"> – </w:t>
        </w:r>
        <w:r w:rsidRPr="00486765">
          <w:rPr>
            <w:rStyle w:val="Hyperlink"/>
            <w:iCs/>
            <w:sz w:val="22"/>
            <w:szCs w:val="23"/>
          </w:rPr>
          <w:t>Top-Level Categories of Cumulative-Constitutively Organized Material Entities</w:t>
        </w:r>
      </w:hyperlink>
      <w:r w:rsidR="00BA0E99" w:rsidRPr="00151103">
        <w:rPr>
          <w:sz w:val="22"/>
        </w:rPr>
        <w:t>”</w:t>
      </w:r>
      <w:r w:rsidRPr="00486765">
        <w:rPr>
          <w:sz w:val="22"/>
        </w:rPr>
        <w:t xml:space="preserve">, </w:t>
      </w:r>
      <w:proofErr w:type="spellStart"/>
      <w:r w:rsidRPr="00486765">
        <w:rPr>
          <w:i/>
          <w:sz w:val="22"/>
        </w:rPr>
        <w:t>PLoS</w:t>
      </w:r>
      <w:proofErr w:type="spellEnd"/>
      <w:r w:rsidRPr="00486765">
        <w:rPr>
          <w:i/>
          <w:sz w:val="22"/>
        </w:rPr>
        <w:t xml:space="preserve"> One</w:t>
      </w:r>
      <w:r w:rsidRPr="00486765">
        <w:rPr>
          <w:sz w:val="22"/>
        </w:rPr>
        <w:t>, 2012; 7(1): e30004.</w:t>
      </w:r>
      <w:bookmarkEnd w:id="857"/>
    </w:p>
    <w:p w14:paraId="0B48CBD6" w14:textId="0ED89FA5" w:rsidR="00BA0E99" w:rsidRPr="00486765" w:rsidRDefault="00BA0E99" w:rsidP="006C702A">
      <w:pPr>
        <w:pStyle w:val="ListParagraph"/>
        <w:numPr>
          <w:ilvl w:val="0"/>
          <w:numId w:val="3"/>
        </w:numPr>
        <w:ind w:left="360"/>
        <w:rPr>
          <w:sz w:val="22"/>
        </w:rPr>
      </w:pPr>
      <w:bookmarkStart w:id="858" w:name="_Ref316808808"/>
      <w:r>
        <w:rPr>
          <w:sz w:val="22"/>
          <w:szCs w:val="22"/>
        </w:rPr>
        <w:t xml:space="preserve">Rector, A. L. (2003). </w:t>
      </w:r>
      <w:hyperlink r:id="rId107" w:history="1">
        <w:proofErr w:type="spellStart"/>
        <w:r w:rsidRPr="00151103">
          <w:rPr>
            <w:rStyle w:val="Hyperlink"/>
            <w:sz w:val="22"/>
            <w:szCs w:val="22"/>
          </w:rPr>
          <w:t>Modularisation</w:t>
        </w:r>
        <w:proofErr w:type="spellEnd"/>
        <w:r w:rsidRPr="00151103">
          <w:rPr>
            <w:rStyle w:val="Hyperlink"/>
            <w:sz w:val="22"/>
            <w:szCs w:val="22"/>
          </w:rPr>
          <w:t xml:space="preserve"> of domain ontologies implemented in Description Logics and related formalisms including OWL</w:t>
        </w:r>
      </w:hyperlink>
      <w:r>
        <w:rPr>
          <w:sz w:val="22"/>
          <w:szCs w:val="22"/>
        </w:rPr>
        <w:t xml:space="preserve">, </w:t>
      </w:r>
      <w:r>
        <w:rPr>
          <w:i/>
          <w:iCs/>
          <w:sz w:val="22"/>
          <w:szCs w:val="22"/>
        </w:rPr>
        <w:t>Proceedings of K-CAP</w:t>
      </w:r>
      <w:r w:rsidR="00151103">
        <w:rPr>
          <w:sz w:val="22"/>
          <w:szCs w:val="22"/>
        </w:rPr>
        <w:t xml:space="preserve"> </w:t>
      </w:r>
      <w:r w:rsidR="00151103" w:rsidRPr="00486765">
        <w:rPr>
          <w:i/>
          <w:sz w:val="22"/>
          <w:szCs w:val="22"/>
        </w:rPr>
        <w:t>2003.</w:t>
      </w:r>
      <w:bookmarkEnd w:id="858"/>
    </w:p>
    <w:sectPr w:rsidR="00BA0E99" w:rsidRPr="00486765" w:rsidSect="00534F73">
      <w:headerReference w:type="even" r:id="rId108"/>
      <w:headerReference w:type="default" r:id="rId109"/>
      <w:footerReference w:type="default" r:id="rId110"/>
      <w:headerReference w:type="first" r:id="rId111"/>
      <w:footerReference w:type="first" r:id="rId11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1" w:author="Jonathan Bona" w:date="2012-05-04T16:05:00Z" w:initials="JB">
    <w:p w14:paraId="44AD0BF5" w14:textId="2DDBB5E5" w:rsidR="00B61FB3" w:rsidRDefault="00B61FB3">
      <w:pPr>
        <w:pStyle w:val="CommentText"/>
      </w:pPr>
      <w:r>
        <w:rPr>
          <w:rStyle w:val="CommentReference"/>
        </w:rPr>
        <w:annotationRef/>
      </w:r>
      <w:r>
        <w:t>This appears to be the only occurrence in the document of “relational dependent continuant”</w:t>
      </w:r>
    </w:p>
    <w:p w14:paraId="60DDD673" w14:textId="77777777" w:rsidR="00B61FB3" w:rsidRDefault="00B61FB3">
      <w:pPr>
        <w:pStyle w:val="CommentText"/>
      </w:pPr>
    </w:p>
  </w:comment>
  <w:comment w:id="724" w:author="Jonathan Bona" w:date="2012-05-04T15:42:00Z" w:initials="JB">
    <w:p w14:paraId="3B61FAA9" w14:textId="06AB12D2" w:rsidR="00FB53AF" w:rsidRDefault="00FB53AF">
      <w:pPr>
        <w:pStyle w:val="CommentText"/>
      </w:pPr>
      <w:r>
        <w:rPr>
          <w:rStyle w:val="CommentReference"/>
        </w:rPr>
        <w:annotationRef/>
      </w:r>
      <w:r>
        <w:t>This doesn’t seem to be about spatiotemporal regions. Should it be in the next section?</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9F3A3BE" w14:textId="77777777" w:rsidR="0036416D" w:rsidRDefault="0036416D">
      <w:r>
        <w:separator/>
      </w:r>
    </w:p>
  </w:endnote>
  <w:endnote w:type="continuationSeparator" w:id="0">
    <w:p w14:paraId="034D2B05" w14:textId="77777777" w:rsidR="0036416D" w:rsidRDefault="0036416D">
      <w:r>
        <w:continuationSeparator/>
      </w:r>
    </w:p>
  </w:endnote>
  <w:endnote w:type="continuationNotice" w:id="1">
    <w:p w14:paraId="12C1B729" w14:textId="77777777" w:rsidR="0036416D" w:rsidRDefault="0036416D"/>
  </w:endnote>
  <w:endnote w:id="2">
    <w:p w14:paraId="12E481C7"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See again, ‘Ontological Realism’, section 1.8.</w:t>
      </w:r>
    </w:p>
  </w:endnote>
  <w:endnote w:id="3">
    <w:p w14:paraId="63536FF4"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See also Barry Smith, ‘Against </w:t>
      </w:r>
      <w:proofErr w:type="spellStart"/>
      <w:r w:rsidRPr="005E16B3">
        <w:rPr>
          <w:sz w:val="22"/>
          <w:szCs w:val="22"/>
        </w:rPr>
        <w:t>Fantology</w:t>
      </w:r>
      <w:proofErr w:type="spellEnd"/>
      <w:r w:rsidRPr="005E16B3">
        <w:rPr>
          <w:sz w:val="22"/>
          <w:szCs w:val="22"/>
        </w:rPr>
        <w:t xml:space="preserve">’, in Johann C. </w:t>
      </w:r>
      <w:proofErr w:type="spellStart"/>
      <w:r w:rsidRPr="005E16B3">
        <w:rPr>
          <w:sz w:val="22"/>
          <w:szCs w:val="22"/>
        </w:rPr>
        <w:t>Marek</w:t>
      </w:r>
      <w:proofErr w:type="spellEnd"/>
      <w:r w:rsidRPr="005E16B3">
        <w:rPr>
          <w:sz w:val="22"/>
          <w:szCs w:val="22"/>
        </w:rPr>
        <w:t xml:space="preserve"> and Maria E. </w:t>
      </w:r>
      <w:proofErr w:type="spellStart"/>
      <w:r w:rsidRPr="005E16B3">
        <w:rPr>
          <w:sz w:val="22"/>
          <w:szCs w:val="22"/>
        </w:rPr>
        <w:t>Reicher</w:t>
      </w:r>
      <w:proofErr w:type="spellEnd"/>
      <w:r w:rsidRPr="005E16B3">
        <w:rPr>
          <w:sz w:val="22"/>
          <w:szCs w:val="22"/>
        </w:rPr>
        <w:t xml:space="preserve"> (eds.), </w:t>
      </w:r>
      <w:r w:rsidRPr="005E16B3">
        <w:rPr>
          <w:i/>
          <w:sz w:val="22"/>
          <w:szCs w:val="22"/>
        </w:rPr>
        <w:t>Experience and Analysis,</w:t>
      </w:r>
      <w:r w:rsidRPr="005E16B3">
        <w:rPr>
          <w:sz w:val="22"/>
          <w:szCs w:val="22"/>
        </w:rPr>
        <w:t xml:space="preserve"> Vienna: HPT&amp;ÖBV, 2005, 153–170.</w:t>
      </w:r>
      <w:r>
        <w:rPr>
          <w:sz w:val="22"/>
          <w:szCs w:val="22"/>
        </w:rPr>
        <w:t xml:space="preserve"> </w:t>
      </w:r>
      <w:r w:rsidRPr="003E1935">
        <w:rPr>
          <w:sz w:val="22"/>
          <w:szCs w:val="22"/>
          <w:highlight w:val="yellow"/>
        </w:rPr>
        <w:t>COMPARE ALSO LOWE</w:t>
      </w:r>
    </w:p>
  </w:endnote>
  <w:endnote w:id="4">
    <w:p w14:paraId="12FADA7B"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Processes, for BFO, are also dependent entities; they depend for their existence on the independent continuant entities which are their participants. </w:t>
      </w:r>
    </w:p>
  </w:endnote>
  <w:endnote w:id="5">
    <w:p w14:paraId="3C9C574F" w14:textId="77777777" w:rsidR="0036416D" w:rsidRPr="005E16B3" w:rsidRDefault="0036416D" w:rsidP="008310FF">
      <w:pPr>
        <w:pStyle w:val="EndnoteText"/>
        <w:rPr>
          <w:sz w:val="22"/>
          <w:szCs w:val="22"/>
        </w:rPr>
      </w:pPr>
      <w:r w:rsidRPr="00A35258">
        <w:rPr>
          <w:rStyle w:val="EndnoteReference"/>
          <w:sz w:val="22"/>
          <w:szCs w:val="22"/>
          <w:highlight w:val="yellow"/>
        </w:rPr>
        <w:endnoteRef/>
      </w:r>
      <w:r w:rsidRPr="00A35258">
        <w:rPr>
          <w:sz w:val="22"/>
          <w:szCs w:val="22"/>
          <w:highlight w:val="yellow"/>
        </w:rPr>
        <w:t xml:space="preserve"> </w:t>
      </w:r>
      <w:r w:rsidRPr="00A35258">
        <w:rPr>
          <w:color w:val="000000"/>
          <w:sz w:val="22"/>
          <w:szCs w:val="22"/>
          <w:highlight w:val="yellow"/>
          <w:shd w:val="clear" w:color="auto" w:fill="FFFFFF"/>
        </w:rPr>
        <w:t>Ingvar Johansson, ‘</w:t>
      </w:r>
      <w:proofErr w:type="spellStart"/>
      <w:r w:rsidRPr="00A35258">
        <w:rPr>
          <w:color w:val="000000"/>
          <w:sz w:val="22"/>
          <w:szCs w:val="22"/>
          <w:highlight w:val="yellow"/>
          <w:shd w:val="clear" w:color="auto" w:fill="FFFFFF"/>
        </w:rPr>
        <w:t>Determinables</w:t>
      </w:r>
      <w:proofErr w:type="spellEnd"/>
      <w:r w:rsidRPr="00A35258">
        <w:rPr>
          <w:color w:val="000000"/>
          <w:sz w:val="22"/>
          <w:szCs w:val="22"/>
          <w:highlight w:val="yellow"/>
          <w:shd w:val="clear" w:color="auto" w:fill="FFFFFF"/>
        </w:rPr>
        <w:t xml:space="preserve"> are Universals,’</w:t>
      </w:r>
      <w:r w:rsidRPr="00A35258">
        <w:rPr>
          <w:rStyle w:val="apple-converted-space"/>
          <w:color w:val="000000"/>
          <w:sz w:val="22"/>
          <w:szCs w:val="22"/>
          <w:highlight w:val="yellow"/>
          <w:shd w:val="clear" w:color="auto" w:fill="FFFFFF"/>
        </w:rPr>
        <w:t> </w:t>
      </w:r>
      <w:r w:rsidRPr="00A35258">
        <w:rPr>
          <w:rStyle w:val="Emphasis"/>
          <w:color w:val="000000"/>
          <w:sz w:val="22"/>
          <w:szCs w:val="22"/>
          <w:highlight w:val="yellow"/>
          <w:shd w:val="clear" w:color="auto" w:fill="FFFFFF"/>
        </w:rPr>
        <w:t>The Monist</w:t>
      </w:r>
      <w:r w:rsidRPr="00A35258">
        <w:rPr>
          <w:color w:val="000000"/>
          <w:sz w:val="22"/>
          <w:szCs w:val="22"/>
          <w:highlight w:val="yellow"/>
          <w:shd w:val="clear" w:color="auto" w:fill="FFFFFF"/>
        </w:rPr>
        <w:t>, 83 (2000), 101–121. Anticipating our discussion of ‘process profile universals’ later in this paper, we might refer to determinate universals as quality profiles</w:t>
      </w:r>
    </w:p>
  </w:endnote>
  <w:endnote w:id="6">
    <w:p w14:paraId="54CE3522"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The BFO uses ‘occupies’ to refer to the relation that holds between an </w:t>
      </w:r>
      <w:proofErr w:type="spellStart"/>
      <w:r w:rsidRPr="005E16B3">
        <w:rPr>
          <w:sz w:val="22"/>
          <w:szCs w:val="22"/>
        </w:rPr>
        <w:t>occurrent</w:t>
      </w:r>
      <w:proofErr w:type="spellEnd"/>
      <w:r w:rsidRPr="005E16B3">
        <w:rPr>
          <w:sz w:val="22"/>
          <w:szCs w:val="22"/>
        </w:rPr>
        <w:t xml:space="preserve"> and the temporal region which it exactly fills. Trivially, each temporal region occupies itself.</w:t>
      </w:r>
    </w:p>
  </w:endnote>
  <w:endnote w:id="7">
    <w:p w14:paraId="05D9457A"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w:t>
      </w:r>
      <w:hyperlink r:id="rId1" w:history="1">
        <w:r w:rsidRPr="005E16B3">
          <w:rPr>
            <w:sz w:val="22"/>
            <w:szCs w:val="22"/>
          </w:rPr>
          <w:t>http://code.google.com/p/information-artifact-ontology/</w:t>
        </w:r>
      </w:hyperlink>
      <w:r w:rsidRPr="005E16B3">
        <w:rPr>
          <w:sz w:val="22"/>
          <w:szCs w:val="22"/>
        </w:rPr>
        <w:t>.</w:t>
      </w:r>
    </w:p>
  </w:endnote>
  <w:endnote w:id="8">
    <w:p w14:paraId="7B4B10EA"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Pierre </w:t>
      </w:r>
      <w:proofErr w:type="spellStart"/>
      <w:r w:rsidRPr="005E16B3">
        <w:rPr>
          <w:sz w:val="22"/>
          <w:szCs w:val="22"/>
        </w:rPr>
        <w:t>Grenon</w:t>
      </w:r>
      <w:proofErr w:type="spellEnd"/>
      <w:r w:rsidRPr="005E16B3">
        <w:rPr>
          <w:sz w:val="22"/>
          <w:szCs w:val="22"/>
        </w:rPr>
        <w:t xml:space="preserve"> and Barry Smith, ‘SNAP and SPAN: Towards Dynamic Spatial Ontology’, </w:t>
      </w:r>
      <w:r w:rsidRPr="005E16B3">
        <w:rPr>
          <w:i/>
          <w:sz w:val="22"/>
          <w:szCs w:val="22"/>
        </w:rPr>
        <w:t>Spatial Cognition and Computation</w:t>
      </w:r>
      <w:r w:rsidRPr="005E16B3">
        <w:rPr>
          <w:sz w:val="22"/>
          <w:szCs w:val="22"/>
        </w:rPr>
        <w:t>, 4 (2004), 69–103.</w:t>
      </w:r>
    </w:p>
  </w:endnote>
  <w:endnote w:id="9">
    <w:p w14:paraId="09D4D8AC"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Antony Galton and </w:t>
      </w:r>
      <w:proofErr w:type="spellStart"/>
      <w:r w:rsidRPr="005E16B3">
        <w:rPr>
          <w:sz w:val="22"/>
          <w:szCs w:val="22"/>
        </w:rPr>
        <w:t>Riichiro</w:t>
      </w:r>
      <w:proofErr w:type="spellEnd"/>
      <w:r w:rsidRPr="005E16B3">
        <w:rPr>
          <w:sz w:val="22"/>
          <w:szCs w:val="22"/>
        </w:rPr>
        <w:t xml:space="preserve"> </w:t>
      </w:r>
      <w:proofErr w:type="spellStart"/>
      <w:r w:rsidRPr="005E16B3">
        <w:rPr>
          <w:sz w:val="22"/>
          <w:szCs w:val="22"/>
        </w:rPr>
        <w:t>Mizoguchi</w:t>
      </w:r>
      <w:proofErr w:type="spellEnd"/>
      <w:r w:rsidRPr="005E16B3">
        <w:rPr>
          <w:sz w:val="22"/>
          <w:szCs w:val="22"/>
        </w:rPr>
        <w:t xml:space="preserve">, ‘The Water Falls but the Waterfall Does Not Fall: New Perspectives on Objects, Processes and Events”, </w:t>
      </w:r>
      <w:r w:rsidRPr="005E16B3">
        <w:rPr>
          <w:i/>
          <w:sz w:val="22"/>
          <w:szCs w:val="22"/>
        </w:rPr>
        <w:t>Applied Ontology</w:t>
      </w:r>
      <w:r w:rsidRPr="005E16B3">
        <w:rPr>
          <w:sz w:val="22"/>
          <w:szCs w:val="22"/>
        </w:rPr>
        <w:t>, 4 (2009), 71-107.</w:t>
      </w:r>
    </w:p>
  </w:endnote>
  <w:endnote w:id="10">
    <w:p w14:paraId="4588F51B"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See again Smith, et al., ‘Relations in biomedical ontologies’.</w:t>
      </w:r>
    </w:p>
  </w:endnote>
  <w:endnote w:id="11">
    <w:p w14:paraId="322FF69C"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See again Smith, ‘Against </w:t>
      </w:r>
      <w:proofErr w:type="spellStart"/>
      <w:r w:rsidRPr="005E16B3">
        <w:rPr>
          <w:sz w:val="22"/>
          <w:szCs w:val="22"/>
        </w:rPr>
        <w:t>Fantology</w:t>
      </w:r>
      <w:proofErr w:type="spellEnd"/>
      <w:r w:rsidRPr="005E16B3">
        <w:rPr>
          <w:sz w:val="22"/>
          <w:szCs w:val="22"/>
        </w:rPr>
        <w:t>’.</w:t>
      </w:r>
    </w:p>
  </w:endnote>
  <w:endnote w:id="12">
    <w:p w14:paraId="7514846D"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Here used as a proxy for the intensity of sound.</w:t>
      </w:r>
    </w:p>
  </w:endnote>
  <w:endnote w:id="13">
    <w:p w14:paraId="2F294DEC" w14:textId="77777777" w:rsidR="0036416D" w:rsidRPr="005E16B3" w:rsidRDefault="0036416D" w:rsidP="008310FF">
      <w:pPr>
        <w:spacing w:before="0" w:after="0" w:line="240" w:lineRule="auto"/>
        <w:jc w:val="left"/>
        <w:rPr>
          <w:szCs w:val="22"/>
        </w:rPr>
      </w:pPr>
      <w:r w:rsidRPr="005E16B3">
        <w:rPr>
          <w:rStyle w:val="EndnoteReference"/>
          <w:szCs w:val="22"/>
        </w:rPr>
        <w:endnoteRef/>
      </w:r>
      <w:r w:rsidRPr="005E16B3">
        <w:rPr>
          <w:szCs w:val="22"/>
        </w:rPr>
        <w:t xml:space="preserve"> As de Bono, </w:t>
      </w:r>
      <w:r w:rsidRPr="005E16B3">
        <w:rPr>
          <w:i/>
          <w:szCs w:val="22"/>
        </w:rPr>
        <w:t>et al</w:t>
      </w:r>
      <w:r w:rsidRPr="005E16B3">
        <w:rPr>
          <w:szCs w:val="22"/>
        </w:rPr>
        <w:t xml:space="preserve">., point out, these measurements reflect the variables encoded in models of human physiology created by scientists using of ordinary differential equations (Bernard de Bono, Robert </w:t>
      </w:r>
      <w:proofErr w:type="spellStart"/>
      <w:r w:rsidRPr="005E16B3">
        <w:rPr>
          <w:szCs w:val="22"/>
        </w:rPr>
        <w:t>Hoehndorf</w:t>
      </w:r>
      <w:proofErr w:type="spellEnd"/>
      <w:r w:rsidRPr="005E16B3">
        <w:rPr>
          <w:szCs w:val="22"/>
        </w:rPr>
        <w:t xml:space="preserve">, </w:t>
      </w:r>
      <w:proofErr w:type="spellStart"/>
      <w:r w:rsidRPr="005E16B3">
        <w:rPr>
          <w:szCs w:val="22"/>
        </w:rPr>
        <w:t>Sarala</w:t>
      </w:r>
      <w:proofErr w:type="spellEnd"/>
      <w:r w:rsidRPr="005E16B3">
        <w:rPr>
          <w:szCs w:val="22"/>
        </w:rPr>
        <w:t xml:space="preserve"> </w:t>
      </w:r>
      <w:proofErr w:type="spellStart"/>
      <w:r w:rsidRPr="005E16B3">
        <w:rPr>
          <w:szCs w:val="22"/>
        </w:rPr>
        <w:t>Wimalaratne</w:t>
      </w:r>
      <w:proofErr w:type="spellEnd"/>
      <w:r w:rsidRPr="005E16B3">
        <w:rPr>
          <w:szCs w:val="22"/>
        </w:rPr>
        <w:t xml:space="preserve">, George </w:t>
      </w:r>
      <w:proofErr w:type="spellStart"/>
      <w:r w:rsidRPr="005E16B3">
        <w:rPr>
          <w:szCs w:val="22"/>
        </w:rPr>
        <w:t>Gkoutos</w:t>
      </w:r>
      <w:proofErr w:type="spellEnd"/>
      <w:r w:rsidRPr="005E16B3">
        <w:rPr>
          <w:szCs w:val="22"/>
        </w:rPr>
        <w:t xml:space="preserve"> and Pierre </w:t>
      </w:r>
      <w:proofErr w:type="spellStart"/>
      <w:r w:rsidRPr="005E16B3">
        <w:rPr>
          <w:szCs w:val="22"/>
        </w:rPr>
        <w:t>Grenon</w:t>
      </w:r>
      <w:proofErr w:type="spellEnd"/>
      <w:r w:rsidRPr="005E16B3">
        <w:rPr>
          <w:szCs w:val="22"/>
        </w:rPr>
        <w:t xml:space="preserve">, ‘The RICORDO approach to semantic interoperability for biomedical data and models: strategy, standards and solutions’, </w:t>
      </w:r>
      <w:r w:rsidRPr="005E16B3">
        <w:rPr>
          <w:i/>
          <w:szCs w:val="22"/>
        </w:rPr>
        <w:t>BMC Research Notes</w:t>
      </w:r>
      <w:r w:rsidRPr="005E16B3">
        <w:rPr>
          <w:szCs w:val="22"/>
        </w:rPr>
        <w:t xml:space="preserve"> 4 (2011), 31). </w:t>
      </w:r>
    </w:p>
  </w:endnote>
  <w:endnote w:id="14">
    <w:p w14:paraId="5E9F282E"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w:t>
      </w:r>
      <w:proofErr w:type="gramStart"/>
      <w:r w:rsidRPr="005E16B3">
        <w:rPr>
          <w:sz w:val="22"/>
          <w:szCs w:val="22"/>
        </w:rPr>
        <w:t>Cardiac Cycle, Left Ventricle, http://en.wikipedia.org/wiki/Cardiac_cycle.</w:t>
      </w:r>
      <w:proofErr w:type="gramEnd"/>
    </w:p>
  </w:endnote>
  <w:endnote w:id="15">
    <w:p w14:paraId="1AD55790"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Bernard Harrison, </w:t>
      </w:r>
      <w:r w:rsidRPr="005E16B3">
        <w:rPr>
          <w:i/>
          <w:iCs/>
          <w:sz w:val="22"/>
          <w:szCs w:val="22"/>
        </w:rPr>
        <w:t>Form and Content</w:t>
      </w:r>
      <w:r w:rsidRPr="005E16B3">
        <w:rPr>
          <w:sz w:val="22"/>
          <w:szCs w:val="22"/>
        </w:rPr>
        <w:t xml:space="preserve"> (Oxford: Blackwell, 1973).</w:t>
      </w:r>
    </w:p>
  </w:endnote>
  <w:endnote w:id="16">
    <w:p w14:paraId="058CE38B" w14:textId="77777777" w:rsidR="0036416D" w:rsidRPr="005E16B3" w:rsidRDefault="0036416D" w:rsidP="008310FF">
      <w:pPr>
        <w:pStyle w:val="Level1"/>
        <w:widowControl/>
        <w:tabs>
          <w:tab w:val="left" w:pos="0"/>
          <w:tab w:val="left" w:pos="720"/>
          <w:tab w:val="left" w:pos="2160"/>
          <w:tab w:val="left" w:pos="2880"/>
          <w:tab w:val="left" w:pos="3600"/>
          <w:tab w:val="left" w:pos="4320"/>
          <w:tab w:val="left" w:pos="5040"/>
          <w:tab w:val="left" w:pos="5760"/>
          <w:tab w:val="left" w:pos="6480"/>
          <w:tab w:val="left" w:pos="7200"/>
          <w:tab w:val="left" w:pos="8640"/>
          <w:tab w:val="left" w:pos="9360"/>
          <w:tab w:val="left" w:pos="11790"/>
        </w:tabs>
        <w:rPr>
          <w:sz w:val="22"/>
          <w:szCs w:val="22"/>
        </w:rPr>
      </w:pPr>
      <w:r w:rsidRPr="005E16B3">
        <w:rPr>
          <w:rStyle w:val="EndnoteReference"/>
          <w:sz w:val="22"/>
          <w:szCs w:val="22"/>
        </w:rPr>
        <w:endnoteRef/>
      </w:r>
      <w:r w:rsidRPr="005E16B3">
        <w:rPr>
          <w:sz w:val="22"/>
          <w:szCs w:val="22"/>
        </w:rPr>
        <w:t xml:space="preserve"> </w:t>
      </w:r>
      <w:r w:rsidRPr="005E16B3">
        <w:rPr>
          <w:rStyle w:val="QuickFormat4"/>
          <w:sz w:val="22"/>
          <w:szCs w:val="22"/>
        </w:rPr>
        <w:t>Barry Smith and Kevin Mulligan, ‘</w:t>
      </w:r>
      <w:r w:rsidRPr="005E16B3">
        <w:rPr>
          <w:sz w:val="22"/>
          <w:szCs w:val="22"/>
        </w:rPr>
        <w:t>Framework for Formal Ontology</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3 (1983), 73–85</w:t>
      </w:r>
      <w:r>
        <w:rPr>
          <w:rStyle w:val="QuickFormat4"/>
          <w:sz w:val="22"/>
          <w:szCs w:val="22"/>
        </w:rPr>
        <w:t xml:space="preserve"> and </w:t>
      </w:r>
      <w:r w:rsidRPr="005E16B3">
        <w:rPr>
          <w:sz w:val="22"/>
          <w:szCs w:val="22"/>
        </w:rPr>
        <w:t xml:space="preserve">Barry Smith and Kevin Mulligan, ‘Pieces of a Theory’, in Barry Smith (ed.), </w:t>
      </w:r>
      <w:r w:rsidRPr="005E16B3">
        <w:rPr>
          <w:i/>
          <w:iCs/>
          <w:sz w:val="22"/>
          <w:szCs w:val="22"/>
        </w:rPr>
        <w:t>Parts and Moments. Studies in Logic and Formal Ontology</w:t>
      </w:r>
      <w:r w:rsidRPr="005E16B3">
        <w:rPr>
          <w:sz w:val="22"/>
          <w:szCs w:val="22"/>
        </w:rPr>
        <w:t xml:space="preserve"> (Munich: </w:t>
      </w:r>
      <w:proofErr w:type="spellStart"/>
      <w:r w:rsidRPr="005E16B3">
        <w:rPr>
          <w:sz w:val="22"/>
          <w:szCs w:val="22"/>
        </w:rPr>
        <w:t>Philosophia</w:t>
      </w:r>
      <w:proofErr w:type="spellEnd"/>
      <w:r w:rsidRPr="005E16B3">
        <w:rPr>
          <w:sz w:val="22"/>
          <w:szCs w:val="22"/>
        </w:rPr>
        <w:t>, 1982), 15–109.</w:t>
      </w:r>
      <w:r w:rsidRPr="005E16B3">
        <w:rPr>
          <w:rFonts w:eastAsia="Calibri"/>
          <w:sz w:val="22"/>
          <w:szCs w:val="22"/>
        </w:rPr>
        <w:t xml:space="preserve"> Analogous dependence structures are found also in other sensory domains, for example in the three-sided reciprocal dependence of the pitch, timbre and loudness which are the three structural parts of a tone instance, and similar analyses can be used to describe the structures of cognitive and linguistic acts of a range of different sorts. See Kevin Mulligan and Barry Smith, ‘A Relational Theory of the </w:t>
      </w:r>
      <w:r w:rsidRPr="005E16B3">
        <w:rPr>
          <w:sz w:val="22"/>
          <w:szCs w:val="22"/>
        </w:rPr>
        <w:t>Act</w:t>
      </w:r>
      <w:r w:rsidRPr="005E16B3">
        <w:rPr>
          <w:rStyle w:val="QuickFormat4"/>
          <w:sz w:val="22"/>
          <w:szCs w:val="22"/>
        </w:rPr>
        <w:t xml:space="preserve">’, </w:t>
      </w:r>
      <w:r w:rsidRPr="005E16B3">
        <w:rPr>
          <w:rStyle w:val="QuickFormat4"/>
          <w:i/>
          <w:iCs/>
          <w:sz w:val="22"/>
          <w:szCs w:val="22"/>
        </w:rPr>
        <w:t>Topoi</w:t>
      </w:r>
      <w:r w:rsidRPr="005E16B3">
        <w:rPr>
          <w:rStyle w:val="QuickFormat4"/>
          <w:sz w:val="22"/>
          <w:szCs w:val="22"/>
        </w:rPr>
        <w:t xml:space="preserve">, 5 (1986), 115–130, and </w:t>
      </w:r>
      <w:r w:rsidRPr="005E16B3">
        <w:rPr>
          <w:sz w:val="22"/>
          <w:szCs w:val="22"/>
        </w:rPr>
        <w:t xml:space="preserve">Kevin Mulligan, ‘Promising and Other Social Acts’, in Mulligan (ed.), </w:t>
      </w:r>
      <w:r w:rsidRPr="005E16B3">
        <w:rPr>
          <w:i/>
          <w:iCs/>
          <w:sz w:val="22"/>
          <w:szCs w:val="22"/>
        </w:rPr>
        <w:t xml:space="preserve">Speech Act and </w:t>
      </w:r>
      <w:proofErr w:type="spellStart"/>
      <w:r w:rsidRPr="005E16B3">
        <w:rPr>
          <w:i/>
          <w:iCs/>
          <w:sz w:val="22"/>
          <w:szCs w:val="22"/>
        </w:rPr>
        <w:t>Sachverhalt</w:t>
      </w:r>
      <w:proofErr w:type="spellEnd"/>
      <w:r w:rsidRPr="005E16B3">
        <w:rPr>
          <w:i/>
          <w:iCs/>
          <w:sz w:val="22"/>
          <w:szCs w:val="22"/>
        </w:rPr>
        <w:t xml:space="preserve">: </w:t>
      </w:r>
      <w:proofErr w:type="spellStart"/>
      <w:r w:rsidRPr="005E16B3">
        <w:rPr>
          <w:i/>
          <w:iCs/>
          <w:sz w:val="22"/>
          <w:szCs w:val="22"/>
        </w:rPr>
        <w:t>Reinach</w:t>
      </w:r>
      <w:proofErr w:type="spellEnd"/>
      <w:r w:rsidRPr="005E16B3">
        <w:rPr>
          <w:i/>
          <w:iCs/>
          <w:sz w:val="22"/>
          <w:szCs w:val="22"/>
        </w:rPr>
        <w:t xml:space="preserve"> and the Foundations of Realist Phenomenology</w:t>
      </w:r>
      <w:r w:rsidRPr="005E16B3">
        <w:rPr>
          <w:sz w:val="22"/>
          <w:szCs w:val="22"/>
        </w:rPr>
        <w:t xml:space="preserve"> (Dordrecht/Boston/Lancaster: </w:t>
      </w:r>
      <w:proofErr w:type="spellStart"/>
      <w:r w:rsidRPr="005E16B3">
        <w:rPr>
          <w:sz w:val="22"/>
          <w:szCs w:val="22"/>
        </w:rPr>
        <w:t>Nijhoff</w:t>
      </w:r>
      <w:proofErr w:type="spellEnd"/>
      <w:r w:rsidRPr="005E16B3">
        <w:rPr>
          <w:sz w:val="22"/>
          <w:szCs w:val="22"/>
        </w:rPr>
        <w:t>, 1987), 1–27.</w:t>
      </w:r>
    </w:p>
  </w:endnote>
  <w:endnote w:id="17">
    <w:p w14:paraId="0901EFC4"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Vital Sign Ontology, http://www.acsu.buffalo.edu/~ag33/vso.html.</w:t>
      </w:r>
    </w:p>
  </w:endnote>
  <w:endnote w:id="18">
    <w:p w14:paraId="2A57E262" w14:textId="77777777" w:rsidR="0036416D" w:rsidRPr="005E16B3" w:rsidRDefault="0036416D" w:rsidP="008310FF">
      <w:pPr>
        <w:pStyle w:val="EndnoteText"/>
        <w:rPr>
          <w:sz w:val="22"/>
          <w:szCs w:val="22"/>
        </w:rPr>
      </w:pPr>
      <w:r w:rsidRPr="005E16B3">
        <w:rPr>
          <w:rStyle w:val="EndnoteReference"/>
          <w:sz w:val="22"/>
          <w:szCs w:val="22"/>
        </w:rPr>
        <w:endnoteRef/>
      </w:r>
      <w:r w:rsidRPr="005E16B3">
        <w:rPr>
          <w:sz w:val="22"/>
          <w:szCs w:val="22"/>
        </w:rPr>
        <w:t xml:space="preserve"> These are represented comprehensively for biological qualities in the Phenotypic Quality ontology (PATO): http://obofoundry.org/wiki/index.php/PATO:Main_Page.</w:t>
      </w:r>
    </w:p>
  </w:endnote>
  <w:endnote w:id="19">
    <w:p w14:paraId="08949B94" w14:textId="77777777" w:rsidR="0036416D" w:rsidRPr="005E16B3" w:rsidRDefault="0036416D" w:rsidP="008310FF">
      <w:pPr>
        <w:spacing w:before="0" w:after="0" w:line="240" w:lineRule="auto"/>
        <w:jc w:val="left"/>
        <w:rPr>
          <w:szCs w:val="22"/>
        </w:rPr>
      </w:pPr>
      <w:r w:rsidRPr="005E16B3">
        <w:rPr>
          <w:rStyle w:val="EndnoteReference"/>
          <w:szCs w:val="22"/>
        </w:rPr>
        <w:endnoteRef/>
      </w:r>
      <w:r w:rsidRPr="005E16B3">
        <w:rPr>
          <w:szCs w:val="22"/>
        </w:rPr>
        <w:t xml:space="preserve"> As Johansson has pointed out, a process such as the beating of the heart will involve not only process profiles of the sorts listed above; it will involve also changes of shape or size – any given instance of walking, for example, must have a certain </w:t>
      </w:r>
      <w:r w:rsidRPr="005E16B3">
        <w:rPr>
          <w:i/>
          <w:szCs w:val="22"/>
        </w:rPr>
        <w:t>determinable 4-dimensional process shape</w:t>
      </w:r>
      <w:r w:rsidRPr="005E16B3">
        <w:rPr>
          <w:szCs w:val="22"/>
        </w:rPr>
        <w:t>.</w:t>
      </w:r>
      <w:r w:rsidRPr="005E16B3">
        <w:rPr>
          <w:rStyle w:val="EndnoteReference"/>
          <w:szCs w:val="22"/>
        </w:rPr>
        <w:endnoteRef/>
      </w:r>
      <w:r w:rsidRPr="005E16B3">
        <w:rPr>
          <w:szCs w:val="22"/>
        </w:rPr>
        <w:t xml:space="preserve">  Which </w:t>
      </w:r>
      <w:r w:rsidRPr="005E16B3">
        <w:rPr>
          <w:i/>
          <w:szCs w:val="22"/>
        </w:rPr>
        <w:t xml:space="preserve">determinate </w:t>
      </w:r>
      <w:r w:rsidRPr="005E16B3">
        <w:rPr>
          <w:szCs w:val="22"/>
        </w:rPr>
        <w:t>shape is instantiated will of course vary from instance to instance. (</w:t>
      </w:r>
      <w:r w:rsidRPr="005E16B3">
        <w:rPr>
          <w:color w:val="000000"/>
          <w:szCs w:val="22"/>
        </w:rPr>
        <w:t>Ingvar Johansson, ‘</w:t>
      </w:r>
      <w:r w:rsidRPr="005E16B3">
        <w:rPr>
          <w:rFonts w:eastAsia="Times New Roman"/>
          <w:szCs w:val="22"/>
        </w:rPr>
        <w:t>Functions, Function Concepts, and Scales</w:t>
      </w:r>
      <w:r w:rsidRPr="005E16B3">
        <w:rPr>
          <w:color w:val="000000"/>
          <w:szCs w:val="22"/>
        </w:rPr>
        <w:t xml:space="preserve">’, </w:t>
      </w:r>
      <w:r w:rsidRPr="005E16B3">
        <w:rPr>
          <w:i/>
          <w:color w:val="000000"/>
          <w:szCs w:val="22"/>
        </w:rPr>
        <w:t>The Monist</w:t>
      </w:r>
      <w:r w:rsidRPr="005E16B3">
        <w:rPr>
          <w:color w:val="000000"/>
          <w:szCs w:val="22"/>
        </w:rPr>
        <w:t xml:space="preserve"> 87 (2004), 96-114.)</w:t>
      </w:r>
    </w:p>
  </w:endnote>
  <w:endnote w:id="20">
    <w:p w14:paraId="4821254D" w14:textId="77777777" w:rsidR="0036416D" w:rsidRDefault="0036416D" w:rsidP="008310FF">
      <w:pPr>
        <w:spacing w:before="0" w:after="0" w:line="240" w:lineRule="auto"/>
        <w:jc w:val="left"/>
        <w:rPr>
          <w:i/>
          <w:szCs w:val="22"/>
        </w:rPr>
      </w:pPr>
      <w:r w:rsidRPr="005E16B3">
        <w:rPr>
          <w:rStyle w:val="EndnoteReference"/>
          <w:szCs w:val="22"/>
        </w:rPr>
        <w:endnoteRef/>
      </w:r>
      <w:r w:rsidRPr="005E16B3">
        <w:rPr>
          <w:szCs w:val="22"/>
        </w:rPr>
        <w:t xml:space="preserve"> More generally: a process has process profile type F with magnitude </w:t>
      </w:r>
      <w:r w:rsidRPr="005E16B3">
        <w:rPr>
          <w:i/>
          <w:szCs w:val="22"/>
        </w:rPr>
        <w:t xml:space="preserve">n </w:t>
      </w:r>
      <w:r w:rsidRPr="005E16B3">
        <w:rPr>
          <w:szCs w:val="22"/>
        </w:rPr>
        <w:t xml:space="preserve">in units </w:t>
      </w:r>
      <w:r w:rsidRPr="005E16B3">
        <w:rPr>
          <w:i/>
          <w:szCs w:val="22"/>
        </w:rPr>
        <w:t xml:space="preserve">u </w:t>
      </w:r>
      <w:r w:rsidRPr="005E16B3">
        <w:rPr>
          <w:szCs w:val="22"/>
        </w:rPr>
        <w:t xml:space="preserve">at time instant </w:t>
      </w:r>
      <w:r>
        <w:rPr>
          <w:i/>
          <w:szCs w:val="22"/>
        </w:rPr>
        <w:t xml:space="preserve">t </w:t>
      </w:r>
    </w:p>
    <w:p w14:paraId="3AA0DF14" w14:textId="77777777" w:rsidR="0036416D" w:rsidRPr="005E16B3" w:rsidRDefault="0036416D" w:rsidP="008310FF">
      <w:pPr>
        <w:spacing w:before="0" w:after="0" w:line="240" w:lineRule="auto"/>
        <w:ind w:left="720"/>
        <w:jc w:val="left"/>
        <w:rPr>
          <w:i/>
          <w:szCs w:val="22"/>
        </w:rPr>
      </w:pPr>
      <w:r w:rsidRPr="005E16B3">
        <w:rPr>
          <w:i/>
          <w:szCs w:val="22"/>
        </w:rPr>
        <w:t>=</w:t>
      </w:r>
      <w:r w:rsidRPr="005E16B3">
        <w:rPr>
          <w:szCs w:val="22"/>
        </w:rPr>
        <w:t xml:space="preserve">Def. there is some process </w:t>
      </w:r>
      <w:r w:rsidRPr="005E16B3">
        <w:rPr>
          <w:i/>
          <w:szCs w:val="22"/>
        </w:rPr>
        <w:t xml:space="preserve">b </w:t>
      </w:r>
      <w:r w:rsidRPr="005E16B3">
        <w:rPr>
          <w:szCs w:val="22"/>
        </w:rPr>
        <w:t xml:space="preserve">which is a temporal part of </w:t>
      </w:r>
      <w:r w:rsidRPr="005E16B3">
        <w:rPr>
          <w:i/>
          <w:szCs w:val="22"/>
        </w:rPr>
        <w:t xml:space="preserve">a </w:t>
      </w:r>
      <w:r w:rsidRPr="005E16B3">
        <w:rPr>
          <w:szCs w:val="22"/>
        </w:rPr>
        <w:t>and which occupies a temporal region (</w:t>
      </w:r>
      <w:r w:rsidRPr="005E16B3">
        <w:rPr>
          <w:i/>
          <w:szCs w:val="22"/>
        </w:rPr>
        <w:t>t</w:t>
      </w:r>
      <w:r w:rsidRPr="005E16B3">
        <w:rPr>
          <w:szCs w:val="22"/>
          <w:vertAlign w:val="subscript"/>
        </w:rPr>
        <w:t>1</w:t>
      </w:r>
      <w:r w:rsidRPr="005E16B3">
        <w:rPr>
          <w:i/>
          <w:szCs w:val="22"/>
        </w:rPr>
        <w:t>, t</w:t>
      </w:r>
      <w:r w:rsidRPr="005E16B3">
        <w:rPr>
          <w:i/>
          <w:szCs w:val="22"/>
          <w:vertAlign w:val="subscript"/>
        </w:rPr>
        <w:t>2</w:t>
      </w:r>
      <w:r w:rsidRPr="005E16B3">
        <w:rPr>
          <w:szCs w:val="22"/>
        </w:rPr>
        <w:t xml:space="preserve">) which includes </w:t>
      </w:r>
      <w:r w:rsidRPr="005E16B3">
        <w:rPr>
          <w:i/>
          <w:szCs w:val="22"/>
        </w:rPr>
        <w:t xml:space="preserve">t </w:t>
      </w:r>
      <w:r w:rsidRPr="005E16B3">
        <w:rPr>
          <w:szCs w:val="22"/>
        </w:rPr>
        <w:t xml:space="preserve">in its interior </w:t>
      </w:r>
    </w:p>
    <w:p w14:paraId="489ACF84" w14:textId="77777777" w:rsidR="0036416D" w:rsidRPr="005E16B3" w:rsidRDefault="0036416D" w:rsidP="008310FF">
      <w:pPr>
        <w:spacing w:before="0" w:after="0" w:line="240" w:lineRule="auto"/>
        <w:jc w:val="left"/>
        <w:rPr>
          <w:i/>
          <w:szCs w:val="22"/>
        </w:rPr>
      </w:pPr>
      <w:r w:rsidRPr="005E16B3">
        <w:rPr>
          <w:szCs w:val="22"/>
        </w:rPr>
        <w:tab/>
        <w:t xml:space="preserve">&amp; </w:t>
      </w:r>
      <w:proofErr w:type="gramStart"/>
      <w:r w:rsidRPr="005E16B3">
        <w:rPr>
          <w:i/>
          <w:szCs w:val="22"/>
        </w:rPr>
        <w:t>b</w:t>
      </w:r>
      <w:proofErr w:type="gramEnd"/>
      <w:r w:rsidRPr="005E16B3">
        <w:rPr>
          <w:i/>
          <w:szCs w:val="22"/>
        </w:rPr>
        <w:t xml:space="preserve"> </w:t>
      </w:r>
      <w:r w:rsidRPr="005E16B3">
        <w:rPr>
          <w:szCs w:val="22"/>
        </w:rPr>
        <w:t xml:space="preserve">is of process profile type F with magnitude </w:t>
      </w:r>
      <w:r w:rsidRPr="005E16B3">
        <w:rPr>
          <w:i/>
          <w:szCs w:val="22"/>
        </w:rPr>
        <w:t xml:space="preserve">n </w:t>
      </w:r>
      <w:r w:rsidRPr="005E16B3">
        <w:rPr>
          <w:szCs w:val="22"/>
        </w:rPr>
        <w:t xml:space="preserve">in units </w:t>
      </w:r>
      <w:r w:rsidRPr="005E16B3">
        <w:rPr>
          <w:i/>
          <w:szCs w:val="22"/>
        </w:rPr>
        <w:t>u.</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ヒラギノ角ゴ Pro W3">
    <w:charset w:val="4E"/>
    <w:family w:val="auto"/>
    <w:pitch w:val="variable"/>
    <w:sig w:usb0="00000001" w:usb1="08070000" w:usb2="00000010" w:usb3="00000000" w:csb0="00020000" w:csb1="00000000"/>
  </w:font>
  <w:font w:name="Times New Roman Bold">
    <w:altName w:val="Times New Roman"/>
    <w:panose1 w:val="02020803070505020304"/>
    <w:charset w:val="00"/>
    <w:family w:val="roman"/>
    <w:pitch w:val="default"/>
  </w:font>
  <w:font w:name="Georgia">
    <w:panose1 w:val="02040502050405020303"/>
    <w:charset w:val="00"/>
    <w:family w:val="auto"/>
    <w:pitch w:val="variable"/>
    <w:sig w:usb0="00000003" w:usb1="00000000" w:usb2="00000000" w:usb3="00000000" w:csb0="00000001" w:csb1="00000000"/>
  </w:font>
  <w:font w:name="Nimbus Roman No9 L">
    <w:altName w:val="Cambria"/>
    <w:panose1 w:val="00000000000000000000"/>
    <w:charset w:val="00"/>
    <w:family w:val="swiss"/>
    <w:notTrueType/>
    <w:pitch w:val="default"/>
    <w:sig w:usb0="00000003" w:usb1="00000000" w:usb2="00000000" w:usb3="00000000" w:csb0="00000001" w:csb1="00000000"/>
  </w:font>
  <w:font w:name="PFKALD+TimesNewRoman,Italic">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New Roman Italic">
    <w:panose1 w:val="02020503050405090304"/>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cmr10">
    <w:altName w:val="Times New Roman"/>
    <w:panose1 w:val="00000000000000000000"/>
    <w:charset w:val="00"/>
    <w:family w:val="roman"/>
    <w:notTrueType/>
    <w:pitch w:val="default"/>
  </w:font>
  <w:font w:name="Helvetica">
    <w:panose1 w:val="00000000000000000000"/>
    <w:charset w:val="00"/>
    <w:family w:val="auto"/>
    <w:pitch w:val="variable"/>
    <w:sig w:usb0="00000003" w:usb1="00000000" w:usb2="00000000" w:usb3="00000000" w:csb0="00000001" w:csb1="00000000"/>
  </w:font>
  <w:font w:name="cmmi10">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8D501" w14:textId="77777777" w:rsidR="0036416D" w:rsidRDefault="0036416D" w:rsidP="00486765">
    <w:pPr>
      <w:pStyle w:val="Footer"/>
    </w:pPr>
  </w:p>
  <w:p w14:paraId="2D703F56" w14:textId="77777777" w:rsidR="0036416D" w:rsidRDefault="0036416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2006F" w14:textId="77777777" w:rsidR="0036416D" w:rsidRDefault="0036416D" w:rsidP="00486765">
    <w:pPr>
      <w:pStyle w:val="Footer"/>
    </w:pPr>
  </w:p>
  <w:p w14:paraId="0A278083" w14:textId="77777777" w:rsidR="0036416D" w:rsidRDefault="0036416D">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59"/>
      <w:docPartObj>
        <w:docPartGallery w:val="Page Numbers (Bottom of Page)"/>
        <w:docPartUnique/>
      </w:docPartObj>
    </w:sdtPr>
    <w:sdtContent>
      <w:p w14:paraId="1D51EA49" w14:textId="77777777" w:rsidR="0036416D" w:rsidRPr="00C5140F" w:rsidRDefault="0036416D">
        <w:pPr>
          <w:pStyle w:val="Footer"/>
        </w:pPr>
      </w:p>
      <w:p w14:paraId="6A95AB50" w14:textId="77777777" w:rsidR="0036416D" w:rsidRPr="00C5140F" w:rsidRDefault="0036416D">
        <w:pPr>
          <w:pStyle w:val="Footer"/>
        </w:pPr>
        <w:r>
          <w:rPr>
            <w:noProof/>
          </w:rPr>
          <mc:AlternateContent>
            <mc:Choice Requires="wps">
              <w:drawing>
                <wp:anchor distT="4294967295" distB="4294967295" distL="114300" distR="114300" simplePos="0" relativeHeight="251662336" behindDoc="0" locked="0" layoutInCell="1" allowOverlap="1" wp14:anchorId="52804BE0" wp14:editId="1EEB9F0D">
                  <wp:simplePos x="0" y="0"/>
                  <wp:positionH relativeFrom="column">
                    <wp:posOffset>628015</wp:posOffset>
                  </wp:positionH>
                  <wp:positionV relativeFrom="paragraph">
                    <wp:posOffset>73659</wp:posOffset>
                  </wp:positionV>
                  <wp:extent cx="4587875" cy="0"/>
                  <wp:effectExtent l="0" t="0" r="22225" b="19050"/>
                  <wp:wrapNone/>
                  <wp:docPr id="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49.45pt;margin-top:5.8pt;width:361.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B7g5BMHgIAADsEAAAOAAAAAAAAAAAAAAAAAC4CAABkcnMvZTJvRG9jLnhtbFBLAQIt&#10;ABQABgAIAAAAIQCYKIUD3AAAAAgBAAAPAAAAAAAAAAAAAAAAAHgEAABkcnMvZG93bnJldi54bWxQ&#10;SwUGAAAAAAQABADzAAAAgQUAAAAA&#10;"/>
              </w:pict>
            </mc:Fallback>
          </mc:AlternateContent>
        </w:r>
      </w:p>
      <w:p w14:paraId="0ADA1021" w14:textId="77777777" w:rsidR="0036416D" w:rsidRPr="00C5140F" w:rsidRDefault="0036416D">
        <w:pPr>
          <w:pStyle w:val="Footer"/>
        </w:pPr>
        <w:r w:rsidRPr="00C5140F">
          <w:t>BFO 2.</w:t>
        </w:r>
        <w:r>
          <w:t>0 Draft Document</w:t>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55261"/>
      <w:docPartObj>
        <w:docPartGallery w:val="Page Numbers (Bottom of Page)"/>
        <w:docPartUnique/>
      </w:docPartObj>
    </w:sdtPr>
    <w:sdtContent>
      <w:p w14:paraId="3F8BB91D" w14:textId="77777777" w:rsidR="0036416D" w:rsidRDefault="0036416D">
        <w:pPr>
          <w:pStyle w:val="Footer"/>
        </w:pPr>
        <w:r>
          <w:rPr>
            <w:noProof/>
          </w:rPr>
          <mc:AlternateContent>
            <mc:Choice Requires="wps">
              <w:drawing>
                <wp:anchor distT="4294967295" distB="4294967295" distL="114300" distR="114300" simplePos="0" relativeHeight="251658240" behindDoc="0" locked="0" layoutInCell="1" allowOverlap="1" wp14:anchorId="7C952B58" wp14:editId="01ACD877">
                  <wp:simplePos x="0" y="0"/>
                  <wp:positionH relativeFrom="column">
                    <wp:posOffset>-134620</wp:posOffset>
                  </wp:positionH>
                  <wp:positionV relativeFrom="paragraph">
                    <wp:posOffset>-8789671</wp:posOffset>
                  </wp:positionV>
                  <wp:extent cx="4213860" cy="0"/>
                  <wp:effectExtent l="0" t="0" r="15240" b="19050"/>
                  <wp:wrapNone/>
                  <wp:docPr id="1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38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 o:spid="_x0000_s1026" type="#_x0000_t32" style="position:absolute;margin-left:-10.6pt;margin-top:-692.1pt;width:331.8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"/>
              </w:pict>
            </mc:Fallback>
          </mc:AlternateContent>
        </w:r>
      </w:p>
      <w:p w14:paraId="6E4971DD" w14:textId="77777777" w:rsidR="0036416D" w:rsidRDefault="0036416D">
        <w:pPr>
          <w:pStyle w:val="Footer"/>
        </w:pPr>
        <w:r>
          <w:rPr>
            <w:noProof/>
          </w:rPr>
          <mc:AlternateContent>
            <mc:Choice Requires="wps">
              <w:drawing>
                <wp:anchor distT="4294967295" distB="4294967295" distL="114300" distR="114300" simplePos="0" relativeHeight="251659264" behindDoc="0" locked="0" layoutInCell="1" allowOverlap="1" wp14:anchorId="5EF90CB1" wp14:editId="1368DCBD">
                  <wp:simplePos x="0" y="0"/>
                  <wp:positionH relativeFrom="column">
                    <wp:posOffset>628015</wp:posOffset>
                  </wp:positionH>
                  <wp:positionV relativeFrom="paragraph">
                    <wp:posOffset>73659</wp:posOffset>
                  </wp:positionV>
                  <wp:extent cx="4587875" cy="0"/>
                  <wp:effectExtent l="0" t="0" r="22225" b="19050"/>
                  <wp:wrapNone/>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78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 o:spid="_x0000_s1026" type="#_x0000_t32" style="position:absolute;margin-left:49.45pt;margin-top:5.8pt;width:361.2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xV9HgIAADs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"/>
              </w:pict>
            </mc:Fallback>
          </mc:AlternateContent>
        </w:r>
      </w:p>
      <w:p w14:paraId="12A20D72" w14:textId="77777777" w:rsidR="0036416D" w:rsidRDefault="0036416D">
        <w:pPr>
          <w:pStyle w:val="Footer"/>
        </w:pPr>
        <w:r>
          <w:t>Two-Day Meeting on BFO 2.0, Thu Nov 10 – Fri Nov 11, 2011 (EST)</w:t>
        </w:r>
      </w:p>
      <w:p w14:paraId="6DEA8017" w14:textId="77777777" w:rsidR="0036416D" w:rsidRDefault="0036416D">
        <w:pPr>
          <w:pStyle w:val="Footer"/>
        </w:pPr>
        <w:r>
          <w:t>Center of Excellence in Bioinformatics and Life Sciences, Buffalo, US</w:t>
        </w:r>
      </w:p>
    </w:sdtContent>
  </w:sdt>
  <w:p w14:paraId="5840DC9A" w14:textId="77777777" w:rsidR="0036416D" w:rsidRDefault="003641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F7B65A" w14:textId="77777777" w:rsidR="0036416D" w:rsidRPr="00A53C04" w:rsidRDefault="0036416D" w:rsidP="00D924FF">
      <w:pPr>
        <w:pStyle w:val="Footer"/>
      </w:pPr>
    </w:p>
  </w:footnote>
  <w:footnote w:type="continuationSeparator" w:id="0">
    <w:p w14:paraId="0A92BFA9" w14:textId="77777777" w:rsidR="0036416D" w:rsidRDefault="0036416D" w:rsidP="00AA3724"/>
  </w:footnote>
  <w:footnote w:type="continuationNotice" w:id="1">
    <w:p w14:paraId="420C2276" w14:textId="77777777" w:rsidR="0036416D" w:rsidRDefault="0036416D" w:rsidP="00486765"/>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BE24C6" w14:textId="48782F04" w:rsidR="0036416D" w:rsidRDefault="0036416D" w:rsidP="0048676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84A80" w14:textId="45B07F2D" w:rsidR="0036416D" w:rsidRDefault="0036416D">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4D4C1F" w14:textId="00188A24" w:rsidR="0036416D" w:rsidRDefault="0036416D" w:rsidP="00486765">
    <w:pPr>
      <w:pStyle w:val="Header"/>
    </w:pPr>
  </w:p>
  <w:p w14:paraId="406E25F7" w14:textId="77777777" w:rsidR="0036416D" w:rsidRDefault="0036416D">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A0982" w14:textId="1F72399D" w:rsidR="0036416D" w:rsidRDefault="0036416D" w:rsidP="00486765">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365E63" w14:textId="7C18F7E6" w:rsidR="0036416D" w:rsidRDefault="0036416D">
    <w:pPr>
      <w:pStyle w:val="Header"/>
    </w:pPr>
    <w:sdt>
      <w:sdtPr>
        <w:id w:val="13055254"/>
        <w:docPartObj>
          <w:docPartGallery w:val="Page Numbers (Top of Page)"/>
          <w:docPartUnique/>
        </w:docPartObj>
      </w:sdtPr>
      <w:sdtContent>
        <w:r>
          <w:fldChar w:fldCharType="begin"/>
        </w:r>
        <w:r>
          <w:instrText xml:space="preserve"> PAGE   \* MERGEFORMAT </w:instrText>
        </w:r>
        <w:r>
          <w:fldChar w:fldCharType="separate"/>
        </w:r>
        <w:r w:rsidR="00B61FB3">
          <w:rPr>
            <w:noProof/>
          </w:rPr>
          <w:t>46</w:t>
        </w:r>
        <w:r>
          <w:rPr>
            <w:noProof/>
          </w:rPr>
          <w:fldChar w:fldCharType="end"/>
        </w:r>
      </w:sdtContent>
    </w:sdt>
  </w:p>
  <w:p w14:paraId="38CFE889" w14:textId="77777777" w:rsidR="0036416D" w:rsidRDefault="0036416D">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1FEFFB" w14:textId="1F0BB6D8" w:rsidR="0036416D" w:rsidRDefault="0036416D" w:rsidP="00486765">
    <w:pPr>
      <w:pStyle w:val="Header"/>
    </w:pPr>
    <w:r>
      <w:fldChar w:fldCharType="begin"/>
    </w:r>
    <w:r>
      <w:instrText xml:space="preserve"> PAGE   \* MERGEFORMAT </w:instrText>
    </w:r>
    <w:r>
      <w:fldChar w:fldCharType="separate"/>
    </w:r>
    <w:r>
      <w:rPr>
        <w:noProof/>
      </w:rPr>
      <w:t>1</w:t>
    </w:r>
    <w:r>
      <w:rPr>
        <w:noProof/>
      </w:rPr>
      <w:fldChar w:fldCharType="end"/>
    </w:r>
  </w:p>
  <w:p w14:paraId="58462814" w14:textId="77777777" w:rsidR="0036416D" w:rsidRDefault="0036416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1360B74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7EE60C1"/>
    <w:multiLevelType w:val="hybridMultilevel"/>
    <w:tmpl w:val="DD20AA56"/>
    <w:lvl w:ilvl="0" w:tplc="A796B74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8F7535"/>
    <w:multiLevelType w:val="hybridMultilevel"/>
    <w:tmpl w:val="8D3E1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BBA0D25"/>
    <w:multiLevelType w:val="hybridMultilevel"/>
    <w:tmpl w:val="B95A4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F72839"/>
    <w:multiLevelType w:val="hybridMultilevel"/>
    <w:tmpl w:val="12244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F84CF8"/>
    <w:multiLevelType w:val="multilevel"/>
    <w:tmpl w:val="10DACA0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4F36FC8"/>
    <w:multiLevelType w:val="hybridMultilevel"/>
    <w:tmpl w:val="49EE9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892844"/>
    <w:multiLevelType w:val="hybridMultilevel"/>
    <w:tmpl w:val="15469B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1FDB444C"/>
    <w:multiLevelType w:val="hybridMultilevel"/>
    <w:tmpl w:val="C89E0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A15FD5"/>
    <w:multiLevelType w:val="hybridMultilevel"/>
    <w:tmpl w:val="BBBE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BD5E00"/>
    <w:multiLevelType w:val="hybridMultilevel"/>
    <w:tmpl w:val="1706BCC4"/>
    <w:lvl w:ilvl="0" w:tplc="92401F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8741DFA"/>
    <w:multiLevelType w:val="hybridMultilevel"/>
    <w:tmpl w:val="50CE76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6B13E9"/>
    <w:multiLevelType w:val="hybridMultilevel"/>
    <w:tmpl w:val="EB72F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40358"/>
    <w:multiLevelType w:val="hybridMultilevel"/>
    <w:tmpl w:val="750CC70E"/>
    <w:lvl w:ilvl="0" w:tplc="E8CA12BE">
      <w:start w:val="1"/>
      <w:numFmt w:val="decimal"/>
      <w:lvlText w:val="%1."/>
      <w:lvlJc w:val="left"/>
      <w:pPr>
        <w:ind w:left="720" w:hanging="360"/>
      </w:pPr>
      <w:rPr>
        <w:rFonts w:ascii="Times New Roman" w:hAnsi="Times New Roman" w:cs="Times New Roman" w:hint="default"/>
        <w:i w:val="0"/>
        <w:color w:val="auto"/>
        <w:sz w:val="23"/>
        <w:szCs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20D2C43"/>
    <w:multiLevelType w:val="hybridMultilevel"/>
    <w:tmpl w:val="68B41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BC34B7"/>
    <w:multiLevelType w:val="hybridMultilevel"/>
    <w:tmpl w:val="0AC6C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E157F4"/>
    <w:multiLevelType w:val="hybridMultilevel"/>
    <w:tmpl w:val="015C7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3802527"/>
    <w:multiLevelType w:val="multilevel"/>
    <w:tmpl w:val="BCD83A90"/>
    <w:lvl w:ilvl="0">
      <w:start w:val="1"/>
      <w:numFmt w:val="decimal"/>
      <w:lvlText w:val="%1."/>
      <w:lvlJc w:val="left"/>
      <w:pPr>
        <w:ind w:left="720" w:hanging="360"/>
      </w:pPr>
      <w:rPr>
        <w:rFonts w:hint="default"/>
      </w:rPr>
    </w:lvl>
    <w:lvl w:ilvl="1">
      <w:start w:val="12"/>
      <w:numFmt w:val="decimal"/>
      <w:isLgl/>
      <w:lvlText w:val="%1.%2"/>
      <w:lvlJc w:val="left"/>
      <w:pPr>
        <w:ind w:left="1200" w:hanging="480"/>
      </w:pPr>
      <w:rPr>
        <w:rFonts w:hint="default"/>
        <w:i/>
      </w:rPr>
    </w:lvl>
    <w:lvl w:ilvl="2">
      <w:start w:val="1"/>
      <w:numFmt w:val="decimal"/>
      <w:isLgl/>
      <w:lvlText w:val="%1.%2.%3"/>
      <w:lvlJc w:val="left"/>
      <w:pPr>
        <w:ind w:left="1800" w:hanging="720"/>
      </w:pPr>
      <w:rPr>
        <w:rFonts w:hint="default"/>
        <w:i/>
      </w:rPr>
    </w:lvl>
    <w:lvl w:ilvl="3">
      <w:start w:val="1"/>
      <w:numFmt w:val="decimal"/>
      <w:isLgl/>
      <w:lvlText w:val="%1.%2.%3.%4"/>
      <w:lvlJc w:val="left"/>
      <w:pPr>
        <w:ind w:left="2160" w:hanging="720"/>
      </w:pPr>
      <w:rPr>
        <w:rFonts w:hint="default"/>
        <w:i/>
      </w:rPr>
    </w:lvl>
    <w:lvl w:ilvl="4">
      <w:start w:val="1"/>
      <w:numFmt w:val="decimal"/>
      <w:isLgl/>
      <w:lvlText w:val="%1.%2.%3.%4.%5"/>
      <w:lvlJc w:val="left"/>
      <w:pPr>
        <w:ind w:left="2880" w:hanging="1080"/>
      </w:pPr>
      <w:rPr>
        <w:rFonts w:hint="default"/>
        <w:i/>
      </w:rPr>
    </w:lvl>
    <w:lvl w:ilvl="5">
      <w:start w:val="1"/>
      <w:numFmt w:val="decimal"/>
      <w:isLgl/>
      <w:lvlText w:val="%1.%2.%3.%4.%5.%6"/>
      <w:lvlJc w:val="left"/>
      <w:pPr>
        <w:ind w:left="3240" w:hanging="1080"/>
      </w:pPr>
      <w:rPr>
        <w:rFonts w:hint="default"/>
        <w:i/>
      </w:rPr>
    </w:lvl>
    <w:lvl w:ilvl="6">
      <w:start w:val="1"/>
      <w:numFmt w:val="decimal"/>
      <w:isLgl/>
      <w:lvlText w:val="%1.%2.%3.%4.%5.%6.%7"/>
      <w:lvlJc w:val="left"/>
      <w:pPr>
        <w:ind w:left="3960" w:hanging="1440"/>
      </w:pPr>
      <w:rPr>
        <w:rFonts w:hint="default"/>
        <w:i/>
      </w:rPr>
    </w:lvl>
    <w:lvl w:ilvl="7">
      <w:start w:val="1"/>
      <w:numFmt w:val="decimal"/>
      <w:isLgl/>
      <w:lvlText w:val="%1.%2.%3.%4.%5.%6.%7.%8"/>
      <w:lvlJc w:val="left"/>
      <w:pPr>
        <w:ind w:left="4320" w:hanging="1440"/>
      </w:pPr>
      <w:rPr>
        <w:rFonts w:hint="default"/>
        <w:i/>
      </w:rPr>
    </w:lvl>
    <w:lvl w:ilvl="8">
      <w:start w:val="1"/>
      <w:numFmt w:val="decimal"/>
      <w:isLgl/>
      <w:lvlText w:val="%1.%2.%3.%4.%5.%6.%7.%8.%9"/>
      <w:lvlJc w:val="left"/>
      <w:pPr>
        <w:ind w:left="4680" w:hanging="1440"/>
      </w:pPr>
      <w:rPr>
        <w:rFonts w:hint="default"/>
        <w:i/>
      </w:rPr>
    </w:lvl>
  </w:abstractNum>
  <w:abstractNum w:abstractNumId="18">
    <w:nsid w:val="54CF5651"/>
    <w:multiLevelType w:val="hybridMultilevel"/>
    <w:tmpl w:val="6472FE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84B074E"/>
    <w:multiLevelType w:val="multilevel"/>
    <w:tmpl w:val="BC323CB6"/>
    <w:lvl w:ilvl="0">
      <w:start w:val="1"/>
      <w:numFmt w:val="decimal"/>
      <w:pStyle w:val="Heading1"/>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nsid w:val="5B7729DB"/>
    <w:multiLevelType w:val="hybridMultilevel"/>
    <w:tmpl w:val="B1D81946"/>
    <w:lvl w:ilvl="0" w:tplc="930A95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DF2554"/>
    <w:multiLevelType w:val="hybridMultilevel"/>
    <w:tmpl w:val="640EC6BC"/>
    <w:lvl w:ilvl="0" w:tplc="99E8E2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6CB366E4"/>
    <w:multiLevelType w:val="hybridMultilevel"/>
    <w:tmpl w:val="E1203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8825DFA"/>
    <w:multiLevelType w:val="hybridMultilevel"/>
    <w:tmpl w:val="279C122E"/>
    <w:lvl w:ilvl="0" w:tplc="558095F0">
      <w:start w:val="1"/>
      <w:numFmt w:val="bullet"/>
      <w:lvlText w:val=""/>
      <w:lvlJc w:val="left"/>
      <w:pPr>
        <w:ind w:left="720" w:hanging="360"/>
      </w:pPr>
      <w:rPr>
        <w:rFonts w:ascii="Symbol" w:hAnsi="Symbol" w:hint="default"/>
        <w:sz w:val="24"/>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7AF30AE8"/>
    <w:multiLevelType w:val="multilevel"/>
    <w:tmpl w:val="4052E12E"/>
    <w:lvl w:ilvl="0">
      <w:start w:val="2"/>
      <w:numFmt w:val="decimal"/>
      <w:lvlText w:val="%1"/>
      <w:lvlJc w:val="left"/>
      <w:pPr>
        <w:ind w:left="675" w:hanging="675"/>
      </w:pPr>
      <w:rPr>
        <w:rFonts w:hint="default"/>
      </w:rPr>
    </w:lvl>
    <w:lvl w:ilvl="1">
      <w:start w:val="2"/>
      <w:numFmt w:val="decimal"/>
      <w:lvlText w:val="%1.%2"/>
      <w:lvlJc w:val="left"/>
      <w:pPr>
        <w:ind w:left="675" w:hanging="67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7C35590B"/>
    <w:multiLevelType w:val="hybridMultilevel"/>
    <w:tmpl w:val="792A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DFF0118"/>
    <w:multiLevelType w:val="hybridMultilevel"/>
    <w:tmpl w:val="23D4C32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4"/>
  </w:num>
  <w:num w:numId="2">
    <w:abstractNumId w:val="26"/>
  </w:num>
  <w:num w:numId="3">
    <w:abstractNumId w:val="13"/>
  </w:num>
  <w:num w:numId="4">
    <w:abstractNumId w:val="25"/>
  </w:num>
  <w:num w:numId="5">
    <w:abstractNumId w:val="4"/>
  </w:num>
  <w:num w:numId="6">
    <w:abstractNumId w:val="16"/>
  </w:num>
  <w:num w:numId="7">
    <w:abstractNumId w:val="17"/>
  </w:num>
  <w:num w:numId="8">
    <w:abstractNumId w:val="22"/>
  </w:num>
  <w:num w:numId="9">
    <w:abstractNumId w:val="12"/>
  </w:num>
  <w:num w:numId="10">
    <w:abstractNumId w:val="20"/>
  </w:num>
  <w:num w:numId="11">
    <w:abstractNumId w:val="3"/>
  </w:num>
  <w:num w:numId="12">
    <w:abstractNumId w:val="23"/>
  </w:num>
  <w:num w:numId="13">
    <w:abstractNumId w:val="7"/>
  </w:num>
  <w:num w:numId="14">
    <w:abstractNumId w:val="6"/>
  </w:num>
  <w:num w:numId="15">
    <w:abstractNumId w:val="9"/>
  </w:num>
  <w:num w:numId="16">
    <w:abstractNumId w:val="18"/>
  </w:num>
  <w:num w:numId="17">
    <w:abstractNumId w:val="11"/>
  </w:num>
  <w:num w:numId="18">
    <w:abstractNumId w:val="2"/>
  </w:num>
  <w:num w:numId="19">
    <w:abstractNumId w:val="15"/>
  </w:num>
  <w:num w:numId="20">
    <w:abstractNumId w:val="10"/>
  </w:num>
  <w:num w:numId="21">
    <w:abstractNumId w:val="14"/>
  </w:num>
  <w:num w:numId="22">
    <w:abstractNumId w:val="8"/>
  </w:num>
  <w:num w:numId="23">
    <w:abstractNumId w:val="0"/>
  </w:num>
  <w:num w:numId="24">
    <w:abstractNumId w:val="21"/>
  </w:num>
  <w:num w:numId="25">
    <w:abstractNumId w:val="1"/>
  </w:num>
  <w:num w:numId="26">
    <w:abstractNumId w:val="19"/>
  </w:num>
  <w:num w:numId="27">
    <w:abstractNumId w:val="5"/>
  </w:num>
  <w:num w:numId="2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proofState w:spelling="clean" w:grammar="clean"/>
  <w:trackRevisions/>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125C"/>
    <w:rsid w:val="00005461"/>
    <w:rsid w:val="00007F5F"/>
    <w:rsid w:val="000123EA"/>
    <w:rsid w:val="00021485"/>
    <w:rsid w:val="00023196"/>
    <w:rsid w:val="0003148A"/>
    <w:rsid w:val="00033955"/>
    <w:rsid w:val="00037764"/>
    <w:rsid w:val="0004293B"/>
    <w:rsid w:val="000431A7"/>
    <w:rsid w:val="000448E5"/>
    <w:rsid w:val="00047E4F"/>
    <w:rsid w:val="00051496"/>
    <w:rsid w:val="00051E0F"/>
    <w:rsid w:val="00052342"/>
    <w:rsid w:val="000526E2"/>
    <w:rsid w:val="00053ACC"/>
    <w:rsid w:val="00053D6C"/>
    <w:rsid w:val="00054134"/>
    <w:rsid w:val="000553EE"/>
    <w:rsid w:val="00055932"/>
    <w:rsid w:val="000609FD"/>
    <w:rsid w:val="00066058"/>
    <w:rsid w:val="000837A2"/>
    <w:rsid w:val="0008385F"/>
    <w:rsid w:val="00084F5F"/>
    <w:rsid w:val="00085BD8"/>
    <w:rsid w:val="00091D05"/>
    <w:rsid w:val="00092B5A"/>
    <w:rsid w:val="0009438F"/>
    <w:rsid w:val="00095700"/>
    <w:rsid w:val="00095AF9"/>
    <w:rsid w:val="0009722D"/>
    <w:rsid w:val="000A224E"/>
    <w:rsid w:val="000A317F"/>
    <w:rsid w:val="000A4E97"/>
    <w:rsid w:val="000A57E7"/>
    <w:rsid w:val="000A6579"/>
    <w:rsid w:val="000B04F9"/>
    <w:rsid w:val="000B2E17"/>
    <w:rsid w:val="000B34A1"/>
    <w:rsid w:val="000B4375"/>
    <w:rsid w:val="000B5984"/>
    <w:rsid w:val="000B5B22"/>
    <w:rsid w:val="000C1212"/>
    <w:rsid w:val="000C3268"/>
    <w:rsid w:val="000C5150"/>
    <w:rsid w:val="000C52A3"/>
    <w:rsid w:val="000D03AC"/>
    <w:rsid w:val="000D07EF"/>
    <w:rsid w:val="000D245E"/>
    <w:rsid w:val="000D48A6"/>
    <w:rsid w:val="000D73E4"/>
    <w:rsid w:val="000E04F4"/>
    <w:rsid w:val="000E066A"/>
    <w:rsid w:val="000E0D58"/>
    <w:rsid w:val="000E2488"/>
    <w:rsid w:val="000E3638"/>
    <w:rsid w:val="000E3998"/>
    <w:rsid w:val="000E7197"/>
    <w:rsid w:val="000F17EC"/>
    <w:rsid w:val="000F2585"/>
    <w:rsid w:val="000F31CC"/>
    <w:rsid w:val="000F748F"/>
    <w:rsid w:val="0010113F"/>
    <w:rsid w:val="001025B4"/>
    <w:rsid w:val="001028CA"/>
    <w:rsid w:val="001045A7"/>
    <w:rsid w:val="00105CC7"/>
    <w:rsid w:val="001066FC"/>
    <w:rsid w:val="00107230"/>
    <w:rsid w:val="001074FD"/>
    <w:rsid w:val="00107843"/>
    <w:rsid w:val="00110345"/>
    <w:rsid w:val="00115280"/>
    <w:rsid w:val="001157BF"/>
    <w:rsid w:val="00122B4B"/>
    <w:rsid w:val="00125281"/>
    <w:rsid w:val="001257D8"/>
    <w:rsid w:val="00125AF3"/>
    <w:rsid w:val="00127053"/>
    <w:rsid w:val="00130D7C"/>
    <w:rsid w:val="00135288"/>
    <w:rsid w:val="00140B64"/>
    <w:rsid w:val="00140DC7"/>
    <w:rsid w:val="00141642"/>
    <w:rsid w:val="00141DC6"/>
    <w:rsid w:val="00144077"/>
    <w:rsid w:val="00144239"/>
    <w:rsid w:val="00145149"/>
    <w:rsid w:val="001458CE"/>
    <w:rsid w:val="00145B02"/>
    <w:rsid w:val="00151103"/>
    <w:rsid w:val="00151755"/>
    <w:rsid w:val="00155F6C"/>
    <w:rsid w:val="00156E18"/>
    <w:rsid w:val="00160468"/>
    <w:rsid w:val="001659B6"/>
    <w:rsid w:val="0017019A"/>
    <w:rsid w:val="00170E26"/>
    <w:rsid w:val="00173A0B"/>
    <w:rsid w:val="00176DC3"/>
    <w:rsid w:val="001813EE"/>
    <w:rsid w:val="00182F02"/>
    <w:rsid w:val="001847BB"/>
    <w:rsid w:val="00184B84"/>
    <w:rsid w:val="0018556D"/>
    <w:rsid w:val="00187F8C"/>
    <w:rsid w:val="00192689"/>
    <w:rsid w:val="00193316"/>
    <w:rsid w:val="00193F25"/>
    <w:rsid w:val="001950C0"/>
    <w:rsid w:val="00196925"/>
    <w:rsid w:val="001A44E9"/>
    <w:rsid w:val="001A5D90"/>
    <w:rsid w:val="001A6058"/>
    <w:rsid w:val="001A6FFD"/>
    <w:rsid w:val="001B0E9B"/>
    <w:rsid w:val="001B23FB"/>
    <w:rsid w:val="001B742D"/>
    <w:rsid w:val="001C15EB"/>
    <w:rsid w:val="001C2672"/>
    <w:rsid w:val="001C26E8"/>
    <w:rsid w:val="001C2E3B"/>
    <w:rsid w:val="001C2F1D"/>
    <w:rsid w:val="001C43AE"/>
    <w:rsid w:val="001C5CAA"/>
    <w:rsid w:val="001C6256"/>
    <w:rsid w:val="001C76CF"/>
    <w:rsid w:val="001C7765"/>
    <w:rsid w:val="001D2E1F"/>
    <w:rsid w:val="001D31E3"/>
    <w:rsid w:val="001D3291"/>
    <w:rsid w:val="001D5799"/>
    <w:rsid w:val="001E591D"/>
    <w:rsid w:val="001E66EA"/>
    <w:rsid w:val="001F05A7"/>
    <w:rsid w:val="001F273B"/>
    <w:rsid w:val="001F3E97"/>
    <w:rsid w:val="001F503C"/>
    <w:rsid w:val="002001F8"/>
    <w:rsid w:val="0020142B"/>
    <w:rsid w:val="002017C2"/>
    <w:rsid w:val="0020223D"/>
    <w:rsid w:val="00202D1E"/>
    <w:rsid w:val="00203208"/>
    <w:rsid w:val="00211EBF"/>
    <w:rsid w:val="00215638"/>
    <w:rsid w:val="002166B8"/>
    <w:rsid w:val="00217CC2"/>
    <w:rsid w:val="00220A61"/>
    <w:rsid w:val="00222C8B"/>
    <w:rsid w:val="0022473F"/>
    <w:rsid w:val="002267C9"/>
    <w:rsid w:val="00230722"/>
    <w:rsid w:val="0023129A"/>
    <w:rsid w:val="00231620"/>
    <w:rsid w:val="00235936"/>
    <w:rsid w:val="002359EA"/>
    <w:rsid w:val="00236D40"/>
    <w:rsid w:val="00237C49"/>
    <w:rsid w:val="00244A39"/>
    <w:rsid w:val="002465A4"/>
    <w:rsid w:val="002504F3"/>
    <w:rsid w:val="002535C4"/>
    <w:rsid w:val="00255E98"/>
    <w:rsid w:val="0025628C"/>
    <w:rsid w:val="002573F9"/>
    <w:rsid w:val="002624AC"/>
    <w:rsid w:val="00262D8B"/>
    <w:rsid w:val="00263062"/>
    <w:rsid w:val="00263AC7"/>
    <w:rsid w:val="0026465C"/>
    <w:rsid w:val="00265782"/>
    <w:rsid w:val="00267063"/>
    <w:rsid w:val="002724C6"/>
    <w:rsid w:val="00272E21"/>
    <w:rsid w:val="00284CB4"/>
    <w:rsid w:val="0028586B"/>
    <w:rsid w:val="00296E4D"/>
    <w:rsid w:val="00297592"/>
    <w:rsid w:val="002A12E3"/>
    <w:rsid w:val="002A1C0A"/>
    <w:rsid w:val="002A33CB"/>
    <w:rsid w:val="002A7BE7"/>
    <w:rsid w:val="002B0810"/>
    <w:rsid w:val="002B1306"/>
    <w:rsid w:val="002B6FE7"/>
    <w:rsid w:val="002C3555"/>
    <w:rsid w:val="002C3B8F"/>
    <w:rsid w:val="002C4E4C"/>
    <w:rsid w:val="002C696C"/>
    <w:rsid w:val="002C7189"/>
    <w:rsid w:val="002C7B57"/>
    <w:rsid w:val="002D0352"/>
    <w:rsid w:val="002D173F"/>
    <w:rsid w:val="002D2329"/>
    <w:rsid w:val="002D23D1"/>
    <w:rsid w:val="002D25A6"/>
    <w:rsid w:val="002D3621"/>
    <w:rsid w:val="002D378A"/>
    <w:rsid w:val="002D5E04"/>
    <w:rsid w:val="002D6A74"/>
    <w:rsid w:val="002D7954"/>
    <w:rsid w:val="002E1247"/>
    <w:rsid w:val="002E41B8"/>
    <w:rsid w:val="002E552D"/>
    <w:rsid w:val="002E5BE8"/>
    <w:rsid w:val="002E637B"/>
    <w:rsid w:val="002E7844"/>
    <w:rsid w:val="002F1456"/>
    <w:rsid w:val="002F16BE"/>
    <w:rsid w:val="002F17CB"/>
    <w:rsid w:val="002F3C47"/>
    <w:rsid w:val="002F5B41"/>
    <w:rsid w:val="002F61CF"/>
    <w:rsid w:val="002F63A7"/>
    <w:rsid w:val="0030307D"/>
    <w:rsid w:val="003045F2"/>
    <w:rsid w:val="003047AF"/>
    <w:rsid w:val="003068B6"/>
    <w:rsid w:val="003103C1"/>
    <w:rsid w:val="003138D6"/>
    <w:rsid w:val="00317262"/>
    <w:rsid w:val="00317582"/>
    <w:rsid w:val="0032409B"/>
    <w:rsid w:val="003267E4"/>
    <w:rsid w:val="00326AF2"/>
    <w:rsid w:val="00331944"/>
    <w:rsid w:val="003323A2"/>
    <w:rsid w:val="00334D1D"/>
    <w:rsid w:val="003365E2"/>
    <w:rsid w:val="00336B31"/>
    <w:rsid w:val="003410F5"/>
    <w:rsid w:val="00341371"/>
    <w:rsid w:val="00342733"/>
    <w:rsid w:val="00343148"/>
    <w:rsid w:val="00343D9C"/>
    <w:rsid w:val="00346BC6"/>
    <w:rsid w:val="00347922"/>
    <w:rsid w:val="0035255E"/>
    <w:rsid w:val="003533DD"/>
    <w:rsid w:val="00357D9F"/>
    <w:rsid w:val="00361607"/>
    <w:rsid w:val="00363562"/>
    <w:rsid w:val="00363DCA"/>
    <w:rsid w:val="0036416D"/>
    <w:rsid w:val="00365F37"/>
    <w:rsid w:val="00367B48"/>
    <w:rsid w:val="00367C20"/>
    <w:rsid w:val="00370CC8"/>
    <w:rsid w:val="00375CE3"/>
    <w:rsid w:val="00377739"/>
    <w:rsid w:val="00381904"/>
    <w:rsid w:val="003904E6"/>
    <w:rsid w:val="00391149"/>
    <w:rsid w:val="003955C6"/>
    <w:rsid w:val="0039662B"/>
    <w:rsid w:val="00397247"/>
    <w:rsid w:val="003A2C77"/>
    <w:rsid w:val="003A4CA0"/>
    <w:rsid w:val="003A5905"/>
    <w:rsid w:val="003B106E"/>
    <w:rsid w:val="003B3493"/>
    <w:rsid w:val="003B3B50"/>
    <w:rsid w:val="003B70EC"/>
    <w:rsid w:val="003C2BD9"/>
    <w:rsid w:val="003C7730"/>
    <w:rsid w:val="003D08AA"/>
    <w:rsid w:val="003D22CE"/>
    <w:rsid w:val="003D2A8F"/>
    <w:rsid w:val="003D3744"/>
    <w:rsid w:val="003D3E62"/>
    <w:rsid w:val="003D4164"/>
    <w:rsid w:val="003D5797"/>
    <w:rsid w:val="003D7096"/>
    <w:rsid w:val="003D7247"/>
    <w:rsid w:val="003E0658"/>
    <w:rsid w:val="003E0C5C"/>
    <w:rsid w:val="003E2739"/>
    <w:rsid w:val="003E5803"/>
    <w:rsid w:val="003E647D"/>
    <w:rsid w:val="003F15E6"/>
    <w:rsid w:val="003F2020"/>
    <w:rsid w:val="003F2C33"/>
    <w:rsid w:val="003F3473"/>
    <w:rsid w:val="003F53D6"/>
    <w:rsid w:val="003F5A7E"/>
    <w:rsid w:val="003F7988"/>
    <w:rsid w:val="00400CAF"/>
    <w:rsid w:val="00401A02"/>
    <w:rsid w:val="00405292"/>
    <w:rsid w:val="00405B03"/>
    <w:rsid w:val="004061E2"/>
    <w:rsid w:val="004109DD"/>
    <w:rsid w:val="0041213E"/>
    <w:rsid w:val="00412155"/>
    <w:rsid w:val="0041545A"/>
    <w:rsid w:val="00416AC8"/>
    <w:rsid w:val="00421FD9"/>
    <w:rsid w:val="004229FD"/>
    <w:rsid w:val="00424849"/>
    <w:rsid w:val="004258EB"/>
    <w:rsid w:val="00427A56"/>
    <w:rsid w:val="00427C5F"/>
    <w:rsid w:val="00427F21"/>
    <w:rsid w:val="00430199"/>
    <w:rsid w:val="00430215"/>
    <w:rsid w:val="004359D1"/>
    <w:rsid w:val="00436007"/>
    <w:rsid w:val="00440ABF"/>
    <w:rsid w:val="00443209"/>
    <w:rsid w:val="00445013"/>
    <w:rsid w:val="0044734A"/>
    <w:rsid w:val="00454181"/>
    <w:rsid w:val="00455895"/>
    <w:rsid w:val="004558A1"/>
    <w:rsid w:val="0046137A"/>
    <w:rsid w:val="004619F8"/>
    <w:rsid w:val="00461DF4"/>
    <w:rsid w:val="00465C17"/>
    <w:rsid w:val="0046705D"/>
    <w:rsid w:val="00471185"/>
    <w:rsid w:val="0047147E"/>
    <w:rsid w:val="0047199F"/>
    <w:rsid w:val="0047696E"/>
    <w:rsid w:val="0048015B"/>
    <w:rsid w:val="00480161"/>
    <w:rsid w:val="00480A86"/>
    <w:rsid w:val="00482568"/>
    <w:rsid w:val="0048287D"/>
    <w:rsid w:val="00483282"/>
    <w:rsid w:val="004859CA"/>
    <w:rsid w:val="00485AA7"/>
    <w:rsid w:val="00486765"/>
    <w:rsid w:val="0049270F"/>
    <w:rsid w:val="00492DAF"/>
    <w:rsid w:val="00493504"/>
    <w:rsid w:val="004938EE"/>
    <w:rsid w:val="00494B7A"/>
    <w:rsid w:val="0049759E"/>
    <w:rsid w:val="00497695"/>
    <w:rsid w:val="004A033A"/>
    <w:rsid w:val="004A05A1"/>
    <w:rsid w:val="004A1E4C"/>
    <w:rsid w:val="004A345F"/>
    <w:rsid w:val="004A6DFF"/>
    <w:rsid w:val="004B5C97"/>
    <w:rsid w:val="004C0A57"/>
    <w:rsid w:val="004C372C"/>
    <w:rsid w:val="004C5178"/>
    <w:rsid w:val="004D0A34"/>
    <w:rsid w:val="004D3FB3"/>
    <w:rsid w:val="004D62F0"/>
    <w:rsid w:val="004D69CF"/>
    <w:rsid w:val="004D7CE9"/>
    <w:rsid w:val="004E01D8"/>
    <w:rsid w:val="004E0D46"/>
    <w:rsid w:val="004E2754"/>
    <w:rsid w:val="004E47A9"/>
    <w:rsid w:val="004E6505"/>
    <w:rsid w:val="004F0E61"/>
    <w:rsid w:val="004F2300"/>
    <w:rsid w:val="004F296C"/>
    <w:rsid w:val="004F3C45"/>
    <w:rsid w:val="004F4834"/>
    <w:rsid w:val="004F4F96"/>
    <w:rsid w:val="004F5D1D"/>
    <w:rsid w:val="004F7B87"/>
    <w:rsid w:val="004F7E22"/>
    <w:rsid w:val="005012FD"/>
    <w:rsid w:val="00501D08"/>
    <w:rsid w:val="00502323"/>
    <w:rsid w:val="00503869"/>
    <w:rsid w:val="0050778E"/>
    <w:rsid w:val="00510B36"/>
    <w:rsid w:val="00511E26"/>
    <w:rsid w:val="00512D23"/>
    <w:rsid w:val="00513AAE"/>
    <w:rsid w:val="00514A83"/>
    <w:rsid w:val="00514A85"/>
    <w:rsid w:val="00520426"/>
    <w:rsid w:val="0052500C"/>
    <w:rsid w:val="0052565B"/>
    <w:rsid w:val="00526D82"/>
    <w:rsid w:val="005304A1"/>
    <w:rsid w:val="00530C81"/>
    <w:rsid w:val="005310FC"/>
    <w:rsid w:val="00532DBF"/>
    <w:rsid w:val="00533C03"/>
    <w:rsid w:val="00534F73"/>
    <w:rsid w:val="00536BF5"/>
    <w:rsid w:val="00541009"/>
    <w:rsid w:val="00541102"/>
    <w:rsid w:val="0054207A"/>
    <w:rsid w:val="00542B00"/>
    <w:rsid w:val="00551245"/>
    <w:rsid w:val="00551C5E"/>
    <w:rsid w:val="00553AF4"/>
    <w:rsid w:val="00554D73"/>
    <w:rsid w:val="00556A61"/>
    <w:rsid w:val="005643F6"/>
    <w:rsid w:val="005656B8"/>
    <w:rsid w:val="00570E87"/>
    <w:rsid w:val="005735D0"/>
    <w:rsid w:val="005747A9"/>
    <w:rsid w:val="00575080"/>
    <w:rsid w:val="00575087"/>
    <w:rsid w:val="005764B3"/>
    <w:rsid w:val="00577A2B"/>
    <w:rsid w:val="00582486"/>
    <w:rsid w:val="0058296D"/>
    <w:rsid w:val="005830E2"/>
    <w:rsid w:val="00584615"/>
    <w:rsid w:val="005869AB"/>
    <w:rsid w:val="00586E63"/>
    <w:rsid w:val="00587B67"/>
    <w:rsid w:val="00590091"/>
    <w:rsid w:val="00591380"/>
    <w:rsid w:val="0059191A"/>
    <w:rsid w:val="00592B4B"/>
    <w:rsid w:val="00593E16"/>
    <w:rsid w:val="00597CDC"/>
    <w:rsid w:val="005A1042"/>
    <w:rsid w:val="005A14A3"/>
    <w:rsid w:val="005A3C1E"/>
    <w:rsid w:val="005A7B86"/>
    <w:rsid w:val="005B0184"/>
    <w:rsid w:val="005B13BA"/>
    <w:rsid w:val="005B17EE"/>
    <w:rsid w:val="005B3D14"/>
    <w:rsid w:val="005B5665"/>
    <w:rsid w:val="005C0DCE"/>
    <w:rsid w:val="005C1359"/>
    <w:rsid w:val="005C138D"/>
    <w:rsid w:val="005C1850"/>
    <w:rsid w:val="005C1FE9"/>
    <w:rsid w:val="005C2A58"/>
    <w:rsid w:val="005C3862"/>
    <w:rsid w:val="005C3F8B"/>
    <w:rsid w:val="005D1353"/>
    <w:rsid w:val="005D2CB1"/>
    <w:rsid w:val="005D403D"/>
    <w:rsid w:val="005D7499"/>
    <w:rsid w:val="005D766C"/>
    <w:rsid w:val="005D7735"/>
    <w:rsid w:val="005E2AC0"/>
    <w:rsid w:val="005E2E09"/>
    <w:rsid w:val="005E4226"/>
    <w:rsid w:val="005E63C4"/>
    <w:rsid w:val="006006B7"/>
    <w:rsid w:val="00601C8D"/>
    <w:rsid w:val="006024D7"/>
    <w:rsid w:val="00603FE2"/>
    <w:rsid w:val="00604D54"/>
    <w:rsid w:val="006063A4"/>
    <w:rsid w:val="00606B06"/>
    <w:rsid w:val="00610476"/>
    <w:rsid w:val="006107BB"/>
    <w:rsid w:val="00611C18"/>
    <w:rsid w:val="00612B09"/>
    <w:rsid w:val="006157C3"/>
    <w:rsid w:val="00616074"/>
    <w:rsid w:val="006201FE"/>
    <w:rsid w:val="00620663"/>
    <w:rsid w:val="00621220"/>
    <w:rsid w:val="00624F91"/>
    <w:rsid w:val="00626425"/>
    <w:rsid w:val="00627967"/>
    <w:rsid w:val="00630552"/>
    <w:rsid w:val="0063290F"/>
    <w:rsid w:val="006329D0"/>
    <w:rsid w:val="006338FE"/>
    <w:rsid w:val="006355CF"/>
    <w:rsid w:val="0063585C"/>
    <w:rsid w:val="00636D6F"/>
    <w:rsid w:val="006401B0"/>
    <w:rsid w:val="00640FA6"/>
    <w:rsid w:val="006434E7"/>
    <w:rsid w:val="00645806"/>
    <w:rsid w:val="0064627E"/>
    <w:rsid w:val="00650699"/>
    <w:rsid w:val="0065182A"/>
    <w:rsid w:val="0065256B"/>
    <w:rsid w:val="00653A6B"/>
    <w:rsid w:val="00654558"/>
    <w:rsid w:val="006549BE"/>
    <w:rsid w:val="00654FD7"/>
    <w:rsid w:val="00655DA4"/>
    <w:rsid w:val="00656F28"/>
    <w:rsid w:val="0066016E"/>
    <w:rsid w:val="00661AA5"/>
    <w:rsid w:val="00662379"/>
    <w:rsid w:val="00665794"/>
    <w:rsid w:val="00667053"/>
    <w:rsid w:val="00667270"/>
    <w:rsid w:val="00670590"/>
    <w:rsid w:val="00671408"/>
    <w:rsid w:val="00673703"/>
    <w:rsid w:val="006738BC"/>
    <w:rsid w:val="00675372"/>
    <w:rsid w:val="00682E34"/>
    <w:rsid w:val="00686400"/>
    <w:rsid w:val="006870A5"/>
    <w:rsid w:val="00687850"/>
    <w:rsid w:val="006972A8"/>
    <w:rsid w:val="00697F28"/>
    <w:rsid w:val="006A453E"/>
    <w:rsid w:val="006A4838"/>
    <w:rsid w:val="006A5F19"/>
    <w:rsid w:val="006B1DF6"/>
    <w:rsid w:val="006B2D78"/>
    <w:rsid w:val="006B36C3"/>
    <w:rsid w:val="006B4745"/>
    <w:rsid w:val="006B4E2E"/>
    <w:rsid w:val="006B7E33"/>
    <w:rsid w:val="006C0032"/>
    <w:rsid w:val="006C1A24"/>
    <w:rsid w:val="006C241A"/>
    <w:rsid w:val="006C5BD8"/>
    <w:rsid w:val="006C65D3"/>
    <w:rsid w:val="006C682F"/>
    <w:rsid w:val="006C702A"/>
    <w:rsid w:val="006C768A"/>
    <w:rsid w:val="006D323D"/>
    <w:rsid w:val="006D439D"/>
    <w:rsid w:val="006D4A81"/>
    <w:rsid w:val="006D4C14"/>
    <w:rsid w:val="006E1723"/>
    <w:rsid w:val="006E1F03"/>
    <w:rsid w:val="006E2868"/>
    <w:rsid w:val="006E32BD"/>
    <w:rsid w:val="006F40A0"/>
    <w:rsid w:val="006F4220"/>
    <w:rsid w:val="006F7B6B"/>
    <w:rsid w:val="006F7BF4"/>
    <w:rsid w:val="00700B69"/>
    <w:rsid w:val="00700F32"/>
    <w:rsid w:val="007025EE"/>
    <w:rsid w:val="007037EC"/>
    <w:rsid w:val="0070548A"/>
    <w:rsid w:val="00705917"/>
    <w:rsid w:val="00705CD6"/>
    <w:rsid w:val="00711DC1"/>
    <w:rsid w:val="007132E0"/>
    <w:rsid w:val="00714CF5"/>
    <w:rsid w:val="00714DA3"/>
    <w:rsid w:val="00716F9F"/>
    <w:rsid w:val="007171D3"/>
    <w:rsid w:val="007172D6"/>
    <w:rsid w:val="00720014"/>
    <w:rsid w:val="00722DB2"/>
    <w:rsid w:val="007236C7"/>
    <w:rsid w:val="00724F2B"/>
    <w:rsid w:val="0072557C"/>
    <w:rsid w:val="00727C98"/>
    <w:rsid w:val="00727E02"/>
    <w:rsid w:val="007325BB"/>
    <w:rsid w:val="00732A1E"/>
    <w:rsid w:val="00736124"/>
    <w:rsid w:val="00736310"/>
    <w:rsid w:val="007366FE"/>
    <w:rsid w:val="00740DC4"/>
    <w:rsid w:val="0074238B"/>
    <w:rsid w:val="00743DB4"/>
    <w:rsid w:val="0074428C"/>
    <w:rsid w:val="00747D64"/>
    <w:rsid w:val="00747E77"/>
    <w:rsid w:val="00751FC1"/>
    <w:rsid w:val="00753582"/>
    <w:rsid w:val="00753D43"/>
    <w:rsid w:val="0075487F"/>
    <w:rsid w:val="00755698"/>
    <w:rsid w:val="00755C05"/>
    <w:rsid w:val="00756DB2"/>
    <w:rsid w:val="00757B5A"/>
    <w:rsid w:val="00760BFA"/>
    <w:rsid w:val="00760F91"/>
    <w:rsid w:val="00761CB4"/>
    <w:rsid w:val="00763242"/>
    <w:rsid w:val="007642D8"/>
    <w:rsid w:val="0076529D"/>
    <w:rsid w:val="007655EF"/>
    <w:rsid w:val="00766B2F"/>
    <w:rsid w:val="00772C22"/>
    <w:rsid w:val="00773334"/>
    <w:rsid w:val="00774A84"/>
    <w:rsid w:val="0077551B"/>
    <w:rsid w:val="0077656A"/>
    <w:rsid w:val="00776B28"/>
    <w:rsid w:val="00776FEC"/>
    <w:rsid w:val="007771DD"/>
    <w:rsid w:val="00781014"/>
    <w:rsid w:val="00782F62"/>
    <w:rsid w:val="00786C5B"/>
    <w:rsid w:val="00790830"/>
    <w:rsid w:val="0079125C"/>
    <w:rsid w:val="00793FF3"/>
    <w:rsid w:val="00796561"/>
    <w:rsid w:val="007A1CDD"/>
    <w:rsid w:val="007A4DDC"/>
    <w:rsid w:val="007A52A1"/>
    <w:rsid w:val="007A7C8C"/>
    <w:rsid w:val="007B1624"/>
    <w:rsid w:val="007B2430"/>
    <w:rsid w:val="007B3E28"/>
    <w:rsid w:val="007B59A9"/>
    <w:rsid w:val="007C3D0F"/>
    <w:rsid w:val="007C4BE0"/>
    <w:rsid w:val="007C60C4"/>
    <w:rsid w:val="007E0C2F"/>
    <w:rsid w:val="007E2B9F"/>
    <w:rsid w:val="007E2C9E"/>
    <w:rsid w:val="007E43E6"/>
    <w:rsid w:val="007E4A6D"/>
    <w:rsid w:val="007E6BF5"/>
    <w:rsid w:val="007F28CD"/>
    <w:rsid w:val="007F452D"/>
    <w:rsid w:val="007F518D"/>
    <w:rsid w:val="008013F1"/>
    <w:rsid w:val="00803CB3"/>
    <w:rsid w:val="00803EAC"/>
    <w:rsid w:val="00812391"/>
    <w:rsid w:val="00812ABD"/>
    <w:rsid w:val="00816442"/>
    <w:rsid w:val="0081722A"/>
    <w:rsid w:val="008212B2"/>
    <w:rsid w:val="00822123"/>
    <w:rsid w:val="00827405"/>
    <w:rsid w:val="008310FF"/>
    <w:rsid w:val="00831CE2"/>
    <w:rsid w:val="00832211"/>
    <w:rsid w:val="00835FB1"/>
    <w:rsid w:val="008369F7"/>
    <w:rsid w:val="0084260B"/>
    <w:rsid w:val="00842F71"/>
    <w:rsid w:val="008449D9"/>
    <w:rsid w:val="00845FB5"/>
    <w:rsid w:val="0084777F"/>
    <w:rsid w:val="0085134B"/>
    <w:rsid w:val="00851FF1"/>
    <w:rsid w:val="008520E4"/>
    <w:rsid w:val="0085342B"/>
    <w:rsid w:val="00855C9A"/>
    <w:rsid w:val="00860FCB"/>
    <w:rsid w:val="00860FD4"/>
    <w:rsid w:val="00861F97"/>
    <w:rsid w:val="00862564"/>
    <w:rsid w:val="00864E66"/>
    <w:rsid w:val="008663C9"/>
    <w:rsid w:val="00866E93"/>
    <w:rsid w:val="00870A6A"/>
    <w:rsid w:val="0087214C"/>
    <w:rsid w:val="00872DC4"/>
    <w:rsid w:val="0087523F"/>
    <w:rsid w:val="008775B9"/>
    <w:rsid w:val="008872A6"/>
    <w:rsid w:val="008901C1"/>
    <w:rsid w:val="008903D0"/>
    <w:rsid w:val="008906B8"/>
    <w:rsid w:val="0089128F"/>
    <w:rsid w:val="00894677"/>
    <w:rsid w:val="00895979"/>
    <w:rsid w:val="008A0567"/>
    <w:rsid w:val="008A0783"/>
    <w:rsid w:val="008A5BDC"/>
    <w:rsid w:val="008A6C9D"/>
    <w:rsid w:val="008A75B4"/>
    <w:rsid w:val="008B1CD0"/>
    <w:rsid w:val="008B36B6"/>
    <w:rsid w:val="008B6CDC"/>
    <w:rsid w:val="008B7AC8"/>
    <w:rsid w:val="008C04FB"/>
    <w:rsid w:val="008C357F"/>
    <w:rsid w:val="008C5E6C"/>
    <w:rsid w:val="008C62E6"/>
    <w:rsid w:val="008C75EE"/>
    <w:rsid w:val="008C78C4"/>
    <w:rsid w:val="008D5425"/>
    <w:rsid w:val="008E09E5"/>
    <w:rsid w:val="008E181C"/>
    <w:rsid w:val="008E516B"/>
    <w:rsid w:val="008E7283"/>
    <w:rsid w:val="008E7991"/>
    <w:rsid w:val="008F283C"/>
    <w:rsid w:val="008F3F43"/>
    <w:rsid w:val="008F4B55"/>
    <w:rsid w:val="008F5E14"/>
    <w:rsid w:val="008F67BA"/>
    <w:rsid w:val="008F78EA"/>
    <w:rsid w:val="00902AA7"/>
    <w:rsid w:val="00904EC1"/>
    <w:rsid w:val="00905278"/>
    <w:rsid w:val="009054AF"/>
    <w:rsid w:val="00905B7B"/>
    <w:rsid w:val="00906058"/>
    <w:rsid w:val="00906DD1"/>
    <w:rsid w:val="00910E93"/>
    <w:rsid w:val="009115ED"/>
    <w:rsid w:val="00913359"/>
    <w:rsid w:val="009153DE"/>
    <w:rsid w:val="0091677C"/>
    <w:rsid w:val="0091714E"/>
    <w:rsid w:val="009211B8"/>
    <w:rsid w:val="00921592"/>
    <w:rsid w:val="009228D3"/>
    <w:rsid w:val="00923ED0"/>
    <w:rsid w:val="00925DC5"/>
    <w:rsid w:val="0092722A"/>
    <w:rsid w:val="00932AB1"/>
    <w:rsid w:val="009331CA"/>
    <w:rsid w:val="009339C4"/>
    <w:rsid w:val="00934CB2"/>
    <w:rsid w:val="00934EB8"/>
    <w:rsid w:val="0093764B"/>
    <w:rsid w:val="00937861"/>
    <w:rsid w:val="00937C72"/>
    <w:rsid w:val="00943EF8"/>
    <w:rsid w:val="009605D5"/>
    <w:rsid w:val="00961622"/>
    <w:rsid w:val="00964FC2"/>
    <w:rsid w:val="00965517"/>
    <w:rsid w:val="00966F09"/>
    <w:rsid w:val="009702B1"/>
    <w:rsid w:val="00971033"/>
    <w:rsid w:val="009716D2"/>
    <w:rsid w:val="0097354E"/>
    <w:rsid w:val="0097446A"/>
    <w:rsid w:val="00975273"/>
    <w:rsid w:val="00975AEA"/>
    <w:rsid w:val="00976003"/>
    <w:rsid w:val="00987060"/>
    <w:rsid w:val="009877E2"/>
    <w:rsid w:val="009909C4"/>
    <w:rsid w:val="00992121"/>
    <w:rsid w:val="00992C32"/>
    <w:rsid w:val="0099564E"/>
    <w:rsid w:val="0099651A"/>
    <w:rsid w:val="009A0705"/>
    <w:rsid w:val="009A661F"/>
    <w:rsid w:val="009B1D2B"/>
    <w:rsid w:val="009B27CF"/>
    <w:rsid w:val="009B4A50"/>
    <w:rsid w:val="009B5669"/>
    <w:rsid w:val="009B6187"/>
    <w:rsid w:val="009B6959"/>
    <w:rsid w:val="009B7292"/>
    <w:rsid w:val="009C66E9"/>
    <w:rsid w:val="009C76C0"/>
    <w:rsid w:val="009C7CD8"/>
    <w:rsid w:val="009D141A"/>
    <w:rsid w:val="009D16B9"/>
    <w:rsid w:val="009D1AD3"/>
    <w:rsid w:val="009D2F5A"/>
    <w:rsid w:val="009D433A"/>
    <w:rsid w:val="009D555C"/>
    <w:rsid w:val="009D55F6"/>
    <w:rsid w:val="009E0109"/>
    <w:rsid w:val="009E0269"/>
    <w:rsid w:val="009E2993"/>
    <w:rsid w:val="009F014F"/>
    <w:rsid w:val="009F0255"/>
    <w:rsid w:val="009F3382"/>
    <w:rsid w:val="009F41D8"/>
    <w:rsid w:val="009F4ABF"/>
    <w:rsid w:val="009F610B"/>
    <w:rsid w:val="009F7F33"/>
    <w:rsid w:val="00A00941"/>
    <w:rsid w:val="00A01415"/>
    <w:rsid w:val="00A035C4"/>
    <w:rsid w:val="00A03D91"/>
    <w:rsid w:val="00A1283B"/>
    <w:rsid w:val="00A13ADA"/>
    <w:rsid w:val="00A14887"/>
    <w:rsid w:val="00A15448"/>
    <w:rsid w:val="00A154C0"/>
    <w:rsid w:val="00A209A2"/>
    <w:rsid w:val="00A21DC8"/>
    <w:rsid w:val="00A242D2"/>
    <w:rsid w:val="00A2607B"/>
    <w:rsid w:val="00A273EC"/>
    <w:rsid w:val="00A31705"/>
    <w:rsid w:val="00A35402"/>
    <w:rsid w:val="00A40ADF"/>
    <w:rsid w:val="00A42E8D"/>
    <w:rsid w:val="00A4428A"/>
    <w:rsid w:val="00A52523"/>
    <w:rsid w:val="00A525E0"/>
    <w:rsid w:val="00A53C04"/>
    <w:rsid w:val="00A608AD"/>
    <w:rsid w:val="00A60C85"/>
    <w:rsid w:val="00A6405D"/>
    <w:rsid w:val="00A64AB5"/>
    <w:rsid w:val="00A73C26"/>
    <w:rsid w:val="00A850EB"/>
    <w:rsid w:val="00A8781F"/>
    <w:rsid w:val="00A91A6F"/>
    <w:rsid w:val="00A94D95"/>
    <w:rsid w:val="00A950A9"/>
    <w:rsid w:val="00A97320"/>
    <w:rsid w:val="00AA32B4"/>
    <w:rsid w:val="00AA337C"/>
    <w:rsid w:val="00AA3724"/>
    <w:rsid w:val="00AB0E32"/>
    <w:rsid w:val="00AB12A7"/>
    <w:rsid w:val="00AB13CB"/>
    <w:rsid w:val="00AB20D3"/>
    <w:rsid w:val="00AB4C6A"/>
    <w:rsid w:val="00AB6DDD"/>
    <w:rsid w:val="00AC0858"/>
    <w:rsid w:val="00AC142B"/>
    <w:rsid w:val="00AC1A45"/>
    <w:rsid w:val="00AC2304"/>
    <w:rsid w:val="00AC2AB7"/>
    <w:rsid w:val="00AC476B"/>
    <w:rsid w:val="00AC523E"/>
    <w:rsid w:val="00AD350D"/>
    <w:rsid w:val="00AD4F8F"/>
    <w:rsid w:val="00AD530B"/>
    <w:rsid w:val="00AD66AD"/>
    <w:rsid w:val="00AD66E5"/>
    <w:rsid w:val="00AD710F"/>
    <w:rsid w:val="00AE3745"/>
    <w:rsid w:val="00AE6D99"/>
    <w:rsid w:val="00AF5193"/>
    <w:rsid w:val="00AF60B3"/>
    <w:rsid w:val="00AF70CB"/>
    <w:rsid w:val="00B016FE"/>
    <w:rsid w:val="00B02AE7"/>
    <w:rsid w:val="00B03B3D"/>
    <w:rsid w:val="00B03C6A"/>
    <w:rsid w:val="00B055FE"/>
    <w:rsid w:val="00B115D2"/>
    <w:rsid w:val="00B115E9"/>
    <w:rsid w:val="00B123D8"/>
    <w:rsid w:val="00B1301F"/>
    <w:rsid w:val="00B13948"/>
    <w:rsid w:val="00B1604E"/>
    <w:rsid w:val="00B23775"/>
    <w:rsid w:val="00B24089"/>
    <w:rsid w:val="00B32A35"/>
    <w:rsid w:val="00B36060"/>
    <w:rsid w:val="00B36652"/>
    <w:rsid w:val="00B41EE8"/>
    <w:rsid w:val="00B42EC9"/>
    <w:rsid w:val="00B4578B"/>
    <w:rsid w:val="00B528BE"/>
    <w:rsid w:val="00B538E9"/>
    <w:rsid w:val="00B54835"/>
    <w:rsid w:val="00B56564"/>
    <w:rsid w:val="00B56876"/>
    <w:rsid w:val="00B57B3C"/>
    <w:rsid w:val="00B60214"/>
    <w:rsid w:val="00B6123E"/>
    <w:rsid w:val="00B61FB3"/>
    <w:rsid w:val="00B63001"/>
    <w:rsid w:val="00B678F3"/>
    <w:rsid w:val="00B72ADA"/>
    <w:rsid w:val="00B734E8"/>
    <w:rsid w:val="00B73534"/>
    <w:rsid w:val="00B73A37"/>
    <w:rsid w:val="00B75961"/>
    <w:rsid w:val="00B80EFC"/>
    <w:rsid w:val="00B83996"/>
    <w:rsid w:val="00B85466"/>
    <w:rsid w:val="00B860B6"/>
    <w:rsid w:val="00B8711B"/>
    <w:rsid w:val="00B90609"/>
    <w:rsid w:val="00B909D1"/>
    <w:rsid w:val="00B90DDE"/>
    <w:rsid w:val="00B91DBF"/>
    <w:rsid w:val="00B92763"/>
    <w:rsid w:val="00B93545"/>
    <w:rsid w:val="00B9472F"/>
    <w:rsid w:val="00B968D9"/>
    <w:rsid w:val="00BA0E99"/>
    <w:rsid w:val="00BA3374"/>
    <w:rsid w:val="00BA5039"/>
    <w:rsid w:val="00BA5DF4"/>
    <w:rsid w:val="00BA661D"/>
    <w:rsid w:val="00BB0CD2"/>
    <w:rsid w:val="00BC0405"/>
    <w:rsid w:val="00BC11E1"/>
    <w:rsid w:val="00BC2548"/>
    <w:rsid w:val="00BC3597"/>
    <w:rsid w:val="00BC4A0D"/>
    <w:rsid w:val="00BC5FBB"/>
    <w:rsid w:val="00BD0DFB"/>
    <w:rsid w:val="00BD1AB0"/>
    <w:rsid w:val="00BD2F36"/>
    <w:rsid w:val="00BD309A"/>
    <w:rsid w:val="00BD5684"/>
    <w:rsid w:val="00BE0C98"/>
    <w:rsid w:val="00BE2142"/>
    <w:rsid w:val="00BE5CE2"/>
    <w:rsid w:val="00BF2F13"/>
    <w:rsid w:val="00BF5E76"/>
    <w:rsid w:val="00BF7D53"/>
    <w:rsid w:val="00C01017"/>
    <w:rsid w:val="00C0143F"/>
    <w:rsid w:val="00C01BBA"/>
    <w:rsid w:val="00C024C7"/>
    <w:rsid w:val="00C0263A"/>
    <w:rsid w:val="00C04C8A"/>
    <w:rsid w:val="00C05099"/>
    <w:rsid w:val="00C1193A"/>
    <w:rsid w:val="00C12B2C"/>
    <w:rsid w:val="00C1546F"/>
    <w:rsid w:val="00C16900"/>
    <w:rsid w:val="00C172C1"/>
    <w:rsid w:val="00C1730F"/>
    <w:rsid w:val="00C229D0"/>
    <w:rsid w:val="00C2568B"/>
    <w:rsid w:val="00C25ACF"/>
    <w:rsid w:val="00C30099"/>
    <w:rsid w:val="00C319F1"/>
    <w:rsid w:val="00C3445C"/>
    <w:rsid w:val="00C34FC5"/>
    <w:rsid w:val="00C37896"/>
    <w:rsid w:val="00C422D5"/>
    <w:rsid w:val="00C42EAE"/>
    <w:rsid w:val="00C448A6"/>
    <w:rsid w:val="00C449B1"/>
    <w:rsid w:val="00C5140F"/>
    <w:rsid w:val="00C52EBF"/>
    <w:rsid w:val="00C56E10"/>
    <w:rsid w:val="00C60307"/>
    <w:rsid w:val="00C635B8"/>
    <w:rsid w:val="00C677CC"/>
    <w:rsid w:val="00C67892"/>
    <w:rsid w:val="00C70C3F"/>
    <w:rsid w:val="00C70E0A"/>
    <w:rsid w:val="00C71968"/>
    <w:rsid w:val="00C71CCE"/>
    <w:rsid w:val="00C71ED4"/>
    <w:rsid w:val="00C7495C"/>
    <w:rsid w:val="00C759F5"/>
    <w:rsid w:val="00C75C35"/>
    <w:rsid w:val="00C760DE"/>
    <w:rsid w:val="00C801DA"/>
    <w:rsid w:val="00C91FF5"/>
    <w:rsid w:val="00CA0038"/>
    <w:rsid w:val="00CA03E5"/>
    <w:rsid w:val="00CA66E6"/>
    <w:rsid w:val="00CA7294"/>
    <w:rsid w:val="00CB07DE"/>
    <w:rsid w:val="00CB27ED"/>
    <w:rsid w:val="00CB2DD1"/>
    <w:rsid w:val="00CB5CA4"/>
    <w:rsid w:val="00CC1A69"/>
    <w:rsid w:val="00CC1EC8"/>
    <w:rsid w:val="00CC1EEB"/>
    <w:rsid w:val="00CD1C6E"/>
    <w:rsid w:val="00CD4FF1"/>
    <w:rsid w:val="00CD5918"/>
    <w:rsid w:val="00CD594E"/>
    <w:rsid w:val="00CD7D2D"/>
    <w:rsid w:val="00CE0AFC"/>
    <w:rsid w:val="00CE14BD"/>
    <w:rsid w:val="00CE55F1"/>
    <w:rsid w:val="00CE6B56"/>
    <w:rsid w:val="00CE704F"/>
    <w:rsid w:val="00CF107E"/>
    <w:rsid w:val="00CF1FBF"/>
    <w:rsid w:val="00CF2840"/>
    <w:rsid w:val="00CF4E43"/>
    <w:rsid w:val="00CF68CB"/>
    <w:rsid w:val="00CF7DCA"/>
    <w:rsid w:val="00D028FB"/>
    <w:rsid w:val="00D06423"/>
    <w:rsid w:val="00D10C26"/>
    <w:rsid w:val="00D114EC"/>
    <w:rsid w:val="00D137BC"/>
    <w:rsid w:val="00D13C1C"/>
    <w:rsid w:val="00D1448F"/>
    <w:rsid w:val="00D14934"/>
    <w:rsid w:val="00D175D1"/>
    <w:rsid w:val="00D17B61"/>
    <w:rsid w:val="00D201F8"/>
    <w:rsid w:val="00D21FE9"/>
    <w:rsid w:val="00D249D3"/>
    <w:rsid w:val="00D25757"/>
    <w:rsid w:val="00D2604D"/>
    <w:rsid w:val="00D26A07"/>
    <w:rsid w:val="00D27F6E"/>
    <w:rsid w:val="00D33586"/>
    <w:rsid w:val="00D37C38"/>
    <w:rsid w:val="00D40259"/>
    <w:rsid w:val="00D47F07"/>
    <w:rsid w:val="00D524A7"/>
    <w:rsid w:val="00D5334E"/>
    <w:rsid w:val="00D54118"/>
    <w:rsid w:val="00D546AE"/>
    <w:rsid w:val="00D574C8"/>
    <w:rsid w:val="00D57C85"/>
    <w:rsid w:val="00D6002B"/>
    <w:rsid w:val="00D60C53"/>
    <w:rsid w:val="00D61998"/>
    <w:rsid w:val="00D61A83"/>
    <w:rsid w:val="00D63A35"/>
    <w:rsid w:val="00D657C8"/>
    <w:rsid w:val="00D67C06"/>
    <w:rsid w:val="00D70EFD"/>
    <w:rsid w:val="00D754CA"/>
    <w:rsid w:val="00D75EC6"/>
    <w:rsid w:val="00D76C61"/>
    <w:rsid w:val="00D82D0A"/>
    <w:rsid w:val="00D82F29"/>
    <w:rsid w:val="00D83096"/>
    <w:rsid w:val="00D84823"/>
    <w:rsid w:val="00D84B18"/>
    <w:rsid w:val="00D850FE"/>
    <w:rsid w:val="00D860BE"/>
    <w:rsid w:val="00D871F1"/>
    <w:rsid w:val="00D915F5"/>
    <w:rsid w:val="00D91B4B"/>
    <w:rsid w:val="00D924FF"/>
    <w:rsid w:val="00D92809"/>
    <w:rsid w:val="00D94B24"/>
    <w:rsid w:val="00D95DB0"/>
    <w:rsid w:val="00D96EFD"/>
    <w:rsid w:val="00DA3A75"/>
    <w:rsid w:val="00DA4D68"/>
    <w:rsid w:val="00DA6251"/>
    <w:rsid w:val="00DB06DC"/>
    <w:rsid w:val="00DB0D72"/>
    <w:rsid w:val="00DB33F3"/>
    <w:rsid w:val="00DB4241"/>
    <w:rsid w:val="00DC022E"/>
    <w:rsid w:val="00DC0857"/>
    <w:rsid w:val="00DC2166"/>
    <w:rsid w:val="00DC25EB"/>
    <w:rsid w:val="00DC2E51"/>
    <w:rsid w:val="00DC6472"/>
    <w:rsid w:val="00DD3805"/>
    <w:rsid w:val="00DD6DB2"/>
    <w:rsid w:val="00DD6E98"/>
    <w:rsid w:val="00DD7822"/>
    <w:rsid w:val="00DE057C"/>
    <w:rsid w:val="00DE116D"/>
    <w:rsid w:val="00DE3515"/>
    <w:rsid w:val="00DE38B8"/>
    <w:rsid w:val="00DE390F"/>
    <w:rsid w:val="00DE4C9D"/>
    <w:rsid w:val="00DE59FA"/>
    <w:rsid w:val="00DE6862"/>
    <w:rsid w:val="00DF00F7"/>
    <w:rsid w:val="00DF5FFB"/>
    <w:rsid w:val="00E01EF1"/>
    <w:rsid w:val="00E050D7"/>
    <w:rsid w:val="00E10B19"/>
    <w:rsid w:val="00E11551"/>
    <w:rsid w:val="00E13067"/>
    <w:rsid w:val="00E147FE"/>
    <w:rsid w:val="00E16597"/>
    <w:rsid w:val="00E1751B"/>
    <w:rsid w:val="00E2390D"/>
    <w:rsid w:val="00E253AD"/>
    <w:rsid w:val="00E2775F"/>
    <w:rsid w:val="00E30616"/>
    <w:rsid w:val="00E3138A"/>
    <w:rsid w:val="00E32204"/>
    <w:rsid w:val="00E40415"/>
    <w:rsid w:val="00E41651"/>
    <w:rsid w:val="00E42868"/>
    <w:rsid w:val="00E44217"/>
    <w:rsid w:val="00E45547"/>
    <w:rsid w:val="00E51797"/>
    <w:rsid w:val="00E52F09"/>
    <w:rsid w:val="00E539F1"/>
    <w:rsid w:val="00E54C2C"/>
    <w:rsid w:val="00E571F9"/>
    <w:rsid w:val="00E644B7"/>
    <w:rsid w:val="00E64623"/>
    <w:rsid w:val="00E64DA4"/>
    <w:rsid w:val="00E662B0"/>
    <w:rsid w:val="00E672F8"/>
    <w:rsid w:val="00E7005D"/>
    <w:rsid w:val="00E71419"/>
    <w:rsid w:val="00E735CF"/>
    <w:rsid w:val="00E74901"/>
    <w:rsid w:val="00E75EB0"/>
    <w:rsid w:val="00E816FE"/>
    <w:rsid w:val="00E831E8"/>
    <w:rsid w:val="00E8433C"/>
    <w:rsid w:val="00E851FA"/>
    <w:rsid w:val="00E9165C"/>
    <w:rsid w:val="00E917A9"/>
    <w:rsid w:val="00E93F06"/>
    <w:rsid w:val="00E944CF"/>
    <w:rsid w:val="00E95FEA"/>
    <w:rsid w:val="00E961B4"/>
    <w:rsid w:val="00EA1B8B"/>
    <w:rsid w:val="00EA1C61"/>
    <w:rsid w:val="00EA313B"/>
    <w:rsid w:val="00EA4C49"/>
    <w:rsid w:val="00EA53E5"/>
    <w:rsid w:val="00EA69C1"/>
    <w:rsid w:val="00EA6F41"/>
    <w:rsid w:val="00EA7E36"/>
    <w:rsid w:val="00EB0D2E"/>
    <w:rsid w:val="00EB1652"/>
    <w:rsid w:val="00EB1F87"/>
    <w:rsid w:val="00EB5D75"/>
    <w:rsid w:val="00EC2386"/>
    <w:rsid w:val="00EC4835"/>
    <w:rsid w:val="00EC4848"/>
    <w:rsid w:val="00EC71F1"/>
    <w:rsid w:val="00EC72BF"/>
    <w:rsid w:val="00EC7FB9"/>
    <w:rsid w:val="00ED0711"/>
    <w:rsid w:val="00ED073F"/>
    <w:rsid w:val="00ED1FB3"/>
    <w:rsid w:val="00EE3C64"/>
    <w:rsid w:val="00EF0FD4"/>
    <w:rsid w:val="00EF447C"/>
    <w:rsid w:val="00EF74E2"/>
    <w:rsid w:val="00F009C7"/>
    <w:rsid w:val="00F00EBF"/>
    <w:rsid w:val="00F03799"/>
    <w:rsid w:val="00F06E2E"/>
    <w:rsid w:val="00F07970"/>
    <w:rsid w:val="00F10EFD"/>
    <w:rsid w:val="00F12306"/>
    <w:rsid w:val="00F14FE4"/>
    <w:rsid w:val="00F156CF"/>
    <w:rsid w:val="00F1573E"/>
    <w:rsid w:val="00F1597E"/>
    <w:rsid w:val="00F15BDE"/>
    <w:rsid w:val="00F2177E"/>
    <w:rsid w:val="00F2283D"/>
    <w:rsid w:val="00F26ECE"/>
    <w:rsid w:val="00F27363"/>
    <w:rsid w:val="00F32564"/>
    <w:rsid w:val="00F32F9E"/>
    <w:rsid w:val="00F3384F"/>
    <w:rsid w:val="00F34C15"/>
    <w:rsid w:val="00F3525B"/>
    <w:rsid w:val="00F37357"/>
    <w:rsid w:val="00F4014E"/>
    <w:rsid w:val="00F40B9B"/>
    <w:rsid w:val="00F46E07"/>
    <w:rsid w:val="00F509EE"/>
    <w:rsid w:val="00F51055"/>
    <w:rsid w:val="00F52A07"/>
    <w:rsid w:val="00F52C65"/>
    <w:rsid w:val="00F53485"/>
    <w:rsid w:val="00F56651"/>
    <w:rsid w:val="00F56D7F"/>
    <w:rsid w:val="00F604ED"/>
    <w:rsid w:val="00F71FE0"/>
    <w:rsid w:val="00F732B3"/>
    <w:rsid w:val="00F73580"/>
    <w:rsid w:val="00F86988"/>
    <w:rsid w:val="00F8748B"/>
    <w:rsid w:val="00F90EC7"/>
    <w:rsid w:val="00F9182E"/>
    <w:rsid w:val="00F91A8B"/>
    <w:rsid w:val="00F91CEB"/>
    <w:rsid w:val="00F93648"/>
    <w:rsid w:val="00FB0792"/>
    <w:rsid w:val="00FB0DF4"/>
    <w:rsid w:val="00FB124B"/>
    <w:rsid w:val="00FB129B"/>
    <w:rsid w:val="00FB273E"/>
    <w:rsid w:val="00FB2DD0"/>
    <w:rsid w:val="00FB2EB2"/>
    <w:rsid w:val="00FB4A69"/>
    <w:rsid w:val="00FB53AF"/>
    <w:rsid w:val="00FB555B"/>
    <w:rsid w:val="00FC2C64"/>
    <w:rsid w:val="00FC5C3B"/>
    <w:rsid w:val="00FD3F23"/>
    <w:rsid w:val="00FD474C"/>
    <w:rsid w:val="00FD7243"/>
    <w:rsid w:val="00FE1DA1"/>
    <w:rsid w:val="00FE32E7"/>
    <w:rsid w:val="00FF05F2"/>
    <w:rsid w:val="00FF0C73"/>
    <w:rsid w:val="00FF0F45"/>
    <w:rsid w:val="00FF100B"/>
    <w:rsid w:val="00FF233C"/>
    <w:rsid w:val="00FF29D8"/>
    <w:rsid w:val="00FF4771"/>
    <w:rsid w:val="00FF57F7"/>
    <w:rsid w:val="00FF69A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FD25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24FF"/>
    <w:pPr>
      <w:spacing w:before="200" w:line="360" w:lineRule="auto"/>
      <w:jc w:val="both"/>
    </w:pPr>
    <w:rPr>
      <w:rFonts w:ascii="Times New Roman" w:eastAsia="Calibri" w:hAnsi="Times New Roman" w:cs="Times New Roman"/>
      <w:sz w:val="24"/>
      <w:szCs w:val="24"/>
    </w:rPr>
  </w:style>
  <w:style w:type="paragraph" w:styleId="Heading1">
    <w:name w:val="heading 1"/>
    <w:basedOn w:val="Normal"/>
    <w:next w:val="Normal"/>
    <w:link w:val="Heading1Char"/>
    <w:uiPriority w:val="9"/>
    <w:qFormat/>
    <w:rsid w:val="002156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65F37"/>
    <w:pPr>
      <w:keepNext/>
      <w:keepLines/>
      <w:spacing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65F37"/>
    <w:pPr>
      <w:keepNext/>
      <w:keepLines/>
      <w:spacing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604ED"/>
    <w:pPr>
      <w:keepNext/>
      <w:keepLines/>
      <w:spacing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0778E"/>
    <w:pPr>
      <w:keepNext/>
      <w:keepLines/>
      <w:spacing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B60214"/>
    <w:pPr>
      <w:widowControl w:val="0"/>
      <w:tabs>
        <w:tab w:val="num" w:pos="1152"/>
      </w:tabs>
      <w:spacing w:before="0" w:after="0" w:line="271" w:lineRule="auto"/>
      <w:ind w:left="1152" w:hanging="1152"/>
      <w:jc w:val="left"/>
      <w:outlineLvl w:val="5"/>
    </w:pPr>
    <w:rPr>
      <w:rFonts w:ascii="Cambria" w:eastAsia="Times New Roman" w:hAnsi="Cambria"/>
      <w:b/>
      <w:bCs/>
      <w:i/>
      <w:iCs/>
      <w:color w:val="7F7F7F"/>
      <w:sz w:val="22"/>
      <w:szCs w:val="22"/>
    </w:rPr>
  </w:style>
  <w:style w:type="paragraph" w:styleId="Heading7">
    <w:name w:val="heading 7"/>
    <w:basedOn w:val="Normal"/>
    <w:next w:val="Normal"/>
    <w:link w:val="Heading7Char"/>
    <w:uiPriority w:val="9"/>
    <w:qFormat/>
    <w:rsid w:val="00B60214"/>
    <w:pPr>
      <w:widowControl w:val="0"/>
      <w:tabs>
        <w:tab w:val="num" w:pos="1296"/>
      </w:tabs>
      <w:spacing w:before="0" w:after="0" w:line="276" w:lineRule="auto"/>
      <w:ind w:left="1296" w:hanging="1296"/>
      <w:jc w:val="left"/>
      <w:outlineLvl w:val="6"/>
    </w:pPr>
    <w:rPr>
      <w:rFonts w:ascii="Cambria" w:eastAsia="Times New Roman" w:hAnsi="Cambria"/>
      <w:i/>
      <w:iCs/>
      <w:sz w:val="22"/>
      <w:szCs w:val="22"/>
    </w:rPr>
  </w:style>
  <w:style w:type="paragraph" w:styleId="Heading8">
    <w:name w:val="heading 8"/>
    <w:basedOn w:val="Normal"/>
    <w:next w:val="Normal"/>
    <w:link w:val="Heading8Char"/>
    <w:uiPriority w:val="9"/>
    <w:qFormat/>
    <w:rsid w:val="00B60214"/>
    <w:pPr>
      <w:widowControl w:val="0"/>
      <w:tabs>
        <w:tab w:val="num" w:pos="1440"/>
      </w:tabs>
      <w:spacing w:before="0" w:after="0" w:line="276" w:lineRule="auto"/>
      <w:ind w:left="1440" w:hanging="1440"/>
      <w:jc w:val="left"/>
      <w:outlineLvl w:val="7"/>
    </w:pPr>
    <w:rPr>
      <w:rFonts w:ascii="Cambria" w:eastAsia="Times New Roman" w:hAnsi="Cambria"/>
      <w:sz w:val="20"/>
      <w:szCs w:val="20"/>
    </w:rPr>
  </w:style>
  <w:style w:type="paragraph" w:styleId="Heading9">
    <w:name w:val="heading 9"/>
    <w:basedOn w:val="Normal"/>
    <w:next w:val="Normal"/>
    <w:link w:val="Heading9Char"/>
    <w:uiPriority w:val="9"/>
    <w:unhideWhenUsed/>
    <w:qFormat/>
    <w:rsid w:val="0050778E"/>
    <w:pPr>
      <w:keepNext/>
      <w:keepLines/>
      <w:spacing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25C"/>
    <w:pPr>
      <w:ind w:left="720"/>
      <w:contextualSpacing/>
    </w:pPr>
  </w:style>
  <w:style w:type="table" w:styleId="TableGrid">
    <w:name w:val="Table Grid"/>
    <w:basedOn w:val="TableNormal"/>
    <w:uiPriority w:val="59"/>
    <w:rsid w:val="009331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C022E"/>
  </w:style>
  <w:style w:type="paragraph" w:customStyle="1" w:styleId="ColorfulList-Accent11">
    <w:name w:val="Colorful List - Accent 11"/>
    <w:basedOn w:val="Normal"/>
    <w:uiPriority w:val="34"/>
    <w:qFormat/>
    <w:rsid w:val="009D555C"/>
    <w:pPr>
      <w:spacing w:after="0" w:line="240" w:lineRule="auto"/>
      <w:ind w:left="720"/>
      <w:contextualSpacing/>
    </w:pPr>
    <w:rPr>
      <w:rFonts w:eastAsia="Times New Roman"/>
    </w:rPr>
  </w:style>
  <w:style w:type="character" w:styleId="Emphasis">
    <w:name w:val="Emphasis"/>
    <w:basedOn w:val="DefaultParagraphFont"/>
    <w:uiPriority w:val="20"/>
    <w:qFormat/>
    <w:rsid w:val="002166B8"/>
    <w:rPr>
      <w:i/>
      <w:iCs/>
    </w:rPr>
  </w:style>
  <w:style w:type="character" w:customStyle="1" w:styleId="apple-converted-space">
    <w:name w:val="apple-converted-space"/>
    <w:basedOn w:val="DefaultParagraphFont"/>
    <w:rsid w:val="002166B8"/>
  </w:style>
  <w:style w:type="character" w:styleId="Strong">
    <w:name w:val="Strong"/>
    <w:basedOn w:val="DefaultParagraphFont"/>
    <w:uiPriority w:val="22"/>
    <w:qFormat/>
    <w:rsid w:val="002166B8"/>
    <w:rPr>
      <w:b/>
      <w:bCs/>
    </w:rPr>
  </w:style>
  <w:style w:type="character" w:styleId="Hyperlink">
    <w:name w:val="Hyperlink"/>
    <w:basedOn w:val="DefaultParagraphFont"/>
    <w:uiPriority w:val="99"/>
    <w:unhideWhenUsed/>
    <w:rsid w:val="004F296C"/>
    <w:rPr>
      <w:color w:val="0000FF"/>
      <w:u w:val="single"/>
    </w:rPr>
  </w:style>
  <w:style w:type="paragraph" w:styleId="BalloonText">
    <w:name w:val="Balloon Text"/>
    <w:basedOn w:val="Normal"/>
    <w:link w:val="BalloonTextChar"/>
    <w:uiPriority w:val="99"/>
    <w:semiHidden/>
    <w:unhideWhenUsed/>
    <w:rsid w:val="004F2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296C"/>
    <w:rPr>
      <w:rFonts w:ascii="Tahoma" w:eastAsia="Calibri" w:hAnsi="Tahoma" w:cs="Tahoma"/>
      <w:sz w:val="16"/>
      <w:szCs w:val="16"/>
    </w:rPr>
  </w:style>
  <w:style w:type="character" w:customStyle="1" w:styleId="Heading1Char">
    <w:name w:val="Heading 1 Char"/>
    <w:basedOn w:val="DefaultParagraphFont"/>
    <w:link w:val="Heading1"/>
    <w:uiPriority w:val="9"/>
    <w:rsid w:val="0021563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65F3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65F3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604E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0778E"/>
    <w:rPr>
      <w:rFonts w:asciiTheme="majorHAnsi" w:eastAsiaTheme="majorEastAsia" w:hAnsiTheme="majorHAnsi" w:cstheme="majorBidi"/>
      <w:color w:val="243F60" w:themeColor="accent1" w:themeShade="7F"/>
    </w:rPr>
  </w:style>
  <w:style w:type="character" w:customStyle="1" w:styleId="Heading9Char">
    <w:name w:val="Heading 9 Char"/>
    <w:basedOn w:val="DefaultParagraphFont"/>
    <w:link w:val="Heading9"/>
    <w:uiPriority w:val="9"/>
    <w:rsid w:val="0050778E"/>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DE6862"/>
    <w:pPr>
      <w:spacing w:before="100" w:beforeAutospacing="1" w:after="100" w:afterAutospacing="1" w:line="240" w:lineRule="auto"/>
    </w:pPr>
    <w:rPr>
      <w:rFonts w:eastAsiaTheme="minorEastAsia"/>
    </w:rPr>
  </w:style>
  <w:style w:type="character" w:customStyle="1" w:styleId="il">
    <w:name w:val="il"/>
    <w:basedOn w:val="DefaultParagraphFont"/>
    <w:rsid w:val="00612B09"/>
  </w:style>
  <w:style w:type="character" w:customStyle="1" w:styleId="EndnoteReference1">
    <w:name w:val="Endnote Reference1"/>
    <w:autoRedefine/>
    <w:rsid w:val="00E32204"/>
    <w:rPr>
      <w:color w:val="000000"/>
      <w:vertAlign w:val="superscript"/>
    </w:rPr>
  </w:style>
  <w:style w:type="paragraph" w:customStyle="1" w:styleId="EndnoteText1">
    <w:name w:val="Endnote Text1"/>
    <w:rsid w:val="00E32204"/>
    <w:pPr>
      <w:spacing w:after="0" w:line="240" w:lineRule="exact"/>
    </w:pPr>
    <w:rPr>
      <w:rFonts w:ascii="Times" w:eastAsia="ヒラギノ角ゴ Pro W3" w:hAnsi="Times" w:cs="Times New Roman"/>
      <w:color w:val="000000"/>
      <w:sz w:val="20"/>
      <w:szCs w:val="20"/>
    </w:rPr>
  </w:style>
  <w:style w:type="paragraph" w:customStyle="1" w:styleId="ParaNoInd">
    <w:name w:val="ParaNoInd"/>
    <w:rsid w:val="00760F91"/>
    <w:pPr>
      <w:spacing w:after="0" w:line="240" w:lineRule="exact"/>
      <w:jc w:val="both"/>
    </w:pPr>
    <w:rPr>
      <w:rFonts w:ascii="Times New Roman" w:eastAsia="ヒラギノ角ゴ Pro W3" w:hAnsi="Times New Roman" w:cs="Times New Roman"/>
      <w:color w:val="000000"/>
      <w:sz w:val="20"/>
      <w:szCs w:val="20"/>
    </w:rPr>
  </w:style>
  <w:style w:type="paragraph" w:customStyle="1" w:styleId="RefText">
    <w:name w:val="Ref Text"/>
    <w:rsid w:val="00760F91"/>
    <w:pPr>
      <w:spacing w:after="0" w:line="220" w:lineRule="exact"/>
      <w:ind w:left="227" w:hanging="227"/>
      <w:jc w:val="both"/>
    </w:pPr>
    <w:rPr>
      <w:rFonts w:ascii="Times New Roman" w:eastAsia="ヒラギノ角ゴ Pro W3" w:hAnsi="Times New Roman" w:cs="Times New Roman"/>
      <w:color w:val="000000"/>
      <w:sz w:val="18"/>
      <w:szCs w:val="20"/>
    </w:rPr>
  </w:style>
  <w:style w:type="character" w:customStyle="1" w:styleId="Strong1">
    <w:name w:val="Strong1"/>
    <w:rsid w:val="00760F91"/>
    <w:rPr>
      <w:rFonts w:ascii="Times New Roman Bold" w:eastAsia="ヒラギノ角ゴ Pro W3" w:hAnsi="Times New Roman Bold"/>
      <w:b w:val="0"/>
      <w:i w:val="0"/>
      <w:color w:val="000000"/>
    </w:rPr>
  </w:style>
  <w:style w:type="paragraph" w:styleId="Header">
    <w:name w:val="header"/>
    <w:basedOn w:val="Normal"/>
    <w:link w:val="HeaderChar"/>
    <w:uiPriority w:val="99"/>
    <w:unhideWhenUsed/>
    <w:rsid w:val="00F00E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EBF"/>
    <w:rPr>
      <w:rFonts w:ascii="Calibri" w:eastAsia="Calibri" w:hAnsi="Calibri" w:cs="Times New Roman"/>
    </w:rPr>
  </w:style>
  <w:style w:type="paragraph" w:styleId="Footer">
    <w:name w:val="footer"/>
    <w:basedOn w:val="Normal"/>
    <w:link w:val="FooterChar"/>
    <w:uiPriority w:val="99"/>
    <w:unhideWhenUsed/>
    <w:rsid w:val="00F00E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EBF"/>
    <w:rPr>
      <w:rFonts w:ascii="Calibri" w:eastAsia="Calibri" w:hAnsi="Calibri" w:cs="Times New Roman"/>
    </w:rPr>
  </w:style>
  <w:style w:type="paragraph" w:styleId="Caption">
    <w:name w:val="caption"/>
    <w:basedOn w:val="Normal"/>
    <w:next w:val="Normal"/>
    <w:uiPriority w:val="35"/>
    <w:unhideWhenUsed/>
    <w:qFormat/>
    <w:rsid w:val="00A6405D"/>
    <w:pPr>
      <w:spacing w:line="240" w:lineRule="auto"/>
    </w:pPr>
    <w:rPr>
      <w:rFonts w:asciiTheme="minorHAnsi" w:eastAsiaTheme="minorHAnsi" w:hAnsiTheme="minorHAnsi" w:cstheme="minorBidi"/>
      <w:b/>
      <w:bCs/>
      <w:color w:val="4F81BD" w:themeColor="accent1"/>
      <w:sz w:val="18"/>
      <w:szCs w:val="18"/>
    </w:rPr>
  </w:style>
  <w:style w:type="character" w:styleId="FollowedHyperlink">
    <w:name w:val="FollowedHyperlink"/>
    <w:basedOn w:val="DefaultParagraphFont"/>
    <w:uiPriority w:val="99"/>
    <w:semiHidden/>
    <w:unhideWhenUsed/>
    <w:rsid w:val="008D5425"/>
    <w:rPr>
      <w:color w:val="800080" w:themeColor="followedHyperlink"/>
      <w:u w:val="single"/>
    </w:rPr>
  </w:style>
  <w:style w:type="character" w:styleId="CommentReference">
    <w:name w:val="annotation reference"/>
    <w:basedOn w:val="DefaultParagraphFont"/>
    <w:semiHidden/>
    <w:unhideWhenUsed/>
    <w:rsid w:val="00E571F9"/>
    <w:rPr>
      <w:sz w:val="16"/>
      <w:szCs w:val="16"/>
    </w:rPr>
  </w:style>
  <w:style w:type="paragraph" w:styleId="CommentText">
    <w:name w:val="annotation text"/>
    <w:basedOn w:val="Normal"/>
    <w:link w:val="CommentTextChar"/>
    <w:unhideWhenUsed/>
    <w:rsid w:val="00E571F9"/>
    <w:pPr>
      <w:spacing w:line="240" w:lineRule="auto"/>
    </w:pPr>
    <w:rPr>
      <w:sz w:val="20"/>
      <w:szCs w:val="20"/>
    </w:rPr>
  </w:style>
  <w:style w:type="character" w:customStyle="1" w:styleId="CommentTextChar">
    <w:name w:val="Comment Text Char"/>
    <w:basedOn w:val="DefaultParagraphFont"/>
    <w:link w:val="CommentText"/>
    <w:rsid w:val="00E571F9"/>
    <w:rPr>
      <w:rFonts w:ascii="Calibri" w:eastAsia="Calibri" w:hAnsi="Calibri" w:cs="Times New Roman"/>
      <w:sz w:val="20"/>
      <w:szCs w:val="20"/>
    </w:rPr>
  </w:style>
  <w:style w:type="paragraph" w:styleId="CommentSubject">
    <w:name w:val="annotation subject"/>
    <w:basedOn w:val="CommentText"/>
    <w:next w:val="CommentText"/>
    <w:link w:val="CommentSubjectChar"/>
    <w:semiHidden/>
    <w:unhideWhenUsed/>
    <w:rsid w:val="00E571F9"/>
    <w:rPr>
      <w:b/>
      <w:bCs/>
    </w:rPr>
  </w:style>
  <w:style w:type="character" w:customStyle="1" w:styleId="CommentSubjectChar">
    <w:name w:val="Comment Subject Char"/>
    <w:basedOn w:val="CommentTextChar"/>
    <w:link w:val="CommentSubject"/>
    <w:semiHidden/>
    <w:rsid w:val="00E571F9"/>
    <w:rPr>
      <w:rFonts w:ascii="Calibri" w:eastAsia="Calibri" w:hAnsi="Calibri" w:cs="Times New Roman"/>
      <w:b/>
      <w:bCs/>
      <w:sz w:val="20"/>
      <w:szCs w:val="20"/>
    </w:rPr>
  </w:style>
  <w:style w:type="paragraph" w:styleId="NoSpacing">
    <w:name w:val="No Spacing"/>
    <w:link w:val="NoSpacingChar"/>
    <w:uiPriority w:val="1"/>
    <w:qFormat/>
    <w:rsid w:val="00215638"/>
    <w:pPr>
      <w:spacing w:after="0" w:line="240" w:lineRule="auto"/>
    </w:pPr>
    <w:rPr>
      <w:rFonts w:eastAsiaTheme="minorEastAsia"/>
      <w:lang w:val="pt-BR"/>
    </w:rPr>
  </w:style>
  <w:style w:type="character" w:customStyle="1" w:styleId="NoSpacingChar">
    <w:name w:val="No Spacing Char"/>
    <w:basedOn w:val="DefaultParagraphFont"/>
    <w:link w:val="NoSpacing"/>
    <w:uiPriority w:val="1"/>
    <w:rsid w:val="00215638"/>
    <w:rPr>
      <w:rFonts w:eastAsiaTheme="minorEastAsia"/>
      <w:lang w:val="pt-BR"/>
    </w:rPr>
  </w:style>
  <w:style w:type="paragraph" w:styleId="TOC1">
    <w:name w:val="toc 1"/>
    <w:basedOn w:val="Normal"/>
    <w:next w:val="Normal"/>
    <w:autoRedefine/>
    <w:uiPriority w:val="39"/>
    <w:unhideWhenUsed/>
    <w:rsid w:val="00965517"/>
    <w:pPr>
      <w:tabs>
        <w:tab w:val="right" w:leader="dot" w:pos="8828"/>
      </w:tabs>
      <w:spacing w:after="120" w:line="240" w:lineRule="auto"/>
    </w:pPr>
    <w:rPr>
      <w:rFonts w:ascii="Georgia" w:hAnsi="Georgia"/>
      <w:b/>
      <w:noProof/>
      <w:sz w:val="20"/>
      <w:szCs w:val="20"/>
    </w:rPr>
  </w:style>
  <w:style w:type="paragraph" w:styleId="TOC2">
    <w:name w:val="toc 2"/>
    <w:basedOn w:val="Normal"/>
    <w:next w:val="Normal"/>
    <w:autoRedefine/>
    <w:uiPriority w:val="39"/>
    <w:unhideWhenUsed/>
    <w:rsid w:val="00FF69AE"/>
    <w:pPr>
      <w:spacing w:after="100"/>
      <w:ind w:left="220"/>
    </w:pPr>
  </w:style>
  <w:style w:type="paragraph" w:styleId="TOC3">
    <w:name w:val="toc 3"/>
    <w:basedOn w:val="Normal"/>
    <w:next w:val="Normal"/>
    <w:autoRedefine/>
    <w:uiPriority w:val="39"/>
    <w:unhideWhenUsed/>
    <w:rsid w:val="00C5140F"/>
    <w:pPr>
      <w:tabs>
        <w:tab w:val="right" w:leader="dot" w:pos="8828"/>
      </w:tabs>
      <w:spacing w:after="0" w:line="240" w:lineRule="auto"/>
      <w:ind w:left="284"/>
    </w:pPr>
  </w:style>
  <w:style w:type="paragraph" w:styleId="TOC4">
    <w:name w:val="toc 4"/>
    <w:basedOn w:val="Normal"/>
    <w:next w:val="Normal"/>
    <w:autoRedefine/>
    <w:uiPriority w:val="39"/>
    <w:unhideWhenUsed/>
    <w:rsid w:val="00DB06DC"/>
    <w:pPr>
      <w:tabs>
        <w:tab w:val="left" w:pos="1276"/>
        <w:tab w:val="right" w:leader="dot" w:pos="8828"/>
      </w:tabs>
      <w:spacing w:after="0" w:line="240" w:lineRule="auto"/>
      <w:ind w:left="660"/>
    </w:pPr>
  </w:style>
  <w:style w:type="paragraph" w:styleId="TOC5">
    <w:name w:val="toc 5"/>
    <w:basedOn w:val="Normal"/>
    <w:next w:val="Normal"/>
    <w:autoRedefine/>
    <w:uiPriority w:val="39"/>
    <w:unhideWhenUsed/>
    <w:rsid w:val="00471185"/>
    <w:pPr>
      <w:spacing w:after="100"/>
      <w:ind w:left="880"/>
    </w:pPr>
  </w:style>
  <w:style w:type="paragraph" w:styleId="Quote">
    <w:name w:val="Quote"/>
    <w:link w:val="QuoteChar"/>
    <w:uiPriority w:val="29"/>
    <w:qFormat/>
    <w:rsid w:val="002F5B41"/>
    <w:pPr>
      <w:widowControl w:val="0"/>
      <w:adjustRightInd w:val="0"/>
      <w:spacing w:after="0" w:line="240" w:lineRule="auto"/>
    </w:pPr>
    <w:rPr>
      <w:rFonts w:ascii="Times New Roman" w:eastAsia="Times New Roman" w:hAnsi="Times New Roman" w:cs="Times New Roman"/>
      <w:sz w:val="20"/>
      <w:szCs w:val="20"/>
    </w:rPr>
  </w:style>
  <w:style w:type="character" w:customStyle="1" w:styleId="QuoteChar">
    <w:name w:val="Quote Char"/>
    <w:basedOn w:val="DefaultParagraphFont"/>
    <w:link w:val="Quote"/>
    <w:uiPriority w:val="29"/>
    <w:rsid w:val="002F5B41"/>
    <w:rPr>
      <w:rFonts w:ascii="Times New Roman" w:eastAsia="Times New Roman" w:hAnsi="Times New Roman" w:cs="Times New Roman"/>
      <w:sz w:val="20"/>
      <w:szCs w:val="20"/>
    </w:rPr>
  </w:style>
  <w:style w:type="paragraph" w:customStyle="1" w:styleId="Level1">
    <w:name w:val="Level 1"/>
    <w:rsid w:val="002F5B41"/>
    <w:pPr>
      <w:widowControl w:val="0"/>
      <w:adjustRightInd w:val="0"/>
      <w:spacing w:after="0" w:line="240" w:lineRule="auto"/>
      <w:jc w:val="both"/>
    </w:pPr>
    <w:rPr>
      <w:rFonts w:ascii="Times New Roman" w:eastAsia="Times New Roman" w:hAnsi="Times New Roman" w:cs="Times New Roman"/>
      <w:sz w:val="24"/>
      <w:szCs w:val="24"/>
    </w:rPr>
  </w:style>
  <w:style w:type="paragraph" w:customStyle="1" w:styleId="author">
    <w:name w:val="author"/>
    <w:basedOn w:val="Normal"/>
    <w:next w:val="Normal"/>
    <w:uiPriority w:val="99"/>
    <w:rsid w:val="002F5B41"/>
    <w:pPr>
      <w:autoSpaceDE w:val="0"/>
      <w:autoSpaceDN w:val="0"/>
      <w:adjustRightInd w:val="0"/>
      <w:spacing w:after="220" w:line="240" w:lineRule="auto"/>
    </w:pPr>
    <w:rPr>
      <w:rFonts w:eastAsia="Times New Roman"/>
    </w:rPr>
  </w:style>
  <w:style w:type="character" w:customStyle="1" w:styleId="QuickFormat4">
    <w:name w:val="QuickFormat4"/>
    <w:rsid w:val="002F5B41"/>
    <w:rPr>
      <w:sz w:val="20"/>
      <w:szCs w:val="20"/>
    </w:rPr>
  </w:style>
  <w:style w:type="paragraph" w:customStyle="1" w:styleId="authors">
    <w:name w:val="authors"/>
    <w:basedOn w:val="Normal"/>
    <w:rsid w:val="001F3E97"/>
    <w:pPr>
      <w:spacing w:before="100" w:beforeAutospacing="1" w:after="100" w:afterAutospacing="1" w:line="240" w:lineRule="auto"/>
    </w:pPr>
    <w:rPr>
      <w:rFonts w:eastAsia="Times New Roman"/>
    </w:rPr>
  </w:style>
  <w:style w:type="character" w:customStyle="1" w:styleId="style16">
    <w:name w:val="style_16"/>
    <w:basedOn w:val="DefaultParagraphFont"/>
    <w:rsid w:val="000F748F"/>
  </w:style>
  <w:style w:type="character" w:styleId="FootnoteReference">
    <w:name w:val="footnote reference"/>
    <w:uiPriority w:val="99"/>
    <w:rsid w:val="00786C5B"/>
  </w:style>
  <w:style w:type="paragraph" w:styleId="FootnoteText">
    <w:name w:val="footnote text"/>
    <w:basedOn w:val="Normal"/>
    <w:link w:val="FootnoteTextChar"/>
    <w:uiPriority w:val="99"/>
    <w:unhideWhenUsed/>
    <w:rsid w:val="00141642"/>
    <w:pPr>
      <w:spacing w:after="0" w:line="240" w:lineRule="auto"/>
    </w:pPr>
    <w:rPr>
      <w:sz w:val="20"/>
      <w:szCs w:val="20"/>
    </w:rPr>
  </w:style>
  <w:style w:type="character" w:customStyle="1" w:styleId="FootnoteTextChar">
    <w:name w:val="Footnote Text Char"/>
    <w:basedOn w:val="DefaultParagraphFont"/>
    <w:link w:val="FootnoteText"/>
    <w:uiPriority w:val="99"/>
    <w:rsid w:val="00141642"/>
    <w:rPr>
      <w:rFonts w:ascii="Calibri" w:eastAsia="Calibri" w:hAnsi="Calibri" w:cs="Times New Roman"/>
      <w:sz w:val="20"/>
      <w:szCs w:val="20"/>
    </w:rPr>
  </w:style>
  <w:style w:type="character" w:customStyle="1" w:styleId="style10">
    <w:name w:val="style_10"/>
    <w:basedOn w:val="DefaultParagraphFont"/>
    <w:rsid w:val="00A01415"/>
  </w:style>
  <w:style w:type="paragraph" w:customStyle="1" w:styleId="Specification">
    <w:name w:val="Specification"/>
    <w:basedOn w:val="Normal"/>
    <w:qFormat/>
    <w:rsid w:val="00975AEA"/>
    <w:pPr>
      <w:keepLines/>
      <w:ind w:left="720"/>
    </w:pPr>
    <w:rPr>
      <w:rFonts w:asciiTheme="majorHAnsi" w:hAnsiTheme="majorHAnsi"/>
    </w:rPr>
  </w:style>
  <w:style w:type="character" w:customStyle="1" w:styleId="SpecificationType">
    <w:name w:val="Specification Type"/>
    <w:basedOn w:val="DefaultParagraphFont"/>
    <w:uiPriority w:val="1"/>
    <w:qFormat/>
    <w:rsid w:val="00975AEA"/>
    <w:rPr>
      <w:rFonts w:asciiTheme="majorHAnsi" w:hAnsiTheme="majorHAnsi"/>
      <w:caps w:val="0"/>
      <w:smallCaps/>
      <w:sz w:val="24"/>
    </w:rPr>
  </w:style>
  <w:style w:type="character" w:customStyle="1" w:styleId="unicode">
    <w:name w:val="unicode"/>
    <w:basedOn w:val="DefaultParagraphFont"/>
  </w:style>
  <w:style w:type="character" w:customStyle="1" w:styleId="Heading6Char">
    <w:name w:val="Heading 6 Char"/>
    <w:basedOn w:val="DefaultParagraphFont"/>
    <w:link w:val="Heading6"/>
    <w:uiPriority w:val="9"/>
    <w:rsid w:val="00B60214"/>
    <w:rPr>
      <w:rFonts w:ascii="Cambria" w:eastAsia="Times New Roman" w:hAnsi="Cambria" w:cs="Times New Roman"/>
      <w:b/>
      <w:bCs/>
      <w:i/>
      <w:iCs/>
      <w:color w:val="7F7F7F"/>
    </w:rPr>
  </w:style>
  <w:style w:type="character" w:customStyle="1" w:styleId="Heading7Char">
    <w:name w:val="Heading 7 Char"/>
    <w:basedOn w:val="DefaultParagraphFont"/>
    <w:link w:val="Heading7"/>
    <w:uiPriority w:val="9"/>
    <w:rsid w:val="00B60214"/>
    <w:rPr>
      <w:rFonts w:ascii="Cambria" w:eastAsia="Times New Roman" w:hAnsi="Cambria" w:cs="Times New Roman"/>
      <w:i/>
      <w:iCs/>
    </w:rPr>
  </w:style>
  <w:style w:type="character" w:customStyle="1" w:styleId="Heading8Char">
    <w:name w:val="Heading 8 Char"/>
    <w:basedOn w:val="DefaultParagraphFont"/>
    <w:link w:val="Heading8"/>
    <w:uiPriority w:val="9"/>
    <w:rsid w:val="00B60214"/>
    <w:rPr>
      <w:rFonts w:ascii="Cambria" w:eastAsia="Times New Roman" w:hAnsi="Cambria" w:cs="Times New Roman"/>
      <w:sz w:val="20"/>
      <w:szCs w:val="20"/>
    </w:rPr>
  </w:style>
  <w:style w:type="paragraph" w:styleId="EndnoteText">
    <w:name w:val="endnote text"/>
    <w:basedOn w:val="Normal"/>
    <w:link w:val="EndnoteTextChar"/>
    <w:uiPriority w:val="99"/>
    <w:unhideWhenUsed/>
    <w:rsid w:val="00B60214"/>
    <w:pPr>
      <w:widowControl w:val="0"/>
      <w:spacing w:before="0" w:after="0" w:line="240" w:lineRule="auto"/>
    </w:pPr>
    <w:rPr>
      <w:sz w:val="20"/>
      <w:szCs w:val="20"/>
    </w:rPr>
  </w:style>
  <w:style w:type="character" w:customStyle="1" w:styleId="EndnoteTextChar">
    <w:name w:val="Endnote Text Char"/>
    <w:basedOn w:val="DefaultParagraphFont"/>
    <w:link w:val="EndnoteText"/>
    <w:uiPriority w:val="99"/>
    <w:rsid w:val="00B60214"/>
    <w:rPr>
      <w:rFonts w:ascii="Times New Roman" w:eastAsia="Calibri" w:hAnsi="Times New Roman" w:cs="Times New Roman"/>
      <w:sz w:val="20"/>
      <w:szCs w:val="20"/>
    </w:rPr>
  </w:style>
  <w:style w:type="character" w:styleId="EndnoteReference">
    <w:name w:val="endnote reference"/>
    <w:basedOn w:val="DefaultParagraphFont"/>
    <w:uiPriority w:val="99"/>
    <w:unhideWhenUsed/>
    <w:rsid w:val="00B60214"/>
    <w:rPr>
      <w:vertAlign w:val="superscript"/>
    </w:rPr>
  </w:style>
  <w:style w:type="character" w:customStyle="1" w:styleId="citation-publication-date">
    <w:name w:val="citation-publication-date"/>
    <w:basedOn w:val="DefaultParagraphFont"/>
    <w:rsid w:val="00B60214"/>
  </w:style>
  <w:style w:type="character" w:customStyle="1" w:styleId="citation-volume">
    <w:name w:val="citation-volume"/>
    <w:basedOn w:val="DefaultParagraphFont"/>
    <w:rsid w:val="00B60214"/>
  </w:style>
  <w:style w:type="character" w:customStyle="1" w:styleId="citation-issue">
    <w:name w:val="citation-issue"/>
    <w:basedOn w:val="DefaultParagraphFont"/>
    <w:rsid w:val="00B60214"/>
  </w:style>
  <w:style w:type="character" w:customStyle="1" w:styleId="citation-flpages">
    <w:name w:val="citation-flpages"/>
    <w:basedOn w:val="DefaultParagraphFont"/>
    <w:rsid w:val="00B60214"/>
  </w:style>
  <w:style w:type="paragraph" w:customStyle="1" w:styleId="Default">
    <w:name w:val="Default"/>
    <w:rsid w:val="00B60214"/>
    <w:pPr>
      <w:widowControl w:val="0"/>
      <w:autoSpaceDE w:val="0"/>
      <w:autoSpaceDN w:val="0"/>
      <w:adjustRightInd w:val="0"/>
      <w:spacing w:after="0" w:line="240" w:lineRule="auto"/>
    </w:pPr>
    <w:rPr>
      <w:rFonts w:ascii="Nimbus Roman No9 L" w:eastAsia="Times New Roman" w:hAnsi="Nimbus Roman No9 L" w:cs="Nimbus Roman No9 L"/>
      <w:color w:val="000000"/>
      <w:sz w:val="24"/>
      <w:szCs w:val="24"/>
    </w:rPr>
  </w:style>
  <w:style w:type="paragraph" w:customStyle="1" w:styleId="CM19">
    <w:name w:val="CM19"/>
    <w:basedOn w:val="Default"/>
    <w:next w:val="Default"/>
    <w:uiPriority w:val="99"/>
    <w:rsid w:val="00B60214"/>
    <w:rPr>
      <w:rFonts w:cs="Times New Roman"/>
      <w:color w:val="auto"/>
    </w:rPr>
  </w:style>
  <w:style w:type="paragraph" w:customStyle="1" w:styleId="CM1">
    <w:name w:val="CM1"/>
    <w:basedOn w:val="Default"/>
    <w:next w:val="Default"/>
    <w:uiPriority w:val="99"/>
    <w:rsid w:val="00B60214"/>
    <w:pPr>
      <w:spacing w:line="266" w:lineRule="atLeast"/>
    </w:pPr>
    <w:rPr>
      <w:rFonts w:cs="Times New Roman"/>
      <w:color w:val="auto"/>
    </w:rPr>
  </w:style>
  <w:style w:type="paragraph" w:customStyle="1" w:styleId="CM24">
    <w:name w:val="CM24"/>
    <w:basedOn w:val="Default"/>
    <w:next w:val="Default"/>
    <w:uiPriority w:val="99"/>
    <w:rsid w:val="00B60214"/>
    <w:rPr>
      <w:rFonts w:cs="Times New Roman"/>
      <w:color w:val="auto"/>
    </w:rPr>
  </w:style>
  <w:style w:type="paragraph" w:customStyle="1" w:styleId="CM2">
    <w:name w:val="CM2"/>
    <w:basedOn w:val="Default"/>
    <w:next w:val="Default"/>
    <w:uiPriority w:val="99"/>
    <w:rsid w:val="00B60214"/>
    <w:pPr>
      <w:spacing w:line="200" w:lineRule="atLeast"/>
    </w:pPr>
    <w:rPr>
      <w:rFonts w:cs="Times New Roman"/>
      <w:color w:val="auto"/>
    </w:rPr>
  </w:style>
  <w:style w:type="paragraph" w:customStyle="1" w:styleId="CM3">
    <w:name w:val="CM3"/>
    <w:basedOn w:val="Default"/>
    <w:next w:val="Default"/>
    <w:uiPriority w:val="99"/>
    <w:rsid w:val="00B60214"/>
    <w:pPr>
      <w:spacing w:line="200" w:lineRule="atLeast"/>
    </w:pPr>
    <w:rPr>
      <w:rFonts w:cs="Times New Roman"/>
      <w:color w:val="auto"/>
    </w:rPr>
  </w:style>
  <w:style w:type="paragraph" w:customStyle="1" w:styleId="CM21">
    <w:name w:val="CM21"/>
    <w:basedOn w:val="Default"/>
    <w:next w:val="Default"/>
    <w:uiPriority w:val="99"/>
    <w:rsid w:val="00B60214"/>
    <w:rPr>
      <w:rFonts w:cs="Times New Roman"/>
      <w:color w:val="auto"/>
    </w:rPr>
  </w:style>
  <w:style w:type="paragraph" w:customStyle="1" w:styleId="CM22">
    <w:name w:val="CM22"/>
    <w:basedOn w:val="Default"/>
    <w:next w:val="Default"/>
    <w:uiPriority w:val="99"/>
    <w:rsid w:val="00B60214"/>
    <w:rPr>
      <w:rFonts w:cs="Times New Roman"/>
      <w:color w:val="auto"/>
    </w:rPr>
  </w:style>
  <w:style w:type="paragraph" w:customStyle="1" w:styleId="CM20">
    <w:name w:val="CM20"/>
    <w:basedOn w:val="Default"/>
    <w:next w:val="Default"/>
    <w:uiPriority w:val="99"/>
    <w:rsid w:val="00B60214"/>
    <w:pPr>
      <w:tabs>
        <w:tab w:val="left" w:pos="360"/>
      </w:tabs>
      <w:spacing w:after="200" w:line="276" w:lineRule="auto"/>
      <w:jc w:val="both"/>
    </w:pPr>
    <w:rPr>
      <w:rFonts w:ascii="Times New Roman" w:hAnsi="Times New Roman" w:cs="Times New Roman"/>
      <w:color w:val="auto"/>
    </w:rPr>
  </w:style>
  <w:style w:type="paragraph" w:customStyle="1" w:styleId="CM4">
    <w:name w:val="CM4"/>
    <w:basedOn w:val="Default"/>
    <w:next w:val="Default"/>
    <w:uiPriority w:val="99"/>
    <w:rsid w:val="00B60214"/>
    <w:pPr>
      <w:spacing w:line="263" w:lineRule="atLeast"/>
    </w:pPr>
    <w:rPr>
      <w:rFonts w:cs="Times New Roman"/>
      <w:color w:val="auto"/>
    </w:rPr>
  </w:style>
  <w:style w:type="paragraph" w:customStyle="1" w:styleId="CM23">
    <w:name w:val="CM23"/>
    <w:basedOn w:val="Default"/>
    <w:next w:val="Default"/>
    <w:uiPriority w:val="99"/>
    <w:rsid w:val="00B60214"/>
    <w:rPr>
      <w:rFonts w:cs="Times New Roman"/>
      <w:color w:val="auto"/>
    </w:rPr>
  </w:style>
  <w:style w:type="paragraph" w:customStyle="1" w:styleId="CM5">
    <w:name w:val="CM5"/>
    <w:basedOn w:val="Default"/>
    <w:next w:val="Default"/>
    <w:uiPriority w:val="99"/>
    <w:rsid w:val="00B60214"/>
    <w:pPr>
      <w:spacing w:line="266" w:lineRule="atLeast"/>
    </w:pPr>
    <w:rPr>
      <w:rFonts w:cs="Times New Roman"/>
      <w:color w:val="auto"/>
    </w:rPr>
  </w:style>
  <w:style w:type="paragraph" w:customStyle="1" w:styleId="CM7">
    <w:name w:val="CM7"/>
    <w:basedOn w:val="Default"/>
    <w:next w:val="Default"/>
    <w:uiPriority w:val="99"/>
    <w:rsid w:val="00B60214"/>
    <w:rPr>
      <w:rFonts w:cs="Times New Roman"/>
      <w:color w:val="auto"/>
    </w:rPr>
  </w:style>
  <w:style w:type="paragraph" w:customStyle="1" w:styleId="CM8">
    <w:name w:val="CM8"/>
    <w:basedOn w:val="Default"/>
    <w:next w:val="Default"/>
    <w:uiPriority w:val="99"/>
    <w:rsid w:val="00B60214"/>
    <w:pPr>
      <w:spacing w:line="263" w:lineRule="atLeast"/>
    </w:pPr>
    <w:rPr>
      <w:rFonts w:cs="Times New Roman"/>
      <w:color w:val="auto"/>
    </w:rPr>
  </w:style>
  <w:style w:type="paragraph" w:customStyle="1" w:styleId="CM9">
    <w:name w:val="CM9"/>
    <w:basedOn w:val="Default"/>
    <w:next w:val="Default"/>
    <w:uiPriority w:val="99"/>
    <w:rsid w:val="00B60214"/>
    <w:pPr>
      <w:spacing w:line="263" w:lineRule="atLeast"/>
    </w:pPr>
    <w:rPr>
      <w:rFonts w:cs="Times New Roman"/>
      <w:color w:val="auto"/>
    </w:rPr>
  </w:style>
  <w:style w:type="paragraph" w:customStyle="1" w:styleId="CM12">
    <w:name w:val="CM12"/>
    <w:basedOn w:val="Default"/>
    <w:next w:val="Default"/>
    <w:uiPriority w:val="99"/>
    <w:rsid w:val="00B60214"/>
    <w:rPr>
      <w:rFonts w:cs="Times New Roman"/>
      <w:color w:val="auto"/>
    </w:rPr>
  </w:style>
  <w:style w:type="paragraph" w:customStyle="1" w:styleId="CM14">
    <w:name w:val="CM14"/>
    <w:basedOn w:val="Default"/>
    <w:next w:val="Default"/>
    <w:uiPriority w:val="99"/>
    <w:rsid w:val="00B60214"/>
    <w:pPr>
      <w:spacing w:line="200" w:lineRule="atLeast"/>
    </w:pPr>
    <w:rPr>
      <w:rFonts w:cs="Times New Roman"/>
      <w:color w:val="auto"/>
    </w:rPr>
  </w:style>
  <w:style w:type="paragraph" w:customStyle="1" w:styleId="CM15">
    <w:name w:val="CM15"/>
    <w:basedOn w:val="Default"/>
    <w:next w:val="Default"/>
    <w:uiPriority w:val="99"/>
    <w:rsid w:val="00B60214"/>
    <w:pPr>
      <w:spacing w:line="200" w:lineRule="atLeast"/>
    </w:pPr>
    <w:rPr>
      <w:rFonts w:cs="Times New Roman"/>
      <w:color w:val="auto"/>
    </w:rPr>
  </w:style>
  <w:style w:type="paragraph" w:customStyle="1" w:styleId="CM16">
    <w:name w:val="CM16"/>
    <w:basedOn w:val="Default"/>
    <w:next w:val="Default"/>
    <w:uiPriority w:val="99"/>
    <w:rsid w:val="00B60214"/>
    <w:pPr>
      <w:spacing w:line="200" w:lineRule="atLeast"/>
    </w:pPr>
    <w:rPr>
      <w:rFonts w:cs="Times New Roman"/>
      <w:color w:val="auto"/>
    </w:rPr>
  </w:style>
  <w:style w:type="paragraph" w:customStyle="1" w:styleId="CM17">
    <w:name w:val="CM17"/>
    <w:basedOn w:val="Default"/>
    <w:next w:val="Default"/>
    <w:uiPriority w:val="99"/>
    <w:rsid w:val="00B60214"/>
    <w:pPr>
      <w:spacing w:line="200" w:lineRule="atLeast"/>
    </w:pPr>
    <w:rPr>
      <w:rFonts w:cs="Times New Roman"/>
      <w:color w:val="auto"/>
    </w:rPr>
  </w:style>
  <w:style w:type="paragraph" w:customStyle="1" w:styleId="CM18">
    <w:name w:val="CM18"/>
    <w:basedOn w:val="Default"/>
    <w:next w:val="Default"/>
    <w:uiPriority w:val="99"/>
    <w:rsid w:val="00B60214"/>
    <w:pPr>
      <w:spacing w:line="200" w:lineRule="atLeast"/>
    </w:pPr>
    <w:rPr>
      <w:rFonts w:cs="Times New Roman"/>
      <w:color w:val="auto"/>
    </w:rPr>
  </w:style>
  <w:style w:type="paragraph" w:customStyle="1" w:styleId="citation">
    <w:name w:val="citation"/>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thlist">
    <w:name w:val="auth_list"/>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ff">
    <w:name w:val="aff"/>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CM43">
    <w:name w:val="CM43"/>
    <w:basedOn w:val="Default"/>
    <w:next w:val="Default"/>
    <w:uiPriority w:val="99"/>
    <w:rsid w:val="00B60214"/>
    <w:pPr>
      <w:widowControl/>
    </w:pPr>
    <w:rPr>
      <w:rFonts w:ascii="PFKALD+TimesNewRoman,Italic" w:hAnsi="PFKALD+TimesNewRoman,Italic" w:cs="Times New Roman"/>
      <w:color w:val="auto"/>
    </w:rPr>
  </w:style>
  <w:style w:type="paragraph" w:styleId="Title">
    <w:name w:val="Title"/>
    <w:basedOn w:val="Normal"/>
    <w:next w:val="Normal"/>
    <w:link w:val="TitleChar"/>
    <w:uiPriority w:val="10"/>
    <w:qFormat/>
    <w:rsid w:val="00B60214"/>
    <w:pPr>
      <w:widowControl w:val="0"/>
      <w:pBdr>
        <w:bottom w:val="single" w:sz="4" w:space="1" w:color="auto"/>
      </w:pBdr>
      <w:spacing w:before="0" w:line="240" w:lineRule="auto"/>
      <w:contextualSpacing/>
      <w:jc w:val="left"/>
    </w:pPr>
    <w:rPr>
      <w:rFonts w:ascii="Cambria" w:eastAsia="Times New Roman" w:hAnsi="Cambria"/>
      <w:spacing w:val="5"/>
      <w:sz w:val="52"/>
      <w:szCs w:val="52"/>
    </w:rPr>
  </w:style>
  <w:style w:type="character" w:customStyle="1" w:styleId="TitleChar">
    <w:name w:val="Title Char"/>
    <w:basedOn w:val="DefaultParagraphFont"/>
    <w:link w:val="Title"/>
    <w:uiPriority w:val="10"/>
    <w:rsid w:val="00B60214"/>
    <w:rPr>
      <w:rFonts w:ascii="Cambria" w:eastAsia="Times New Roman" w:hAnsi="Cambria" w:cs="Times New Roman"/>
      <w:spacing w:val="5"/>
      <w:sz w:val="52"/>
      <w:szCs w:val="52"/>
    </w:rPr>
  </w:style>
  <w:style w:type="paragraph" w:styleId="Subtitle">
    <w:name w:val="Subtitle"/>
    <w:basedOn w:val="Normal"/>
    <w:next w:val="Normal"/>
    <w:link w:val="SubtitleChar"/>
    <w:uiPriority w:val="11"/>
    <w:qFormat/>
    <w:rsid w:val="00B60214"/>
    <w:pPr>
      <w:widowControl w:val="0"/>
      <w:spacing w:before="0" w:after="600" w:line="276" w:lineRule="auto"/>
      <w:jc w:val="left"/>
    </w:pPr>
    <w:rPr>
      <w:rFonts w:ascii="Cambria" w:eastAsia="Times New Roman" w:hAnsi="Cambria"/>
      <w:i/>
      <w:iCs/>
      <w:spacing w:val="13"/>
      <w:sz w:val="22"/>
    </w:rPr>
  </w:style>
  <w:style w:type="character" w:customStyle="1" w:styleId="SubtitleChar">
    <w:name w:val="Subtitle Char"/>
    <w:basedOn w:val="DefaultParagraphFont"/>
    <w:link w:val="Subtitle"/>
    <w:uiPriority w:val="11"/>
    <w:rsid w:val="00B60214"/>
    <w:rPr>
      <w:rFonts w:ascii="Cambria" w:eastAsia="Times New Roman" w:hAnsi="Cambria" w:cs="Times New Roman"/>
      <w:i/>
      <w:iCs/>
      <w:spacing w:val="13"/>
      <w:szCs w:val="24"/>
    </w:rPr>
  </w:style>
  <w:style w:type="paragraph" w:styleId="IntenseQuote">
    <w:name w:val="Intense Quote"/>
    <w:basedOn w:val="Normal"/>
    <w:next w:val="Normal"/>
    <w:link w:val="IntenseQuoteChar"/>
    <w:uiPriority w:val="30"/>
    <w:qFormat/>
    <w:rsid w:val="00B60214"/>
    <w:pPr>
      <w:widowControl w:val="0"/>
      <w:pBdr>
        <w:bottom w:val="single" w:sz="4" w:space="1" w:color="auto"/>
      </w:pBdr>
      <w:spacing w:after="280" w:line="276" w:lineRule="auto"/>
      <w:ind w:left="1008" w:right="1152"/>
    </w:pPr>
    <w:rPr>
      <w:rFonts w:ascii="Calibri" w:eastAsia="Times New Roman" w:hAnsi="Calibri"/>
      <w:b/>
      <w:bCs/>
      <w:i/>
      <w:iCs/>
      <w:sz w:val="22"/>
      <w:szCs w:val="22"/>
    </w:rPr>
  </w:style>
  <w:style w:type="character" w:customStyle="1" w:styleId="IntenseQuoteChar">
    <w:name w:val="Intense Quote Char"/>
    <w:basedOn w:val="DefaultParagraphFont"/>
    <w:link w:val="IntenseQuote"/>
    <w:uiPriority w:val="30"/>
    <w:rsid w:val="00B60214"/>
    <w:rPr>
      <w:rFonts w:ascii="Calibri" w:eastAsia="Times New Roman" w:hAnsi="Calibri" w:cs="Times New Roman"/>
      <w:b/>
      <w:bCs/>
      <w:i/>
      <w:iCs/>
    </w:rPr>
  </w:style>
  <w:style w:type="character" w:styleId="SubtleEmphasis">
    <w:name w:val="Subtle Emphasis"/>
    <w:basedOn w:val="DefaultParagraphFont"/>
    <w:uiPriority w:val="19"/>
    <w:qFormat/>
    <w:rsid w:val="00B60214"/>
    <w:rPr>
      <w:rFonts w:cs="Times New Roman"/>
      <w:i/>
    </w:rPr>
  </w:style>
  <w:style w:type="character" w:styleId="IntenseEmphasis">
    <w:name w:val="Intense Emphasis"/>
    <w:basedOn w:val="DefaultParagraphFont"/>
    <w:uiPriority w:val="21"/>
    <w:qFormat/>
    <w:rsid w:val="00B60214"/>
    <w:rPr>
      <w:rFonts w:cs="Times New Roman"/>
      <w:b/>
    </w:rPr>
  </w:style>
  <w:style w:type="character" w:styleId="SubtleReference">
    <w:name w:val="Subtle Reference"/>
    <w:basedOn w:val="DefaultParagraphFont"/>
    <w:uiPriority w:val="31"/>
    <w:qFormat/>
    <w:rsid w:val="00B60214"/>
    <w:rPr>
      <w:rFonts w:cs="Times New Roman"/>
      <w:smallCaps/>
    </w:rPr>
  </w:style>
  <w:style w:type="character" w:styleId="IntenseReference">
    <w:name w:val="Intense Reference"/>
    <w:basedOn w:val="DefaultParagraphFont"/>
    <w:uiPriority w:val="32"/>
    <w:qFormat/>
    <w:rsid w:val="00B60214"/>
    <w:rPr>
      <w:rFonts w:cs="Times New Roman"/>
      <w:smallCaps/>
      <w:spacing w:val="5"/>
      <w:u w:val="single"/>
    </w:rPr>
  </w:style>
  <w:style w:type="character" w:styleId="BookTitle">
    <w:name w:val="Book Title"/>
    <w:basedOn w:val="DefaultParagraphFont"/>
    <w:uiPriority w:val="33"/>
    <w:qFormat/>
    <w:rsid w:val="00B60214"/>
    <w:rPr>
      <w:rFonts w:cs="Times New Roman"/>
      <w:i/>
      <w:smallCaps/>
      <w:spacing w:val="5"/>
    </w:rPr>
  </w:style>
  <w:style w:type="paragraph" w:styleId="TOCHeading">
    <w:name w:val="TOC Heading"/>
    <w:basedOn w:val="Heading1"/>
    <w:next w:val="Normal"/>
    <w:uiPriority w:val="39"/>
    <w:qFormat/>
    <w:rsid w:val="00B60214"/>
    <w:pPr>
      <w:keepNext w:val="0"/>
      <w:keepLines w:val="0"/>
      <w:widowControl w:val="0"/>
      <w:tabs>
        <w:tab w:val="num" w:pos="432"/>
      </w:tabs>
      <w:spacing w:line="276" w:lineRule="auto"/>
      <w:ind w:left="432" w:hanging="432"/>
      <w:contextualSpacing/>
      <w:jc w:val="left"/>
      <w:outlineLvl w:val="9"/>
    </w:pPr>
    <w:rPr>
      <w:rFonts w:ascii="Times New Roman" w:eastAsia="Times New Roman" w:hAnsi="Times New Roman" w:cs="Times New Roman"/>
      <w:color w:val="auto"/>
      <w:sz w:val="24"/>
    </w:rPr>
  </w:style>
  <w:style w:type="paragraph" w:customStyle="1" w:styleId="Reference2">
    <w:name w:val="Reference2"/>
    <w:basedOn w:val="Normal"/>
    <w:rsid w:val="00B60214"/>
    <w:pPr>
      <w:widowControl w:val="0"/>
      <w:spacing w:before="0" w:after="0" w:line="240" w:lineRule="exact"/>
      <w:ind w:left="418" w:hanging="418"/>
    </w:pPr>
    <w:rPr>
      <w:rFonts w:ascii="Times" w:eastAsia="Times New Roman" w:hAnsi="Times"/>
      <w:sz w:val="20"/>
      <w:szCs w:val="20"/>
      <w:lang w:eastAsia="de-DE"/>
    </w:rPr>
  </w:style>
  <w:style w:type="paragraph" w:styleId="BodyText">
    <w:name w:val="Body Text"/>
    <w:basedOn w:val="Normal"/>
    <w:link w:val="BodyTextChar"/>
    <w:uiPriority w:val="99"/>
    <w:unhideWhenUsed/>
    <w:rsid w:val="00B60214"/>
    <w:pPr>
      <w:widowControl w:val="0"/>
      <w:spacing w:before="100" w:beforeAutospacing="1" w:after="100" w:afterAutospacing="1" w:line="240" w:lineRule="auto"/>
      <w:jc w:val="left"/>
    </w:pPr>
    <w:rPr>
      <w:rFonts w:eastAsia="Times New Roman"/>
      <w:sz w:val="22"/>
    </w:rPr>
  </w:style>
  <w:style w:type="character" w:customStyle="1" w:styleId="BodyTextChar">
    <w:name w:val="Body Text Char"/>
    <w:basedOn w:val="DefaultParagraphFont"/>
    <w:link w:val="BodyText"/>
    <w:uiPriority w:val="99"/>
    <w:rsid w:val="00B60214"/>
    <w:rPr>
      <w:rFonts w:ascii="Times New Roman" w:eastAsia="Times New Roman" w:hAnsi="Times New Roman" w:cs="Times New Roman"/>
      <w:szCs w:val="24"/>
    </w:rPr>
  </w:style>
  <w:style w:type="character" w:styleId="HTMLCite">
    <w:name w:val="HTML Cite"/>
    <w:basedOn w:val="DefaultParagraphFont"/>
    <w:uiPriority w:val="99"/>
    <w:semiHidden/>
    <w:unhideWhenUsed/>
    <w:rsid w:val="00B60214"/>
    <w:rPr>
      <w:i/>
      <w:iCs/>
    </w:rPr>
  </w:style>
  <w:style w:type="paragraph" w:customStyle="1" w:styleId="Title1">
    <w:name w:val="Title1"/>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rprtbody">
    <w:name w:val="rprtbody"/>
    <w:basedOn w:val="Normal"/>
    <w:rsid w:val="00B60214"/>
    <w:pPr>
      <w:widowControl w:val="0"/>
      <w:spacing w:before="100" w:beforeAutospacing="1" w:after="100" w:afterAutospacing="1" w:line="240" w:lineRule="auto"/>
      <w:jc w:val="left"/>
    </w:pPr>
    <w:rPr>
      <w:rFonts w:eastAsia="Times New Roman"/>
      <w:sz w:val="22"/>
    </w:rPr>
  </w:style>
  <w:style w:type="paragraph" w:customStyle="1" w:styleId="aux">
    <w:name w:val="aux"/>
    <w:basedOn w:val="Normal"/>
    <w:rsid w:val="00B60214"/>
    <w:pPr>
      <w:widowControl w:val="0"/>
      <w:spacing w:before="100" w:beforeAutospacing="1" w:after="100" w:afterAutospacing="1" w:line="240" w:lineRule="auto"/>
      <w:jc w:val="left"/>
    </w:pPr>
    <w:rPr>
      <w:rFonts w:eastAsia="Times New Roman"/>
      <w:sz w:val="22"/>
    </w:rPr>
  </w:style>
  <w:style w:type="character" w:customStyle="1" w:styleId="src">
    <w:name w:val="src"/>
    <w:basedOn w:val="DefaultParagraphFont"/>
    <w:rsid w:val="00B60214"/>
  </w:style>
  <w:style w:type="character" w:customStyle="1" w:styleId="jrnl">
    <w:name w:val="jrnl"/>
    <w:basedOn w:val="DefaultParagraphFont"/>
    <w:rsid w:val="00B60214"/>
  </w:style>
  <w:style w:type="paragraph" w:styleId="Revision">
    <w:name w:val="Revision"/>
    <w:hidden/>
    <w:uiPriority w:val="99"/>
    <w:semiHidden/>
    <w:rsid w:val="00B60214"/>
    <w:pPr>
      <w:spacing w:after="0" w:line="240" w:lineRule="auto"/>
    </w:pPr>
    <w:rPr>
      <w:rFonts w:ascii="Calibri" w:eastAsia="Times New Roman" w:hAnsi="Calibri" w:cs="Times New Roman"/>
    </w:rPr>
  </w:style>
  <w:style w:type="paragraph" w:styleId="HTMLPreformatted">
    <w:name w:val="HTML Preformatted"/>
    <w:basedOn w:val="Normal"/>
    <w:link w:val="HTMLPreformattedChar"/>
    <w:uiPriority w:val="99"/>
    <w:semiHidden/>
    <w:unhideWhenUsed/>
    <w:rsid w:val="00B602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0214"/>
    <w:rPr>
      <w:rFonts w:ascii="Courier New" w:eastAsia="Times New Roman" w:hAnsi="Courier New" w:cs="Courier New"/>
      <w:sz w:val="20"/>
      <w:szCs w:val="20"/>
    </w:rPr>
  </w:style>
  <w:style w:type="paragraph" w:styleId="ListBullet">
    <w:name w:val="List Bullet"/>
    <w:basedOn w:val="Normal"/>
    <w:uiPriority w:val="99"/>
    <w:unhideWhenUsed/>
    <w:rsid w:val="00B60214"/>
    <w:pPr>
      <w:widowControl w:val="0"/>
      <w:numPr>
        <w:numId w:val="23"/>
      </w:numPr>
      <w:spacing w:before="0" w:line="276" w:lineRule="auto"/>
      <w:contextualSpacing/>
      <w:jc w:val="left"/>
    </w:pPr>
    <w:rPr>
      <w:rFonts w:ascii="Calibri" w:eastAsia="Times New Roman" w:hAnsi="Calibri"/>
      <w:sz w:val="22"/>
      <w:szCs w:val="22"/>
    </w:rPr>
  </w:style>
  <w:style w:type="character" w:customStyle="1" w:styleId="container">
    <w:name w:val="container"/>
    <w:basedOn w:val="DefaultParagraphFont"/>
    <w:rsid w:val="00B60214"/>
  </w:style>
  <w:style w:type="character" w:customStyle="1" w:styleId="Date1">
    <w:name w:val="Date1"/>
    <w:basedOn w:val="DefaultParagraphFont"/>
    <w:rsid w:val="00B60214"/>
  </w:style>
  <w:style w:type="character" w:customStyle="1" w:styleId="volume">
    <w:name w:val="volume"/>
    <w:basedOn w:val="DefaultParagraphFont"/>
    <w:rsid w:val="00B60214"/>
  </w:style>
  <w:style w:type="character" w:customStyle="1" w:styleId="issue">
    <w:name w:val="issue"/>
    <w:basedOn w:val="DefaultParagraphFont"/>
    <w:rsid w:val="00B60214"/>
  </w:style>
  <w:style w:type="character" w:customStyle="1" w:styleId="pages">
    <w:name w:val="pages"/>
    <w:basedOn w:val="DefaultParagraphFont"/>
    <w:rsid w:val="00B60214"/>
  </w:style>
  <w:style w:type="paragraph" w:styleId="DocumentMap">
    <w:name w:val="Document Map"/>
    <w:basedOn w:val="Normal"/>
    <w:link w:val="DocumentMapChar"/>
    <w:uiPriority w:val="99"/>
    <w:semiHidden/>
    <w:unhideWhenUsed/>
    <w:rsid w:val="00B60214"/>
    <w:pPr>
      <w:widowControl w:val="0"/>
      <w:spacing w:before="0" w:line="276" w:lineRule="auto"/>
      <w:jc w:val="left"/>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B60214"/>
    <w:rPr>
      <w:rFonts w:ascii="Tahoma" w:eastAsia="Times New Roman" w:hAnsi="Tahoma" w:cs="Tahoma"/>
      <w:sz w:val="16"/>
      <w:szCs w:val="16"/>
    </w:rPr>
  </w:style>
  <w:style w:type="character" w:customStyle="1" w:styleId="Annotation">
    <w:name w:val="Annotation"/>
    <w:basedOn w:val="DefaultParagraphFont"/>
    <w:uiPriority w:val="1"/>
    <w:qFormat/>
    <w:rsid w:val="006C702A"/>
    <w:rPr>
      <w:i/>
      <w:iCs/>
      <w:caps w:val="0"/>
      <w:smallCaps w:val="0"/>
      <w:strike w:val="0"/>
      <w:dstrike w:val="0"/>
      <w:vanish/>
      <w:color w:val="FF0000"/>
      <w:vertAlign w:val="base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56514">
      <w:bodyDiv w:val="1"/>
      <w:marLeft w:val="0"/>
      <w:marRight w:val="0"/>
      <w:marTop w:val="0"/>
      <w:marBottom w:val="0"/>
      <w:divBdr>
        <w:top w:val="none" w:sz="0" w:space="0" w:color="auto"/>
        <w:left w:val="none" w:sz="0" w:space="0" w:color="auto"/>
        <w:bottom w:val="none" w:sz="0" w:space="0" w:color="auto"/>
        <w:right w:val="none" w:sz="0" w:space="0" w:color="auto"/>
      </w:divBdr>
    </w:div>
    <w:div w:id="81997538">
      <w:bodyDiv w:val="1"/>
      <w:marLeft w:val="0"/>
      <w:marRight w:val="0"/>
      <w:marTop w:val="0"/>
      <w:marBottom w:val="0"/>
      <w:divBdr>
        <w:top w:val="none" w:sz="0" w:space="0" w:color="auto"/>
        <w:left w:val="none" w:sz="0" w:space="0" w:color="auto"/>
        <w:bottom w:val="none" w:sz="0" w:space="0" w:color="auto"/>
        <w:right w:val="none" w:sz="0" w:space="0" w:color="auto"/>
      </w:divBdr>
    </w:div>
    <w:div w:id="492840008">
      <w:bodyDiv w:val="1"/>
      <w:marLeft w:val="0"/>
      <w:marRight w:val="0"/>
      <w:marTop w:val="0"/>
      <w:marBottom w:val="0"/>
      <w:divBdr>
        <w:top w:val="none" w:sz="0" w:space="0" w:color="auto"/>
        <w:left w:val="none" w:sz="0" w:space="0" w:color="auto"/>
        <w:bottom w:val="none" w:sz="0" w:space="0" w:color="auto"/>
        <w:right w:val="none" w:sz="0" w:space="0" w:color="auto"/>
      </w:divBdr>
    </w:div>
    <w:div w:id="496726877">
      <w:bodyDiv w:val="1"/>
      <w:marLeft w:val="0"/>
      <w:marRight w:val="0"/>
      <w:marTop w:val="0"/>
      <w:marBottom w:val="0"/>
      <w:divBdr>
        <w:top w:val="none" w:sz="0" w:space="0" w:color="auto"/>
        <w:left w:val="none" w:sz="0" w:space="0" w:color="auto"/>
        <w:bottom w:val="none" w:sz="0" w:space="0" w:color="auto"/>
        <w:right w:val="none" w:sz="0" w:space="0" w:color="auto"/>
      </w:divBdr>
    </w:div>
    <w:div w:id="502546650">
      <w:bodyDiv w:val="1"/>
      <w:marLeft w:val="0"/>
      <w:marRight w:val="0"/>
      <w:marTop w:val="0"/>
      <w:marBottom w:val="0"/>
      <w:divBdr>
        <w:top w:val="none" w:sz="0" w:space="0" w:color="auto"/>
        <w:left w:val="none" w:sz="0" w:space="0" w:color="auto"/>
        <w:bottom w:val="none" w:sz="0" w:space="0" w:color="auto"/>
        <w:right w:val="none" w:sz="0" w:space="0" w:color="auto"/>
      </w:divBdr>
    </w:div>
    <w:div w:id="523205397">
      <w:bodyDiv w:val="1"/>
      <w:marLeft w:val="0"/>
      <w:marRight w:val="0"/>
      <w:marTop w:val="0"/>
      <w:marBottom w:val="0"/>
      <w:divBdr>
        <w:top w:val="none" w:sz="0" w:space="0" w:color="auto"/>
        <w:left w:val="none" w:sz="0" w:space="0" w:color="auto"/>
        <w:bottom w:val="none" w:sz="0" w:space="0" w:color="auto"/>
        <w:right w:val="none" w:sz="0" w:space="0" w:color="auto"/>
      </w:divBdr>
    </w:div>
    <w:div w:id="543832991">
      <w:bodyDiv w:val="1"/>
      <w:marLeft w:val="0"/>
      <w:marRight w:val="0"/>
      <w:marTop w:val="0"/>
      <w:marBottom w:val="0"/>
      <w:divBdr>
        <w:top w:val="none" w:sz="0" w:space="0" w:color="auto"/>
        <w:left w:val="none" w:sz="0" w:space="0" w:color="auto"/>
        <w:bottom w:val="none" w:sz="0" w:space="0" w:color="auto"/>
        <w:right w:val="none" w:sz="0" w:space="0" w:color="auto"/>
      </w:divBdr>
    </w:div>
    <w:div w:id="601648990">
      <w:bodyDiv w:val="1"/>
      <w:marLeft w:val="0"/>
      <w:marRight w:val="0"/>
      <w:marTop w:val="0"/>
      <w:marBottom w:val="0"/>
      <w:divBdr>
        <w:top w:val="none" w:sz="0" w:space="0" w:color="auto"/>
        <w:left w:val="none" w:sz="0" w:space="0" w:color="auto"/>
        <w:bottom w:val="none" w:sz="0" w:space="0" w:color="auto"/>
        <w:right w:val="none" w:sz="0" w:space="0" w:color="auto"/>
      </w:divBdr>
    </w:div>
    <w:div w:id="811094341">
      <w:bodyDiv w:val="1"/>
      <w:marLeft w:val="0"/>
      <w:marRight w:val="0"/>
      <w:marTop w:val="0"/>
      <w:marBottom w:val="0"/>
      <w:divBdr>
        <w:top w:val="none" w:sz="0" w:space="0" w:color="auto"/>
        <w:left w:val="none" w:sz="0" w:space="0" w:color="auto"/>
        <w:bottom w:val="none" w:sz="0" w:space="0" w:color="auto"/>
        <w:right w:val="none" w:sz="0" w:space="0" w:color="auto"/>
      </w:divBdr>
      <w:divsChild>
        <w:div w:id="1850755582">
          <w:marLeft w:val="0"/>
          <w:marRight w:val="0"/>
          <w:marTop w:val="0"/>
          <w:marBottom w:val="0"/>
          <w:divBdr>
            <w:top w:val="none" w:sz="0" w:space="0" w:color="auto"/>
            <w:left w:val="none" w:sz="0" w:space="0" w:color="auto"/>
            <w:bottom w:val="none" w:sz="0" w:space="0" w:color="auto"/>
            <w:right w:val="none" w:sz="0" w:space="0" w:color="auto"/>
          </w:divBdr>
        </w:div>
      </w:divsChild>
    </w:div>
    <w:div w:id="863178441">
      <w:bodyDiv w:val="1"/>
      <w:marLeft w:val="0"/>
      <w:marRight w:val="0"/>
      <w:marTop w:val="0"/>
      <w:marBottom w:val="0"/>
      <w:divBdr>
        <w:top w:val="none" w:sz="0" w:space="0" w:color="auto"/>
        <w:left w:val="none" w:sz="0" w:space="0" w:color="auto"/>
        <w:bottom w:val="none" w:sz="0" w:space="0" w:color="auto"/>
        <w:right w:val="none" w:sz="0" w:space="0" w:color="auto"/>
      </w:divBdr>
    </w:div>
    <w:div w:id="865220001">
      <w:bodyDiv w:val="1"/>
      <w:marLeft w:val="0"/>
      <w:marRight w:val="0"/>
      <w:marTop w:val="0"/>
      <w:marBottom w:val="0"/>
      <w:divBdr>
        <w:top w:val="none" w:sz="0" w:space="0" w:color="auto"/>
        <w:left w:val="none" w:sz="0" w:space="0" w:color="auto"/>
        <w:bottom w:val="none" w:sz="0" w:space="0" w:color="auto"/>
        <w:right w:val="none" w:sz="0" w:space="0" w:color="auto"/>
      </w:divBdr>
    </w:div>
    <w:div w:id="881866421">
      <w:bodyDiv w:val="1"/>
      <w:marLeft w:val="0"/>
      <w:marRight w:val="0"/>
      <w:marTop w:val="0"/>
      <w:marBottom w:val="0"/>
      <w:divBdr>
        <w:top w:val="none" w:sz="0" w:space="0" w:color="auto"/>
        <w:left w:val="none" w:sz="0" w:space="0" w:color="auto"/>
        <w:bottom w:val="none" w:sz="0" w:space="0" w:color="auto"/>
        <w:right w:val="none" w:sz="0" w:space="0" w:color="auto"/>
      </w:divBdr>
      <w:divsChild>
        <w:div w:id="8524962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426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092">
      <w:bodyDiv w:val="1"/>
      <w:marLeft w:val="0"/>
      <w:marRight w:val="0"/>
      <w:marTop w:val="0"/>
      <w:marBottom w:val="0"/>
      <w:divBdr>
        <w:top w:val="none" w:sz="0" w:space="0" w:color="auto"/>
        <w:left w:val="none" w:sz="0" w:space="0" w:color="auto"/>
        <w:bottom w:val="none" w:sz="0" w:space="0" w:color="auto"/>
        <w:right w:val="none" w:sz="0" w:space="0" w:color="auto"/>
      </w:divBdr>
    </w:div>
    <w:div w:id="931671229">
      <w:bodyDiv w:val="1"/>
      <w:marLeft w:val="0"/>
      <w:marRight w:val="0"/>
      <w:marTop w:val="0"/>
      <w:marBottom w:val="0"/>
      <w:divBdr>
        <w:top w:val="none" w:sz="0" w:space="0" w:color="auto"/>
        <w:left w:val="none" w:sz="0" w:space="0" w:color="auto"/>
        <w:bottom w:val="none" w:sz="0" w:space="0" w:color="auto"/>
        <w:right w:val="none" w:sz="0" w:space="0" w:color="auto"/>
      </w:divBdr>
    </w:div>
    <w:div w:id="973022187">
      <w:bodyDiv w:val="1"/>
      <w:marLeft w:val="0"/>
      <w:marRight w:val="0"/>
      <w:marTop w:val="0"/>
      <w:marBottom w:val="0"/>
      <w:divBdr>
        <w:top w:val="none" w:sz="0" w:space="0" w:color="auto"/>
        <w:left w:val="none" w:sz="0" w:space="0" w:color="auto"/>
        <w:bottom w:val="none" w:sz="0" w:space="0" w:color="auto"/>
        <w:right w:val="none" w:sz="0" w:space="0" w:color="auto"/>
      </w:divBdr>
    </w:div>
    <w:div w:id="996881528">
      <w:bodyDiv w:val="1"/>
      <w:marLeft w:val="0"/>
      <w:marRight w:val="0"/>
      <w:marTop w:val="0"/>
      <w:marBottom w:val="0"/>
      <w:divBdr>
        <w:top w:val="none" w:sz="0" w:space="0" w:color="auto"/>
        <w:left w:val="none" w:sz="0" w:space="0" w:color="auto"/>
        <w:bottom w:val="none" w:sz="0" w:space="0" w:color="auto"/>
        <w:right w:val="none" w:sz="0" w:space="0" w:color="auto"/>
      </w:divBdr>
    </w:div>
    <w:div w:id="1104229320">
      <w:bodyDiv w:val="1"/>
      <w:marLeft w:val="0"/>
      <w:marRight w:val="0"/>
      <w:marTop w:val="0"/>
      <w:marBottom w:val="0"/>
      <w:divBdr>
        <w:top w:val="none" w:sz="0" w:space="0" w:color="auto"/>
        <w:left w:val="none" w:sz="0" w:space="0" w:color="auto"/>
        <w:bottom w:val="none" w:sz="0" w:space="0" w:color="auto"/>
        <w:right w:val="none" w:sz="0" w:space="0" w:color="auto"/>
      </w:divBdr>
      <w:divsChild>
        <w:div w:id="1785534945">
          <w:marLeft w:val="0"/>
          <w:marRight w:val="0"/>
          <w:marTop w:val="0"/>
          <w:marBottom w:val="0"/>
          <w:divBdr>
            <w:top w:val="none" w:sz="0" w:space="0" w:color="auto"/>
            <w:left w:val="none" w:sz="0" w:space="0" w:color="auto"/>
            <w:bottom w:val="none" w:sz="0" w:space="0" w:color="auto"/>
            <w:right w:val="none" w:sz="0" w:space="0" w:color="auto"/>
          </w:divBdr>
        </w:div>
        <w:div w:id="1450784826">
          <w:marLeft w:val="0"/>
          <w:marRight w:val="0"/>
          <w:marTop w:val="0"/>
          <w:marBottom w:val="0"/>
          <w:divBdr>
            <w:top w:val="none" w:sz="0" w:space="0" w:color="auto"/>
            <w:left w:val="none" w:sz="0" w:space="0" w:color="auto"/>
            <w:bottom w:val="none" w:sz="0" w:space="0" w:color="auto"/>
            <w:right w:val="none" w:sz="0" w:space="0" w:color="auto"/>
          </w:divBdr>
        </w:div>
        <w:div w:id="410273536">
          <w:marLeft w:val="0"/>
          <w:marRight w:val="0"/>
          <w:marTop w:val="0"/>
          <w:marBottom w:val="0"/>
          <w:divBdr>
            <w:top w:val="none" w:sz="0" w:space="0" w:color="auto"/>
            <w:left w:val="none" w:sz="0" w:space="0" w:color="auto"/>
            <w:bottom w:val="none" w:sz="0" w:space="0" w:color="auto"/>
            <w:right w:val="none" w:sz="0" w:space="0" w:color="auto"/>
          </w:divBdr>
        </w:div>
        <w:div w:id="1460880051">
          <w:marLeft w:val="0"/>
          <w:marRight w:val="0"/>
          <w:marTop w:val="0"/>
          <w:marBottom w:val="0"/>
          <w:divBdr>
            <w:top w:val="none" w:sz="0" w:space="0" w:color="auto"/>
            <w:left w:val="none" w:sz="0" w:space="0" w:color="auto"/>
            <w:bottom w:val="none" w:sz="0" w:space="0" w:color="auto"/>
            <w:right w:val="none" w:sz="0" w:space="0" w:color="auto"/>
          </w:divBdr>
        </w:div>
        <w:div w:id="1585725188">
          <w:marLeft w:val="0"/>
          <w:marRight w:val="0"/>
          <w:marTop w:val="0"/>
          <w:marBottom w:val="0"/>
          <w:divBdr>
            <w:top w:val="none" w:sz="0" w:space="0" w:color="auto"/>
            <w:left w:val="none" w:sz="0" w:space="0" w:color="auto"/>
            <w:bottom w:val="none" w:sz="0" w:space="0" w:color="auto"/>
            <w:right w:val="none" w:sz="0" w:space="0" w:color="auto"/>
          </w:divBdr>
        </w:div>
        <w:div w:id="503320269">
          <w:marLeft w:val="0"/>
          <w:marRight w:val="0"/>
          <w:marTop w:val="0"/>
          <w:marBottom w:val="0"/>
          <w:divBdr>
            <w:top w:val="none" w:sz="0" w:space="0" w:color="auto"/>
            <w:left w:val="none" w:sz="0" w:space="0" w:color="auto"/>
            <w:bottom w:val="none" w:sz="0" w:space="0" w:color="auto"/>
            <w:right w:val="none" w:sz="0" w:space="0" w:color="auto"/>
          </w:divBdr>
        </w:div>
        <w:div w:id="1232421510">
          <w:marLeft w:val="0"/>
          <w:marRight w:val="0"/>
          <w:marTop w:val="0"/>
          <w:marBottom w:val="0"/>
          <w:divBdr>
            <w:top w:val="none" w:sz="0" w:space="0" w:color="auto"/>
            <w:left w:val="none" w:sz="0" w:space="0" w:color="auto"/>
            <w:bottom w:val="none" w:sz="0" w:space="0" w:color="auto"/>
            <w:right w:val="none" w:sz="0" w:space="0" w:color="auto"/>
          </w:divBdr>
        </w:div>
        <w:div w:id="951060638">
          <w:marLeft w:val="0"/>
          <w:marRight w:val="0"/>
          <w:marTop w:val="0"/>
          <w:marBottom w:val="0"/>
          <w:divBdr>
            <w:top w:val="none" w:sz="0" w:space="0" w:color="auto"/>
            <w:left w:val="none" w:sz="0" w:space="0" w:color="auto"/>
            <w:bottom w:val="none" w:sz="0" w:space="0" w:color="auto"/>
            <w:right w:val="none" w:sz="0" w:space="0" w:color="auto"/>
          </w:divBdr>
        </w:div>
        <w:div w:id="403534266">
          <w:marLeft w:val="0"/>
          <w:marRight w:val="0"/>
          <w:marTop w:val="0"/>
          <w:marBottom w:val="0"/>
          <w:divBdr>
            <w:top w:val="none" w:sz="0" w:space="0" w:color="auto"/>
            <w:left w:val="none" w:sz="0" w:space="0" w:color="auto"/>
            <w:bottom w:val="none" w:sz="0" w:space="0" w:color="auto"/>
            <w:right w:val="none" w:sz="0" w:space="0" w:color="auto"/>
          </w:divBdr>
        </w:div>
        <w:div w:id="97063331">
          <w:marLeft w:val="0"/>
          <w:marRight w:val="0"/>
          <w:marTop w:val="0"/>
          <w:marBottom w:val="0"/>
          <w:divBdr>
            <w:top w:val="none" w:sz="0" w:space="0" w:color="auto"/>
            <w:left w:val="none" w:sz="0" w:space="0" w:color="auto"/>
            <w:bottom w:val="none" w:sz="0" w:space="0" w:color="auto"/>
            <w:right w:val="none" w:sz="0" w:space="0" w:color="auto"/>
          </w:divBdr>
        </w:div>
        <w:div w:id="916479852">
          <w:marLeft w:val="0"/>
          <w:marRight w:val="0"/>
          <w:marTop w:val="0"/>
          <w:marBottom w:val="0"/>
          <w:divBdr>
            <w:top w:val="none" w:sz="0" w:space="0" w:color="auto"/>
            <w:left w:val="none" w:sz="0" w:space="0" w:color="auto"/>
            <w:bottom w:val="none" w:sz="0" w:space="0" w:color="auto"/>
            <w:right w:val="none" w:sz="0" w:space="0" w:color="auto"/>
          </w:divBdr>
        </w:div>
        <w:div w:id="1683237645">
          <w:marLeft w:val="0"/>
          <w:marRight w:val="0"/>
          <w:marTop w:val="0"/>
          <w:marBottom w:val="0"/>
          <w:divBdr>
            <w:top w:val="none" w:sz="0" w:space="0" w:color="auto"/>
            <w:left w:val="none" w:sz="0" w:space="0" w:color="auto"/>
            <w:bottom w:val="none" w:sz="0" w:space="0" w:color="auto"/>
            <w:right w:val="none" w:sz="0" w:space="0" w:color="auto"/>
          </w:divBdr>
        </w:div>
        <w:div w:id="529151165">
          <w:marLeft w:val="0"/>
          <w:marRight w:val="0"/>
          <w:marTop w:val="0"/>
          <w:marBottom w:val="0"/>
          <w:divBdr>
            <w:top w:val="none" w:sz="0" w:space="0" w:color="auto"/>
            <w:left w:val="none" w:sz="0" w:space="0" w:color="auto"/>
            <w:bottom w:val="none" w:sz="0" w:space="0" w:color="auto"/>
            <w:right w:val="none" w:sz="0" w:space="0" w:color="auto"/>
          </w:divBdr>
        </w:div>
        <w:div w:id="1104038032">
          <w:marLeft w:val="0"/>
          <w:marRight w:val="0"/>
          <w:marTop w:val="0"/>
          <w:marBottom w:val="0"/>
          <w:divBdr>
            <w:top w:val="none" w:sz="0" w:space="0" w:color="auto"/>
            <w:left w:val="none" w:sz="0" w:space="0" w:color="auto"/>
            <w:bottom w:val="none" w:sz="0" w:space="0" w:color="auto"/>
            <w:right w:val="none" w:sz="0" w:space="0" w:color="auto"/>
          </w:divBdr>
        </w:div>
        <w:div w:id="1791165986">
          <w:marLeft w:val="0"/>
          <w:marRight w:val="0"/>
          <w:marTop w:val="0"/>
          <w:marBottom w:val="0"/>
          <w:divBdr>
            <w:top w:val="none" w:sz="0" w:space="0" w:color="auto"/>
            <w:left w:val="none" w:sz="0" w:space="0" w:color="auto"/>
            <w:bottom w:val="none" w:sz="0" w:space="0" w:color="auto"/>
            <w:right w:val="none" w:sz="0" w:space="0" w:color="auto"/>
          </w:divBdr>
        </w:div>
        <w:div w:id="1489125570">
          <w:marLeft w:val="0"/>
          <w:marRight w:val="0"/>
          <w:marTop w:val="0"/>
          <w:marBottom w:val="0"/>
          <w:divBdr>
            <w:top w:val="none" w:sz="0" w:space="0" w:color="auto"/>
            <w:left w:val="none" w:sz="0" w:space="0" w:color="auto"/>
            <w:bottom w:val="none" w:sz="0" w:space="0" w:color="auto"/>
            <w:right w:val="none" w:sz="0" w:space="0" w:color="auto"/>
          </w:divBdr>
        </w:div>
        <w:div w:id="2008316486">
          <w:marLeft w:val="0"/>
          <w:marRight w:val="0"/>
          <w:marTop w:val="0"/>
          <w:marBottom w:val="0"/>
          <w:divBdr>
            <w:top w:val="none" w:sz="0" w:space="0" w:color="auto"/>
            <w:left w:val="none" w:sz="0" w:space="0" w:color="auto"/>
            <w:bottom w:val="none" w:sz="0" w:space="0" w:color="auto"/>
            <w:right w:val="none" w:sz="0" w:space="0" w:color="auto"/>
          </w:divBdr>
        </w:div>
        <w:div w:id="2087535933">
          <w:marLeft w:val="0"/>
          <w:marRight w:val="0"/>
          <w:marTop w:val="0"/>
          <w:marBottom w:val="0"/>
          <w:divBdr>
            <w:top w:val="none" w:sz="0" w:space="0" w:color="auto"/>
            <w:left w:val="none" w:sz="0" w:space="0" w:color="auto"/>
            <w:bottom w:val="none" w:sz="0" w:space="0" w:color="auto"/>
            <w:right w:val="none" w:sz="0" w:space="0" w:color="auto"/>
          </w:divBdr>
        </w:div>
      </w:divsChild>
    </w:div>
    <w:div w:id="1177381283">
      <w:bodyDiv w:val="1"/>
      <w:marLeft w:val="0"/>
      <w:marRight w:val="0"/>
      <w:marTop w:val="0"/>
      <w:marBottom w:val="0"/>
      <w:divBdr>
        <w:top w:val="none" w:sz="0" w:space="0" w:color="auto"/>
        <w:left w:val="none" w:sz="0" w:space="0" w:color="auto"/>
        <w:bottom w:val="none" w:sz="0" w:space="0" w:color="auto"/>
        <w:right w:val="none" w:sz="0" w:space="0" w:color="auto"/>
      </w:divBdr>
    </w:div>
    <w:div w:id="1198813880">
      <w:bodyDiv w:val="1"/>
      <w:marLeft w:val="0"/>
      <w:marRight w:val="0"/>
      <w:marTop w:val="0"/>
      <w:marBottom w:val="0"/>
      <w:divBdr>
        <w:top w:val="none" w:sz="0" w:space="0" w:color="auto"/>
        <w:left w:val="none" w:sz="0" w:space="0" w:color="auto"/>
        <w:bottom w:val="none" w:sz="0" w:space="0" w:color="auto"/>
        <w:right w:val="none" w:sz="0" w:space="0" w:color="auto"/>
      </w:divBdr>
      <w:divsChild>
        <w:div w:id="79183329">
          <w:marLeft w:val="0"/>
          <w:marRight w:val="0"/>
          <w:marTop w:val="0"/>
          <w:marBottom w:val="0"/>
          <w:divBdr>
            <w:top w:val="none" w:sz="0" w:space="0" w:color="auto"/>
            <w:left w:val="none" w:sz="0" w:space="0" w:color="auto"/>
            <w:bottom w:val="none" w:sz="0" w:space="0" w:color="auto"/>
            <w:right w:val="none" w:sz="0" w:space="0" w:color="auto"/>
          </w:divBdr>
        </w:div>
        <w:div w:id="55321559">
          <w:marLeft w:val="0"/>
          <w:marRight w:val="0"/>
          <w:marTop w:val="0"/>
          <w:marBottom w:val="0"/>
          <w:divBdr>
            <w:top w:val="none" w:sz="0" w:space="0" w:color="auto"/>
            <w:left w:val="none" w:sz="0" w:space="0" w:color="auto"/>
            <w:bottom w:val="none" w:sz="0" w:space="0" w:color="auto"/>
            <w:right w:val="none" w:sz="0" w:space="0" w:color="auto"/>
          </w:divBdr>
        </w:div>
        <w:div w:id="81532136">
          <w:marLeft w:val="0"/>
          <w:marRight w:val="0"/>
          <w:marTop w:val="0"/>
          <w:marBottom w:val="0"/>
          <w:divBdr>
            <w:top w:val="none" w:sz="0" w:space="0" w:color="auto"/>
            <w:left w:val="none" w:sz="0" w:space="0" w:color="auto"/>
            <w:bottom w:val="none" w:sz="0" w:space="0" w:color="auto"/>
            <w:right w:val="none" w:sz="0" w:space="0" w:color="auto"/>
          </w:divBdr>
        </w:div>
        <w:div w:id="287400593">
          <w:marLeft w:val="0"/>
          <w:marRight w:val="0"/>
          <w:marTop w:val="0"/>
          <w:marBottom w:val="0"/>
          <w:divBdr>
            <w:top w:val="none" w:sz="0" w:space="0" w:color="auto"/>
            <w:left w:val="none" w:sz="0" w:space="0" w:color="auto"/>
            <w:bottom w:val="none" w:sz="0" w:space="0" w:color="auto"/>
            <w:right w:val="none" w:sz="0" w:space="0" w:color="auto"/>
          </w:divBdr>
        </w:div>
        <w:div w:id="1747418733">
          <w:marLeft w:val="0"/>
          <w:marRight w:val="0"/>
          <w:marTop w:val="0"/>
          <w:marBottom w:val="0"/>
          <w:divBdr>
            <w:top w:val="none" w:sz="0" w:space="0" w:color="auto"/>
            <w:left w:val="none" w:sz="0" w:space="0" w:color="auto"/>
            <w:bottom w:val="none" w:sz="0" w:space="0" w:color="auto"/>
            <w:right w:val="none" w:sz="0" w:space="0" w:color="auto"/>
          </w:divBdr>
        </w:div>
        <w:div w:id="1508249349">
          <w:marLeft w:val="0"/>
          <w:marRight w:val="0"/>
          <w:marTop w:val="0"/>
          <w:marBottom w:val="0"/>
          <w:divBdr>
            <w:top w:val="none" w:sz="0" w:space="0" w:color="auto"/>
            <w:left w:val="none" w:sz="0" w:space="0" w:color="auto"/>
            <w:bottom w:val="none" w:sz="0" w:space="0" w:color="auto"/>
            <w:right w:val="none" w:sz="0" w:space="0" w:color="auto"/>
          </w:divBdr>
        </w:div>
      </w:divsChild>
    </w:div>
    <w:div w:id="1407342226">
      <w:bodyDiv w:val="1"/>
      <w:marLeft w:val="0"/>
      <w:marRight w:val="0"/>
      <w:marTop w:val="0"/>
      <w:marBottom w:val="0"/>
      <w:divBdr>
        <w:top w:val="none" w:sz="0" w:space="0" w:color="auto"/>
        <w:left w:val="none" w:sz="0" w:space="0" w:color="auto"/>
        <w:bottom w:val="none" w:sz="0" w:space="0" w:color="auto"/>
        <w:right w:val="none" w:sz="0" w:space="0" w:color="auto"/>
      </w:divBdr>
      <w:divsChild>
        <w:div w:id="1625113470">
          <w:marLeft w:val="0"/>
          <w:marRight w:val="0"/>
          <w:marTop w:val="34"/>
          <w:marBottom w:val="34"/>
          <w:divBdr>
            <w:top w:val="none" w:sz="0" w:space="0" w:color="auto"/>
            <w:left w:val="none" w:sz="0" w:space="0" w:color="auto"/>
            <w:bottom w:val="none" w:sz="0" w:space="0" w:color="auto"/>
            <w:right w:val="none" w:sz="0" w:space="0" w:color="auto"/>
          </w:divBdr>
          <w:divsChild>
            <w:div w:id="273439236">
              <w:marLeft w:val="0"/>
              <w:marRight w:val="0"/>
              <w:marTop w:val="0"/>
              <w:marBottom w:val="0"/>
              <w:divBdr>
                <w:top w:val="none" w:sz="0" w:space="0" w:color="auto"/>
                <w:left w:val="none" w:sz="0" w:space="0" w:color="auto"/>
                <w:bottom w:val="none" w:sz="0" w:space="0" w:color="auto"/>
                <w:right w:val="none" w:sz="0" w:space="0" w:color="auto"/>
              </w:divBdr>
            </w:div>
            <w:div w:id="207411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8759">
      <w:bodyDiv w:val="1"/>
      <w:marLeft w:val="0"/>
      <w:marRight w:val="0"/>
      <w:marTop w:val="0"/>
      <w:marBottom w:val="0"/>
      <w:divBdr>
        <w:top w:val="none" w:sz="0" w:space="0" w:color="auto"/>
        <w:left w:val="none" w:sz="0" w:space="0" w:color="auto"/>
        <w:bottom w:val="none" w:sz="0" w:space="0" w:color="auto"/>
        <w:right w:val="none" w:sz="0" w:space="0" w:color="auto"/>
      </w:divBdr>
    </w:div>
    <w:div w:id="1565870723">
      <w:bodyDiv w:val="1"/>
      <w:marLeft w:val="0"/>
      <w:marRight w:val="0"/>
      <w:marTop w:val="0"/>
      <w:marBottom w:val="0"/>
      <w:divBdr>
        <w:top w:val="none" w:sz="0" w:space="0" w:color="auto"/>
        <w:left w:val="none" w:sz="0" w:space="0" w:color="auto"/>
        <w:bottom w:val="none" w:sz="0" w:space="0" w:color="auto"/>
        <w:right w:val="none" w:sz="0" w:space="0" w:color="auto"/>
      </w:divBdr>
      <w:divsChild>
        <w:div w:id="1029260538">
          <w:marLeft w:val="0"/>
          <w:marRight w:val="0"/>
          <w:marTop w:val="0"/>
          <w:marBottom w:val="0"/>
          <w:divBdr>
            <w:top w:val="none" w:sz="0" w:space="0" w:color="auto"/>
            <w:left w:val="none" w:sz="0" w:space="0" w:color="auto"/>
            <w:bottom w:val="none" w:sz="0" w:space="0" w:color="auto"/>
            <w:right w:val="none" w:sz="0" w:space="0" w:color="auto"/>
          </w:divBdr>
        </w:div>
        <w:div w:id="1195971042">
          <w:marLeft w:val="0"/>
          <w:marRight w:val="0"/>
          <w:marTop w:val="0"/>
          <w:marBottom w:val="0"/>
          <w:divBdr>
            <w:top w:val="none" w:sz="0" w:space="0" w:color="auto"/>
            <w:left w:val="none" w:sz="0" w:space="0" w:color="auto"/>
            <w:bottom w:val="none" w:sz="0" w:space="0" w:color="auto"/>
            <w:right w:val="none" w:sz="0" w:space="0" w:color="auto"/>
          </w:divBdr>
        </w:div>
        <w:div w:id="645864138">
          <w:marLeft w:val="0"/>
          <w:marRight w:val="0"/>
          <w:marTop w:val="0"/>
          <w:marBottom w:val="0"/>
          <w:divBdr>
            <w:top w:val="none" w:sz="0" w:space="0" w:color="auto"/>
            <w:left w:val="none" w:sz="0" w:space="0" w:color="auto"/>
            <w:bottom w:val="none" w:sz="0" w:space="0" w:color="auto"/>
            <w:right w:val="none" w:sz="0" w:space="0" w:color="auto"/>
          </w:divBdr>
        </w:div>
        <w:div w:id="1047417651">
          <w:marLeft w:val="0"/>
          <w:marRight w:val="0"/>
          <w:marTop w:val="0"/>
          <w:marBottom w:val="0"/>
          <w:divBdr>
            <w:top w:val="none" w:sz="0" w:space="0" w:color="auto"/>
            <w:left w:val="none" w:sz="0" w:space="0" w:color="auto"/>
            <w:bottom w:val="none" w:sz="0" w:space="0" w:color="auto"/>
            <w:right w:val="none" w:sz="0" w:space="0" w:color="auto"/>
          </w:divBdr>
        </w:div>
        <w:div w:id="1960259410">
          <w:marLeft w:val="0"/>
          <w:marRight w:val="0"/>
          <w:marTop w:val="0"/>
          <w:marBottom w:val="0"/>
          <w:divBdr>
            <w:top w:val="none" w:sz="0" w:space="0" w:color="auto"/>
            <w:left w:val="none" w:sz="0" w:space="0" w:color="auto"/>
            <w:bottom w:val="none" w:sz="0" w:space="0" w:color="auto"/>
            <w:right w:val="none" w:sz="0" w:space="0" w:color="auto"/>
          </w:divBdr>
        </w:div>
        <w:div w:id="1754470419">
          <w:marLeft w:val="0"/>
          <w:marRight w:val="0"/>
          <w:marTop w:val="0"/>
          <w:marBottom w:val="0"/>
          <w:divBdr>
            <w:top w:val="none" w:sz="0" w:space="0" w:color="auto"/>
            <w:left w:val="none" w:sz="0" w:space="0" w:color="auto"/>
            <w:bottom w:val="none" w:sz="0" w:space="0" w:color="auto"/>
            <w:right w:val="none" w:sz="0" w:space="0" w:color="auto"/>
          </w:divBdr>
        </w:div>
        <w:div w:id="415638394">
          <w:marLeft w:val="0"/>
          <w:marRight w:val="0"/>
          <w:marTop w:val="0"/>
          <w:marBottom w:val="0"/>
          <w:divBdr>
            <w:top w:val="none" w:sz="0" w:space="0" w:color="auto"/>
            <w:left w:val="none" w:sz="0" w:space="0" w:color="auto"/>
            <w:bottom w:val="none" w:sz="0" w:space="0" w:color="auto"/>
            <w:right w:val="none" w:sz="0" w:space="0" w:color="auto"/>
          </w:divBdr>
        </w:div>
        <w:div w:id="511840878">
          <w:marLeft w:val="0"/>
          <w:marRight w:val="0"/>
          <w:marTop w:val="0"/>
          <w:marBottom w:val="0"/>
          <w:divBdr>
            <w:top w:val="none" w:sz="0" w:space="0" w:color="auto"/>
            <w:left w:val="none" w:sz="0" w:space="0" w:color="auto"/>
            <w:bottom w:val="none" w:sz="0" w:space="0" w:color="auto"/>
            <w:right w:val="none" w:sz="0" w:space="0" w:color="auto"/>
          </w:divBdr>
        </w:div>
        <w:div w:id="577784169">
          <w:marLeft w:val="0"/>
          <w:marRight w:val="0"/>
          <w:marTop w:val="0"/>
          <w:marBottom w:val="0"/>
          <w:divBdr>
            <w:top w:val="none" w:sz="0" w:space="0" w:color="auto"/>
            <w:left w:val="none" w:sz="0" w:space="0" w:color="auto"/>
            <w:bottom w:val="none" w:sz="0" w:space="0" w:color="auto"/>
            <w:right w:val="none" w:sz="0" w:space="0" w:color="auto"/>
          </w:divBdr>
        </w:div>
        <w:div w:id="1610769963">
          <w:marLeft w:val="0"/>
          <w:marRight w:val="0"/>
          <w:marTop w:val="0"/>
          <w:marBottom w:val="0"/>
          <w:divBdr>
            <w:top w:val="none" w:sz="0" w:space="0" w:color="auto"/>
            <w:left w:val="none" w:sz="0" w:space="0" w:color="auto"/>
            <w:bottom w:val="none" w:sz="0" w:space="0" w:color="auto"/>
            <w:right w:val="none" w:sz="0" w:space="0" w:color="auto"/>
          </w:divBdr>
        </w:div>
        <w:div w:id="792990233">
          <w:marLeft w:val="0"/>
          <w:marRight w:val="0"/>
          <w:marTop w:val="0"/>
          <w:marBottom w:val="0"/>
          <w:divBdr>
            <w:top w:val="none" w:sz="0" w:space="0" w:color="auto"/>
            <w:left w:val="none" w:sz="0" w:space="0" w:color="auto"/>
            <w:bottom w:val="none" w:sz="0" w:space="0" w:color="auto"/>
            <w:right w:val="none" w:sz="0" w:space="0" w:color="auto"/>
          </w:divBdr>
        </w:div>
        <w:div w:id="1175343477">
          <w:marLeft w:val="0"/>
          <w:marRight w:val="0"/>
          <w:marTop w:val="0"/>
          <w:marBottom w:val="0"/>
          <w:divBdr>
            <w:top w:val="none" w:sz="0" w:space="0" w:color="auto"/>
            <w:left w:val="none" w:sz="0" w:space="0" w:color="auto"/>
            <w:bottom w:val="none" w:sz="0" w:space="0" w:color="auto"/>
            <w:right w:val="none" w:sz="0" w:space="0" w:color="auto"/>
          </w:divBdr>
        </w:div>
        <w:div w:id="292442639">
          <w:marLeft w:val="0"/>
          <w:marRight w:val="0"/>
          <w:marTop w:val="0"/>
          <w:marBottom w:val="0"/>
          <w:divBdr>
            <w:top w:val="none" w:sz="0" w:space="0" w:color="auto"/>
            <w:left w:val="none" w:sz="0" w:space="0" w:color="auto"/>
            <w:bottom w:val="none" w:sz="0" w:space="0" w:color="auto"/>
            <w:right w:val="none" w:sz="0" w:space="0" w:color="auto"/>
          </w:divBdr>
        </w:div>
        <w:div w:id="923077036">
          <w:marLeft w:val="0"/>
          <w:marRight w:val="0"/>
          <w:marTop w:val="0"/>
          <w:marBottom w:val="0"/>
          <w:divBdr>
            <w:top w:val="none" w:sz="0" w:space="0" w:color="auto"/>
            <w:left w:val="none" w:sz="0" w:space="0" w:color="auto"/>
            <w:bottom w:val="none" w:sz="0" w:space="0" w:color="auto"/>
            <w:right w:val="none" w:sz="0" w:space="0" w:color="auto"/>
          </w:divBdr>
        </w:div>
        <w:div w:id="140274675">
          <w:marLeft w:val="0"/>
          <w:marRight w:val="0"/>
          <w:marTop w:val="0"/>
          <w:marBottom w:val="0"/>
          <w:divBdr>
            <w:top w:val="none" w:sz="0" w:space="0" w:color="auto"/>
            <w:left w:val="none" w:sz="0" w:space="0" w:color="auto"/>
            <w:bottom w:val="none" w:sz="0" w:space="0" w:color="auto"/>
            <w:right w:val="none" w:sz="0" w:space="0" w:color="auto"/>
          </w:divBdr>
        </w:div>
        <w:div w:id="1770421592">
          <w:marLeft w:val="0"/>
          <w:marRight w:val="0"/>
          <w:marTop w:val="0"/>
          <w:marBottom w:val="0"/>
          <w:divBdr>
            <w:top w:val="none" w:sz="0" w:space="0" w:color="auto"/>
            <w:left w:val="none" w:sz="0" w:space="0" w:color="auto"/>
            <w:bottom w:val="none" w:sz="0" w:space="0" w:color="auto"/>
            <w:right w:val="none" w:sz="0" w:space="0" w:color="auto"/>
          </w:divBdr>
        </w:div>
        <w:div w:id="1250384806">
          <w:marLeft w:val="0"/>
          <w:marRight w:val="0"/>
          <w:marTop w:val="0"/>
          <w:marBottom w:val="0"/>
          <w:divBdr>
            <w:top w:val="none" w:sz="0" w:space="0" w:color="auto"/>
            <w:left w:val="none" w:sz="0" w:space="0" w:color="auto"/>
            <w:bottom w:val="none" w:sz="0" w:space="0" w:color="auto"/>
            <w:right w:val="none" w:sz="0" w:space="0" w:color="auto"/>
          </w:divBdr>
        </w:div>
        <w:div w:id="144011619">
          <w:marLeft w:val="0"/>
          <w:marRight w:val="0"/>
          <w:marTop w:val="0"/>
          <w:marBottom w:val="0"/>
          <w:divBdr>
            <w:top w:val="none" w:sz="0" w:space="0" w:color="auto"/>
            <w:left w:val="none" w:sz="0" w:space="0" w:color="auto"/>
            <w:bottom w:val="none" w:sz="0" w:space="0" w:color="auto"/>
            <w:right w:val="none" w:sz="0" w:space="0" w:color="auto"/>
          </w:divBdr>
        </w:div>
        <w:div w:id="1867021290">
          <w:marLeft w:val="0"/>
          <w:marRight w:val="0"/>
          <w:marTop w:val="0"/>
          <w:marBottom w:val="0"/>
          <w:divBdr>
            <w:top w:val="none" w:sz="0" w:space="0" w:color="auto"/>
            <w:left w:val="none" w:sz="0" w:space="0" w:color="auto"/>
            <w:bottom w:val="none" w:sz="0" w:space="0" w:color="auto"/>
            <w:right w:val="none" w:sz="0" w:space="0" w:color="auto"/>
          </w:divBdr>
        </w:div>
      </w:divsChild>
    </w:div>
    <w:div w:id="1635942079">
      <w:bodyDiv w:val="1"/>
      <w:marLeft w:val="0"/>
      <w:marRight w:val="0"/>
      <w:marTop w:val="0"/>
      <w:marBottom w:val="0"/>
      <w:divBdr>
        <w:top w:val="none" w:sz="0" w:space="0" w:color="auto"/>
        <w:left w:val="none" w:sz="0" w:space="0" w:color="auto"/>
        <w:bottom w:val="none" w:sz="0" w:space="0" w:color="auto"/>
        <w:right w:val="none" w:sz="0" w:space="0" w:color="auto"/>
      </w:divBdr>
      <w:divsChild>
        <w:div w:id="1046642035">
          <w:marLeft w:val="0"/>
          <w:marRight w:val="0"/>
          <w:marTop w:val="0"/>
          <w:marBottom w:val="0"/>
          <w:divBdr>
            <w:top w:val="none" w:sz="0" w:space="0" w:color="auto"/>
            <w:left w:val="none" w:sz="0" w:space="0" w:color="auto"/>
            <w:bottom w:val="none" w:sz="0" w:space="0" w:color="auto"/>
            <w:right w:val="none" w:sz="0" w:space="0" w:color="auto"/>
          </w:divBdr>
        </w:div>
      </w:divsChild>
    </w:div>
    <w:div w:id="1728796803">
      <w:bodyDiv w:val="1"/>
      <w:marLeft w:val="0"/>
      <w:marRight w:val="0"/>
      <w:marTop w:val="0"/>
      <w:marBottom w:val="0"/>
      <w:divBdr>
        <w:top w:val="none" w:sz="0" w:space="0" w:color="auto"/>
        <w:left w:val="none" w:sz="0" w:space="0" w:color="auto"/>
        <w:bottom w:val="none" w:sz="0" w:space="0" w:color="auto"/>
        <w:right w:val="none" w:sz="0" w:space="0" w:color="auto"/>
      </w:divBdr>
    </w:div>
    <w:div w:id="1765764760">
      <w:bodyDiv w:val="1"/>
      <w:marLeft w:val="0"/>
      <w:marRight w:val="0"/>
      <w:marTop w:val="0"/>
      <w:marBottom w:val="0"/>
      <w:divBdr>
        <w:top w:val="none" w:sz="0" w:space="0" w:color="auto"/>
        <w:left w:val="none" w:sz="0" w:space="0" w:color="auto"/>
        <w:bottom w:val="none" w:sz="0" w:space="0" w:color="auto"/>
        <w:right w:val="none" w:sz="0" w:space="0" w:color="auto"/>
      </w:divBdr>
    </w:div>
    <w:div w:id="1781215572">
      <w:bodyDiv w:val="1"/>
      <w:marLeft w:val="0"/>
      <w:marRight w:val="0"/>
      <w:marTop w:val="0"/>
      <w:marBottom w:val="0"/>
      <w:divBdr>
        <w:top w:val="none" w:sz="0" w:space="0" w:color="auto"/>
        <w:left w:val="none" w:sz="0" w:space="0" w:color="auto"/>
        <w:bottom w:val="none" w:sz="0" w:space="0" w:color="auto"/>
        <w:right w:val="none" w:sz="0" w:space="0" w:color="auto"/>
      </w:divBdr>
      <w:divsChild>
        <w:div w:id="1802067348">
          <w:marLeft w:val="0"/>
          <w:marRight w:val="0"/>
          <w:marTop w:val="0"/>
          <w:marBottom w:val="0"/>
          <w:divBdr>
            <w:top w:val="none" w:sz="0" w:space="0" w:color="auto"/>
            <w:left w:val="none" w:sz="0" w:space="0" w:color="auto"/>
            <w:bottom w:val="none" w:sz="0" w:space="0" w:color="auto"/>
            <w:right w:val="none" w:sz="0" w:space="0" w:color="auto"/>
          </w:divBdr>
        </w:div>
        <w:div w:id="437334391">
          <w:marLeft w:val="0"/>
          <w:marRight w:val="0"/>
          <w:marTop w:val="0"/>
          <w:marBottom w:val="0"/>
          <w:divBdr>
            <w:top w:val="none" w:sz="0" w:space="0" w:color="auto"/>
            <w:left w:val="none" w:sz="0" w:space="0" w:color="auto"/>
            <w:bottom w:val="none" w:sz="0" w:space="0" w:color="auto"/>
            <w:right w:val="none" w:sz="0" w:space="0" w:color="auto"/>
          </w:divBdr>
        </w:div>
        <w:div w:id="1169830954">
          <w:marLeft w:val="0"/>
          <w:marRight w:val="0"/>
          <w:marTop w:val="0"/>
          <w:marBottom w:val="0"/>
          <w:divBdr>
            <w:top w:val="none" w:sz="0" w:space="0" w:color="auto"/>
            <w:left w:val="none" w:sz="0" w:space="0" w:color="auto"/>
            <w:bottom w:val="none" w:sz="0" w:space="0" w:color="auto"/>
            <w:right w:val="none" w:sz="0" w:space="0" w:color="auto"/>
          </w:divBdr>
        </w:div>
        <w:div w:id="1206063244">
          <w:marLeft w:val="0"/>
          <w:marRight w:val="0"/>
          <w:marTop w:val="0"/>
          <w:marBottom w:val="0"/>
          <w:divBdr>
            <w:top w:val="none" w:sz="0" w:space="0" w:color="auto"/>
            <w:left w:val="none" w:sz="0" w:space="0" w:color="auto"/>
            <w:bottom w:val="none" w:sz="0" w:space="0" w:color="auto"/>
            <w:right w:val="none" w:sz="0" w:space="0" w:color="auto"/>
          </w:divBdr>
        </w:div>
        <w:div w:id="1400132917">
          <w:marLeft w:val="0"/>
          <w:marRight w:val="0"/>
          <w:marTop w:val="0"/>
          <w:marBottom w:val="0"/>
          <w:divBdr>
            <w:top w:val="none" w:sz="0" w:space="0" w:color="auto"/>
            <w:left w:val="none" w:sz="0" w:space="0" w:color="auto"/>
            <w:bottom w:val="none" w:sz="0" w:space="0" w:color="auto"/>
            <w:right w:val="none" w:sz="0" w:space="0" w:color="auto"/>
          </w:divBdr>
        </w:div>
        <w:div w:id="1824395828">
          <w:marLeft w:val="0"/>
          <w:marRight w:val="0"/>
          <w:marTop w:val="0"/>
          <w:marBottom w:val="0"/>
          <w:divBdr>
            <w:top w:val="none" w:sz="0" w:space="0" w:color="auto"/>
            <w:left w:val="none" w:sz="0" w:space="0" w:color="auto"/>
            <w:bottom w:val="none" w:sz="0" w:space="0" w:color="auto"/>
            <w:right w:val="none" w:sz="0" w:space="0" w:color="auto"/>
          </w:divBdr>
        </w:div>
        <w:div w:id="1350987961">
          <w:marLeft w:val="0"/>
          <w:marRight w:val="0"/>
          <w:marTop w:val="0"/>
          <w:marBottom w:val="0"/>
          <w:divBdr>
            <w:top w:val="none" w:sz="0" w:space="0" w:color="auto"/>
            <w:left w:val="none" w:sz="0" w:space="0" w:color="auto"/>
            <w:bottom w:val="none" w:sz="0" w:space="0" w:color="auto"/>
            <w:right w:val="none" w:sz="0" w:space="0" w:color="auto"/>
          </w:divBdr>
        </w:div>
        <w:div w:id="128741972">
          <w:marLeft w:val="0"/>
          <w:marRight w:val="0"/>
          <w:marTop w:val="0"/>
          <w:marBottom w:val="0"/>
          <w:divBdr>
            <w:top w:val="none" w:sz="0" w:space="0" w:color="auto"/>
            <w:left w:val="none" w:sz="0" w:space="0" w:color="auto"/>
            <w:bottom w:val="none" w:sz="0" w:space="0" w:color="auto"/>
            <w:right w:val="none" w:sz="0" w:space="0" w:color="auto"/>
          </w:divBdr>
        </w:div>
        <w:div w:id="515654447">
          <w:marLeft w:val="0"/>
          <w:marRight w:val="0"/>
          <w:marTop w:val="0"/>
          <w:marBottom w:val="0"/>
          <w:divBdr>
            <w:top w:val="none" w:sz="0" w:space="0" w:color="auto"/>
            <w:left w:val="none" w:sz="0" w:space="0" w:color="auto"/>
            <w:bottom w:val="none" w:sz="0" w:space="0" w:color="auto"/>
            <w:right w:val="none" w:sz="0" w:space="0" w:color="auto"/>
          </w:divBdr>
        </w:div>
        <w:div w:id="95443932">
          <w:marLeft w:val="0"/>
          <w:marRight w:val="0"/>
          <w:marTop w:val="0"/>
          <w:marBottom w:val="0"/>
          <w:divBdr>
            <w:top w:val="none" w:sz="0" w:space="0" w:color="auto"/>
            <w:left w:val="none" w:sz="0" w:space="0" w:color="auto"/>
            <w:bottom w:val="none" w:sz="0" w:space="0" w:color="auto"/>
            <w:right w:val="none" w:sz="0" w:space="0" w:color="auto"/>
          </w:divBdr>
        </w:div>
        <w:div w:id="983122527">
          <w:marLeft w:val="0"/>
          <w:marRight w:val="0"/>
          <w:marTop w:val="0"/>
          <w:marBottom w:val="0"/>
          <w:divBdr>
            <w:top w:val="none" w:sz="0" w:space="0" w:color="auto"/>
            <w:left w:val="none" w:sz="0" w:space="0" w:color="auto"/>
            <w:bottom w:val="none" w:sz="0" w:space="0" w:color="auto"/>
            <w:right w:val="none" w:sz="0" w:space="0" w:color="auto"/>
          </w:divBdr>
        </w:div>
        <w:div w:id="1384790593">
          <w:marLeft w:val="0"/>
          <w:marRight w:val="0"/>
          <w:marTop w:val="0"/>
          <w:marBottom w:val="0"/>
          <w:divBdr>
            <w:top w:val="none" w:sz="0" w:space="0" w:color="auto"/>
            <w:left w:val="none" w:sz="0" w:space="0" w:color="auto"/>
            <w:bottom w:val="none" w:sz="0" w:space="0" w:color="auto"/>
            <w:right w:val="none" w:sz="0" w:space="0" w:color="auto"/>
          </w:divBdr>
        </w:div>
        <w:div w:id="1777402774">
          <w:marLeft w:val="0"/>
          <w:marRight w:val="0"/>
          <w:marTop w:val="0"/>
          <w:marBottom w:val="0"/>
          <w:divBdr>
            <w:top w:val="none" w:sz="0" w:space="0" w:color="auto"/>
            <w:left w:val="none" w:sz="0" w:space="0" w:color="auto"/>
            <w:bottom w:val="none" w:sz="0" w:space="0" w:color="auto"/>
            <w:right w:val="none" w:sz="0" w:space="0" w:color="auto"/>
          </w:divBdr>
        </w:div>
        <w:div w:id="1559128315">
          <w:marLeft w:val="0"/>
          <w:marRight w:val="0"/>
          <w:marTop w:val="0"/>
          <w:marBottom w:val="0"/>
          <w:divBdr>
            <w:top w:val="none" w:sz="0" w:space="0" w:color="auto"/>
            <w:left w:val="none" w:sz="0" w:space="0" w:color="auto"/>
            <w:bottom w:val="none" w:sz="0" w:space="0" w:color="auto"/>
            <w:right w:val="none" w:sz="0" w:space="0" w:color="auto"/>
          </w:divBdr>
          <w:divsChild>
            <w:div w:id="482232700">
              <w:marLeft w:val="0"/>
              <w:marRight w:val="0"/>
              <w:marTop w:val="0"/>
              <w:marBottom w:val="0"/>
              <w:divBdr>
                <w:top w:val="none" w:sz="0" w:space="0" w:color="auto"/>
                <w:left w:val="none" w:sz="0" w:space="0" w:color="auto"/>
                <w:bottom w:val="none" w:sz="0" w:space="0" w:color="auto"/>
                <w:right w:val="none" w:sz="0" w:space="0" w:color="auto"/>
              </w:divBdr>
            </w:div>
            <w:div w:id="868643923">
              <w:blockQuote w:val="1"/>
              <w:marLeft w:val="96"/>
              <w:marRight w:val="0"/>
              <w:marTop w:val="0"/>
              <w:marBottom w:val="0"/>
              <w:divBdr>
                <w:top w:val="none" w:sz="0" w:space="0" w:color="auto"/>
                <w:left w:val="single" w:sz="6" w:space="6" w:color="CCCCCC"/>
                <w:bottom w:val="none" w:sz="0" w:space="0" w:color="auto"/>
                <w:right w:val="none" w:sz="0" w:space="0" w:color="auto"/>
              </w:divBdr>
            </w:div>
            <w:div w:id="1355107512">
              <w:marLeft w:val="0"/>
              <w:marRight w:val="0"/>
              <w:marTop w:val="0"/>
              <w:marBottom w:val="0"/>
              <w:divBdr>
                <w:top w:val="none" w:sz="0" w:space="0" w:color="auto"/>
                <w:left w:val="none" w:sz="0" w:space="0" w:color="auto"/>
                <w:bottom w:val="none" w:sz="0" w:space="0" w:color="auto"/>
                <w:right w:val="none" w:sz="0" w:space="0" w:color="auto"/>
              </w:divBdr>
            </w:div>
          </w:divsChild>
        </w:div>
        <w:div w:id="304511558">
          <w:marLeft w:val="0"/>
          <w:marRight w:val="0"/>
          <w:marTop w:val="0"/>
          <w:marBottom w:val="0"/>
          <w:divBdr>
            <w:top w:val="none" w:sz="0" w:space="0" w:color="auto"/>
            <w:left w:val="none" w:sz="0" w:space="0" w:color="auto"/>
            <w:bottom w:val="none" w:sz="0" w:space="0" w:color="auto"/>
            <w:right w:val="none" w:sz="0" w:space="0" w:color="auto"/>
          </w:divBdr>
        </w:div>
        <w:div w:id="1084301554">
          <w:marLeft w:val="0"/>
          <w:marRight w:val="0"/>
          <w:marTop w:val="0"/>
          <w:marBottom w:val="0"/>
          <w:divBdr>
            <w:top w:val="none" w:sz="0" w:space="0" w:color="auto"/>
            <w:left w:val="none" w:sz="0" w:space="0" w:color="auto"/>
            <w:bottom w:val="none" w:sz="0" w:space="0" w:color="auto"/>
            <w:right w:val="none" w:sz="0" w:space="0" w:color="auto"/>
          </w:divBdr>
          <w:divsChild>
            <w:div w:id="2095198879">
              <w:marLeft w:val="0"/>
              <w:marRight w:val="0"/>
              <w:marTop w:val="0"/>
              <w:marBottom w:val="0"/>
              <w:divBdr>
                <w:top w:val="none" w:sz="0" w:space="0" w:color="auto"/>
                <w:left w:val="none" w:sz="0" w:space="0" w:color="auto"/>
                <w:bottom w:val="none" w:sz="0" w:space="0" w:color="auto"/>
                <w:right w:val="none" w:sz="0" w:space="0" w:color="auto"/>
              </w:divBdr>
            </w:div>
            <w:div w:id="14890861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434862529">
                  <w:marLeft w:val="0"/>
                  <w:marRight w:val="0"/>
                  <w:marTop w:val="0"/>
                  <w:marBottom w:val="0"/>
                  <w:divBdr>
                    <w:top w:val="none" w:sz="0" w:space="0" w:color="auto"/>
                    <w:left w:val="none" w:sz="0" w:space="0" w:color="auto"/>
                    <w:bottom w:val="none" w:sz="0" w:space="0" w:color="auto"/>
                    <w:right w:val="none" w:sz="0" w:space="0" w:color="auto"/>
                  </w:divBdr>
                </w:div>
              </w:divsChild>
            </w:div>
            <w:div w:id="1939022425">
              <w:marLeft w:val="0"/>
              <w:marRight w:val="0"/>
              <w:marTop w:val="0"/>
              <w:marBottom w:val="0"/>
              <w:divBdr>
                <w:top w:val="none" w:sz="0" w:space="0" w:color="auto"/>
                <w:left w:val="none" w:sz="0" w:space="0" w:color="auto"/>
                <w:bottom w:val="none" w:sz="0" w:space="0" w:color="auto"/>
                <w:right w:val="none" w:sz="0" w:space="0" w:color="auto"/>
              </w:divBdr>
            </w:div>
          </w:divsChild>
        </w:div>
        <w:div w:id="43796149">
          <w:marLeft w:val="0"/>
          <w:marRight w:val="0"/>
          <w:marTop w:val="0"/>
          <w:marBottom w:val="0"/>
          <w:divBdr>
            <w:top w:val="none" w:sz="0" w:space="0" w:color="auto"/>
            <w:left w:val="none" w:sz="0" w:space="0" w:color="auto"/>
            <w:bottom w:val="none" w:sz="0" w:space="0" w:color="auto"/>
            <w:right w:val="none" w:sz="0" w:space="0" w:color="auto"/>
          </w:divBdr>
        </w:div>
        <w:div w:id="1694726051">
          <w:marLeft w:val="0"/>
          <w:marRight w:val="0"/>
          <w:marTop w:val="0"/>
          <w:marBottom w:val="0"/>
          <w:divBdr>
            <w:top w:val="none" w:sz="0" w:space="0" w:color="auto"/>
            <w:left w:val="none" w:sz="0" w:space="0" w:color="auto"/>
            <w:bottom w:val="none" w:sz="0" w:space="0" w:color="auto"/>
            <w:right w:val="none" w:sz="0" w:space="0" w:color="auto"/>
          </w:divBdr>
          <w:divsChild>
            <w:div w:id="520582683">
              <w:marLeft w:val="0"/>
              <w:marRight w:val="0"/>
              <w:marTop w:val="0"/>
              <w:marBottom w:val="0"/>
              <w:divBdr>
                <w:top w:val="none" w:sz="0" w:space="0" w:color="auto"/>
                <w:left w:val="none" w:sz="0" w:space="0" w:color="auto"/>
                <w:bottom w:val="none" w:sz="0" w:space="0" w:color="auto"/>
                <w:right w:val="none" w:sz="0" w:space="0" w:color="auto"/>
              </w:divBdr>
            </w:div>
            <w:div w:id="307442158">
              <w:blockQuote w:val="1"/>
              <w:marLeft w:val="96"/>
              <w:marRight w:val="0"/>
              <w:marTop w:val="0"/>
              <w:marBottom w:val="0"/>
              <w:divBdr>
                <w:top w:val="none" w:sz="0" w:space="0" w:color="auto"/>
                <w:left w:val="single" w:sz="6" w:space="6" w:color="CCCCCC"/>
                <w:bottom w:val="none" w:sz="0" w:space="0" w:color="auto"/>
                <w:right w:val="none" w:sz="0" w:space="0" w:color="auto"/>
              </w:divBdr>
            </w:div>
            <w:div w:id="110823994">
              <w:marLeft w:val="0"/>
              <w:marRight w:val="0"/>
              <w:marTop w:val="0"/>
              <w:marBottom w:val="0"/>
              <w:divBdr>
                <w:top w:val="none" w:sz="0" w:space="0" w:color="auto"/>
                <w:left w:val="none" w:sz="0" w:space="0" w:color="auto"/>
                <w:bottom w:val="none" w:sz="0" w:space="0" w:color="auto"/>
                <w:right w:val="none" w:sz="0" w:space="0" w:color="auto"/>
              </w:divBdr>
            </w:div>
          </w:divsChild>
        </w:div>
        <w:div w:id="1429082163">
          <w:marLeft w:val="0"/>
          <w:marRight w:val="0"/>
          <w:marTop w:val="0"/>
          <w:marBottom w:val="0"/>
          <w:divBdr>
            <w:top w:val="none" w:sz="0" w:space="0" w:color="auto"/>
            <w:left w:val="none" w:sz="0" w:space="0" w:color="auto"/>
            <w:bottom w:val="none" w:sz="0" w:space="0" w:color="auto"/>
            <w:right w:val="none" w:sz="0" w:space="0" w:color="auto"/>
          </w:divBdr>
        </w:div>
        <w:div w:id="1887332171">
          <w:marLeft w:val="0"/>
          <w:marRight w:val="0"/>
          <w:marTop w:val="0"/>
          <w:marBottom w:val="0"/>
          <w:divBdr>
            <w:top w:val="none" w:sz="0" w:space="0" w:color="auto"/>
            <w:left w:val="none" w:sz="0" w:space="0" w:color="auto"/>
            <w:bottom w:val="none" w:sz="0" w:space="0" w:color="auto"/>
            <w:right w:val="none" w:sz="0" w:space="0" w:color="auto"/>
          </w:divBdr>
        </w:div>
        <w:div w:id="1179202634">
          <w:marLeft w:val="0"/>
          <w:marRight w:val="0"/>
          <w:marTop w:val="0"/>
          <w:marBottom w:val="0"/>
          <w:divBdr>
            <w:top w:val="none" w:sz="0" w:space="0" w:color="auto"/>
            <w:left w:val="none" w:sz="0" w:space="0" w:color="auto"/>
            <w:bottom w:val="none" w:sz="0" w:space="0" w:color="auto"/>
            <w:right w:val="none" w:sz="0" w:space="0" w:color="auto"/>
          </w:divBdr>
        </w:div>
        <w:div w:id="261572191">
          <w:marLeft w:val="0"/>
          <w:marRight w:val="0"/>
          <w:marTop w:val="0"/>
          <w:marBottom w:val="0"/>
          <w:divBdr>
            <w:top w:val="none" w:sz="0" w:space="0" w:color="auto"/>
            <w:left w:val="none" w:sz="0" w:space="0" w:color="auto"/>
            <w:bottom w:val="none" w:sz="0" w:space="0" w:color="auto"/>
            <w:right w:val="none" w:sz="0" w:space="0" w:color="auto"/>
          </w:divBdr>
        </w:div>
        <w:div w:id="1474180723">
          <w:marLeft w:val="0"/>
          <w:marRight w:val="0"/>
          <w:marTop w:val="0"/>
          <w:marBottom w:val="0"/>
          <w:divBdr>
            <w:top w:val="none" w:sz="0" w:space="0" w:color="auto"/>
            <w:left w:val="none" w:sz="0" w:space="0" w:color="auto"/>
            <w:bottom w:val="none" w:sz="0" w:space="0" w:color="auto"/>
            <w:right w:val="none" w:sz="0" w:space="0" w:color="auto"/>
          </w:divBdr>
          <w:divsChild>
            <w:div w:id="892619323">
              <w:marLeft w:val="0"/>
              <w:marRight w:val="0"/>
              <w:marTop w:val="0"/>
              <w:marBottom w:val="0"/>
              <w:divBdr>
                <w:top w:val="none" w:sz="0" w:space="0" w:color="auto"/>
                <w:left w:val="none" w:sz="0" w:space="0" w:color="auto"/>
                <w:bottom w:val="none" w:sz="0" w:space="0" w:color="auto"/>
                <w:right w:val="none" w:sz="0" w:space="0" w:color="auto"/>
              </w:divBdr>
            </w:div>
            <w:div w:id="1574118969">
              <w:blockQuote w:val="1"/>
              <w:marLeft w:val="96"/>
              <w:marRight w:val="0"/>
              <w:marTop w:val="0"/>
              <w:marBottom w:val="0"/>
              <w:divBdr>
                <w:top w:val="none" w:sz="0" w:space="0" w:color="auto"/>
                <w:left w:val="single" w:sz="6" w:space="6" w:color="CCCCCC"/>
                <w:bottom w:val="none" w:sz="0" w:space="0" w:color="auto"/>
                <w:right w:val="none" w:sz="0" w:space="0" w:color="auto"/>
              </w:divBdr>
            </w:div>
            <w:div w:id="1723282972">
              <w:marLeft w:val="0"/>
              <w:marRight w:val="0"/>
              <w:marTop w:val="0"/>
              <w:marBottom w:val="0"/>
              <w:divBdr>
                <w:top w:val="none" w:sz="0" w:space="0" w:color="auto"/>
                <w:left w:val="none" w:sz="0" w:space="0" w:color="auto"/>
                <w:bottom w:val="none" w:sz="0" w:space="0" w:color="auto"/>
                <w:right w:val="none" w:sz="0" w:space="0" w:color="auto"/>
              </w:divBdr>
            </w:div>
          </w:divsChild>
        </w:div>
        <w:div w:id="2108957784">
          <w:marLeft w:val="0"/>
          <w:marRight w:val="0"/>
          <w:marTop w:val="0"/>
          <w:marBottom w:val="0"/>
          <w:divBdr>
            <w:top w:val="none" w:sz="0" w:space="0" w:color="auto"/>
            <w:left w:val="none" w:sz="0" w:space="0" w:color="auto"/>
            <w:bottom w:val="none" w:sz="0" w:space="0" w:color="auto"/>
            <w:right w:val="none" w:sz="0" w:space="0" w:color="auto"/>
          </w:divBdr>
        </w:div>
        <w:div w:id="1691450377">
          <w:marLeft w:val="0"/>
          <w:marRight w:val="0"/>
          <w:marTop w:val="0"/>
          <w:marBottom w:val="0"/>
          <w:divBdr>
            <w:top w:val="none" w:sz="0" w:space="0" w:color="auto"/>
            <w:left w:val="none" w:sz="0" w:space="0" w:color="auto"/>
            <w:bottom w:val="none" w:sz="0" w:space="0" w:color="auto"/>
            <w:right w:val="none" w:sz="0" w:space="0" w:color="auto"/>
          </w:divBdr>
        </w:div>
        <w:div w:id="56051290">
          <w:marLeft w:val="0"/>
          <w:marRight w:val="0"/>
          <w:marTop w:val="0"/>
          <w:marBottom w:val="0"/>
          <w:divBdr>
            <w:top w:val="none" w:sz="0" w:space="0" w:color="auto"/>
            <w:left w:val="none" w:sz="0" w:space="0" w:color="auto"/>
            <w:bottom w:val="none" w:sz="0" w:space="0" w:color="auto"/>
            <w:right w:val="none" w:sz="0" w:space="0" w:color="auto"/>
          </w:divBdr>
        </w:div>
      </w:divsChild>
    </w:div>
    <w:div w:id="1810171685">
      <w:bodyDiv w:val="1"/>
      <w:marLeft w:val="0"/>
      <w:marRight w:val="0"/>
      <w:marTop w:val="0"/>
      <w:marBottom w:val="0"/>
      <w:divBdr>
        <w:top w:val="none" w:sz="0" w:space="0" w:color="auto"/>
        <w:left w:val="none" w:sz="0" w:space="0" w:color="auto"/>
        <w:bottom w:val="none" w:sz="0" w:space="0" w:color="auto"/>
        <w:right w:val="none" w:sz="0" w:space="0" w:color="auto"/>
      </w:divBdr>
      <w:divsChild>
        <w:div w:id="842622646">
          <w:marLeft w:val="0"/>
          <w:marRight w:val="0"/>
          <w:marTop w:val="75"/>
          <w:marBottom w:val="0"/>
          <w:divBdr>
            <w:top w:val="none" w:sz="0" w:space="0" w:color="auto"/>
            <w:left w:val="none" w:sz="0" w:space="0" w:color="auto"/>
            <w:bottom w:val="none" w:sz="0" w:space="0" w:color="auto"/>
            <w:right w:val="none" w:sz="0" w:space="0" w:color="auto"/>
          </w:divBdr>
          <w:divsChild>
            <w:div w:id="109709307">
              <w:marLeft w:val="0"/>
              <w:marRight w:val="0"/>
              <w:marTop w:val="0"/>
              <w:marBottom w:val="120"/>
              <w:divBdr>
                <w:top w:val="none" w:sz="0" w:space="0" w:color="auto"/>
                <w:left w:val="none" w:sz="0" w:space="0" w:color="auto"/>
                <w:bottom w:val="none" w:sz="0" w:space="0" w:color="auto"/>
                <w:right w:val="none" w:sz="0" w:space="0" w:color="auto"/>
              </w:divBdr>
              <w:divsChild>
                <w:div w:id="1392146727">
                  <w:marLeft w:val="0"/>
                  <w:marRight w:val="0"/>
                  <w:marTop w:val="0"/>
                  <w:marBottom w:val="0"/>
                  <w:divBdr>
                    <w:top w:val="single" w:sz="6" w:space="7" w:color="E6E5E5"/>
                    <w:left w:val="single" w:sz="6" w:space="6" w:color="E6E5E5"/>
                    <w:bottom w:val="single" w:sz="6" w:space="7" w:color="E6E5E5"/>
                    <w:right w:val="single" w:sz="6" w:space="6" w:color="E6E5E5"/>
                  </w:divBdr>
                  <w:divsChild>
                    <w:div w:id="166200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756456">
      <w:bodyDiv w:val="1"/>
      <w:marLeft w:val="0"/>
      <w:marRight w:val="0"/>
      <w:marTop w:val="0"/>
      <w:marBottom w:val="0"/>
      <w:divBdr>
        <w:top w:val="none" w:sz="0" w:space="0" w:color="auto"/>
        <w:left w:val="none" w:sz="0" w:space="0" w:color="auto"/>
        <w:bottom w:val="none" w:sz="0" w:space="0" w:color="auto"/>
        <w:right w:val="none" w:sz="0" w:space="0" w:color="auto"/>
      </w:divBdr>
    </w:div>
    <w:div w:id="2000814609">
      <w:bodyDiv w:val="1"/>
      <w:marLeft w:val="0"/>
      <w:marRight w:val="0"/>
      <w:marTop w:val="0"/>
      <w:marBottom w:val="0"/>
      <w:divBdr>
        <w:top w:val="none" w:sz="0" w:space="0" w:color="auto"/>
        <w:left w:val="none" w:sz="0" w:space="0" w:color="auto"/>
        <w:bottom w:val="none" w:sz="0" w:space="0" w:color="auto"/>
        <w:right w:val="none" w:sz="0" w:space="0" w:color="auto"/>
      </w:divBdr>
    </w:div>
    <w:div w:id="2005932194">
      <w:bodyDiv w:val="1"/>
      <w:marLeft w:val="0"/>
      <w:marRight w:val="0"/>
      <w:marTop w:val="0"/>
      <w:marBottom w:val="0"/>
      <w:divBdr>
        <w:top w:val="none" w:sz="0" w:space="0" w:color="auto"/>
        <w:left w:val="none" w:sz="0" w:space="0" w:color="auto"/>
        <w:bottom w:val="none" w:sz="0" w:space="0" w:color="auto"/>
        <w:right w:val="none" w:sz="0" w:space="0" w:color="auto"/>
      </w:divBdr>
    </w:div>
    <w:div w:id="2036148980">
      <w:bodyDiv w:val="1"/>
      <w:marLeft w:val="0"/>
      <w:marRight w:val="0"/>
      <w:marTop w:val="0"/>
      <w:marBottom w:val="0"/>
      <w:divBdr>
        <w:top w:val="none" w:sz="0" w:space="0" w:color="auto"/>
        <w:left w:val="none" w:sz="0" w:space="0" w:color="auto"/>
        <w:bottom w:val="none" w:sz="0" w:space="0" w:color="auto"/>
        <w:right w:val="none" w:sz="0" w:space="0" w:color="auto"/>
      </w:divBdr>
      <w:divsChild>
        <w:div w:id="324743079">
          <w:marLeft w:val="0"/>
          <w:marRight w:val="0"/>
          <w:marTop w:val="0"/>
          <w:marBottom w:val="0"/>
          <w:divBdr>
            <w:top w:val="none" w:sz="0" w:space="0" w:color="auto"/>
            <w:left w:val="none" w:sz="0" w:space="0" w:color="auto"/>
            <w:bottom w:val="none" w:sz="0" w:space="0" w:color="auto"/>
            <w:right w:val="none" w:sz="0" w:space="0" w:color="auto"/>
          </w:divBdr>
        </w:div>
        <w:div w:id="1021468272">
          <w:marLeft w:val="0"/>
          <w:marRight w:val="0"/>
          <w:marTop w:val="0"/>
          <w:marBottom w:val="0"/>
          <w:divBdr>
            <w:top w:val="none" w:sz="0" w:space="0" w:color="auto"/>
            <w:left w:val="none" w:sz="0" w:space="0" w:color="auto"/>
            <w:bottom w:val="none" w:sz="0" w:space="0" w:color="auto"/>
            <w:right w:val="none" w:sz="0" w:space="0" w:color="auto"/>
          </w:divBdr>
        </w:div>
        <w:div w:id="256716750">
          <w:marLeft w:val="0"/>
          <w:marRight w:val="0"/>
          <w:marTop w:val="0"/>
          <w:marBottom w:val="0"/>
          <w:divBdr>
            <w:top w:val="none" w:sz="0" w:space="0" w:color="auto"/>
            <w:left w:val="none" w:sz="0" w:space="0" w:color="auto"/>
            <w:bottom w:val="none" w:sz="0" w:space="0" w:color="auto"/>
            <w:right w:val="none" w:sz="0" w:space="0" w:color="auto"/>
          </w:divBdr>
        </w:div>
        <w:div w:id="2026201154">
          <w:marLeft w:val="0"/>
          <w:marRight w:val="0"/>
          <w:marTop w:val="0"/>
          <w:marBottom w:val="0"/>
          <w:divBdr>
            <w:top w:val="none" w:sz="0" w:space="0" w:color="auto"/>
            <w:left w:val="none" w:sz="0" w:space="0" w:color="auto"/>
            <w:bottom w:val="none" w:sz="0" w:space="0" w:color="auto"/>
            <w:right w:val="none" w:sz="0" w:space="0" w:color="auto"/>
          </w:divBdr>
        </w:div>
        <w:div w:id="1726367320">
          <w:marLeft w:val="0"/>
          <w:marRight w:val="0"/>
          <w:marTop w:val="0"/>
          <w:marBottom w:val="0"/>
          <w:divBdr>
            <w:top w:val="none" w:sz="0" w:space="0" w:color="auto"/>
            <w:left w:val="none" w:sz="0" w:space="0" w:color="auto"/>
            <w:bottom w:val="none" w:sz="0" w:space="0" w:color="auto"/>
            <w:right w:val="none" w:sz="0" w:space="0" w:color="auto"/>
          </w:divBdr>
        </w:div>
        <w:div w:id="978731932">
          <w:marLeft w:val="0"/>
          <w:marRight w:val="0"/>
          <w:marTop w:val="0"/>
          <w:marBottom w:val="0"/>
          <w:divBdr>
            <w:top w:val="none" w:sz="0" w:space="0" w:color="auto"/>
            <w:left w:val="none" w:sz="0" w:space="0" w:color="auto"/>
            <w:bottom w:val="none" w:sz="0" w:space="0" w:color="auto"/>
            <w:right w:val="none" w:sz="0" w:space="0" w:color="auto"/>
          </w:divBdr>
        </w:div>
        <w:div w:id="1641181996">
          <w:marLeft w:val="0"/>
          <w:marRight w:val="0"/>
          <w:marTop w:val="0"/>
          <w:marBottom w:val="0"/>
          <w:divBdr>
            <w:top w:val="none" w:sz="0" w:space="0" w:color="auto"/>
            <w:left w:val="none" w:sz="0" w:space="0" w:color="auto"/>
            <w:bottom w:val="none" w:sz="0" w:space="0" w:color="auto"/>
            <w:right w:val="none" w:sz="0" w:space="0" w:color="auto"/>
          </w:divBdr>
        </w:div>
        <w:div w:id="269171002">
          <w:marLeft w:val="0"/>
          <w:marRight w:val="0"/>
          <w:marTop w:val="0"/>
          <w:marBottom w:val="0"/>
          <w:divBdr>
            <w:top w:val="none" w:sz="0" w:space="0" w:color="auto"/>
            <w:left w:val="none" w:sz="0" w:space="0" w:color="auto"/>
            <w:bottom w:val="none" w:sz="0" w:space="0" w:color="auto"/>
            <w:right w:val="none" w:sz="0" w:space="0" w:color="auto"/>
          </w:divBdr>
        </w:div>
      </w:divsChild>
    </w:div>
    <w:div w:id="2122534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hyperlink" Target="http://www.jbiomedsem.com/content/2/S4/S2" TargetMode="External"/><Relationship Id="rId102" Type="http://schemas.openxmlformats.org/officeDocument/2006/relationships/hyperlink" Target="http://plato.stanford.edu/archives/spr2010/entries/dependence-ontological/" TargetMode="External"/><Relationship Id="rId103" Type="http://schemas.openxmlformats.org/officeDocument/2006/relationships/hyperlink" Target="http://www.acsu.buffalo.edu/~bittner3/BittnerDonnellySmithFois04.pdf" TargetMode="External"/><Relationship Id="rId104" Type="http://schemas.openxmlformats.org/officeDocument/2006/relationships/hyperlink" Target="http://ceur-ws.org/Vol-812/paper12.pdf" TargetMode="External"/><Relationship Id="rId105" Type="http://schemas.openxmlformats.org/officeDocument/2006/relationships/hyperlink" Target="http://www.onto-med.de/obml/ws2011/obml2011report.pdf" TargetMode="External"/><Relationship Id="rId106" Type="http://schemas.openxmlformats.org/officeDocument/2006/relationships/hyperlink" Target="http://www.plosone.org/article/info%3Adoi%2F10.1371%2Fjournal.pone.0018794" TargetMode="External"/><Relationship Id="rId107" Type="http://schemas.openxmlformats.org/officeDocument/2006/relationships/hyperlink" Target="http://www.cs.man.ac.uk/~rector/papers/rector-modularisation-kcap-2003-distrib.p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footnotes" Target="footnotes.xml"/><Relationship Id="rId108" Type="http://schemas.openxmlformats.org/officeDocument/2006/relationships/header" Target="header4.xml"/><Relationship Id="rId109" Type="http://schemas.openxmlformats.org/officeDocument/2006/relationships/header" Target="header5.xml"/><Relationship Id="rId10" Type="http://schemas.openxmlformats.org/officeDocument/2006/relationships/endnotes" Target="endnotes.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1.xml"/><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image" Target="media/image1.jpg"/><Relationship Id="rId17" Type="http://schemas.openxmlformats.org/officeDocument/2006/relationships/hyperlink" Target="http://code.google.com/p/information-artifact-ontology/" TargetMode="External"/><Relationship Id="rId18" Type="http://schemas.openxmlformats.org/officeDocument/2006/relationships/hyperlink" Target="http://en.wikipedia.org/wiki/Mark_Sykes" TargetMode="External"/><Relationship Id="rId19" Type="http://schemas.openxmlformats.org/officeDocument/2006/relationships/hyperlink" Target="http://en.wikipedia.org/wiki/Fran%C3%A7ois_Georges-Picot" TargetMode="External"/><Relationship Id="rId30" Type="http://schemas.openxmlformats.org/officeDocument/2006/relationships/comments" Target="comments.xml"/><Relationship Id="rId31" Type="http://schemas.openxmlformats.org/officeDocument/2006/relationships/image" Target="media/image7.png"/><Relationship Id="rId32" Type="http://schemas.openxmlformats.org/officeDocument/2006/relationships/hyperlink" Target="http://obi-ontology.org/page/Main_Page" TargetMode="External"/><Relationship Id="rId33" Type="http://schemas.openxmlformats.org/officeDocument/2006/relationships/hyperlink" Target="http://berkeleybop.org/obo/OGMS:0000087" TargetMode="External"/><Relationship Id="rId34" Type="http://schemas.openxmlformats.org/officeDocument/2006/relationships/image" Target="media/image8.png"/><Relationship Id="rId35" Type="http://schemas.openxmlformats.org/officeDocument/2006/relationships/image" Target="media/image9.JP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tiff"/><Relationship Id="rId39" Type="http://schemas.openxmlformats.org/officeDocument/2006/relationships/hyperlink" Target="http://ontology.buffalo.edu/smith/articles/relact.html" TargetMode="External"/><Relationship Id="rId50" Type="http://schemas.openxmlformats.org/officeDocument/2006/relationships/hyperlink" Target="http://ontology.buffalo.edu/smith/articles/truthandreference.pdf" TargetMode="External"/><Relationship Id="rId51" Type="http://schemas.openxmlformats.org/officeDocument/2006/relationships/hyperlink" Target="http://ontology.buffalo.edu/smith/articles/Mountains.htm" TargetMode="External"/><Relationship Id="rId52" Type="http://schemas.openxmlformats.org/officeDocument/2006/relationships/hyperlink" Target="http://ontology.buffalo.edu/smith/articles/embryontology.htm" TargetMode="External"/><Relationship Id="rId53" Type="http://schemas.openxmlformats.org/officeDocument/2006/relationships/hyperlink" Target="http://ontology.buffalo.edu/smith/articles/SNAP_SPAN.pdf" TargetMode="External"/><Relationship Id="rId54" Type="http://schemas.openxmlformats.org/officeDocument/2006/relationships/hyperlink" Target="http://ontology.buffalo.edu/smith/articles/cornucopia.pdf" TargetMode="External"/><Relationship Id="rId55" Type="http://schemas.openxmlformats.org/officeDocument/2006/relationships/hyperlink" Target="http://genomebiology.com/2005/6/5/R46" TargetMode="External"/><Relationship Id="rId56" Type="http://schemas.openxmlformats.org/officeDocument/2006/relationships/hyperlink" Target="http://www.ncbi.nlm.nih.gov/pmc/articles/PMC1175958" TargetMode="External"/><Relationship Id="rId57" Type="http://schemas.openxmlformats.org/officeDocument/2006/relationships/hyperlink" Target="http://www.biomedcentral.com/1471-2105/9/S5/S2" TargetMode="External"/><Relationship Id="rId58" Type="http://schemas.openxmlformats.org/officeDocument/2006/relationships/hyperlink" Target="http://www.acsu.buffalo.edu/~bittner3/Publications_files/Bittner-NA-2006-28.pdf" TargetMode="External"/><Relationship Id="rId59" Type="http://schemas.openxmlformats.org/officeDocument/2006/relationships/hyperlink" Target="http://iospress.metapress.com/content/1551884412214u67/fulltext.pdf" TargetMode="External"/><Relationship Id="rId70" Type="http://schemas.openxmlformats.org/officeDocument/2006/relationships/hyperlink" Target="http://ontology.buffalo.edu/ido/Dispositions_and_IDO.pdf" TargetMode="External"/><Relationship Id="rId71" Type="http://schemas.openxmlformats.org/officeDocument/2006/relationships/hyperlink" Target="http://www.biomedcentral.com/1471-2105/11/289" TargetMode="External"/><Relationship Id="rId72" Type="http://schemas.openxmlformats.org/officeDocument/2006/relationships/hyperlink" Target="http://www.ifomis.org/Research/IFOMISReports/IFOMIS%20Report%2005_2003.pdf" TargetMode="External"/><Relationship Id="rId73" Type="http://schemas.openxmlformats.org/officeDocument/2006/relationships/hyperlink" Target="http://www.ifomis.org/Research/IFOMISReports/IFOMIS%20Report%2006_2003.pdf" TargetMode="External"/><Relationship Id="rId74" Type="http://schemas.openxmlformats.org/officeDocument/2006/relationships/hyperlink" Target="http://www.ifomis.org/Research/IFOMISReports/IFOMIS%20Report%2007_2003.pdf" TargetMode="External"/><Relationship Id="rId75" Type="http://schemas.openxmlformats.org/officeDocument/2006/relationships/hyperlink" Target="http://www.ifomis.org/Downloads/Reports/IR-0303_Donnelly.pdf" TargetMode="External"/><Relationship Id="rId76" Type="http://schemas.openxmlformats.org/officeDocument/2006/relationships/hyperlink" Target="http://www.acsu.buffalo.edu/~bittner3/BittnerKRmed.pdf" TargetMode="External"/><Relationship Id="rId77" Type="http://schemas.openxmlformats.org/officeDocument/2006/relationships/hyperlink" Target="http://dx.doi.org/10.1016/j.artmed.2006.12.005" TargetMode="External"/><Relationship Id="rId78" Type="http://schemas.openxmlformats.org/officeDocument/2006/relationships/hyperlink" Target="http://www.acsu.buffalo.edu/~bittner3/DonnellyAIMed05.pdf" TargetMode="External"/><Relationship Id="rId79" Type="http://schemas.openxmlformats.org/officeDocument/2006/relationships/hyperlink" Target="http://web.me.com/tbittner1/DonnellyProfessional/Publications_files/RelPlApOnFin.pdf" TargetMode="External"/><Relationship Id="rId110" Type="http://schemas.openxmlformats.org/officeDocument/2006/relationships/footer" Target="footer3.xml"/><Relationship Id="rId90" Type="http://schemas.openxmlformats.org/officeDocument/2006/relationships/hyperlink" Target="http://ontology.buffalo.edu/smith/articles/hloa.html" TargetMode="External"/><Relationship Id="rId91" Type="http://schemas.openxmlformats.org/officeDocument/2006/relationships/hyperlink" Target="http://www.philosophie.ch/preprints/79_Promising_And_Other_Social_Acts.pdf" TargetMode="External"/><Relationship Id="rId92" Type="http://schemas.openxmlformats.org/officeDocument/2006/relationships/hyperlink" Target="http://mba.eci.ufmg.br/downloads/ZemachFourOntologies.pdf" TargetMode="External"/><Relationship Id="rId93" Type="http://schemas.openxmlformats.org/officeDocument/2006/relationships/hyperlink" Target="http://ontology.buffalo.edu/smith/articles/Medinfo_2010_Ceusters_Smith.pdf" TargetMode="External"/><Relationship Id="rId94" Type="http://schemas.openxmlformats.org/officeDocument/2006/relationships/hyperlink" Target="http://ontology.buffalo.edu/smith/articles/partitions.pdf" TargetMode="External"/><Relationship Id="rId95" Type="http://schemas.openxmlformats.org/officeDocument/2006/relationships/hyperlink" Target="http://ontology.buffalo.edu/smith/articles/trm.pdf" TargetMode="External"/><Relationship Id="rId96" Type="http://schemas.openxmlformats.org/officeDocument/2006/relationships/hyperlink" Target="http://ontology.buffalo.edu/bfo/Ontology_Matching.pdf" TargetMode="External"/><Relationship Id="rId97" Type="http://schemas.openxmlformats.org/officeDocument/2006/relationships/hyperlink" Target="http://www.comp.leeds.ac." TargetMode="External"/><Relationship Id="rId98" Type="http://schemas.openxmlformats.org/officeDocument/2006/relationships/hyperlink" Target="http://hem.passagen.se/ijohansson/ontology6.htm" TargetMode="External"/><Relationship Id="rId99" Type="http://schemas.openxmlformats.org/officeDocument/2006/relationships/hyperlink" Target="http://ontology.buffalo.edu/smith/articles/charuniv.pdf" TargetMode="External"/><Relationship Id="rId111" Type="http://schemas.openxmlformats.org/officeDocument/2006/relationships/header" Target="header6.xml"/><Relationship Id="rId112" Type="http://schemas.openxmlformats.org/officeDocument/2006/relationships/footer" Target="footer4.xml"/><Relationship Id="rId113" Type="http://schemas.openxmlformats.org/officeDocument/2006/relationships/fontTable" Target="fontTable.xml"/><Relationship Id="rId114" Type="http://schemas.openxmlformats.org/officeDocument/2006/relationships/theme" Target="theme/theme1.xml"/><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hyperlink" Target="http://php.med.unsw.edu.au/cellbiology/index.php?title=File:Cell_adhesion_summary.png" TargetMode="External"/><Relationship Id="rId23" Type="http://schemas.openxmlformats.org/officeDocument/2006/relationships/image" Target="media/image4.jpeg"/><Relationship Id="rId24" Type="http://schemas.openxmlformats.org/officeDocument/2006/relationships/hyperlink" Target="http://www.webstuffscan.com/wp-content/uploads/2007/01/mount%20everest%20from%20space.jpg" TargetMode="External"/><Relationship Id="rId25" Type="http://schemas.openxmlformats.org/officeDocument/2006/relationships/hyperlink" Target="http://scienceblogs.com/evolvingthoughts/2007/08/what_is_an_individual.php" TargetMode="External"/><Relationship Id="rId26" Type="http://schemas.openxmlformats.org/officeDocument/2006/relationships/hyperlink" Target="http://www.flickr.com/photos/tonyshi/4385628183/" TargetMode="External"/><Relationship Id="rId27" Type="http://schemas.openxmlformats.org/officeDocument/2006/relationships/image" Target="media/image5.jpeg"/><Relationship Id="rId28" Type="http://schemas.openxmlformats.org/officeDocument/2006/relationships/hyperlink" Target="http://ontology.buffalo.edu/smith/varia/controlledairspace/glos_aclass.jpg" TargetMode="External"/><Relationship Id="rId29" Type="http://schemas.openxmlformats.org/officeDocument/2006/relationships/image" Target="media/image6.wmf"/><Relationship Id="rId40" Type="http://schemas.openxmlformats.org/officeDocument/2006/relationships/hyperlink" Target="http://ontology.buffalo.edu/smith/articles/lfm.htm" TargetMode="External"/><Relationship Id="rId41" Type="http://schemas.openxmlformats.org/officeDocument/2006/relationships/hyperlink" Target="http://ontology.buffalo.edu/smith/articles/fffo.htm" TargetMode="External"/><Relationship Id="rId42" Type="http://schemas.openxmlformats.org/officeDocument/2006/relationships/hyperlink" Target="http://ontology.buffalo.edu/smith/articles/acta.pdf" TargetMode="External"/><Relationship Id="rId43" Type="http://schemas.openxmlformats.org/officeDocument/2006/relationships/hyperlink" Target="http://ontology.buffalo.edu/smith/articles/Mereotopology1.pdf" TargetMode="External"/><Relationship Id="rId44" Type="http://schemas.openxmlformats.org/officeDocument/2006/relationships/hyperlink" Target="http://ontology.buffalo.edu/smith/articles/Mereotopology.pdf" TargetMode="External"/><Relationship Id="rId45" Type="http://schemas.openxmlformats.org/officeDocument/2006/relationships/hyperlink" Target="http://ontology.buffalo.edu/smith/articles/greensboro.html" TargetMode="External"/><Relationship Id="rId46" Type="http://schemas.openxmlformats.org/officeDocument/2006/relationships/hyperlink" Target="http://ontology.buffalo.edu/smith/articles/niches.pdf" TargetMode="External"/><Relationship Id="rId47" Type="http://schemas.openxmlformats.org/officeDocument/2006/relationships/hyperlink" Target="http://ontology.buffalo.edu/smith/articles/fiat.htm" TargetMode="External"/><Relationship Id="rId48" Type="http://schemas.openxmlformats.org/officeDocument/2006/relationships/hyperlink" Target="http://ontology.buffalo.edu/smith/articles/smith_varzi_fiat.pdf" TargetMode="External"/><Relationship Id="rId49" Type="http://schemas.openxmlformats.org/officeDocument/2006/relationships/hyperlink" Target="http://ontology.buffalo.edu/smith/articles/Surrounding_space.pdf" TargetMode="External"/><Relationship Id="rId60" Type="http://schemas.openxmlformats.org/officeDocument/2006/relationships/hyperlink" Target="http://www.ncbi.nlm.nih.gov/pmc/articles/PMC3104413/" TargetMode="External"/><Relationship Id="rId61" Type="http://schemas.openxmlformats.org/officeDocument/2006/relationships/hyperlink" Target="http://ontology.buffalo.edu/smith/book/P&amp;M/pieces.pdf" TargetMode="External"/><Relationship Id="rId62" Type="http://schemas.openxmlformats.org/officeDocument/2006/relationships/hyperlink" Target="http://ontology.buffalo.edu/medo/biodynamic.pdf" TargetMode="External"/><Relationship Id="rId63" Type="http://schemas.openxmlformats.org/officeDocument/2006/relationships/hyperlink" Target="http://ontology.buffalo.edu/bfo/SQU.pdf" TargetMode="External"/><Relationship Id="rId64" Type="http://schemas.openxmlformats.org/officeDocument/2006/relationships/hyperlink" Target="http://ontology.buffalo.edu/bio/logic_of_classes.pdf" TargetMode="External"/><Relationship Id="rId65" Type="http://schemas.openxmlformats.org/officeDocument/2006/relationships/hyperlink" Target="http://ontology.buffalo.edu/bfo/Against_Fantology.pdf" TargetMode="External"/><Relationship Id="rId66" Type="http://schemas.openxmlformats.org/officeDocument/2006/relationships/hyperlink" Target="http://ontology.buffalo.edu/bfo/Terminology_for_Ontologies.pdf" TargetMode="External"/><Relationship Id="rId67" Type="http://schemas.openxmlformats.org/officeDocument/2006/relationships/hyperlink" Target="http://ceur-ws.org/Vol-222" TargetMode="External"/><Relationship Id="rId68" Type="http://schemas.openxmlformats.org/officeDocument/2006/relationships/hyperlink" Target="http://ontology.buffalo.edu/smith/articles/realizables.pdf" TargetMode="External"/><Relationship Id="rId69" Type="http://schemas.openxmlformats.org/officeDocument/2006/relationships/hyperlink" Target="http://ontology.buffalo.edu/medo/Disease_and_Diagnosis.pdf" TargetMode="External"/><Relationship Id="rId100" Type="http://schemas.openxmlformats.org/officeDocument/2006/relationships/hyperlink" Target="http://ontology.buffalo.edu/smith/articles/naivephysics.html" TargetMode="External"/><Relationship Id="rId80" Type="http://schemas.openxmlformats.org/officeDocument/2006/relationships/hyperlink" Target="http://web.me.com/tbittner1/DonnellyProfessional/Publications_files/LayeredMereologyAIJ.pdf" TargetMode="External"/><Relationship Id="rId81" Type="http://schemas.openxmlformats.org/officeDocument/2006/relationships/hyperlink" Target="http://www.acsu.buffalo.edu/~bittner3/BittnerQR2007.pdf" TargetMode="External"/><Relationship Id="rId82" Type="http://schemas.openxmlformats.org/officeDocument/2006/relationships/hyperlink" Target="http://hem.passagen.se/ijohansson/function1.pdf" TargetMode="External"/><Relationship Id="rId83" Type="http://schemas.openxmlformats.org/officeDocument/2006/relationships/hyperlink" Target="http://sigpubs.biostr.washington.edu/archive/00000135/" TargetMode="External"/><Relationship Id="rId84" Type="http://schemas.openxmlformats.org/officeDocument/2006/relationships/hyperlink" Target="http://sigpubs.biostr.washington.edu/archive/00000204/http:/sigpubs.biostr.washington.edu/archive/00000204/" TargetMode="External"/><Relationship Id="rId85" Type="http://schemas.openxmlformats.org/officeDocument/2006/relationships/hyperlink" Target="http://www.ncgia.buffalo.edu/i21/ng/ng.html" TargetMode="External"/><Relationship Id="rId86" Type="http://schemas.openxmlformats.org/officeDocument/2006/relationships/hyperlink" Target="http://www.biomedcentral.com/1756-0500/4/313" TargetMode="External"/><Relationship Id="rId87" Type="http://schemas.openxmlformats.org/officeDocument/2006/relationships/hyperlink" Target="http://krr.meraka.org.za/~aow2010/AOW2010-preproceedings.pdf" TargetMode="External"/><Relationship Id="rId88" Type="http://schemas.openxmlformats.org/officeDocument/2006/relationships/hyperlink" Target="http://hal.archives-ouvertes.fr/docs/00/05/32/72/PDF/ijn_00000096_00.pdf" TargetMode="External"/><Relationship Id="rId89" Type="http://schemas.openxmlformats.org/officeDocument/2006/relationships/hyperlink" Target="http://art-mind.org/review/IMG/pdf/Dretske_1967_Can-events-move_M.pdf" TargetMode="External"/></Relationships>
</file>

<file path=word/_rels/endnotes.xml.rels><?xml version="1.0" encoding="UTF-8" standalone="yes"?>
<Relationships xmlns="http://schemas.openxmlformats.org/package/2006/relationships"><Relationship Id="rId1" Type="http://schemas.openxmlformats.org/officeDocument/2006/relationships/hyperlink" Target="http://code.google.com/p/information-artifact-ont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2011-11-15T00:00:00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065FCA7-CEA4-7A42-A533-B539F297CB9C}">
  <ds:schemaRefs>
    <ds:schemaRef ds:uri="http://schemas.openxmlformats.org/officeDocument/2006/bibliography"/>
  </ds:schemaRefs>
</ds:datastoreItem>
</file>

<file path=customXml/itemProps3.xml><?xml version="1.0" encoding="utf-8"?>
<ds:datastoreItem xmlns:ds="http://schemas.openxmlformats.org/officeDocument/2006/customXml" ds:itemID="{DE530C5D-9F69-9E4C-9F86-E746F1DB4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107</Pages>
  <Words>26833</Words>
  <Characters>152953</Characters>
  <Application>Microsoft Macintosh Word</Application>
  <DocSecurity>0</DocSecurity>
  <Lines>1274</Lines>
  <Paragraphs>358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Basic Formal Ontology 2.0</vt:lpstr>
      <vt:lpstr>Basic Formal Ontology 2.0</vt:lpstr>
    </vt:vector>
  </TitlesOfParts>
  <Company>SUNY Campus Agreement</Company>
  <LinksUpToDate>false</LinksUpToDate>
  <CharactersWithSpaces>179428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Basic Formal Ontology 2.0</dc:title>
  <dc:subject>DRAFT SPECIFICATION AND USER’</dc:subject>
  <dc:creator>Corresponding author: Barry Smith</dc:creator>
  <cp:lastModifiedBy>Jonathan Bona</cp:lastModifiedBy>
  <cp:revision>56</cp:revision>
  <cp:lastPrinted>2012-04-10T14:53:00Z</cp:lastPrinted>
  <dcterms:created xsi:type="dcterms:W3CDTF">2012-04-10T14:54:00Z</dcterms:created>
  <dcterms:modified xsi:type="dcterms:W3CDTF">2012-05-04T20:06:00Z</dcterms:modified>
</cp:coreProperties>
</file>