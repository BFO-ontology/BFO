
<file path=[Content_Types].xml><?xml version="1.0" encoding="utf-8"?>
<Types xmlns="http://schemas.openxmlformats.org/package/2006/content-types">
  <Default Extension="xml" ContentType="application/xml"/>
  <Default Extension="jpeg" ContentType="image/jpeg"/>
  <Default Extension="tiff" ContentType="image/tiff"/>
  <Default Extension="jpg" ContentType="image/jpeg"/>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val="en-US"/>
        </w:rPr>
        <w:id w:val="13055148"/>
        <w:docPartObj>
          <w:docPartGallery w:val="Cover Pages"/>
          <w:docPartUnique/>
        </w:docPartObj>
      </w:sdtPr>
      <w:sdtEndPr>
        <w:rPr>
          <w:rFonts w:ascii="Times New Roman" w:eastAsia="Calibri" w:hAnsi="Times New Roman" w:cs="Times New Roman"/>
          <w:caps w:val="0"/>
        </w:rPr>
      </w:sdtEndPr>
      <w:sdtContent>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37749332" w14:textId="2FE261DC" w:rsidR="00215638" w:rsidRPr="00486765" w:rsidRDefault="00215638"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630FA6"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2F03E14F" w14:textId="3561AEF1" w:rsidR="00B03B3D" w:rsidRPr="00B56876" w:rsidRDefault="00630FA6" w:rsidP="00486765">
          <w:ins w:id="0" w:author="Alan Ruttenberg" w:date="2012-02-23T08:07:00Z">
            <w:r w:rsidRPr="00630FA6">
              <w:rPr>
                <w:sz w:val="22"/>
                <w:lang w:val="pt-BR"/>
              </w:rPr>
              <w:t>2/22/2012</w:t>
            </w:r>
          </w:ins>
          <w:bookmarkStart w:id="1" w:name="_GoBack"/>
          <w:bookmarkEnd w:id="1"/>
        </w:p>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486765">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t>Clarification of BFO:</w:t>
          </w:r>
          <w:r w:rsidRPr="00486765">
            <w:rPr>
              <w:rStyle w:val="apple-style-span"/>
              <w:rFonts w:ascii="Arial" w:hAnsi="Arial" w:cs="Arial"/>
              <w:b/>
              <w:i/>
              <w:color w:val="222222"/>
              <w:sz w:val="22"/>
            </w:rPr>
            <w:t>object</w:t>
          </w:r>
        </w:p>
        <w:p w14:paraId="3CCB8EC2"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w:t>
          </w:r>
          <w:proofErr w:type="gramStart"/>
          <w:r w:rsidRPr="00486765">
            <w:rPr>
              <w:rStyle w:val="apple-style-span"/>
              <w:rFonts w:ascii="Arial" w:hAnsi="Arial" w:cs="Arial"/>
              <w:color w:val="222222"/>
              <w:sz w:val="16"/>
              <w:szCs w:val="20"/>
            </w:rPr>
            <w:t xml:space="preserve">of  </w:t>
          </w:r>
          <w:r w:rsidRPr="00486765">
            <w:rPr>
              <w:rStyle w:val="apple-style-span"/>
              <w:rFonts w:ascii="Arial" w:hAnsi="Arial" w:cs="Arial"/>
              <w:i/>
              <w:color w:val="222222"/>
              <w:sz w:val="16"/>
              <w:szCs w:val="20"/>
            </w:rPr>
            <w:t>Material</w:t>
          </w:r>
          <w:proofErr w:type="gramEnd"/>
          <w:r w:rsidRPr="00486765">
            <w:rPr>
              <w:rStyle w:val="apple-style-span"/>
              <w:rFonts w:ascii="Arial" w:hAnsi="Arial" w:cs="Arial"/>
              <w:i/>
              <w:color w:val="222222"/>
              <w:sz w:val="16"/>
              <w:szCs w:val="20"/>
            </w:rPr>
            <w:t xml:space="preserve">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486765">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603E68B8"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recognizes </w:t>
          </w:r>
          <w:proofErr w:type="spellStart"/>
          <w:r w:rsidRPr="00486765">
            <w:rPr>
              <w:rStyle w:val="apple-style-span"/>
              <w:rFonts w:ascii="Arial" w:hAnsi="Arial" w:cs="Arial"/>
              <w:color w:val="222222"/>
              <w:sz w:val="16"/>
              <w:szCs w:val="20"/>
            </w:rPr>
            <w:t>casew</w:t>
          </w:r>
          <w:proofErr w:type="spellEnd"/>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486765">
          <w:pPr>
            <w:pStyle w:val="ListParagraph"/>
            <w:numPr>
              <w:ilvl w:val="0"/>
              <w:numId w:val="20"/>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43F36430"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More generally, the focus in discussion of boundaries in BFO 2.0 is now on fiat boundaries, which means: boundaries for which there is no assumption that they coincide with physical discontinuities. The ontology of boundaries </w:t>
          </w:r>
          <w:proofErr w:type="gramStart"/>
          <w:r w:rsidRPr="00486765">
            <w:rPr>
              <w:rStyle w:val="apple-style-span"/>
              <w:rFonts w:ascii="Arial" w:hAnsi="Arial" w:cs="Arial"/>
              <w:color w:val="222222"/>
              <w:sz w:val="16"/>
              <w:szCs w:val="20"/>
            </w:rPr>
            <w:t>become</w:t>
          </w:r>
          <w:proofErr w:type="gramEnd"/>
          <w:r w:rsidRPr="00486765">
            <w:rPr>
              <w:rStyle w:val="apple-style-span"/>
              <w:rFonts w:ascii="Arial" w:hAnsi="Arial" w:cs="Arial"/>
              <w:color w:val="222222"/>
              <w:sz w:val="16"/>
              <w:szCs w:val="20"/>
            </w:rPr>
            <w:t xml:space="preserve"> more closely allied with the ontology of regions.</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486765">
          <w:pPr>
            <w:pStyle w:val="ListParagraph"/>
            <w:numPr>
              <w:ilvl w:val="0"/>
              <w:numId w:val="20"/>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77777777"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‘located_in’ and remove from BFO the relation of ‘</w:t>
          </w:r>
          <w:proofErr w:type="spellStart"/>
          <w:r w:rsidRPr="00486765">
            <w:rPr>
              <w:rStyle w:val="apple-style-span"/>
              <w:rFonts w:ascii="Arial" w:hAnsi="Arial" w:cs="Arial"/>
              <w:color w:val="222222"/>
              <w:sz w:val="16"/>
              <w:szCs w:val="20"/>
            </w:rPr>
            <w:t>contain_in</w:t>
          </w:r>
          <w:proofErr w:type="spellEnd"/>
          <w:r w:rsidRPr="00486765">
            <w:rPr>
              <w:rStyle w:val="apple-style-span"/>
              <w:rFonts w:ascii="Arial" w:hAnsi="Arial" w:cs="Arial"/>
              <w:color w:val="222222"/>
              <w:sz w:val="16"/>
              <w:szCs w:val="20"/>
            </w:rPr>
            <w:t xml:space="preserve">’.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486765">
          <w:pPr>
            <w:pStyle w:val="ListParagraph"/>
            <w:numPr>
              <w:ilvl w:val="0"/>
              <w:numId w:val="21"/>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1356DA9C" w14:textId="77777777" w:rsidR="00193F25" w:rsidRPr="00486765" w:rsidRDefault="00193F25" w:rsidP="00687850">
          <w:pPr>
            <w:pStyle w:val="ListParagraph"/>
            <w:numPr>
              <w:ilvl w:val="0"/>
              <w:numId w:val="21"/>
            </w:numPr>
            <w:rPr>
              <w:rStyle w:val="apple-style-span"/>
              <w:rFonts w:ascii="Arial" w:hAnsi="Arial" w:cs="Arial"/>
              <w:b/>
              <w:color w:val="222222"/>
              <w:sz w:val="22"/>
            </w:rPr>
          </w:pPr>
          <w:r w:rsidRPr="00486765">
            <w:rPr>
              <w:rStyle w:val="apple-style-span"/>
              <w:rFonts w:ascii="Arial" w:hAnsi="Arial" w:cs="Arial"/>
              <w:b/>
              <w:color w:val="222222"/>
              <w:sz w:val="22"/>
            </w:rPr>
            <w:lastRenderedPageBreak/>
            <w:t xml:space="preserve">Relation of containment </w:t>
          </w:r>
          <w:proofErr w:type="spellStart"/>
          <w:r w:rsidRPr="00486765">
            <w:rPr>
              <w:rStyle w:val="apple-style-span"/>
              <w:rFonts w:ascii="Arial" w:hAnsi="Arial" w:cs="Arial"/>
              <w:b/>
              <w:color w:val="222222"/>
              <w:sz w:val="22"/>
            </w:rPr>
            <w:t>depracated</w:t>
          </w:r>
          <w:proofErr w:type="spellEnd"/>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r w:rsidRPr="00486765">
            <w:rPr>
              <w:rStyle w:val="apple-style-span"/>
              <w:rFonts w:ascii="Arial" w:hAnsi="Arial" w:cs="Arial"/>
              <w:b/>
              <w:color w:val="222222"/>
              <w:sz w:val="16"/>
              <w:szCs w:val="20"/>
            </w:rPr>
            <w:t>located_in</w:t>
          </w:r>
          <w:r w:rsidRPr="00486765">
            <w:rPr>
              <w:rStyle w:val="apple-style-span"/>
              <w:rFonts w:ascii="Arial" w:hAnsi="Arial" w:cs="Arial"/>
              <w:color w:val="222222"/>
              <w:sz w:val="16"/>
              <w:szCs w:val="20"/>
            </w:rPr>
            <w:t xml:space="preserve"> relation as compared to earlier versions of BFO; the </w:t>
          </w:r>
          <w:r w:rsidRPr="00486765">
            <w:rPr>
              <w:rStyle w:val="apple-style-span"/>
              <w:rFonts w:ascii="Arial" w:hAnsi="Arial" w:cs="Arial"/>
              <w:b/>
              <w:color w:val="222222"/>
              <w:sz w:val="16"/>
              <w:szCs w:val="20"/>
            </w:rPr>
            <w:t>contained_in</w:t>
          </w:r>
          <w:r w:rsidRPr="00486765">
            <w:rPr>
              <w:rStyle w:val="apple-style-span"/>
              <w:rFonts w:ascii="Arial" w:hAnsi="Arial" w:cs="Arial"/>
              <w:color w:val="222222"/>
              <w:sz w:val="16"/>
              <w:szCs w:val="20"/>
            </w:rPr>
            <w:t xml:space="preserve"> relation is now </w:t>
          </w:r>
          <w:proofErr w:type="spellStart"/>
          <w:r w:rsidRPr="00486765">
            <w:rPr>
              <w:rStyle w:val="apple-style-span"/>
              <w:rFonts w:ascii="Arial" w:hAnsi="Arial" w:cs="Arial"/>
              <w:color w:val="222222"/>
              <w:sz w:val="16"/>
              <w:szCs w:val="20"/>
            </w:rPr>
            <w:t>depracated</w:t>
          </w:r>
          <w:proofErr w:type="spellEnd"/>
          <w:r w:rsidRPr="00486765">
            <w:rPr>
              <w:rStyle w:val="apple-style-span"/>
              <w:rFonts w:ascii="Arial" w:hAnsi="Arial" w:cs="Arial"/>
              <w:color w:val="222222"/>
              <w:sz w:val="16"/>
              <w:szCs w:val="20"/>
            </w:rPr>
            <w:t xml:space="preserve">. </w:t>
          </w:r>
        </w:p>
        <w:p w14:paraId="034B5FEB" w14:textId="7DAB75A3" w:rsidR="00697F28" w:rsidRPr="00630FA6" w:rsidRDefault="00697F28" w:rsidP="00630FA6">
          <w:pPr>
            <w:pStyle w:val="ListParagraph"/>
            <w:numPr>
              <w:ilvl w:val="0"/>
              <w:numId w:val="21"/>
            </w:numPr>
            <w:rPr>
              <w:rStyle w:val="apple-style-span"/>
              <w:rFonts w:ascii="Arial" w:hAnsi="Arial" w:cs="Arial"/>
              <w:b/>
              <w:color w:val="222222"/>
              <w:sz w:val="22"/>
            </w:rPr>
          </w:pPr>
          <w:r w:rsidRPr="00630FA6">
            <w:rPr>
              <w:rStyle w:val="apple-style-span"/>
              <w:rFonts w:ascii="Arial" w:hAnsi="Arial" w:cs="Arial"/>
              <w:b/>
              <w:color w:val="222222"/>
              <w:sz w:val="22"/>
            </w:rPr>
            <w:t>Relations of parthood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parthood between continuants and occurrents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630FA6">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proofErr w:type="spellStart"/>
          <w:r w:rsidR="002A7BE7">
            <w:rPr>
              <w:rStyle w:val="apple-style-span"/>
              <w:rFonts w:ascii="Arial" w:hAnsi="Arial" w:cs="Arial"/>
              <w:b/>
              <w:color w:val="222222"/>
              <w:sz w:val="16"/>
              <w:szCs w:val="20"/>
            </w:rPr>
            <w:t>occurrent_part_of</w:t>
          </w:r>
          <w:proofErr w:type="spellEnd"/>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486765">
          <w:pPr>
            <w:pStyle w:val="ListParagraph"/>
            <w:numPr>
              <w:ilvl w:val="0"/>
              <w:numId w:val="19"/>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576C1880" w:rsidR="00091D05" w:rsidRPr="00486765" w:rsidRDefault="0064627E" w:rsidP="00687850">
          <w:pPr>
            <w:rPr>
              <w:sz w:val="22"/>
            </w:rPr>
          </w:pPr>
          <w:r w:rsidRPr="00486765">
            <w:rPr>
              <w:sz w:val="22"/>
            </w:rPr>
            <w:t xml:space="preserve">Mauricio Almeida, </w:t>
          </w:r>
          <w:r w:rsidR="004619F8" w:rsidRPr="00486765">
            <w:rPr>
              <w:sz w:val="22"/>
            </w:rPr>
            <w:t xml:space="preserve">Mathias Brochhausen, </w:t>
          </w:r>
          <w:r w:rsidRPr="00486765">
            <w:rPr>
              <w:sz w:val="22"/>
            </w:rPr>
            <w:t xml:space="preserve">Werner Ceusters, </w:t>
          </w:r>
          <w:r w:rsidR="008C78C4" w:rsidRPr="00486765">
            <w:rPr>
              <w:sz w:val="22"/>
            </w:rPr>
            <w:t xml:space="preserve">Randall Dipert, </w:t>
          </w:r>
          <w:r w:rsidR="00C16900" w:rsidRPr="00486765">
            <w:rPr>
              <w:sz w:val="22"/>
            </w:rPr>
            <w:t xml:space="preserve">Albert Goldfain, </w:t>
          </w:r>
          <w:r w:rsidRPr="00486765">
            <w:rPr>
              <w:sz w:val="22"/>
            </w:rPr>
            <w:t xml:space="preserve">Pierre Grenon, </w:t>
          </w:r>
          <w:r w:rsidR="00740DC4" w:rsidRPr="00486765">
            <w:rPr>
              <w:sz w:val="22"/>
            </w:rPr>
            <w:t>Janna Hastings, William Hogan</w:t>
          </w:r>
          <w:r w:rsidR="00033955" w:rsidRPr="00486765">
            <w:rPr>
              <w:sz w:val="22"/>
            </w:rPr>
            <w:t xml:space="preserve">, </w:t>
          </w:r>
          <w:r w:rsidR="00EA1C61" w:rsidRPr="00486765">
            <w:rPr>
              <w:sz w:val="22"/>
              <w:lang w:val="pt-BR"/>
            </w:rPr>
            <w:t>Ingvar Johansson</w:t>
          </w:r>
          <w:r w:rsidR="005E2AC0" w:rsidRPr="00486765">
            <w:rPr>
              <w:sz w:val="22"/>
            </w:rPr>
            <w:t>,</w:t>
          </w:r>
          <w:r w:rsidR="00033955" w:rsidRPr="00486765">
            <w:rPr>
              <w:sz w:val="22"/>
            </w:rPr>
            <w:t xml:space="preserve"> </w:t>
          </w:r>
          <w:r w:rsidR="002001F8" w:rsidRPr="00486765">
            <w:rPr>
              <w:sz w:val="22"/>
              <w:lang w:val="pt-BR"/>
            </w:rPr>
            <w:t>Chris Mungall</w:t>
          </w:r>
          <w:r w:rsidR="002001F8" w:rsidRPr="00486765">
            <w:rPr>
              <w:sz w:val="22"/>
            </w:rPr>
            <w:t xml:space="preserve">, </w:t>
          </w:r>
          <w:r w:rsidR="00740DC4" w:rsidRPr="00486765">
            <w:rPr>
              <w:sz w:val="22"/>
            </w:rPr>
            <w:t xml:space="preserve">Robert Rovetto, </w:t>
          </w:r>
          <w:r w:rsidRPr="00486765">
            <w:rPr>
              <w:sz w:val="22"/>
            </w:rPr>
            <w:t>Alan Ruttenberg</w:t>
          </w:r>
          <w:r w:rsidR="006006B7" w:rsidRPr="00486765">
            <w:rPr>
              <w:sz w:val="22"/>
            </w:rPr>
            <w:t>, Mark Ressler</w:t>
          </w:r>
          <w:r w:rsidR="00033955" w:rsidRPr="00486765">
            <w:rPr>
              <w:sz w:val="22"/>
            </w:rPr>
            <w:t xml:space="preserve">, </w:t>
          </w:r>
          <w:r w:rsidR="00EA1C61" w:rsidRPr="00486765">
            <w:rPr>
              <w:sz w:val="22"/>
              <w:lang w:val="pt-BR"/>
            </w:rPr>
            <w:t>Stefan Schulz</w:t>
          </w:r>
          <w:r w:rsidR="008C78C4" w:rsidRPr="00486765">
            <w:rPr>
              <w:sz w:val="22"/>
            </w:rPr>
            <w:t xml:space="preserve">, Darren Natale, </w:t>
          </w:r>
          <w:r w:rsidR="004619F8" w:rsidRPr="00486765">
            <w:rPr>
              <w:sz w:val="22"/>
              <w:highlight w:val="yellow"/>
            </w:rPr>
            <w:t>NAMES TO BE ADDED</w:t>
          </w:r>
          <w:r w:rsidR="00EA1C61" w:rsidRPr="00486765">
            <w:rPr>
              <w:sz w:val="22"/>
              <w:lang w:val="pt-BR"/>
            </w:rPr>
            <w:t xml:space="preserve"> / Fabian Neuhaus,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265EB4B7"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p>
        <w:p w14:paraId="5B881B56" w14:textId="77777777" w:rsidR="00727E02" w:rsidRPr="00486765" w:rsidRDefault="00727E02" w:rsidP="00486765">
          <w:pPr>
            <w:rPr>
              <w:sz w:val="22"/>
            </w:rPr>
          </w:pPr>
          <w:r w:rsidRPr="00486765">
            <w:rPr>
              <w:sz w:val="22"/>
            </w:rPr>
            <w:t>The remaining part of the document provide guidance as to how BFO should be used, and also arguments as to why specific choices have been made in the BFO architecture.</w:t>
          </w:r>
        </w:p>
      </w:sdtContent>
    </w:sdt>
    <w:p w14:paraId="7D478955" w14:textId="5AB51431" w:rsidR="0064627E" w:rsidRPr="00486765" w:rsidRDefault="00727E02" w:rsidP="00687850">
      <w:pPr>
        <w:rPr>
          <w:rFonts w:ascii="Calibri" w:hAnsi="Calibri"/>
          <w:sz w:val="20"/>
          <w:szCs w:val="22"/>
        </w:rPr>
      </w:pPr>
      <w:r w:rsidRPr="00486765">
        <w:rPr>
          <w:sz w:val="22"/>
        </w:rPr>
        <w:t xml:space="preserve"> BFO 2.0 will exist in various implementations, including FOL, CLIF and OWL. This document provides the basis for the FOL implementation and thus, indirectly, for the other </w:t>
      </w:r>
      <w:proofErr w:type="spellStart"/>
      <w:r w:rsidRPr="00486765">
        <w:rPr>
          <w:sz w:val="22"/>
        </w:rPr>
        <w:t>implementions</w:t>
      </w:r>
      <w:proofErr w:type="spellEnd"/>
      <w:r w:rsidRPr="00486765">
        <w:rPr>
          <w:sz w:val="22"/>
        </w:rPr>
        <w:t xml:space="preserve">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3AD55716" w14:textId="2289D942" w:rsidR="0017019A"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6818723" w:history="1">
        <w:r w:rsidR="0017019A" w:rsidRPr="00B03165">
          <w:rPr>
            <w:rStyle w:val="Hyperlink"/>
          </w:rPr>
          <w:t>Introduction</w:t>
        </w:r>
        <w:r w:rsidR="0017019A">
          <w:rPr>
            <w:webHidden/>
          </w:rPr>
          <w:tab/>
        </w:r>
        <w:r w:rsidR="0017019A">
          <w:rPr>
            <w:webHidden/>
          </w:rPr>
          <w:fldChar w:fldCharType="begin"/>
        </w:r>
        <w:r w:rsidR="0017019A">
          <w:rPr>
            <w:webHidden/>
          </w:rPr>
          <w:instrText xml:space="preserve"> PAGEREF _Toc316818723 \h </w:instrText>
        </w:r>
        <w:r w:rsidR="0017019A">
          <w:rPr>
            <w:webHidden/>
          </w:rPr>
        </w:r>
        <w:r w:rsidR="0017019A">
          <w:rPr>
            <w:webHidden/>
          </w:rPr>
          <w:fldChar w:fldCharType="separate"/>
        </w:r>
        <w:r w:rsidR="008F4B55">
          <w:rPr>
            <w:webHidden/>
          </w:rPr>
          <w:t>1</w:t>
        </w:r>
        <w:r w:rsidR="0017019A">
          <w:rPr>
            <w:webHidden/>
          </w:rPr>
          <w:fldChar w:fldCharType="end"/>
        </w:r>
      </w:hyperlink>
    </w:p>
    <w:p w14:paraId="257AADE0" w14:textId="1D608448" w:rsidR="0017019A" w:rsidRDefault="00697F28">
      <w:pPr>
        <w:pStyle w:val="TOC1"/>
        <w:rPr>
          <w:rFonts w:asciiTheme="minorHAnsi" w:eastAsiaTheme="minorEastAsia" w:hAnsiTheme="minorHAnsi" w:cstheme="minorBidi"/>
          <w:b w:val="0"/>
          <w:sz w:val="22"/>
          <w:szCs w:val="22"/>
        </w:rPr>
      </w:pPr>
      <w:hyperlink w:anchor="_Toc316818724" w:history="1">
        <w:r w:rsidR="0017019A" w:rsidRPr="00B03165">
          <w:rPr>
            <w:rStyle w:val="Hyperlink"/>
          </w:rPr>
          <w:t>1. Entity</w:t>
        </w:r>
        <w:r w:rsidR="0017019A">
          <w:rPr>
            <w:webHidden/>
          </w:rPr>
          <w:tab/>
        </w:r>
        <w:r w:rsidR="0017019A">
          <w:rPr>
            <w:webHidden/>
          </w:rPr>
          <w:fldChar w:fldCharType="begin"/>
        </w:r>
        <w:r w:rsidR="0017019A">
          <w:rPr>
            <w:webHidden/>
          </w:rPr>
          <w:instrText xml:space="preserve"> PAGEREF _Toc316818724 \h </w:instrText>
        </w:r>
        <w:r w:rsidR="0017019A">
          <w:rPr>
            <w:webHidden/>
          </w:rPr>
        </w:r>
        <w:r w:rsidR="0017019A">
          <w:rPr>
            <w:webHidden/>
          </w:rPr>
          <w:fldChar w:fldCharType="separate"/>
        </w:r>
        <w:r w:rsidR="008F4B55">
          <w:rPr>
            <w:webHidden/>
          </w:rPr>
          <w:t>2</w:t>
        </w:r>
        <w:r w:rsidR="0017019A">
          <w:rPr>
            <w:webHidden/>
          </w:rPr>
          <w:fldChar w:fldCharType="end"/>
        </w:r>
      </w:hyperlink>
    </w:p>
    <w:p w14:paraId="6E6D3DC5" w14:textId="1ABF86B0"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25" w:history="1">
        <w:r w:rsidR="0017019A" w:rsidRPr="00B03165">
          <w:rPr>
            <w:rStyle w:val="Hyperlink"/>
            <w:noProof/>
          </w:rPr>
          <w:t>The instantiation relation</w:t>
        </w:r>
        <w:r w:rsidR="0017019A">
          <w:rPr>
            <w:noProof/>
            <w:webHidden/>
          </w:rPr>
          <w:tab/>
        </w:r>
        <w:r w:rsidR="0017019A">
          <w:rPr>
            <w:noProof/>
            <w:webHidden/>
          </w:rPr>
          <w:fldChar w:fldCharType="begin"/>
        </w:r>
        <w:r w:rsidR="0017019A">
          <w:rPr>
            <w:noProof/>
            <w:webHidden/>
          </w:rPr>
          <w:instrText xml:space="preserve"> PAGEREF _Toc316818725 \h </w:instrText>
        </w:r>
        <w:r w:rsidR="0017019A">
          <w:rPr>
            <w:noProof/>
            <w:webHidden/>
          </w:rPr>
        </w:r>
        <w:r w:rsidR="0017019A">
          <w:rPr>
            <w:noProof/>
            <w:webHidden/>
          </w:rPr>
          <w:fldChar w:fldCharType="separate"/>
        </w:r>
        <w:r w:rsidR="008F4B55">
          <w:rPr>
            <w:noProof/>
            <w:webHidden/>
          </w:rPr>
          <w:t>9</w:t>
        </w:r>
        <w:r w:rsidR="0017019A">
          <w:rPr>
            <w:noProof/>
            <w:webHidden/>
          </w:rPr>
          <w:fldChar w:fldCharType="end"/>
        </w:r>
      </w:hyperlink>
    </w:p>
    <w:p w14:paraId="6FE78EC6" w14:textId="409EE12F"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26" w:history="1">
        <w:r w:rsidR="0017019A" w:rsidRPr="00B03165">
          <w:rPr>
            <w:rStyle w:val="Hyperlink"/>
            <w:noProof/>
          </w:rPr>
          <w:t>Relations of parthood</w:t>
        </w:r>
        <w:r w:rsidR="0017019A">
          <w:rPr>
            <w:noProof/>
            <w:webHidden/>
          </w:rPr>
          <w:tab/>
        </w:r>
        <w:r w:rsidR="0017019A">
          <w:rPr>
            <w:noProof/>
            <w:webHidden/>
          </w:rPr>
          <w:fldChar w:fldCharType="begin"/>
        </w:r>
        <w:r w:rsidR="0017019A">
          <w:rPr>
            <w:noProof/>
            <w:webHidden/>
          </w:rPr>
          <w:instrText xml:space="preserve"> PAGEREF _Toc316818726 \h </w:instrText>
        </w:r>
        <w:r w:rsidR="0017019A">
          <w:rPr>
            <w:noProof/>
            <w:webHidden/>
          </w:rPr>
        </w:r>
        <w:r w:rsidR="0017019A">
          <w:rPr>
            <w:noProof/>
            <w:webHidden/>
          </w:rPr>
          <w:fldChar w:fldCharType="separate"/>
        </w:r>
        <w:r w:rsidR="008F4B55">
          <w:rPr>
            <w:noProof/>
            <w:webHidden/>
          </w:rPr>
          <w:t>11</w:t>
        </w:r>
        <w:r w:rsidR="0017019A">
          <w:rPr>
            <w:noProof/>
            <w:webHidden/>
          </w:rPr>
          <w:fldChar w:fldCharType="end"/>
        </w:r>
      </w:hyperlink>
    </w:p>
    <w:p w14:paraId="215D2476" w14:textId="2A319A59" w:rsidR="0017019A" w:rsidRDefault="00697F28">
      <w:pPr>
        <w:pStyle w:val="TOC1"/>
        <w:rPr>
          <w:rFonts w:asciiTheme="minorHAnsi" w:eastAsiaTheme="minorEastAsia" w:hAnsiTheme="minorHAnsi" w:cstheme="minorBidi"/>
          <w:b w:val="0"/>
          <w:sz w:val="22"/>
          <w:szCs w:val="22"/>
        </w:rPr>
      </w:pPr>
      <w:hyperlink w:anchor="_Toc316818727" w:history="1">
        <w:r w:rsidR="0017019A" w:rsidRPr="00B03165">
          <w:rPr>
            <w:rStyle w:val="Hyperlink"/>
          </w:rPr>
          <w:t>2. Continuant</w:t>
        </w:r>
        <w:r w:rsidR="0017019A">
          <w:rPr>
            <w:webHidden/>
          </w:rPr>
          <w:tab/>
        </w:r>
        <w:r w:rsidR="0017019A">
          <w:rPr>
            <w:webHidden/>
          </w:rPr>
          <w:fldChar w:fldCharType="begin"/>
        </w:r>
        <w:r w:rsidR="0017019A">
          <w:rPr>
            <w:webHidden/>
          </w:rPr>
          <w:instrText xml:space="preserve"> PAGEREF _Toc316818727 \h </w:instrText>
        </w:r>
        <w:r w:rsidR="0017019A">
          <w:rPr>
            <w:webHidden/>
          </w:rPr>
        </w:r>
        <w:r w:rsidR="0017019A">
          <w:rPr>
            <w:webHidden/>
          </w:rPr>
          <w:fldChar w:fldCharType="separate"/>
        </w:r>
        <w:r w:rsidR="008F4B55">
          <w:rPr>
            <w:webHidden/>
          </w:rPr>
          <w:t>13</w:t>
        </w:r>
        <w:r w:rsidR="0017019A">
          <w:rPr>
            <w:webHidden/>
          </w:rPr>
          <w:fldChar w:fldCharType="end"/>
        </w:r>
      </w:hyperlink>
    </w:p>
    <w:p w14:paraId="0D4C9751" w14:textId="4BFB0CBE"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28" w:history="1">
        <w:r w:rsidR="0017019A" w:rsidRPr="00B03165">
          <w:rPr>
            <w:rStyle w:val="Hyperlink"/>
            <w:noProof/>
          </w:rPr>
          <w:t>Relation of specific dependence</w:t>
        </w:r>
        <w:r w:rsidR="0017019A">
          <w:rPr>
            <w:noProof/>
            <w:webHidden/>
          </w:rPr>
          <w:tab/>
        </w:r>
        <w:r w:rsidR="0017019A">
          <w:rPr>
            <w:noProof/>
            <w:webHidden/>
          </w:rPr>
          <w:fldChar w:fldCharType="begin"/>
        </w:r>
        <w:r w:rsidR="0017019A">
          <w:rPr>
            <w:noProof/>
            <w:webHidden/>
          </w:rPr>
          <w:instrText xml:space="preserve"> PAGEREF _Toc316818728 \h </w:instrText>
        </w:r>
        <w:r w:rsidR="0017019A">
          <w:rPr>
            <w:noProof/>
            <w:webHidden/>
          </w:rPr>
        </w:r>
        <w:r w:rsidR="0017019A">
          <w:rPr>
            <w:noProof/>
            <w:webHidden/>
          </w:rPr>
          <w:fldChar w:fldCharType="separate"/>
        </w:r>
        <w:r w:rsidR="008F4B55">
          <w:rPr>
            <w:noProof/>
            <w:webHidden/>
          </w:rPr>
          <w:t>15</w:t>
        </w:r>
        <w:r w:rsidR="0017019A">
          <w:rPr>
            <w:noProof/>
            <w:webHidden/>
          </w:rPr>
          <w:fldChar w:fldCharType="end"/>
        </w:r>
      </w:hyperlink>
    </w:p>
    <w:p w14:paraId="4E55A6BD" w14:textId="7924A8A4"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29" w:history="1">
        <w:r w:rsidR="0017019A" w:rsidRPr="00B03165">
          <w:rPr>
            <w:rStyle w:val="Hyperlink"/>
            <w:noProof/>
          </w:rPr>
          <w:t>Relation of specific dependence indexed by time</w:t>
        </w:r>
        <w:r w:rsidR="0017019A">
          <w:rPr>
            <w:noProof/>
            <w:webHidden/>
          </w:rPr>
          <w:tab/>
        </w:r>
        <w:r w:rsidR="0017019A">
          <w:rPr>
            <w:noProof/>
            <w:webHidden/>
          </w:rPr>
          <w:fldChar w:fldCharType="begin"/>
        </w:r>
        <w:r w:rsidR="0017019A">
          <w:rPr>
            <w:noProof/>
            <w:webHidden/>
          </w:rPr>
          <w:instrText xml:space="preserve"> PAGEREF _Toc316818729 \h </w:instrText>
        </w:r>
        <w:r w:rsidR="0017019A">
          <w:rPr>
            <w:noProof/>
            <w:webHidden/>
          </w:rPr>
        </w:r>
        <w:r w:rsidR="0017019A">
          <w:rPr>
            <w:noProof/>
            <w:webHidden/>
          </w:rPr>
          <w:fldChar w:fldCharType="separate"/>
        </w:r>
        <w:r w:rsidR="008F4B55">
          <w:rPr>
            <w:noProof/>
            <w:webHidden/>
          </w:rPr>
          <w:t>17</w:t>
        </w:r>
        <w:r w:rsidR="0017019A">
          <w:rPr>
            <w:noProof/>
            <w:webHidden/>
          </w:rPr>
          <w:fldChar w:fldCharType="end"/>
        </w:r>
      </w:hyperlink>
    </w:p>
    <w:p w14:paraId="46EA6FDC" w14:textId="0E6690B2"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30" w:history="1">
        <w:r w:rsidR="0017019A" w:rsidRPr="00B03165">
          <w:rPr>
            <w:rStyle w:val="Hyperlink"/>
            <w:noProof/>
          </w:rPr>
          <w:t>2.1 Independent Continuant</w:t>
        </w:r>
        <w:r w:rsidR="0017019A">
          <w:rPr>
            <w:noProof/>
            <w:webHidden/>
          </w:rPr>
          <w:tab/>
        </w:r>
        <w:r w:rsidR="0017019A">
          <w:rPr>
            <w:noProof/>
            <w:webHidden/>
          </w:rPr>
          <w:fldChar w:fldCharType="begin"/>
        </w:r>
        <w:r w:rsidR="0017019A">
          <w:rPr>
            <w:noProof/>
            <w:webHidden/>
          </w:rPr>
          <w:instrText xml:space="preserve"> PAGEREF _Toc316818730 \h </w:instrText>
        </w:r>
        <w:r w:rsidR="0017019A">
          <w:rPr>
            <w:noProof/>
            <w:webHidden/>
          </w:rPr>
        </w:r>
        <w:r w:rsidR="0017019A">
          <w:rPr>
            <w:noProof/>
            <w:webHidden/>
          </w:rPr>
          <w:fldChar w:fldCharType="separate"/>
        </w:r>
        <w:r w:rsidR="008F4B55">
          <w:rPr>
            <w:noProof/>
            <w:webHidden/>
          </w:rPr>
          <w:t>20</w:t>
        </w:r>
        <w:r w:rsidR="0017019A">
          <w:rPr>
            <w:noProof/>
            <w:webHidden/>
          </w:rPr>
          <w:fldChar w:fldCharType="end"/>
        </w:r>
      </w:hyperlink>
    </w:p>
    <w:p w14:paraId="2AD2248A" w14:textId="0FC9AC8C" w:rsidR="0017019A" w:rsidRDefault="00697F28">
      <w:pPr>
        <w:pStyle w:val="TOC3"/>
        <w:rPr>
          <w:rFonts w:asciiTheme="minorHAnsi" w:eastAsiaTheme="minorEastAsia" w:hAnsiTheme="minorHAnsi" w:cstheme="minorBidi"/>
          <w:noProof/>
          <w:sz w:val="22"/>
          <w:szCs w:val="22"/>
        </w:rPr>
      </w:pPr>
      <w:hyperlink w:anchor="_Toc316818731" w:history="1">
        <w:r w:rsidR="0017019A" w:rsidRPr="00B03165">
          <w:rPr>
            <w:rStyle w:val="Hyperlink"/>
            <w:noProof/>
          </w:rPr>
          <w:t>2.1.1 Material entity</w:t>
        </w:r>
        <w:r w:rsidR="0017019A">
          <w:rPr>
            <w:noProof/>
            <w:webHidden/>
          </w:rPr>
          <w:tab/>
        </w:r>
        <w:r w:rsidR="0017019A">
          <w:rPr>
            <w:noProof/>
            <w:webHidden/>
          </w:rPr>
          <w:fldChar w:fldCharType="begin"/>
        </w:r>
        <w:r w:rsidR="0017019A">
          <w:rPr>
            <w:noProof/>
            <w:webHidden/>
          </w:rPr>
          <w:instrText xml:space="preserve"> PAGEREF _Toc316818731 \h </w:instrText>
        </w:r>
        <w:r w:rsidR="0017019A">
          <w:rPr>
            <w:noProof/>
            <w:webHidden/>
          </w:rPr>
        </w:r>
        <w:r w:rsidR="0017019A">
          <w:rPr>
            <w:noProof/>
            <w:webHidden/>
          </w:rPr>
          <w:fldChar w:fldCharType="separate"/>
        </w:r>
        <w:r w:rsidR="008F4B55">
          <w:rPr>
            <w:noProof/>
            <w:webHidden/>
          </w:rPr>
          <w:t>20</w:t>
        </w:r>
        <w:r w:rsidR="0017019A">
          <w:rPr>
            <w:noProof/>
            <w:webHidden/>
          </w:rPr>
          <w:fldChar w:fldCharType="end"/>
        </w:r>
      </w:hyperlink>
    </w:p>
    <w:p w14:paraId="5AD07EE6" w14:textId="46ED2CF5" w:rsidR="0017019A" w:rsidRDefault="00697F28">
      <w:pPr>
        <w:pStyle w:val="TOC4"/>
        <w:rPr>
          <w:rFonts w:asciiTheme="minorHAnsi" w:eastAsiaTheme="minorEastAsia" w:hAnsiTheme="minorHAnsi" w:cstheme="minorBidi"/>
          <w:noProof/>
          <w:sz w:val="22"/>
          <w:szCs w:val="22"/>
        </w:rPr>
      </w:pPr>
      <w:hyperlink w:anchor="_Toc316818732" w:history="1">
        <w:r w:rsidR="0017019A" w:rsidRPr="00B03165">
          <w:rPr>
            <w:rStyle w:val="Hyperlink"/>
            <w:noProof/>
          </w:rPr>
          <w:t>2.1.1.1 Object</w:t>
        </w:r>
        <w:r w:rsidR="0017019A">
          <w:rPr>
            <w:noProof/>
            <w:webHidden/>
          </w:rPr>
          <w:tab/>
        </w:r>
        <w:r w:rsidR="0017019A">
          <w:rPr>
            <w:noProof/>
            <w:webHidden/>
          </w:rPr>
          <w:fldChar w:fldCharType="begin"/>
        </w:r>
        <w:r w:rsidR="0017019A">
          <w:rPr>
            <w:noProof/>
            <w:webHidden/>
          </w:rPr>
          <w:instrText xml:space="preserve"> PAGEREF _Toc316818732 \h </w:instrText>
        </w:r>
        <w:r w:rsidR="0017019A">
          <w:rPr>
            <w:noProof/>
            <w:webHidden/>
          </w:rPr>
        </w:r>
        <w:r w:rsidR="0017019A">
          <w:rPr>
            <w:noProof/>
            <w:webHidden/>
          </w:rPr>
          <w:fldChar w:fldCharType="separate"/>
        </w:r>
        <w:r w:rsidR="008F4B55">
          <w:rPr>
            <w:noProof/>
            <w:webHidden/>
          </w:rPr>
          <w:t>22</w:t>
        </w:r>
        <w:r w:rsidR="0017019A">
          <w:rPr>
            <w:noProof/>
            <w:webHidden/>
          </w:rPr>
          <w:fldChar w:fldCharType="end"/>
        </w:r>
      </w:hyperlink>
    </w:p>
    <w:p w14:paraId="0BA12350" w14:textId="13E29264" w:rsidR="0017019A" w:rsidRDefault="00697F28">
      <w:pPr>
        <w:pStyle w:val="TOC4"/>
        <w:rPr>
          <w:rFonts w:asciiTheme="minorHAnsi" w:eastAsiaTheme="minorEastAsia" w:hAnsiTheme="minorHAnsi" w:cstheme="minorBidi"/>
          <w:noProof/>
          <w:sz w:val="22"/>
          <w:szCs w:val="22"/>
        </w:rPr>
      </w:pPr>
      <w:hyperlink w:anchor="_Toc316818733" w:history="1">
        <w:r w:rsidR="0017019A" w:rsidRPr="00B03165">
          <w:rPr>
            <w:rStyle w:val="Hyperlink"/>
            <w:noProof/>
          </w:rPr>
          <w:t>2.1.1.2 Object aggregate</w:t>
        </w:r>
        <w:r w:rsidR="0017019A">
          <w:rPr>
            <w:noProof/>
            <w:webHidden/>
          </w:rPr>
          <w:tab/>
        </w:r>
        <w:r w:rsidR="0017019A">
          <w:rPr>
            <w:noProof/>
            <w:webHidden/>
          </w:rPr>
          <w:fldChar w:fldCharType="begin"/>
        </w:r>
        <w:r w:rsidR="0017019A">
          <w:rPr>
            <w:noProof/>
            <w:webHidden/>
          </w:rPr>
          <w:instrText xml:space="preserve"> PAGEREF _Toc316818733 \h </w:instrText>
        </w:r>
        <w:r w:rsidR="0017019A">
          <w:rPr>
            <w:noProof/>
            <w:webHidden/>
          </w:rPr>
        </w:r>
        <w:r w:rsidR="0017019A">
          <w:rPr>
            <w:noProof/>
            <w:webHidden/>
          </w:rPr>
          <w:fldChar w:fldCharType="separate"/>
        </w:r>
        <w:r w:rsidR="008F4B55">
          <w:rPr>
            <w:noProof/>
            <w:webHidden/>
          </w:rPr>
          <w:t>29</w:t>
        </w:r>
        <w:r w:rsidR="0017019A">
          <w:rPr>
            <w:noProof/>
            <w:webHidden/>
          </w:rPr>
          <w:fldChar w:fldCharType="end"/>
        </w:r>
      </w:hyperlink>
    </w:p>
    <w:p w14:paraId="3FD45ACD" w14:textId="7616C291"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34" w:history="1">
        <w:r w:rsidR="0017019A" w:rsidRPr="00B03165">
          <w:rPr>
            <w:rStyle w:val="Hyperlink"/>
            <w:noProof/>
          </w:rPr>
          <w:t>Relation of membership</w:t>
        </w:r>
        <w:r w:rsidR="0017019A">
          <w:rPr>
            <w:noProof/>
            <w:webHidden/>
          </w:rPr>
          <w:tab/>
        </w:r>
        <w:r w:rsidR="0017019A">
          <w:rPr>
            <w:noProof/>
            <w:webHidden/>
          </w:rPr>
          <w:fldChar w:fldCharType="begin"/>
        </w:r>
        <w:r w:rsidR="0017019A">
          <w:rPr>
            <w:noProof/>
            <w:webHidden/>
          </w:rPr>
          <w:instrText xml:space="preserve"> PAGEREF _Toc316818734 \h </w:instrText>
        </w:r>
        <w:r w:rsidR="0017019A">
          <w:rPr>
            <w:noProof/>
            <w:webHidden/>
          </w:rPr>
        </w:r>
        <w:r w:rsidR="0017019A">
          <w:rPr>
            <w:noProof/>
            <w:webHidden/>
          </w:rPr>
          <w:fldChar w:fldCharType="separate"/>
        </w:r>
        <w:r w:rsidR="008F4B55">
          <w:rPr>
            <w:noProof/>
            <w:webHidden/>
          </w:rPr>
          <w:t>30</w:t>
        </w:r>
        <w:r w:rsidR="0017019A">
          <w:rPr>
            <w:noProof/>
            <w:webHidden/>
          </w:rPr>
          <w:fldChar w:fldCharType="end"/>
        </w:r>
      </w:hyperlink>
    </w:p>
    <w:p w14:paraId="50AC40CA" w14:textId="62333660" w:rsidR="0017019A" w:rsidRDefault="00697F28">
      <w:pPr>
        <w:pStyle w:val="TOC4"/>
        <w:rPr>
          <w:rFonts w:asciiTheme="minorHAnsi" w:eastAsiaTheme="minorEastAsia" w:hAnsiTheme="minorHAnsi" w:cstheme="minorBidi"/>
          <w:noProof/>
          <w:sz w:val="22"/>
          <w:szCs w:val="22"/>
        </w:rPr>
      </w:pPr>
      <w:hyperlink w:anchor="_Toc316818735" w:history="1">
        <w:r w:rsidR="0017019A" w:rsidRPr="00B03165">
          <w:rPr>
            <w:rStyle w:val="Hyperlink"/>
            <w:noProof/>
          </w:rPr>
          <w:t>2.1.1.3 Fiat object part</w:t>
        </w:r>
        <w:r w:rsidR="0017019A">
          <w:rPr>
            <w:noProof/>
            <w:webHidden/>
          </w:rPr>
          <w:tab/>
        </w:r>
        <w:r w:rsidR="0017019A">
          <w:rPr>
            <w:noProof/>
            <w:webHidden/>
          </w:rPr>
          <w:fldChar w:fldCharType="begin"/>
        </w:r>
        <w:r w:rsidR="0017019A">
          <w:rPr>
            <w:noProof/>
            <w:webHidden/>
          </w:rPr>
          <w:instrText xml:space="preserve"> PAGEREF _Toc316818735 \h </w:instrText>
        </w:r>
        <w:r w:rsidR="0017019A">
          <w:rPr>
            <w:noProof/>
            <w:webHidden/>
          </w:rPr>
        </w:r>
        <w:r w:rsidR="0017019A">
          <w:rPr>
            <w:noProof/>
            <w:webHidden/>
          </w:rPr>
          <w:fldChar w:fldCharType="separate"/>
        </w:r>
        <w:r w:rsidR="008F4B55">
          <w:rPr>
            <w:noProof/>
            <w:webHidden/>
          </w:rPr>
          <w:t>31</w:t>
        </w:r>
        <w:r w:rsidR="0017019A">
          <w:rPr>
            <w:noProof/>
            <w:webHidden/>
          </w:rPr>
          <w:fldChar w:fldCharType="end"/>
        </w:r>
      </w:hyperlink>
    </w:p>
    <w:p w14:paraId="7B3E68CF" w14:textId="61B9EAE6" w:rsidR="0017019A" w:rsidRDefault="00697F28">
      <w:pPr>
        <w:pStyle w:val="TOC3"/>
        <w:rPr>
          <w:rFonts w:asciiTheme="minorHAnsi" w:eastAsiaTheme="minorEastAsia" w:hAnsiTheme="minorHAnsi" w:cstheme="minorBidi"/>
          <w:noProof/>
          <w:sz w:val="22"/>
          <w:szCs w:val="22"/>
        </w:rPr>
      </w:pPr>
      <w:hyperlink w:anchor="_Toc316818736" w:history="1">
        <w:r w:rsidR="0017019A" w:rsidRPr="00B03165">
          <w:rPr>
            <w:rStyle w:val="Hyperlink"/>
            <w:noProof/>
          </w:rPr>
          <w:t>2.1.2 Immaterial entity</w:t>
        </w:r>
        <w:r w:rsidR="0017019A">
          <w:rPr>
            <w:noProof/>
            <w:webHidden/>
          </w:rPr>
          <w:tab/>
        </w:r>
        <w:r w:rsidR="0017019A">
          <w:rPr>
            <w:noProof/>
            <w:webHidden/>
          </w:rPr>
          <w:fldChar w:fldCharType="begin"/>
        </w:r>
        <w:r w:rsidR="0017019A">
          <w:rPr>
            <w:noProof/>
            <w:webHidden/>
          </w:rPr>
          <w:instrText xml:space="preserve"> PAGEREF _Toc316818736 \h </w:instrText>
        </w:r>
        <w:r w:rsidR="0017019A">
          <w:rPr>
            <w:noProof/>
            <w:webHidden/>
          </w:rPr>
        </w:r>
        <w:r w:rsidR="0017019A">
          <w:rPr>
            <w:noProof/>
            <w:webHidden/>
          </w:rPr>
          <w:fldChar w:fldCharType="separate"/>
        </w:r>
        <w:r w:rsidR="008F4B55">
          <w:rPr>
            <w:noProof/>
            <w:webHidden/>
          </w:rPr>
          <w:t>33</w:t>
        </w:r>
        <w:r w:rsidR="0017019A">
          <w:rPr>
            <w:noProof/>
            <w:webHidden/>
          </w:rPr>
          <w:fldChar w:fldCharType="end"/>
        </w:r>
      </w:hyperlink>
    </w:p>
    <w:p w14:paraId="2447CED4" w14:textId="34755438" w:rsidR="0017019A" w:rsidRDefault="00697F28">
      <w:pPr>
        <w:pStyle w:val="TOC4"/>
        <w:rPr>
          <w:rFonts w:asciiTheme="minorHAnsi" w:eastAsiaTheme="minorEastAsia" w:hAnsiTheme="minorHAnsi" w:cstheme="minorBidi"/>
          <w:noProof/>
          <w:sz w:val="22"/>
          <w:szCs w:val="22"/>
        </w:rPr>
      </w:pPr>
      <w:hyperlink w:anchor="_Toc316818737" w:history="1">
        <w:r w:rsidR="0017019A" w:rsidRPr="00B03165">
          <w:rPr>
            <w:rStyle w:val="Hyperlink"/>
            <w:noProof/>
          </w:rPr>
          <w:t>2.1.2.1 Continuant fiat boundary</w:t>
        </w:r>
        <w:r w:rsidR="0017019A">
          <w:rPr>
            <w:noProof/>
            <w:webHidden/>
          </w:rPr>
          <w:tab/>
        </w:r>
        <w:r w:rsidR="0017019A">
          <w:rPr>
            <w:noProof/>
            <w:webHidden/>
          </w:rPr>
          <w:fldChar w:fldCharType="begin"/>
        </w:r>
        <w:r w:rsidR="0017019A">
          <w:rPr>
            <w:noProof/>
            <w:webHidden/>
          </w:rPr>
          <w:instrText xml:space="preserve"> PAGEREF _Toc316818737 \h </w:instrText>
        </w:r>
        <w:r w:rsidR="0017019A">
          <w:rPr>
            <w:noProof/>
            <w:webHidden/>
          </w:rPr>
        </w:r>
        <w:r w:rsidR="0017019A">
          <w:rPr>
            <w:noProof/>
            <w:webHidden/>
          </w:rPr>
          <w:fldChar w:fldCharType="separate"/>
        </w:r>
        <w:r w:rsidR="008F4B55">
          <w:rPr>
            <w:noProof/>
            <w:webHidden/>
          </w:rPr>
          <w:t>34</w:t>
        </w:r>
        <w:r w:rsidR="0017019A">
          <w:rPr>
            <w:noProof/>
            <w:webHidden/>
          </w:rPr>
          <w:fldChar w:fldCharType="end"/>
        </w:r>
      </w:hyperlink>
    </w:p>
    <w:p w14:paraId="71D657C8" w14:textId="142CB9F2" w:rsidR="0017019A" w:rsidRDefault="00697F28">
      <w:pPr>
        <w:pStyle w:val="TOC5"/>
        <w:tabs>
          <w:tab w:val="right" w:leader="dot" w:pos="8828"/>
        </w:tabs>
        <w:rPr>
          <w:rFonts w:asciiTheme="minorHAnsi" w:eastAsiaTheme="minorEastAsia" w:hAnsiTheme="minorHAnsi" w:cstheme="minorBidi"/>
          <w:noProof/>
          <w:sz w:val="22"/>
          <w:szCs w:val="22"/>
        </w:rPr>
      </w:pPr>
      <w:hyperlink w:anchor="_Toc316818738" w:history="1">
        <w:r w:rsidR="0017019A" w:rsidRPr="00B03165">
          <w:rPr>
            <w:rStyle w:val="Hyperlink"/>
            <w:noProof/>
          </w:rPr>
          <w:t>2.1.2.1.1  Zero-dimensional continuant fiat boundary</w:t>
        </w:r>
        <w:r w:rsidR="0017019A">
          <w:rPr>
            <w:noProof/>
            <w:webHidden/>
          </w:rPr>
          <w:tab/>
        </w:r>
        <w:r w:rsidR="0017019A">
          <w:rPr>
            <w:noProof/>
            <w:webHidden/>
          </w:rPr>
          <w:fldChar w:fldCharType="begin"/>
        </w:r>
        <w:r w:rsidR="0017019A">
          <w:rPr>
            <w:noProof/>
            <w:webHidden/>
          </w:rPr>
          <w:instrText xml:space="preserve"> PAGEREF _Toc316818738 \h </w:instrText>
        </w:r>
        <w:r w:rsidR="0017019A">
          <w:rPr>
            <w:noProof/>
            <w:webHidden/>
          </w:rPr>
        </w:r>
        <w:r w:rsidR="0017019A">
          <w:rPr>
            <w:noProof/>
            <w:webHidden/>
          </w:rPr>
          <w:fldChar w:fldCharType="separate"/>
        </w:r>
        <w:r w:rsidR="008F4B55">
          <w:rPr>
            <w:noProof/>
            <w:webHidden/>
          </w:rPr>
          <w:t>35</w:t>
        </w:r>
        <w:r w:rsidR="0017019A">
          <w:rPr>
            <w:noProof/>
            <w:webHidden/>
          </w:rPr>
          <w:fldChar w:fldCharType="end"/>
        </w:r>
      </w:hyperlink>
    </w:p>
    <w:p w14:paraId="46F27969" w14:textId="12E624FA" w:rsidR="0017019A" w:rsidRDefault="00697F28">
      <w:pPr>
        <w:pStyle w:val="TOC5"/>
        <w:tabs>
          <w:tab w:val="right" w:leader="dot" w:pos="8828"/>
        </w:tabs>
        <w:rPr>
          <w:rFonts w:asciiTheme="minorHAnsi" w:eastAsiaTheme="minorEastAsia" w:hAnsiTheme="minorHAnsi" w:cstheme="minorBidi"/>
          <w:noProof/>
          <w:sz w:val="22"/>
          <w:szCs w:val="22"/>
        </w:rPr>
      </w:pPr>
      <w:hyperlink w:anchor="_Toc316818739" w:history="1">
        <w:r w:rsidR="0017019A" w:rsidRPr="00B03165">
          <w:rPr>
            <w:rStyle w:val="Hyperlink"/>
            <w:noProof/>
          </w:rPr>
          <w:t>2.1.2.1.2  One-dimensional continuant fiat boundary</w:t>
        </w:r>
        <w:r w:rsidR="0017019A">
          <w:rPr>
            <w:noProof/>
            <w:webHidden/>
          </w:rPr>
          <w:tab/>
        </w:r>
        <w:r w:rsidR="0017019A">
          <w:rPr>
            <w:noProof/>
            <w:webHidden/>
          </w:rPr>
          <w:fldChar w:fldCharType="begin"/>
        </w:r>
        <w:r w:rsidR="0017019A">
          <w:rPr>
            <w:noProof/>
            <w:webHidden/>
          </w:rPr>
          <w:instrText xml:space="preserve"> PAGEREF _Toc316818739 \h </w:instrText>
        </w:r>
        <w:r w:rsidR="0017019A">
          <w:rPr>
            <w:noProof/>
            <w:webHidden/>
          </w:rPr>
        </w:r>
        <w:r w:rsidR="0017019A">
          <w:rPr>
            <w:noProof/>
            <w:webHidden/>
          </w:rPr>
          <w:fldChar w:fldCharType="separate"/>
        </w:r>
        <w:r w:rsidR="008F4B55">
          <w:rPr>
            <w:noProof/>
            <w:webHidden/>
          </w:rPr>
          <w:t>35</w:t>
        </w:r>
        <w:r w:rsidR="0017019A">
          <w:rPr>
            <w:noProof/>
            <w:webHidden/>
          </w:rPr>
          <w:fldChar w:fldCharType="end"/>
        </w:r>
      </w:hyperlink>
    </w:p>
    <w:p w14:paraId="5F287E65" w14:textId="222536CE" w:rsidR="0017019A" w:rsidRDefault="00697F28">
      <w:pPr>
        <w:pStyle w:val="TOC5"/>
        <w:tabs>
          <w:tab w:val="right" w:leader="dot" w:pos="8828"/>
        </w:tabs>
        <w:rPr>
          <w:rFonts w:asciiTheme="minorHAnsi" w:eastAsiaTheme="minorEastAsia" w:hAnsiTheme="minorHAnsi" w:cstheme="minorBidi"/>
          <w:noProof/>
          <w:sz w:val="22"/>
          <w:szCs w:val="22"/>
        </w:rPr>
      </w:pPr>
      <w:hyperlink w:anchor="_Toc316818740" w:history="1">
        <w:r w:rsidR="0017019A" w:rsidRPr="00B03165">
          <w:rPr>
            <w:rStyle w:val="Hyperlink"/>
            <w:noProof/>
          </w:rPr>
          <w:t>2.1.2.1.3 Two-dimensional continuant fiat boundary</w:t>
        </w:r>
        <w:r w:rsidR="0017019A">
          <w:rPr>
            <w:noProof/>
            <w:webHidden/>
          </w:rPr>
          <w:tab/>
        </w:r>
        <w:r w:rsidR="0017019A">
          <w:rPr>
            <w:noProof/>
            <w:webHidden/>
          </w:rPr>
          <w:fldChar w:fldCharType="begin"/>
        </w:r>
        <w:r w:rsidR="0017019A">
          <w:rPr>
            <w:noProof/>
            <w:webHidden/>
          </w:rPr>
          <w:instrText xml:space="preserve"> PAGEREF _Toc316818740 \h </w:instrText>
        </w:r>
        <w:r w:rsidR="0017019A">
          <w:rPr>
            <w:noProof/>
            <w:webHidden/>
          </w:rPr>
        </w:r>
        <w:r w:rsidR="0017019A">
          <w:rPr>
            <w:noProof/>
            <w:webHidden/>
          </w:rPr>
          <w:fldChar w:fldCharType="separate"/>
        </w:r>
        <w:r w:rsidR="008F4B55">
          <w:rPr>
            <w:noProof/>
            <w:webHidden/>
          </w:rPr>
          <w:t>36</w:t>
        </w:r>
        <w:r w:rsidR="0017019A">
          <w:rPr>
            <w:noProof/>
            <w:webHidden/>
          </w:rPr>
          <w:fldChar w:fldCharType="end"/>
        </w:r>
      </w:hyperlink>
    </w:p>
    <w:p w14:paraId="2F85CCF2" w14:textId="08B44838" w:rsidR="0017019A" w:rsidRDefault="00697F28">
      <w:pPr>
        <w:pStyle w:val="TOC5"/>
        <w:tabs>
          <w:tab w:val="right" w:leader="dot" w:pos="8828"/>
        </w:tabs>
        <w:rPr>
          <w:rFonts w:asciiTheme="minorHAnsi" w:eastAsiaTheme="minorEastAsia" w:hAnsiTheme="minorHAnsi" w:cstheme="minorBidi"/>
          <w:noProof/>
          <w:sz w:val="22"/>
          <w:szCs w:val="22"/>
        </w:rPr>
      </w:pPr>
      <w:hyperlink w:anchor="_Toc316818741" w:history="1">
        <w:r w:rsidR="0017019A" w:rsidRPr="00B03165">
          <w:rPr>
            <w:rStyle w:val="Hyperlink"/>
            <w:noProof/>
          </w:rPr>
          <w:t>2.1.2.1.4  Site</w:t>
        </w:r>
        <w:r w:rsidR="0017019A">
          <w:rPr>
            <w:noProof/>
            <w:webHidden/>
          </w:rPr>
          <w:tab/>
        </w:r>
        <w:r w:rsidR="0017019A">
          <w:rPr>
            <w:noProof/>
            <w:webHidden/>
          </w:rPr>
          <w:fldChar w:fldCharType="begin"/>
        </w:r>
        <w:r w:rsidR="0017019A">
          <w:rPr>
            <w:noProof/>
            <w:webHidden/>
          </w:rPr>
          <w:instrText xml:space="preserve"> PAGEREF _Toc316818741 \h </w:instrText>
        </w:r>
        <w:r w:rsidR="0017019A">
          <w:rPr>
            <w:noProof/>
            <w:webHidden/>
          </w:rPr>
        </w:r>
        <w:r w:rsidR="0017019A">
          <w:rPr>
            <w:noProof/>
            <w:webHidden/>
          </w:rPr>
          <w:fldChar w:fldCharType="separate"/>
        </w:r>
        <w:r w:rsidR="008F4B55">
          <w:rPr>
            <w:noProof/>
            <w:webHidden/>
          </w:rPr>
          <w:t>36</w:t>
        </w:r>
        <w:r w:rsidR="0017019A">
          <w:rPr>
            <w:noProof/>
            <w:webHidden/>
          </w:rPr>
          <w:fldChar w:fldCharType="end"/>
        </w:r>
      </w:hyperlink>
    </w:p>
    <w:p w14:paraId="3B143B1A" w14:textId="0743357C" w:rsidR="0017019A" w:rsidRDefault="00697F28">
      <w:pPr>
        <w:pStyle w:val="TOC4"/>
        <w:rPr>
          <w:rFonts w:asciiTheme="minorHAnsi" w:eastAsiaTheme="minorEastAsia" w:hAnsiTheme="minorHAnsi" w:cstheme="minorBidi"/>
          <w:noProof/>
          <w:sz w:val="22"/>
          <w:szCs w:val="22"/>
        </w:rPr>
      </w:pPr>
      <w:hyperlink w:anchor="_Toc316818742" w:history="1">
        <w:r w:rsidR="0017019A" w:rsidRPr="00B03165">
          <w:rPr>
            <w:rStyle w:val="Hyperlink"/>
            <w:noProof/>
          </w:rPr>
          <w:t>2.1.2.2 Spatial region</w:t>
        </w:r>
        <w:r w:rsidR="0017019A">
          <w:rPr>
            <w:noProof/>
            <w:webHidden/>
          </w:rPr>
          <w:tab/>
        </w:r>
        <w:r w:rsidR="0017019A">
          <w:rPr>
            <w:noProof/>
            <w:webHidden/>
          </w:rPr>
          <w:fldChar w:fldCharType="begin"/>
        </w:r>
        <w:r w:rsidR="0017019A">
          <w:rPr>
            <w:noProof/>
            <w:webHidden/>
          </w:rPr>
          <w:instrText xml:space="preserve"> PAGEREF _Toc316818742 \h </w:instrText>
        </w:r>
        <w:r w:rsidR="0017019A">
          <w:rPr>
            <w:noProof/>
            <w:webHidden/>
          </w:rPr>
        </w:r>
        <w:r w:rsidR="0017019A">
          <w:rPr>
            <w:noProof/>
            <w:webHidden/>
          </w:rPr>
          <w:fldChar w:fldCharType="separate"/>
        </w:r>
        <w:r w:rsidR="008F4B55">
          <w:rPr>
            <w:noProof/>
            <w:webHidden/>
          </w:rPr>
          <w:t>38</w:t>
        </w:r>
        <w:r w:rsidR="0017019A">
          <w:rPr>
            <w:noProof/>
            <w:webHidden/>
          </w:rPr>
          <w:fldChar w:fldCharType="end"/>
        </w:r>
      </w:hyperlink>
    </w:p>
    <w:p w14:paraId="122C3076" w14:textId="38677ECF" w:rsidR="0017019A" w:rsidRDefault="00697F28">
      <w:pPr>
        <w:pStyle w:val="TOC5"/>
        <w:tabs>
          <w:tab w:val="right" w:leader="dot" w:pos="8828"/>
        </w:tabs>
        <w:rPr>
          <w:rFonts w:asciiTheme="minorHAnsi" w:eastAsiaTheme="minorEastAsia" w:hAnsiTheme="minorHAnsi" w:cstheme="minorBidi"/>
          <w:noProof/>
          <w:sz w:val="22"/>
          <w:szCs w:val="22"/>
        </w:rPr>
      </w:pPr>
      <w:hyperlink w:anchor="_Toc316818743" w:history="1">
        <w:r w:rsidR="0017019A" w:rsidRPr="00B03165">
          <w:rPr>
            <w:rStyle w:val="Hyperlink"/>
            <w:noProof/>
          </w:rPr>
          <w:t>2.1.2.2.1 Zero-dimensional spatial region</w:t>
        </w:r>
        <w:r w:rsidR="0017019A">
          <w:rPr>
            <w:noProof/>
            <w:webHidden/>
          </w:rPr>
          <w:tab/>
        </w:r>
        <w:r w:rsidR="0017019A">
          <w:rPr>
            <w:noProof/>
            <w:webHidden/>
          </w:rPr>
          <w:fldChar w:fldCharType="begin"/>
        </w:r>
        <w:r w:rsidR="0017019A">
          <w:rPr>
            <w:noProof/>
            <w:webHidden/>
          </w:rPr>
          <w:instrText xml:space="preserve"> PAGEREF _Toc316818743 \h </w:instrText>
        </w:r>
        <w:r w:rsidR="0017019A">
          <w:rPr>
            <w:noProof/>
            <w:webHidden/>
          </w:rPr>
        </w:r>
        <w:r w:rsidR="0017019A">
          <w:rPr>
            <w:noProof/>
            <w:webHidden/>
          </w:rPr>
          <w:fldChar w:fldCharType="separate"/>
        </w:r>
        <w:r w:rsidR="008F4B55">
          <w:rPr>
            <w:noProof/>
            <w:webHidden/>
          </w:rPr>
          <w:t>39</w:t>
        </w:r>
        <w:r w:rsidR="0017019A">
          <w:rPr>
            <w:noProof/>
            <w:webHidden/>
          </w:rPr>
          <w:fldChar w:fldCharType="end"/>
        </w:r>
      </w:hyperlink>
    </w:p>
    <w:p w14:paraId="444BD471" w14:textId="75789DD8" w:rsidR="0017019A" w:rsidRDefault="00697F28">
      <w:pPr>
        <w:pStyle w:val="TOC5"/>
        <w:tabs>
          <w:tab w:val="right" w:leader="dot" w:pos="8828"/>
        </w:tabs>
        <w:rPr>
          <w:rFonts w:asciiTheme="minorHAnsi" w:eastAsiaTheme="minorEastAsia" w:hAnsiTheme="minorHAnsi" w:cstheme="minorBidi"/>
          <w:noProof/>
          <w:sz w:val="22"/>
          <w:szCs w:val="22"/>
        </w:rPr>
      </w:pPr>
      <w:hyperlink w:anchor="_Toc316818744" w:history="1">
        <w:r w:rsidR="0017019A" w:rsidRPr="00B03165">
          <w:rPr>
            <w:rStyle w:val="Hyperlink"/>
            <w:noProof/>
          </w:rPr>
          <w:t>2.1.2.2.2 One-dimensional spatial region</w:t>
        </w:r>
        <w:r w:rsidR="0017019A">
          <w:rPr>
            <w:noProof/>
            <w:webHidden/>
          </w:rPr>
          <w:tab/>
        </w:r>
        <w:r w:rsidR="0017019A">
          <w:rPr>
            <w:noProof/>
            <w:webHidden/>
          </w:rPr>
          <w:fldChar w:fldCharType="begin"/>
        </w:r>
        <w:r w:rsidR="0017019A">
          <w:rPr>
            <w:noProof/>
            <w:webHidden/>
          </w:rPr>
          <w:instrText xml:space="preserve"> PAGEREF _Toc316818744 \h </w:instrText>
        </w:r>
        <w:r w:rsidR="0017019A">
          <w:rPr>
            <w:noProof/>
            <w:webHidden/>
          </w:rPr>
        </w:r>
        <w:r w:rsidR="0017019A">
          <w:rPr>
            <w:noProof/>
            <w:webHidden/>
          </w:rPr>
          <w:fldChar w:fldCharType="separate"/>
        </w:r>
        <w:r w:rsidR="008F4B55">
          <w:rPr>
            <w:noProof/>
            <w:webHidden/>
          </w:rPr>
          <w:t>39</w:t>
        </w:r>
        <w:r w:rsidR="0017019A">
          <w:rPr>
            <w:noProof/>
            <w:webHidden/>
          </w:rPr>
          <w:fldChar w:fldCharType="end"/>
        </w:r>
      </w:hyperlink>
    </w:p>
    <w:p w14:paraId="2C21C805" w14:textId="2F4C4EB9" w:rsidR="0017019A" w:rsidRDefault="00697F28">
      <w:pPr>
        <w:pStyle w:val="TOC5"/>
        <w:tabs>
          <w:tab w:val="right" w:leader="dot" w:pos="8828"/>
        </w:tabs>
        <w:rPr>
          <w:rFonts w:asciiTheme="minorHAnsi" w:eastAsiaTheme="minorEastAsia" w:hAnsiTheme="minorHAnsi" w:cstheme="minorBidi"/>
          <w:noProof/>
          <w:sz w:val="22"/>
          <w:szCs w:val="22"/>
        </w:rPr>
      </w:pPr>
      <w:hyperlink w:anchor="_Toc316818745" w:history="1">
        <w:r w:rsidR="0017019A" w:rsidRPr="00B03165">
          <w:rPr>
            <w:rStyle w:val="Hyperlink"/>
            <w:noProof/>
          </w:rPr>
          <w:t>2.1.2.2.3 Two-dimensional spatial region</w:t>
        </w:r>
        <w:r w:rsidR="0017019A">
          <w:rPr>
            <w:noProof/>
            <w:webHidden/>
          </w:rPr>
          <w:tab/>
        </w:r>
        <w:r w:rsidR="0017019A">
          <w:rPr>
            <w:noProof/>
            <w:webHidden/>
          </w:rPr>
          <w:fldChar w:fldCharType="begin"/>
        </w:r>
        <w:r w:rsidR="0017019A">
          <w:rPr>
            <w:noProof/>
            <w:webHidden/>
          </w:rPr>
          <w:instrText xml:space="preserve"> PAGEREF _Toc316818745 \h </w:instrText>
        </w:r>
        <w:r w:rsidR="0017019A">
          <w:rPr>
            <w:noProof/>
            <w:webHidden/>
          </w:rPr>
        </w:r>
        <w:r w:rsidR="0017019A">
          <w:rPr>
            <w:noProof/>
            <w:webHidden/>
          </w:rPr>
          <w:fldChar w:fldCharType="separate"/>
        </w:r>
        <w:r w:rsidR="008F4B55">
          <w:rPr>
            <w:noProof/>
            <w:webHidden/>
          </w:rPr>
          <w:t>40</w:t>
        </w:r>
        <w:r w:rsidR="0017019A">
          <w:rPr>
            <w:noProof/>
            <w:webHidden/>
          </w:rPr>
          <w:fldChar w:fldCharType="end"/>
        </w:r>
      </w:hyperlink>
    </w:p>
    <w:p w14:paraId="270340E8" w14:textId="1D74CE60" w:rsidR="0017019A" w:rsidRDefault="00697F28">
      <w:pPr>
        <w:pStyle w:val="TOC5"/>
        <w:tabs>
          <w:tab w:val="right" w:leader="dot" w:pos="8828"/>
        </w:tabs>
        <w:rPr>
          <w:rFonts w:asciiTheme="minorHAnsi" w:eastAsiaTheme="minorEastAsia" w:hAnsiTheme="minorHAnsi" w:cstheme="minorBidi"/>
          <w:noProof/>
          <w:sz w:val="22"/>
          <w:szCs w:val="22"/>
        </w:rPr>
      </w:pPr>
      <w:hyperlink w:anchor="_Toc316818746" w:history="1">
        <w:r w:rsidR="0017019A" w:rsidRPr="00B03165">
          <w:rPr>
            <w:rStyle w:val="Hyperlink"/>
            <w:noProof/>
          </w:rPr>
          <w:t>2.1.2.2.4  Three-dimensional spatial region (a spatial volume)</w:t>
        </w:r>
        <w:r w:rsidR="0017019A">
          <w:rPr>
            <w:noProof/>
            <w:webHidden/>
          </w:rPr>
          <w:tab/>
        </w:r>
        <w:r w:rsidR="0017019A">
          <w:rPr>
            <w:noProof/>
            <w:webHidden/>
          </w:rPr>
          <w:fldChar w:fldCharType="begin"/>
        </w:r>
        <w:r w:rsidR="0017019A">
          <w:rPr>
            <w:noProof/>
            <w:webHidden/>
          </w:rPr>
          <w:instrText xml:space="preserve"> PAGEREF _Toc316818746 \h </w:instrText>
        </w:r>
        <w:r w:rsidR="0017019A">
          <w:rPr>
            <w:noProof/>
            <w:webHidden/>
          </w:rPr>
        </w:r>
        <w:r w:rsidR="0017019A">
          <w:rPr>
            <w:noProof/>
            <w:webHidden/>
          </w:rPr>
          <w:fldChar w:fldCharType="separate"/>
        </w:r>
        <w:r w:rsidR="008F4B55">
          <w:rPr>
            <w:noProof/>
            <w:webHidden/>
          </w:rPr>
          <w:t>40</w:t>
        </w:r>
        <w:r w:rsidR="0017019A">
          <w:rPr>
            <w:noProof/>
            <w:webHidden/>
          </w:rPr>
          <w:fldChar w:fldCharType="end"/>
        </w:r>
      </w:hyperlink>
    </w:p>
    <w:p w14:paraId="42DDDCFF" w14:textId="251DF113"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47" w:history="1">
        <w:r w:rsidR="0017019A" w:rsidRPr="00B03165">
          <w:rPr>
            <w:rStyle w:val="Hyperlink"/>
            <w:noProof/>
          </w:rPr>
          <w:t>The located_at relation</w:t>
        </w:r>
        <w:r w:rsidR="0017019A">
          <w:rPr>
            <w:noProof/>
            <w:webHidden/>
          </w:rPr>
          <w:tab/>
        </w:r>
        <w:r w:rsidR="0017019A">
          <w:rPr>
            <w:noProof/>
            <w:webHidden/>
          </w:rPr>
          <w:fldChar w:fldCharType="begin"/>
        </w:r>
        <w:r w:rsidR="0017019A">
          <w:rPr>
            <w:noProof/>
            <w:webHidden/>
          </w:rPr>
          <w:instrText xml:space="preserve"> PAGEREF _Toc316818747 \h </w:instrText>
        </w:r>
        <w:r w:rsidR="0017019A">
          <w:rPr>
            <w:noProof/>
            <w:webHidden/>
          </w:rPr>
        </w:r>
        <w:r w:rsidR="0017019A">
          <w:rPr>
            <w:noProof/>
            <w:webHidden/>
          </w:rPr>
          <w:fldChar w:fldCharType="separate"/>
        </w:r>
        <w:r w:rsidR="008F4B55">
          <w:rPr>
            <w:noProof/>
            <w:webHidden/>
          </w:rPr>
          <w:t>40</w:t>
        </w:r>
        <w:r w:rsidR="0017019A">
          <w:rPr>
            <w:noProof/>
            <w:webHidden/>
          </w:rPr>
          <w:fldChar w:fldCharType="end"/>
        </w:r>
      </w:hyperlink>
    </w:p>
    <w:p w14:paraId="5473FEDF" w14:textId="08B62239"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48" w:history="1">
        <w:r w:rsidR="0017019A" w:rsidRPr="00B03165">
          <w:rPr>
            <w:rStyle w:val="Hyperlink"/>
            <w:noProof/>
          </w:rPr>
          <w:t>The located_in relation</w:t>
        </w:r>
        <w:r w:rsidR="0017019A">
          <w:rPr>
            <w:noProof/>
            <w:webHidden/>
          </w:rPr>
          <w:tab/>
        </w:r>
        <w:r w:rsidR="0017019A">
          <w:rPr>
            <w:noProof/>
            <w:webHidden/>
          </w:rPr>
          <w:fldChar w:fldCharType="begin"/>
        </w:r>
        <w:r w:rsidR="0017019A">
          <w:rPr>
            <w:noProof/>
            <w:webHidden/>
          </w:rPr>
          <w:instrText xml:space="preserve"> PAGEREF _Toc316818748 \h </w:instrText>
        </w:r>
        <w:r w:rsidR="0017019A">
          <w:rPr>
            <w:noProof/>
            <w:webHidden/>
          </w:rPr>
        </w:r>
        <w:r w:rsidR="0017019A">
          <w:rPr>
            <w:noProof/>
            <w:webHidden/>
          </w:rPr>
          <w:fldChar w:fldCharType="separate"/>
        </w:r>
        <w:r w:rsidR="008F4B55">
          <w:rPr>
            <w:noProof/>
            <w:webHidden/>
          </w:rPr>
          <w:t>41</w:t>
        </w:r>
        <w:r w:rsidR="0017019A">
          <w:rPr>
            <w:noProof/>
            <w:webHidden/>
          </w:rPr>
          <w:fldChar w:fldCharType="end"/>
        </w:r>
      </w:hyperlink>
    </w:p>
    <w:p w14:paraId="0105A1DC" w14:textId="4E4BA0A6"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49" w:history="1">
        <w:r w:rsidR="0017019A" w:rsidRPr="00B03165">
          <w:rPr>
            <w:rStyle w:val="Hyperlink"/>
            <w:noProof/>
          </w:rPr>
          <w:t>2.2 Specifically dependent continuant</w:t>
        </w:r>
        <w:r w:rsidR="0017019A">
          <w:rPr>
            <w:noProof/>
            <w:webHidden/>
          </w:rPr>
          <w:tab/>
        </w:r>
        <w:r w:rsidR="0017019A">
          <w:rPr>
            <w:noProof/>
            <w:webHidden/>
          </w:rPr>
          <w:fldChar w:fldCharType="begin"/>
        </w:r>
        <w:r w:rsidR="0017019A">
          <w:rPr>
            <w:noProof/>
            <w:webHidden/>
          </w:rPr>
          <w:instrText xml:space="preserve"> PAGEREF _Toc316818749 \h </w:instrText>
        </w:r>
        <w:r w:rsidR="0017019A">
          <w:rPr>
            <w:noProof/>
            <w:webHidden/>
          </w:rPr>
        </w:r>
        <w:r w:rsidR="0017019A">
          <w:rPr>
            <w:noProof/>
            <w:webHidden/>
          </w:rPr>
          <w:fldChar w:fldCharType="separate"/>
        </w:r>
        <w:r w:rsidR="008F4B55">
          <w:rPr>
            <w:noProof/>
            <w:webHidden/>
          </w:rPr>
          <w:t>43</w:t>
        </w:r>
        <w:r w:rsidR="0017019A">
          <w:rPr>
            <w:noProof/>
            <w:webHidden/>
          </w:rPr>
          <w:fldChar w:fldCharType="end"/>
        </w:r>
      </w:hyperlink>
    </w:p>
    <w:p w14:paraId="501F172A" w14:textId="465EE622" w:rsidR="0017019A" w:rsidRDefault="00697F28">
      <w:pPr>
        <w:pStyle w:val="TOC3"/>
        <w:rPr>
          <w:rFonts w:asciiTheme="minorHAnsi" w:eastAsiaTheme="minorEastAsia" w:hAnsiTheme="minorHAnsi" w:cstheme="minorBidi"/>
          <w:noProof/>
          <w:sz w:val="22"/>
          <w:szCs w:val="22"/>
        </w:rPr>
      </w:pPr>
      <w:hyperlink w:anchor="_Toc316818750" w:history="1">
        <w:r w:rsidR="0017019A" w:rsidRPr="00B03165">
          <w:rPr>
            <w:rStyle w:val="Hyperlink"/>
            <w:noProof/>
          </w:rPr>
          <w:t>2.2.1 Quality</w:t>
        </w:r>
        <w:r w:rsidR="0017019A">
          <w:rPr>
            <w:noProof/>
            <w:webHidden/>
          </w:rPr>
          <w:tab/>
        </w:r>
        <w:r w:rsidR="0017019A">
          <w:rPr>
            <w:noProof/>
            <w:webHidden/>
          </w:rPr>
          <w:fldChar w:fldCharType="begin"/>
        </w:r>
        <w:r w:rsidR="0017019A">
          <w:rPr>
            <w:noProof/>
            <w:webHidden/>
          </w:rPr>
          <w:instrText xml:space="preserve"> PAGEREF _Toc316818750 \h </w:instrText>
        </w:r>
        <w:r w:rsidR="0017019A">
          <w:rPr>
            <w:noProof/>
            <w:webHidden/>
          </w:rPr>
        </w:r>
        <w:r w:rsidR="0017019A">
          <w:rPr>
            <w:noProof/>
            <w:webHidden/>
          </w:rPr>
          <w:fldChar w:fldCharType="separate"/>
        </w:r>
        <w:r w:rsidR="008F4B55">
          <w:rPr>
            <w:noProof/>
            <w:webHidden/>
          </w:rPr>
          <w:t>47</w:t>
        </w:r>
        <w:r w:rsidR="0017019A">
          <w:rPr>
            <w:noProof/>
            <w:webHidden/>
          </w:rPr>
          <w:fldChar w:fldCharType="end"/>
        </w:r>
      </w:hyperlink>
    </w:p>
    <w:p w14:paraId="53C88079" w14:textId="41AF7A6C" w:rsidR="0017019A" w:rsidRDefault="00697F28">
      <w:pPr>
        <w:pStyle w:val="TOC4"/>
        <w:rPr>
          <w:rFonts w:asciiTheme="minorHAnsi" w:eastAsiaTheme="minorEastAsia" w:hAnsiTheme="minorHAnsi" w:cstheme="minorBidi"/>
          <w:noProof/>
          <w:sz w:val="22"/>
          <w:szCs w:val="22"/>
        </w:rPr>
      </w:pPr>
      <w:hyperlink w:anchor="_Toc316818751" w:history="1">
        <w:r w:rsidR="0017019A" w:rsidRPr="00B03165">
          <w:rPr>
            <w:rStyle w:val="Hyperlink"/>
            <w:noProof/>
          </w:rPr>
          <w:t>2.2.1.1 Relational quality</w:t>
        </w:r>
        <w:r w:rsidR="0017019A">
          <w:rPr>
            <w:noProof/>
            <w:webHidden/>
          </w:rPr>
          <w:tab/>
        </w:r>
        <w:r w:rsidR="0017019A">
          <w:rPr>
            <w:noProof/>
            <w:webHidden/>
          </w:rPr>
          <w:fldChar w:fldCharType="begin"/>
        </w:r>
        <w:r w:rsidR="0017019A">
          <w:rPr>
            <w:noProof/>
            <w:webHidden/>
          </w:rPr>
          <w:instrText xml:space="preserve"> PAGEREF _Toc316818751 \h </w:instrText>
        </w:r>
        <w:r w:rsidR="0017019A">
          <w:rPr>
            <w:noProof/>
            <w:webHidden/>
          </w:rPr>
        </w:r>
        <w:r w:rsidR="0017019A">
          <w:rPr>
            <w:noProof/>
            <w:webHidden/>
          </w:rPr>
          <w:fldChar w:fldCharType="separate"/>
        </w:r>
        <w:r w:rsidR="008F4B55">
          <w:rPr>
            <w:noProof/>
            <w:webHidden/>
          </w:rPr>
          <w:t>48</w:t>
        </w:r>
        <w:r w:rsidR="0017019A">
          <w:rPr>
            <w:noProof/>
            <w:webHidden/>
          </w:rPr>
          <w:fldChar w:fldCharType="end"/>
        </w:r>
      </w:hyperlink>
    </w:p>
    <w:p w14:paraId="4DF57B92" w14:textId="03F8536F" w:rsidR="0017019A" w:rsidRDefault="00697F28">
      <w:pPr>
        <w:pStyle w:val="TOC3"/>
        <w:rPr>
          <w:rFonts w:asciiTheme="minorHAnsi" w:eastAsiaTheme="minorEastAsia" w:hAnsiTheme="minorHAnsi" w:cstheme="minorBidi"/>
          <w:noProof/>
          <w:sz w:val="22"/>
          <w:szCs w:val="22"/>
        </w:rPr>
      </w:pPr>
      <w:hyperlink w:anchor="_Toc316818752" w:history="1">
        <w:r w:rsidR="0017019A" w:rsidRPr="00B03165">
          <w:rPr>
            <w:rStyle w:val="Hyperlink"/>
            <w:noProof/>
          </w:rPr>
          <w:t>2.2.2 Realizable entity</w:t>
        </w:r>
        <w:r w:rsidR="0017019A">
          <w:rPr>
            <w:noProof/>
            <w:webHidden/>
          </w:rPr>
          <w:tab/>
        </w:r>
        <w:r w:rsidR="0017019A">
          <w:rPr>
            <w:noProof/>
            <w:webHidden/>
          </w:rPr>
          <w:fldChar w:fldCharType="begin"/>
        </w:r>
        <w:r w:rsidR="0017019A">
          <w:rPr>
            <w:noProof/>
            <w:webHidden/>
          </w:rPr>
          <w:instrText xml:space="preserve"> PAGEREF _Toc316818752 \h </w:instrText>
        </w:r>
        <w:r w:rsidR="0017019A">
          <w:rPr>
            <w:noProof/>
            <w:webHidden/>
          </w:rPr>
        </w:r>
        <w:r w:rsidR="0017019A">
          <w:rPr>
            <w:noProof/>
            <w:webHidden/>
          </w:rPr>
          <w:fldChar w:fldCharType="separate"/>
        </w:r>
        <w:r w:rsidR="008F4B55">
          <w:rPr>
            <w:noProof/>
            <w:webHidden/>
          </w:rPr>
          <w:t>49</w:t>
        </w:r>
        <w:r w:rsidR="0017019A">
          <w:rPr>
            <w:noProof/>
            <w:webHidden/>
          </w:rPr>
          <w:fldChar w:fldCharType="end"/>
        </w:r>
      </w:hyperlink>
    </w:p>
    <w:p w14:paraId="5D92732B" w14:textId="68A586C3"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53" w:history="1">
        <w:r w:rsidR="0017019A" w:rsidRPr="00B03165">
          <w:rPr>
            <w:rStyle w:val="Hyperlink"/>
            <w:noProof/>
          </w:rPr>
          <w:t>Relation of realization</w:t>
        </w:r>
        <w:r w:rsidR="0017019A">
          <w:rPr>
            <w:noProof/>
            <w:webHidden/>
          </w:rPr>
          <w:tab/>
        </w:r>
        <w:r w:rsidR="0017019A">
          <w:rPr>
            <w:noProof/>
            <w:webHidden/>
          </w:rPr>
          <w:fldChar w:fldCharType="begin"/>
        </w:r>
        <w:r w:rsidR="0017019A">
          <w:rPr>
            <w:noProof/>
            <w:webHidden/>
          </w:rPr>
          <w:instrText xml:space="preserve"> PAGEREF _Toc316818753 \h </w:instrText>
        </w:r>
        <w:r w:rsidR="0017019A">
          <w:rPr>
            <w:noProof/>
            <w:webHidden/>
          </w:rPr>
        </w:r>
        <w:r w:rsidR="0017019A">
          <w:rPr>
            <w:noProof/>
            <w:webHidden/>
          </w:rPr>
          <w:fldChar w:fldCharType="separate"/>
        </w:r>
        <w:r w:rsidR="008F4B55">
          <w:rPr>
            <w:noProof/>
            <w:webHidden/>
          </w:rPr>
          <w:t>49</w:t>
        </w:r>
        <w:r w:rsidR="0017019A">
          <w:rPr>
            <w:noProof/>
            <w:webHidden/>
          </w:rPr>
          <w:fldChar w:fldCharType="end"/>
        </w:r>
      </w:hyperlink>
    </w:p>
    <w:p w14:paraId="56591E5F" w14:textId="312FE4F2" w:rsidR="0017019A" w:rsidRDefault="00697F28">
      <w:pPr>
        <w:pStyle w:val="TOC4"/>
        <w:tabs>
          <w:tab w:val="left" w:pos="1760"/>
        </w:tabs>
        <w:rPr>
          <w:rFonts w:asciiTheme="minorHAnsi" w:eastAsiaTheme="minorEastAsia" w:hAnsiTheme="minorHAnsi" w:cstheme="minorBidi"/>
          <w:noProof/>
          <w:sz w:val="22"/>
          <w:szCs w:val="22"/>
        </w:rPr>
      </w:pPr>
      <w:hyperlink w:anchor="_Toc316818754" w:history="1">
        <w:r w:rsidR="0017019A" w:rsidRPr="00B03165">
          <w:rPr>
            <w:rStyle w:val="Hyperlink"/>
            <w:noProof/>
          </w:rPr>
          <w:t>2.2.2.1</w:t>
        </w:r>
        <w:r w:rsidR="0017019A">
          <w:rPr>
            <w:rFonts w:asciiTheme="minorHAnsi" w:eastAsiaTheme="minorEastAsia" w:hAnsiTheme="minorHAnsi" w:cstheme="minorBidi"/>
            <w:noProof/>
            <w:sz w:val="22"/>
            <w:szCs w:val="22"/>
          </w:rPr>
          <w:tab/>
        </w:r>
        <w:r w:rsidR="0017019A" w:rsidRPr="00B03165">
          <w:rPr>
            <w:rStyle w:val="Hyperlink"/>
            <w:noProof/>
          </w:rPr>
          <w:t>Disposition (Internally-Grounded Realizable entity)</w:t>
        </w:r>
        <w:r w:rsidR="0017019A">
          <w:rPr>
            <w:noProof/>
            <w:webHidden/>
          </w:rPr>
          <w:tab/>
        </w:r>
        <w:r w:rsidR="0017019A">
          <w:rPr>
            <w:noProof/>
            <w:webHidden/>
          </w:rPr>
          <w:fldChar w:fldCharType="begin"/>
        </w:r>
        <w:r w:rsidR="0017019A">
          <w:rPr>
            <w:noProof/>
            <w:webHidden/>
          </w:rPr>
          <w:instrText xml:space="preserve"> PAGEREF _Toc316818754 \h </w:instrText>
        </w:r>
        <w:r w:rsidR="0017019A">
          <w:rPr>
            <w:noProof/>
            <w:webHidden/>
          </w:rPr>
        </w:r>
        <w:r w:rsidR="0017019A">
          <w:rPr>
            <w:noProof/>
            <w:webHidden/>
          </w:rPr>
          <w:fldChar w:fldCharType="separate"/>
        </w:r>
        <w:r w:rsidR="008F4B55">
          <w:rPr>
            <w:noProof/>
            <w:webHidden/>
          </w:rPr>
          <w:t>51</w:t>
        </w:r>
        <w:r w:rsidR="0017019A">
          <w:rPr>
            <w:noProof/>
            <w:webHidden/>
          </w:rPr>
          <w:fldChar w:fldCharType="end"/>
        </w:r>
      </w:hyperlink>
    </w:p>
    <w:p w14:paraId="33EF15FA" w14:textId="156EE64B" w:rsidR="0017019A" w:rsidRDefault="00697F28">
      <w:pPr>
        <w:pStyle w:val="TOC4"/>
        <w:tabs>
          <w:tab w:val="left" w:pos="1760"/>
        </w:tabs>
        <w:rPr>
          <w:rFonts w:asciiTheme="minorHAnsi" w:eastAsiaTheme="minorEastAsia" w:hAnsiTheme="minorHAnsi" w:cstheme="minorBidi"/>
          <w:noProof/>
          <w:sz w:val="22"/>
          <w:szCs w:val="22"/>
        </w:rPr>
      </w:pPr>
      <w:hyperlink w:anchor="_Toc316818755" w:history="1">
        <w:r w:rsidR="0017019A" w:rsidRPr="00B03165">
          <w:rPr>
            <w:rStyle w:val="Hyperlink"/>
            <w:noProof/>
          </w:rPr>
          <w:t>2.2.2.2</w:t>
        </w:r>
        <w:r w:rsidR="0017019A">
          <w:rPr>
            <w:rFonts w:asciiTheme="minorHAnsi" w:eastAsiaTheme="minorEastAsia" w:hAnsiTheme="minorHAnsi" w:cstheme="minorBidi"/>
            <w:noProof/>
            <w:sz w:val="22"/>
            <w:szCs w:val="22"/>
          </w:rPr>
          <w:tab/>
        </w:r>
        <w:r w:rsidR="0017019A" w:rsidRPr="00B03165">
          <w:rPr>
            <w:rStyle w:val="Hyperlink"/>
            <w:noProof/>
          </w:rPr>
          <w:t>Function</w:t>
        </w:r>
        <w:r w:rsidR="0017019A">
          <w:rPr>
            <w:noProof/>
            <w:webHidden/>
          </w:rPr>
          <w:tab/>
        </w:r>
        <w:r w:rsidR="0017019A">
          <w:rPr>
            <w:noProof/>
            <w:webHidden/>
          </w:rPr>
          <w:fldChar w:fldCharType="begin"/>
        </w:r>
        <w:r w:rsidR="0017019A">
          <w:rPr>
            <w:noProof/>
            <w:webHidden/>
          </w:rPr>
          <w:instrText xml:space="preserve"> PAGEREF _Toc316818755 \h </w:instrText>
        </w:r>
        <w:r w:rsidR="0017019A">
          <w:rPr>
            <w:noProof/>
            <w:webHidden/>
          </w:rPr>
        </w:r>
        <w:r w:rsidR="0017019A">
          <w:rPr>
            <w:noProof/>
            <w:webHidden/>
          </w:rPr>
          <w:fldChar w:fldCharType="separate"/>
        </w:r>
        <w:r w:rsidR="008F4B55">
          <w:rPr>
            <w:noProof/>
            <w:webHidden/>
          </w:rPr>
          <w:t>52</w:t>
        </w:r>
        <w:r w:rsidR="0017019A">
          <w:rPr>
            <w:noProof/>
            <w:webHidden/>
          </w:rPr>
          <w:fldChar w:fldCharType="end"/>
        </w:r>
      </w:hyperlink>
    </w:p>
    <w:p w14:paraId="762AEE22" w14:textId="5A857E92" w:rsidR="0017019A" w:rsidRDefault="00697F28">
      <w:pPr>
        <w:pStyle w:val="TOC3"/>
        <w:rPr>
          <w:rFonts w:asciiTheme="minorHAnsi" w:eastAsiaTheme="minorEastAsia" w:hAnsiTheme="minorHAnsi" w:cstheme="minorBidi"/>
          <w:noProof/>
          <w:sz w:val="22"/>
          <w:szCs w:val="22"/>
        </w:rPr>
      </w:pPr>
      <w:hyperlink w:anchor="_Toc316818756" w:history="1">
        <w:r w:rsidR="0017019A" w:rsidRPr="00B03165">
          <w:rPr>
            <w:rStyle w:val="Hyperlink"/>
            <w:noProof/>
          </w:rPr>
          <w:t>2.3 Generically dependent continuant</w:t>
        </w:r>
        <w:r w:rsidR="0017019A">
          <w:rPr>
            <w:noProof/>
            <w:webHidden/>
          </w:rPr>
          <w:tab/>
        </w:r>
        <w:r w:rsidR="0017019A">
          <w:rPr>
            <w:noProof/>
            <w:webHidden/>
          </w:rPr>
          <w:fldChar w:fldCharType="begin"/>
        </w:r>
        <w:r w:rsidR="0017019A">
          <w:rPr>
            <w:noProof/>
            <w:webHidden/>
          </w:rPr>
          <w:instrText xml:space="preserve"> PAGEREF _Toc316818756 \h </w:instrText>
        </w:r>
        <w:r w:rsidR="0017019A">
          <w:rPr>
            <w:noProof/>
            <w:webHidden/>
          </w:rPr>
        </w:r>
        <w:r w:rsidR="0017019A">
          <w:rPr>
            <w:noProof/>
            <w:webHidden/>
          </w:rPr>
          <w:fldChar w:fldCharType="separate"/>
        </w:r>
        <w:r w:rsidR="008F4B55">
          <w:rPr>
            <w:noProof/>
            <w:webHidden/>
          </w:rPr>
          <w:t>55</w:t>
        </w:r>
        <w:r w:rsidR="0017019A">
          <w:rPr>
            <w:noProof/>
            <w:webHidden/>
          </w:rPr>
          <w:fldChar w:fldCharType="end"/>
        </w:r>
      </w:hyperlink>
    </w:p>
    <w:p w14:paraId="67FE9825" w14:textId="4E559123"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57" w:history="1">
        <w:r w:rsidR="0017019A" w:rsidRPr="00B03165">
          <w:rPr>
            <w:rStyle w:val="Hyperlink"/>
            <w:noProof/>
          </w:rPr>
          <w:t>Relation of concretization</w:t>
        </w:r>
        <w:r w:rsidR="0017019A">
          <w:rPr>
            <w:noProof/>
            <w:webHidden/>
          </w:rPr>
          <w:tab/>
        </w:r>
        <w:r w:rsidR="0017019A">
          <w:rPr>
            <w:noProof/>
            <w:webHidden/>
          </w:rPr>
          <w:fldChar w:fldCharType="begin"/>
        </w:r>
        <w:r w:rsidR="0017019A">
          <w:rPr>
            <w:noProof/>
            <w:webHidden/>
          </w:rPr>
          <w:instrText xml:space="preserve"> PAGEREF _Toc316818757 \h </w:instrText>
        </w:r>
        <w:r w:rsidR="0017019A">
          <w:rPr>
            <w:noProof/>
            <w:webHidden/>
          </w:rPr>
        </w:r>
        <w:r w:rsidR="0017019A">
          <w:rPr>
            <w:noProof/>
            <w:webHidden/>
          </w:rPr>
          <w:fldChar w:fldCharType="separate"/>
        </w:r>
        <w:r w:rsidR="008F4B55">
          <w:rPr>
            <w:noProof/>
            <w:webHidden/>
          </w:rPr>
          <w:t>56</w:t>
        </w:r>
        <w:r w:rsidR="0017019A">
          <w:rPr>
            <w:noProof/>
            <w:webHidden/>
          </w:rPr>
          <w:fldChar w:fldCharType="end"/>
        </w:r>
      </w:hyperlink>
    </w:p>
    <w:p w14:paraId="2D1F9EC8" w14:textId="43ADCD59" w:rsidR="0017019A" w:rsidRDefault="00697F28">
      <w:pPr>
        <w:pStyle w:val="TOC1"/>
        <w:rPr>
          <w:rFonts w:asciiTheme="minorHAnsi" w:eastAsiaTheme="minorEastAsia" w:hAnsiTheme="minorHAnsi" w:cstheme="minorBidi"/>
          <w:b w:val="0"/>
          <w:sz w:val="22"/>
          <w:szCs w:val="22"/>
        </w:rPr>
      </w:pPr>
      <w:hyperlink w:anchor="_Toc316818758" w:history="1">
        <w:r w:rsidR="0017019A" w:rsidRPr="00B03165">
          <w:rPr>
            <w:rStyle w:val="Hyperlink"/>
          </w:rPr>
          <w:t>3. Occurrent</w:t>
        </w:r>
        <w:r w:rsidR="0017019A">
          <w:rPr>
            <w:webHidden/>
          </w:rPr>
          <w:tab/>
        </w:r>
        <w:r w:rsidR="0017019A">
          <w:rPr>
            <w:webHidden/>
          </w:rPr>
          <w:fldChar w:fldCharType="begin"/>
        </w:r>
        <w:r w:rsidR="0017019A">
          <w:rPr>
            <w:webHidden/>
          </w:rPr>
          <w:instrText xml:space="preserve"> PAGEREF _Toc316818758 \h </w:instrText>
        </w:r>
        <w:r w:rsidR="0017019A">
          <w:rPr>
            <w:webHidden/>
          </w:rPr>
        </w:r>
        <w:r w:rsidR="0017019A">
          <w:rPr>
            <w:webHidden/>
          </w:rPr>
          <w:fldChar w:fldCharType="separate"/>
        </w:r>
        <w:r w:rsidR="008F4B55">
          <w:rPr>
            <w:webHidden/>
          </w:rPr>
          <w:t>58</w:t>
        </w:r>
        <w:r w:rsidR="0017019A">
          <w:rPr>
            <w:webHidden/>
          </w:rPr>
          <w:fldChar w:fldCharType="end"/>
        </w:r>
      </w:hyperlink>
    </w:p>
    <w:p w14:paraId="311B223E" w14:textId="7DAB9CCE"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59" w:history="1">
        <w:r w:rsidR="0017019A" w:rsidRPr="00B03165">
          <w:rPr>
            <w:rStyle w:val="Hyperlink"/>
            <w:noProof/>
            <w:shd w:val="clear" w:color="auto" w:fill="FFFFFF"/>
          </w:rPr>
          <w:t>Relation of temporal parthood</w:t>
        </w:r>
        <w:r w:rsidR="0017019A">
          <w:rPr>
            <w:noProof/>
            <w:webHidden/>
          </w:rPr>
          <w:tab/>
        </w:r>
        <w:r w:rsidR="0017019A">
          <w:rPr>
            <w:noProof/>
            <w:webHidden/>
          </w:rPr>
          <w:fldChar w:fldCharType="begin"/>
        </w:r>
        <w:r w:rsidR="0017019A">
          <w:rPr>
            <w:noProof/>
            <w:webHidden/>
          </w:rPr>
          <w:instrText xml:space="preserve"> PAGEREF _Toc316818759 \h </w:instrText>
        </w:r>
        <w:r w:rsidR="0017019A">
          <w:rPr>
            <w:noProof/>
            <w:webHidden/>
          </w:rPr>
        </w:r>
        <w:r w:rsidR="0017019A">
          <w:rPr>
            <w:noProof/>
            <w:webHidden/>
          </w:rPr>
          <w:fldChar w:fldCharType="separate"/>
        </w:r>
        <w:r w:rsidR="008F4B55">
          <w:rPr>
            <w:noProof/>
            <w:webHidden/>
          </w:rPr>
          <w:t>59</w:t>
        </w:r>
        <w:r w:rsidR="0017019A">
          <w:rPr>
            <w:noProof/>
            <w:webHidden/>
          </w:rPr>
          <w:fldChar w:fldCharType="end"/>
        </w:r>
      </w:hyperlink>
    </w:p>
    <w:p w14:paraId="78FD7837" w14:textId="3BAB83FF"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60" w:history="1">
        <w:r w:rsidR="0017019A" w:rsidRPr="00B03165">
          <w:rPr>
            <w:rStyle w:val="Hyperlink"/>
            <w:noProof/>
            <w:shd w:val="clear" w:color="auto" w:fill="FFFFFF"/>
          </w:rPr>
          <w:t>Occupies relation</w:t>
        </w:r>
        <w:r w:rsidR="0017019A">
          <w:rPr>
            <w:noProof/>
            <w:webHidden/>
          </w:rPr>
          <w:tab/>
        </w:r>
        <w:r w:rsidR="0017019A">
          <w:rPr>
            <w:noProof/>
            <w:webHidden/>
          </w:rPr>
          <w:fldChar w:fldCharType="begin"/>
        </w:r>
        <w:r w:rsidR="0017019A">
          <w:rPr>
            <w:noProof/>
            <w:webHidden/>
          </w:rPr>
          <w:instrText xml:space="preserve"> PAGEREF _Toc316818760 \h </w:instrText>
        </w:r>
        <w:r w:rsidR="0017019A">
          <w:rPr>
            <w:noProof/>
            <w:webHidden/>
          </w:rPr>
        </w:r>
        <w:r w:rsidR="0017019A">
          <w:rPr>
            <w:noProof/>
            <w:webHidden/>
          </w:rPr>
          <w:fldChar w:fldCharType="separate"/>
        </w:r>
        <w:r w:rsidR="008F4B55">
          <w:rPr>
            <w:noProof/>
            <w:webHidden/>
          </w:rPr>
          <w:t>61</w:t>
        </w:r>
        <w:r w:rsidR="0017019A">
          <w:rPr>
            <w:noProof/>
            <w:webHidden/>
          </w:rPr>
          <w:fldChar w:fldCharType="end"/>
        </w:r>
      </w:hyperlink>
    </w:p>
    <w:p w14:paraId="2EF9D210" w14:textId="3DF39C89"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61" w:history="1">
        <w:r w:rsidR="0017019A" w:rsidRPr="00B03165">
          <w:rPr>
            <w:rStyle w:val="Hyperlink"/>
            <w:noProof/>
          </w:rPr>
          <w:t>3.1. Process</w:t>
        </w:r>
        <w:r w:rsidR="0017019A">
          <w:rPr>
            <w:noProof/>
            <w:webHidden/>
          </w:rPr>
          <w:tab/>
        </w:r>
        <w:r w:rsidR="0017019A">
          <w:rPr>
            <w:noProof/>
            <w:webHidden/>
          </w:rPr>
          <w:fldChar w:fldCharType="begin"/>
        </w:r>
        <w:r w:rsidR="0017019A">
          <w:rPr>
            <w:noProof/>
            <w:webHidden/>
          </w:rPr>
          <w:instrText xml:space="preserve"> PAGEREF _Toc316818761 \h </w:instrText>
        </w:r>
        <w:r w:rsidR="0017019A">
          <w:rPr>
            <w:noProof/>
            <w:webHidden/>
          </w:rPr>
        </w:r>
        <w:r w:rsidR="0017019A">
          <w:rPr>
            <w:noProof/>
            <w:webHidden/>
          </w:rPr>
          <w:fldChar w:fldCharType="separate"/>
        </w:r>
        <w:r w:rsidR="008F4B55">
          <w:rPr>
            <w:noProof/>
            <w:webHidden/>
          </w:rPr>
          <w:t>62</w:t>
        </w:r>
        <w:r w:rsidR="0017019A">
          <w:rPr>
            <w:noProof/>
            <w:webHidden/>
          </w:rPr>
          <w:fldChar w:fldCharType="end"/>
        </w:r>
      </w:hyperlink>
    </w:p>
    <w:p w14:paraId="40FC81DC" w14:textId="45C917E0" w:rsidR="0017019A" w:rsidRDefault="00697F28">
      <w:pPr>
        <w:pStyle w:val="TOC3"/>
        <w:rPr>
          <w:rFonts w:asciiTheme="minorHAnsi" w:eastAsiaTheme="minorEastAsia" w:hAnsiTheme="minorHAnsi" w:cstheme="minorBidi"/>
          <w:noProof/>
          <w:sz w:val="22"/>
          <w:szCs w:val="22"/>
        </w:rPr>
      </w:pPr>
      <w:hyperlink w:anchor="_Toc316818762" w:history="1">
        <w:r w:rsidR="0017019A" w:rsidRPr="00B03165">
          <w:rPr>
            <w:rStyle w:val="Hyperlink"/>
            <w:noProof/>
          </w:rPr>
          <w:t>3.1.1 Process boundary</w:t>
        </w:r>
        <w:r w:rsidR="0017019A">
          <w:rPr>
            <w:noProof/>
            <w:webHidden/>
          </w:rPr>
          <w:tab/>
        </w:r>
        <w:r w:rsidR="0017019A">
          <w:rPr>
            <w:noProof/>
            <w:webHidden/>
          </w:rPr>
          <w:fldChar w:fldCharType="begin"/>
        </w:r>
        <w:r w:rsidR="0017019A">
          <w:rPr>
            <w:noProof/>
            <w:webHidden/>
          </w:rPr>
          <w:instrText xml:space="preserve"> PAGEREF _Toc316818762 \h </w:instrText>
        </w:r>
        <w:r w:rsidR="0017019A">
          <w:rPr>
            <w:noProof/>
            <w:webHidden/>
          </w:rPr>
        </w:r>
        <w:r w:rsidR="0017019A">
          <w:rPr>
            <w:noProof/>
            <w:webHidden/>
          </w:rPr>
          <w:fldChar w:fldCharType="separate"/>
        </w:r>
        <w:r w:rsidR="008F4B55">
          <w:rPr>
            <w:noProof/>
            <w:webHidden/>
          </w:rPr>
          <w:t>62</w:t>
        </w:r>
        <w:r w:rsidR="0017019A">
          <w:rPr>
            <w:noProof/>
            <w:webHidden/>
          </w:rPr>
          <w:fldChar w:fldCharType="end"/>
        </w:r>
      </w:hyperlink>
    </w:p>
    <w:p w14:paraId="320EAACA" w14:textId="4EA5B9A0"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63" w:history="1">
        <w:r w:rsidR="0017019A" w:rsidRPr="00B03165">
          <w:rPr>
            <w:rStyle w:val="Hyperlink"/>
            <w:noProof/>
          </w:rPr>
          <w:t>Relation of participation</w:t>
        </w:r>
        <w:r w:rsidR="0017019A">
          <w:rPr>
            <w:noProof/>
            <w:webHidden/>
          </w:rPr>
          <w:tab/>
        </w:r>
        <w:r w:rsidR="0017019A">
          <w:rPr>
            <w:noProof/>
            <w:webHidden/>
          </w:rPr>
          <w:fldChar w:fldCharType="begin"/>
        </w:r>
        <w:r w:rsidR="0017019A">
          <w:rPr>
            <w:noProof/>
            <w:webHidden/>
          </w:rPr>
          <w:instrText xml:space="preserve"> PAGEREF _Toc316818763 \h </w:instrText>
        </w:r>
        <w:r w:rsidR="0017019A">
          <w:rPr>
            <w:noProof/>
            <w:webHidden/>
          </w:rPr>
        </w:r>
        <w:r w:rsidR="0017019A">
          <w:rPr>
            <w:noProof/>
            <w:webHidden/>
          </w:rPr>
          <w:fldChar w:fldCharType="separate"/>
        </w:r>
        <w:r w:rsidR="008F4B55">
          <w:rPr>
            <w:noProof/>
            <w:webHidden/>
          </w:rPr>
          <w:t>63</w:t>
        </w:r>
        <w:r w:rsidR="0017019A">
          <w:rPr>
            <w:noProof/>
            <w:webHidden/>
          </w:rPr>
          <w:fldChar w:fldCharType="end"/>
        </w:r>
      </w:hyperlink>
    </w:p>
    <w:p w14:paraId="77BAE75D" w14:textId="46CF1361" w:rsidR="0017019A" w:rsidRDefault="00697F28">
      <w:pPr>
        <w:pStyle w:val="TOC3"/>
        <w:rPr>
          <w:rFonts w:asciiTheme="minorHAnsi" w:eastAsiaTheme="minorEastAsia" w:hAnsiTheme="minorHAnsi" w:cstheme="minorBidi"/>
          <w:noProof/>
          <w:sz w:val="22"/>
          <w:szCs w:val="22"/>
        </w:rPr>
      </w:pPr>
      <w:hyperlink w:anchor="_Toc316818764" w:history="1">
        <w:r w:rsidR="0017019A" w:rsidRPr="00B03165">
          <w:rPr>
            <w:rStyle w:val="Hyperlink"/>
            <w:noProof/>
          </w:rPr>
          <w:t>3.1.2 Process profiles</w:t>
        </w:r>
        <w:r w:rsidR="0017019A">
          <w:rPr>
            <w:noProof/>
            <w:webHidden/>
          </w:rPr>
          <w:tab/>
        </w:r>
        <w:r w:rsidR="0017019A">
          <w:rPr>
            <w:noProof/>
            <w:webHidden/>
          </w:rPr>
          <w:fldChar w:fldCharType="begin"/>
        </w:r>
        <w:r w:rsidR="0017019A">
          <w:rPr>
            <w:noProof/>
            <w:webHidden/>
          </w:rPr>
          <w:instrText xml:space="preserve"> PAGEREF _Toc316818764 \h </w:instrText>
        </w:r>
        <w:r w:rsidR="0017019A">
          <w:rPr>
            <w:noProof/>
            <w:webHidden/>
          </w:rPr>
        </w:r>
        <w:r w:rsidR="0017019A">
          <w:rPr>
            <w:noProof/>
            <w:webHidden/>
          </w:rPr>
          <w:fldChar w:fldCharType="separate"/>
        </w:r>
        <w:r w:rsidR="008F4B55">
          <w:rPr>
            <w:noProof/>
            <w:webHidden/>
          </w:rPr>
          <w:t>64</w:t>
        </w:r>
        <w:r w:rsidR="0017019A">
          <w:rPr>
            <w:noProof/>
            <w:webHidden/>
          </w:rPr>
          <w:fldChar w:fldCharType="end"/>
        </w:r>
      </w:hyperlink>
    </w:p>
    <w:p w14:paraId="584ACEC6" w14:textId="11274B6E"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65" w:history="1">
        <w:r w:rsidR="0017019A" w:rsidRPr="00B03165">
          <w:rPr>
            <w:rStyle w:val="Hyperlink"/>
            <w:noProof/>
          </w:rPr>
          <w:t>3.2 Spatiotemporal region</w:t>
        </w:r>
        <w:r w:rsidR="0017019A">
          <w:rPr>
            <w:noProof/>
            <w:webHidden/>
          </w:rPr>
          <w:tab/>
        </w:r>
        <w:r w:rsidR="0017019A">
          <w:rPr>
            <w:noProof/>
            <w:webHidden/>
          </w:rPr>
          <w:fldChar w:fldCharType="begin"/>
        </w:r>
        <w:r w:rsidR="0017019A">
          <w:rPr>
            <w:noProof/>
            <w:webHidden/>
          </w:rPr>
          <w:instrText xml:space="preserve"> PAGEREF _Toc316818765 \h </w:instrText>
        </w:r>
        <w:r w:rsidR="0017019A">
          <w:rPr>
            <w:noProof/>
            <w:webHidden/>
          </w:rPr>
        </w:r>
        <w:r w:rsidR="0017019A">
          <w:rPr>
            <w:noProof/>
            <w:webHidden/>
          </w:rPr>
          <w:fldChar w:fldCharType="separate"/>
        </w:r>
        <w:r w:rsidR="008F4B55">
          <w:rPr>
            <w:noProof/>
            <w:webHidden/>
          </w:rPr>
          <w:t>76</w:t>
        </w:r>
        <w:r w:rsidR="0017019A">
          <w:rPr>
            <w:noProof/>
            <w:webHidden/>
          </w:rPr>
          <w:fldChar w:fldCharType="end"/>
        </w:r>
      </w:hyperlink>
    </w:p>
    <w:p w14:paraId="48EB62A9" w14:textId="2B85709C"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66" w:history="1">
        <w:r w:rsidR="0017019A" w:rsidRPr="00B03165">
          <w:rPr>
            <w:rStyle w:val="Hyperlink"/>
            <w:noProof/>
          </w:rPr>
          <w:t>3.3 Temporal region</w:t>
        </w:r>
        <w:r w:rsidR="0017019A">
          <w:rPr>
            <w:noProof/>
            <w:webHidden/>
          </w:rPr>
          <w:tab/>
        </w:r>
        <w:r w:rsidR="0017019A">
          <w:rPr>
            <w:noProof/>
            <w:webHidden/>
          </w:rPr>
          <w:fldChar w:fldCharType="begin"/>
        </w:r>
        <w:r w:rsidR="0017019A">
          <w:rPr>
            <w:noProof/>
            <w:webHidden/>
          </w:rPr>
          <w:instrText xml:space="preserve"> PAGEREF _Toc316818766 \h </w:instrText>
        </w:r>
        <w:r w:rsidR="0017019A">
          <w:rPr>
            <w:noProof/>
            <w:webHidden/>
          </w:rPr>
        </w:r>
        <w:r w:rsidR="0017019A">
          <w:rPr>
            <w:noProof/>
            <w:webHidden/>
          </w:rPr>
          <w:fldChar w:fldCharType="separate"/>
        </w:r>
        <w:r w:rsidR="008F4B55">
          <w:rPr>
            <w:noProof/>
            <w:webHidden/>
          </w:rPr>
          <w:t>77</w:t>
        </w:r>
        <w:r w:rsidR="0017019A">
          <w:rPr>
            <w:noProof/>
            <w:webHidden/>
          </w:rPr>
          <w:fldChar w:fldCharType="end"/>
        </w:r>
      </w:hyperlink>
    </w:p>
    <w:p w14:paraId="0934DA58" w14:textId="393DEC9C" w:rsidR="0017019A" w:rsidRDefault="00697F28">
      <w:pPr>
        <w:pStyle w:val="TOC3"/>
        <w:rPr>
          <w:rFonts w:asciiTheme="minorHAnsi" w:eastAsiaTheme="minorEastAsia" w:hAnsiTheme="minorHAnsi" w:cstheme="minorBidi"/>
          <w:noProof/>
          <w:sz w:val="22"/>
          <w:szCs w:val="22"/>
        </w:rPr>
      </w:pPr>
      <w:hyperlink w:anchor="_Toc316818767" w:history="1">
        <w:r w:rsidR="0017019A" w:rsidRPr="00B03165">
          <w:rPr>
            <w:rStyle w:val="Hyperlink"/>
            <w:noProof/>
          </w:rPr>
          <w:t>3.3.1 Zero-dimensional temporal region</w:t>
        </w:r>
        <w:r w:rsidR="0017019A">
          <w:rPr>
            <w:noProof/>
            <w:webHidden/>
          </w:rPr>
          <w:tab/>
        </w:r>
        <w:r w:rsidR="0017019A">
          <w:rPr>
            <w:noProof/>
            <w:webHidden/>
          </w:rPr>
          <w:fldChar w:fldCharType="begin"/>
        </w:r>
        <w:r w:rsidR="0017019A">
          <w:rPr>
            <w:noProof/>
            <w:webHidden/>
          </w:rPr>
          <w:instrText xml:space="preserve"> PAGEREF _Toc316818767 \h </w:instrText>
        </w:r>
        <w:r w:rsidR="0017019A">
          <w:rPr>
            <w:noProof/>
            <w:webHidden/>
          </w:rPr>
        </w:r>
        <w:r w:rsidR="0017019A">
          <w:rPr>
            <w:noProof/>
            <w:webHidden/>
          </w:rPr>
          <w:fldChar w:fldCharType="separate"/>
        </w:r>
        <w:r w:rsidR="008F4B55">
          <w:rPr>
            <w:noProof/>
            <w:webHidden/>
          </w:rPr>
          <w:t>78</w:t>
        </w:r>
        <w:r w:rsidR="0017019A">
          <w:rPr>
            <w:noProof/>
            <w:webHidden/>
          </w:rPr>
          <w:fldChar w:fldCharType="end"/>
        </w:r>
      </w:hyperlink>
    </w:p>
    <w:p w14:paraId="4BA9197D" w14:textId="17AAF1A5" w:rsidR="0017019A" w:rsidRDefault="00697F28">
      <w:pPr>
        <w:pStyle w:val="TOC3"/>
        <w:rPr>
          <w:rFonts w:asciiTheme="minorHAnsi" w:eastAsiaTheme="minorEastAsia" w:hAnsiTheme="minorHAnsi" w:cstheme="minorBidi"/>
          <w:noProof/>
          <w:sz w:val="22"/>
          <w:szCs w:val="22"/>
        </w:rPr>
      </w:pPr>
      <w:hyperlink w:anchor="_Toc316818768" w:history="1">
        <w:r w:rsidR="0017019A" w:rsidRPr="00B03165">
          <w:rPr>
            <w:rStyle w:val="Hyperlink"/>
            <w:noProof/>
          </w:rPr>
          <w:t>3.3.2 One-dimensional temporal region</w:t>
        </w:r>
        <w:r w:rsidR="0017019A">
          <w:rPr>
            <w:noProof/>
            <w:webHidden/>
          </w:rPr>
          <w:tab/>
        </w:r>
        <w:r w:rsidR="0017019A">
          <w:rPr>
            <w:noProof/>
            <w:webHidden/>
          </w:rPr>
          <w:fldChar w:fldCharType="begin"/>
        </w:r>
        <w:r w:rsidR="0017019A">
          <w:rPr>
            <w:noProof/>
            <w:webHidden/>
          </w:rPr>
          <w:instrText xml:space="preserve"> PAGEREF _Toc316818768 \h </w:instrText>
        </w:r>
        <w:r w:rsidR="0017019A">
          <w:rPr>
            <w:noProof/>
            <w:webHidden/>
          </w:rPr>
        </w:r>
        <w:r w:rsidR="0017019A">
          <w:rPr>
            <w:noProof/>
            <w:webHidden/>
          </w:rPr>
          <w:fldChar w:fldCharType="separate"/>
        </w:r>
        <w:r w:rsidR="008F4B55">
          <w:rPr>
            <w:noProof/>
            <w:webHidden/>
          </w:rPr>
          <w:t>78</w:t>
        </w:r>
        <w:r w:rsidR="0017019A">
          <w:rPr>
            <w:noProof/>
            <w:webHidden/>
          </w:rPr>
          <w:fldChar w:fldCharType="end"/>
        </w:r>
      </w:hyperlink>
    </w:p>
    <w:p w14:paraId="3143C11B" w14:textId="1404F9AC" w:rsidR="0017019A" w:rsidRDefault="00697F28">
      <w:pPr>
        <w:pStyle w:val="TOC2"/>
        <w:tabs>
          <w:tab w:val="right" w:leader="dot" w:pos="8828"/>
        </w:tabs>
        <w:rPr>
          <w:rFonts w:asciiTheme="minorHAnsi" w:eastAsiaTheme="minorEastAsia" w:hAnsiTheme="minorHAnsi" w:cstheme="minorBidi"/>
          <w:noProof/>
          <w:sz w:val="22"/>
          <w:szCs w:val="22"/>
        </w:rPr>
      </w:pPr>
      <w:hyperlink w:anchor="_Toc316818769" w:history="1">
        <w:r w:rsidR="0017019A" w:rsidRPr="00B03165">
          <w:rPr>
            <w:rStyle w:val="Hyperlink"/>
            <w:noProof/>
          </w:rPr>
          <w:t>The precedes relation</w:t>
        </w:r>
        <w:r w:rsidR="0017019A">
          <w:rPr>
            <w:noProof/>
            <w:webHidden/>
          </w:rPr>
          <w:tab/>
        </w:r>
        <w:r w:rsidR="0017019A">
          <w:rPr>
            <w:noProof/>
            <w:webHidden/>
          </w:rPr>
          <w:fldChar w:fldCharType="begin"/>
        </w:r>
        <w:r w:rsidR="0017019A">
          <w:rPr>
            <w:noProof/>
            <w:webHidden/>
          </w:rPr>
          <w:instrText xml:space="preserve"> PAGEREF _Toc316818769 \h </w:instrText>
        </w:r>
        <w:r w:rsidR="0017019A">
          <w:rPr>
            <w:noProof/>
            <w:webHidden/>
          </w:rPr>
        </w:r>
        <w:r w:rsidR="0017019A">
          <w:rPr>
            <w:noProof/>
            <w:webHidden/>
          </w:rPr>
          <w:fldChar w:fldCharType="separate"/>
        </w:r>
        <w:r w:rsidR="008F4B55">
          <w:rPr>
            <w:noProof/>
            <w:webHidden/>
          </w:rPr>
          <w:t>78</w:t>
        </w:r>
        <w:r w:rsidR="0017019A">
          <w:rPr>
            <w:noProof/>
            <w:webHidden/>
          </w:rPr>
          <w:fldChar w:fldCharType="end"/>
        </w:r>
      </w:hyperlink>
    </w:p>
    <w:p w14:paraId="0F53E37B" w14:textId="1DEAEDD7" w:rsidR="0017019A" w:rsidRDefault="00697F28">
      <w:pPr>
        <w:pStyle w:val="TOC1"/>
        <w:rPr>
          <w:rFonts w:asciiTheme="minorHAnsi" w:eastAsiaTheme="minorEastAsia" w:hAnsiTheme="minorHAnsi" w:cstheme="minorBidi"/>
          <w:b w:val="0"/>
          <w:sz w:val="22"/>
          <w:szCs w:val="22"/>
        </w:rPr>
      </w:pPr>
      <w:hyperlink w:anchor="_Toc316818770" w:history="1">
        <w:r w:rsidR="0017019A" w:rsidRPr="00B03165">
          <w:rPr>
            <w:rStyle w:val="Hyperlink"/>
          </w:rPr>
          <w:t>References</w:t>
        </w:r>
        <w:r w:rsidR="0017019A">
          <w:rPr>
            <w:webHidden/>
          </w:rPr>
          <w:tab/>
        </w:r>
        <w:r w:rsidR="0017019A">
          <w:rPr>
            <w:webHidden/>
          </w:rPr>
          <w:fldChar w:fldCharType="begin"/>
        </w:r>
        <w:r w:rsidR="0017019A">
          <w:rPr>
            <w:webHidden/>
          </w:rPr>
          <w:instrText xml:space="preserve"> PAGEREF _Toc316818770 \h </w:instrText>
        </w:r>
        <w:r w:rsidR="0017019A">
          <w:rPr>
            <w:webHidden/>
          </w:rPr>
        </w:r>
        <w:r w:rsidR="0017019A">
          <w:rPr>
            <w:webHidden/>
          </w:rPr>
          <w:fldChar w:fldCharType="separate"/>
        </w:r>
        <w:r w:rsidR="008F4B55">
          <w:rPr>
            <w:webHidden/>
          </w:rPr>
          <w:t>80</w:t>
        </w:r>
        <w:r w:rsidR="0017019A">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headerReference w:type="even" r:id="rId11"/>
          <w:headerReference w:type="default"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2" w:name="_Toc313270684"/>
      <w:bookmarkStart w:id="3" w:name="_Toc316818723"/>
      <w:r w:rsidRPr="00486765">
        <w:rPr>
          <w:sz w:val="24"/>
        </w:rPr>
        <w:lastRenderedPageBreak/>
        <w:t>Introduction</w:t>
      </w:r>
      <w:bookmarkEnd w:id="2"/>
      <w:bookmarkEnd w:id="3"/>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4C7411D4" w:rsidR="00501D08" w:rsidRPr="00486765" w:rsidRDefault="00740DC4">
      <w:pPr>
        <w:rPr>
          <w:sz w:val="22"/>
        </w:rPr>
      </w:pPr>
      <w:r w:rsidRPr="00486765">
        <w:rPr>
          <w:sz w:val="22"/>
        </w:rPr>
        <w:t xml:space="preserve">A </w:t>
      </w:r>
      <w:r w:rsidRPr="00486765">
        <w:rPr>
          <w:i/>
          <w:sz w:val="22"/>
        </w:rPr>
        <w:t>domain</w:t>
      </w:r>
      <w:r w:rsidRPr="00486765">
        <w:rPr>
          <w:sz w:val="22"/>
        </w:rPr>
        <w:t xml:space="preserve"> is a portion of reality that forms the subject-matter of a single science or technology or mode of study; for example the domain of plant anatomy, of military targeting, of canon law.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common formal theories (for example of mereo</w:t>
      </w:r>
      <w:r w:rsidR="00E44217" w:rsidRPr="00486765">
        <w:rPr>
          <w:sz w:val="22"/>
        </w:rPr>
        <w:t>topo</w:t>
      </w:r>
      <w:r w:rsidR="008369F7" w:rsidRPr="00486765">
        <w:rPr>
          <w:sz w:val="22"/>
        </w:rPr>
        <w:t xml:space="preserve">logy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conditions which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r w:rsidR="00727E02" w:rsidRPr="00486765">
        <w:rPr>
          <w:sz w:val="22"/>
        </w:rPr>
        <w:t>We use ‘category’ to refer to those universals at the most general and domain-neutral level</w:t>
      </w:r>
      <w:r w:rsidR="00D114EC" w:rsidRPr="00486765">
        <w:rPr>
          <w:sz w:val="22"/>
        </w:rPr>
        <w:t>. BFO treats only of categories in this sense.</w:t>
      </w:r>
      <w:r w:rsidR="00501D08" w:rsidRPr="00486765">
        <w:rPr>
          <w:sz w:val="22"/>
        </w:rPr>
        <w:t xml:space="preserve"> A </w:t>
      </w:r>
      <w:r w:rsidR="00501D08" w:rsidRPr="00486765">
        <w:rPr>
          <w:i/>
          <w:sz w:val="22"/>
        </w:rPr>
        <w:t>category</w:t>
      </w:r>
      <w:r w:rsidR="00501D08" w:rsidRPr="00486765">
        <w:rPr>
          <w:sz w:val="22"/>
        </w:rPr>
        <w:t xml:space="preserve"> is a formal universal, as contrasted with the material universals represented in one or other domain ontology. BFO</w:t>
      </w:r>
      <w:proofErr w:type="gramStart"/>
      <w:r w:rsidR="00501D08" w:rsidRPr="00486765">
        <w:rPr>
          <w:sz w:val="22"/>
        </w:rPr>
        <w:t>:</w:t>
      </w:r>
      <w:r w:rsidR="00501D08" w:rsidRPr="00486765">
        <w:rPr>
          <w:i/>
          <w:sz w:val="22"/>
        </w:rPr>
        <w:t>fiat</w:t>
      </w:r>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(spatio-temporal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r w:rsidR="00D114EC" w:rsidRPr="00486765">
        <w:rPr>
          <w:b/>
          <w:sz w:val="22"/>
        </w:rPr>
        <w:t>has_participant</w:t>
      </w:r>
      <w:r w:rsidRPr="00486765">
        <w:rPr>
          <w:sz w:val="22"/>
        </w:rPr>
        <w:t xml:space="preserve">’ and similar </w:t>
      </w:r>
      <w:r w:rsidRPr="00486765">
        <w:rPr>
          <w:b/>
          <w:sz w:val="22"/>
        </w:rPr>
        <w:t>bold-face</w:t>
      </w:r>
      <w:r w:rsidRPr="00486765">
        <w:rPr>
          <w:sz w:val="22"/>
        </w:rPr>
        <w:t xml:space="preserve"> expressions to express relations involving instances, and ‘</w:t>
      </w:r>
      <w:r w:rsidRPr="00486765">
        <w:rPr>
          <w:i/>
          <w:sz w:val="22"/>
        </w:rPr>
        <w:t>part_o</w:t>
      </w:r>
      <w:r w:rsidRPr="00486765">
        <w:rPr>
          <w:i/>
          <w:spacing w:val="40"/>
          <w:sz w:val="22"/>
        </w:rPr>
        <w:t>f</w:t>
      </w:r>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r w:rsidR="00FF29D8" w:rsidRPr="00486765">
        <w:rPr>
          <w:sz w:val="22"/>
          <w:lang w:val="pt-BR"/>
        </w:rPr>
        <w:t>We also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4" w:name="_Toc310499003"/>
    </w:p>
    <w:p w14:paraId="0B3A0B62" w14:textId="64D60DE6"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sidRPr="00486765">
        <w:rPr>
          <w:noProof/>
          <w:sz w:val="22"/>
        </w:rPr>
        <w:drawing>
          <wp:inline distT="0" distB="0" distL="0" distR="0" wp14:anchorId="3A0356B8" wp14:editId="2D229B06">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4"/>
    </w:p>
    <w:p w14:paraId="4CD3679F" w14:textId="14F79733" w:rsidR="0077551B" w:rsidRPr="00486765" w:rsidRDefault="0077551B" w:rsidP="001C5CAA">
      <w:pPr>
        <w:pStyle w:val="Caption"/>
        <w:spacing w:before="0"/>
        <w:jc w:val="center"/>
        <w:rPr>
          <w:sz w:val="16"/>
        </w:rPr>
      </w:pPr>
      <w:bookmarkStart w:id="5"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8F4B55">
        <w:rPr>
          <w:noProof/>
          <w:sz w:val="16"/>
        </w:rPr>
        <w:t>1</w:t>
      </w:r>
      <w:r w:rsidR="001C5CAA" w:rsidRPr="00486765">
        <w:rPr>
          <w:noProof/>
          <w:sz w:val="16"/>
        </w:rPr>
        <w:fldChar w:fldCharType="end"/>
      </w:r>
      <w:bookmarkEnd w:id="5"/>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653B215E" w14:textId="77777777" w:rsidR="00215638" w:rsidRPr="00486765" w:rsidRDefault="00365F37" w:rsidP="00486765">
      <w:pPr>
        <w:pStyle w:val="Heading1"/>
        <w:rPr>
          <w:sz w:val="24"/>
        </w:rPr>
      </w:pPr>
      <w:bookmarkStart w:id="6" w:name="_Toc313270685"/>
      <w:bookmarkStart w:id="7" w:name="_Toc316818724"/>
      <w:r w:rsidRPr="00486765">
        <w:rPr>
          <w:sz w:val="24"/>
        </w:rPr>
        <w:t>1.</w:t>
      </w:r>
      <w:r w:rsidR="00465C17" w:rsidRPr="00486765">
        <w:rPr>
          <w:sz w:val="24"/>
        </w:rPr>
        <w:t xml:space="preserve"> Entity</w:t>
      </w:r>
      <w:bookmarkEnd w:id="6"/>
      <w:bookmarkEnd w:id="7"/>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8F4B55">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8F4B55">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t>
      </w:r>
      <w:r w:rsidR="00E3138A" w:rsidRPr="00486765">
        <w:rPr>
          <w:sz w:val="22"/>
        </w:rPr>
        <w:lastRenderedPageBreak/>
        <w:t xml:space="preserve">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8F4B55">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r w:rsidR="00937861" w:rsidRPr="00486765">
        <w:rPr>
          <w:b/>
          <w:sz w:val="22"/>
        </w:rPr>
        <w:t>has_participant</w:t>
      </w:r>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proofErr w:type="spellStart"/>
      <w:r w:rsidR="00B03C6A" w:rsidRPr="00630FA6">
        <w:rPr>
          <w:i/>
          <w:sz w:val="22"/>
        </w:rPr>
        <w:t>continuant_</w:t>
      </w:r>
      <w:r w:rsidRPr="00630FA6">
        <w:rPr>
          <w:i/>
          <w:sz w:val="22"/>
        </w:rPr>
        <w:t>part</w:t>
      </w:r>
      <w:r w:rsidR="00B03C6A" w:rsidRPr="00630FA6">
        <w:rPr>
          <w:i/>
          <w:sz w:val="22"/>
        </w:rPr>
        <w:softHyphen/>
        <w:t>_of</w:t>
      </w:r>
      <w:proofErr w:type="spellEnd"/>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proofErr w:type="spellStart"/>
      <w:r w:rsidRPr="00630FA6">
        <w:rPr>
          <w:i/>
          <w:sz w:val="22"/>
        </w:rPr>
        <w:t>has_</w:t>
      </w:r>
      <w:r w:rsidR="00B03C6A" w:rsidRPr="00630FA6">
        <w:rPr>
          <w:i/>
          <w:sz w:val="22"/>
        </w:rPr>
        <w:t>occurrent_</w:t>
      </w:r>
      <w:r w:rsidRPr="00630FA6">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298AC00B" w14:textId="19C01364" w:rsidR="00937861" w:rsidRPr="00486765" w:rsidRDefault="00570E87" w:rsidP="00486765">
      <w:pPr>
        <w:ind w:left="720"/>
        <w:rPr>
          <w:i/>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55BF31A3" w14:textId="77777777" w:rsidR="00570E87" w:rsidRPr="00486765" w:rsidRDefault="00570E87">
      <w:pPr>
        <w:rPr>
          <w:sz w:val="22"/>
        </w:rPr>
      </w:pPr>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8F4B55">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relata. </w:t>
      </w:r>
    </w:p>
    <w:p w14:paraId="62273B7E" w14:textId="05083941" w:rsidR="00FB129B" w:rsidRPr="00486765" w:rsidRDefault="00A035C4">
      <w:pPr>
        <w:rPr>
          <w:b/>
          <w:sz w:val="22"/>
        </w:rPr>
      </w:pPr>
      <w:r w:rsidRPr="00486765">
        <w:rPr>
          <w:sz w:val="22"/>
        </w:rPr>
        <w:t>We use terms (such as ‘BFO:</w:t>
      </w:r>
      <w:r w:rsidRPr="00486765">
        <w:rPr>
          <w:i/>
          <w:sz w:val="22"/>
        </w:rPr>
        <w:t>object</w:t>
      </w:r>
      <w:r w:rsidRPr="00486765">
        <w:rPr>
          <w:sz w:val="22"/>
        </w:rPr>
        <w:t>’ or ‘Patrick Hayes’) to refer to entities, and relational expressions (such as ‘</w:t>
      </w:r>
      <w:r w:rsidR="00570E87" w:rsidRPr="00486765">
        <w:rPr>
          <w:b/>
          <w:sz w:val="22"/>
        </w:rPr>
        <w:t>has_participant</w:t>
      </w:r>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r w:rsidR="00501D08" w:rsidRPr="00486765">
        <w:rPr>
          <w:sz w:val="22"/>
        </w:rPr>
        <w:t xml:space="preserve">terms which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731DF55C" w:rsidR="00906DD1" w:rsidRPr="00486765" w:rsidRDefault="00236D40" w:rsidP="00486765">
      <w:pPr>
        <w:pStyle w:val="Specification"/>
        <w:rPr>
          <w:sz w:val="22"/>
        </w:rPr>
      </w:pPr>
      <w:r w:rsidRPr="00486765">
        <w:rPr>
          <w:rStyle w:val="SpecificationType"/>
          <w:sz w:val="22"/>
        </w:rPr>
        <w:t>Elucidation</w:t>
      </w:r>
      <w:r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p>
    <w:p w14:paraId="3AA699BB" w14:textId="77777777" w:rsidR="000431A7" w:rsidRPr="00486765" w:rsidRDefault="00236D40">
      <w:pPr>
        <w:pStyle w:val="Specification"/>
        <w:rPr>
          <w:i/>
          <w:sz w:val="22"/>
        </w:rPr>
      </w:pPr>
      <w:r w:rsidRPr="00486765">
        <w:rPr>
          <w:rStyle w:val="SpecificationType"/>
          <w:sz w:val="22"/>
        </w:rPr>
        <w:lastRenderedPageBreak/>
        <w:t>Examples</w:t>
      </w:r>
      <w:r w:rsidRPr="00486765">
        <w:rPr>
          <w:smallCaps/>
          <w:sz w:val="22"/>
        </w:rPr>
        <w:t xml:space="preserve">: </w:t>
      </w:r>
      <w:r w:rsidRPr="00486765">
        <w:rPr>
          <w:sz w:val="22"/>
        </w:rPr>
        <w:t xml:space="preserve">Julius Caesar, the Second World War, your body mass index, Verdi’s </w:t>
      </w:r>
      <w:r w:rsidRPr="00486765">
        <w:rPr>
          <w:i/>
          <w:sz w:val="22"/>
        </w:rPr>
        <w:t>Requiem</w:t>
      </w:r>
    </w:p>
    <w:p w14:paraId="24646544" w14:textId="671F95A9" w:rsidR="00C70C3F" w:rsidRPr="00486765" w:rsidRDefault="005C1FE9">
      <w:pPr>
        <w:rPr>
          <w:sz w:val="22"/>
        </w:rPr>
      </w:pPr>
      <w:r w:rsidRPr="00486765">
        <w:rPr>
          <w:sz w:val="22"/>
        </w:rPr>
        <w:t xml:space="preserve">All entities are either particular or universal.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8F4B55">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8F4B55">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8F4B55">
        <w:rPr>
          <w:noProof/>
          <w:sz w:val="22"/>
        </w:rPr>
        <w:t>85</w:t>
      </w:r>
      <w:r w:rsidR="004F5D1D" w:rsidRPr="00486765">
        <w:rPr>
          <w:sz w:val="22"/>
        </w:rPr>
        <w:fldChar w:fldCharType="end"/>
      </w:r>
      <w:r w:rsidR="00C70C3F" w:rsidRPr="00486765">
        <w:rPr>
          <w:sz w:val="22"/>
        </w:rPr>
        <w:t>]</w:t>
      </w:r>
    </w:p>
    <w:p w14:paraId="090E2415" w14:textId="77777777" w:rsidR="00FF29D8" w:rsidRPr="00486765" w:rsidRDefault="00FF29D8">
      <w:pPr>
        <w:rPr>
          <w:sz w:val="22"/>
        </w:rPr>
      </w:pPr>
      <w:r w:rsidRPr="00486765">
        <w:rPr>
          <w:sz w:val="22"/>
        </w:rPr>
        <w:t>No entity is both a particular and a universal.</w:t>
      </w:r>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7"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IAO</w:t>
      </w:r>
      <w:proofErr w:type="gramStart"/>
      <w:r w:rsidRPr="00486765">
        <w:rPr>
          <w:sz w:val="22"/>
        </w:rPr>
        <w:t>:</w:t>
      </w:r>
      <w:r w:rsidRPr="00486765">
        <w:rPr>
          <w:b/>
          <w:sz w:val="22"/>
        </w:rPr>
        <w:t>is</w:t>
      </w:r>
      <w:proofErr w:type="gramEnd"/>
      <w:r w:rsidRPr="00486765">
        <w:rPr>
          <w:b/>
          <w:sz w:val="22"/>
        </w:rPr>
        <w:t xml:space="preserve">_about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r w:rsidRPr="00486765">
        <w:rPr>
          <w:b/>
          <w:i/>
          <w:sz w:val="22"/>
        </w:rPr>
        <w:t>Is_a</w:t>
      </w:r>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28286E88" w:rsidR="004109DD" w:rsidRPr="00486765" w:rsidRDefault="00A14887">
      <w:pPr>
        <w:rPr>
          <w:sz w:val="22"/>
        </w:rPr>
      </w:pPr>
      <w:r w:rsidRPr="00486765">
        <w:rPr>
          <w:sz w:val="22"/>
        </w:rPr>
        <w:t xml:space="preserve">However, as Nicola </w:t>
      </w:r>
      <w:proofErr w:type="spellStart"/>
      <w:r w:rsidRPr="00486765">
        <w:rPr>
          <w:sz w:val="22"/>
        </w:rPr>
        <w:t>Guarino</w:t>
      </w:r>
      <w:proofErr w:type="spellEnd"/>
      <w:r w:rsidRPr="00486765">
        <w:rPr>
          <w:sz w:val="22"/>
        </w:rPr>
        <w:t xml:space="preserve">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8F4B55">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properly concern the </w:t>
      </w:r>
      <w:r w:rsidR="00AC2304" w:rsidRPr="00486765">
        <w:rPr>
          <w:i/>
          <w:sz w:val="22"/>
        </w:rPr>
        <w:t xml:space="preserve">is_a </w:t>
      </w:r>
      <w:r w:rsidR="00AC2304" w:rsidRPr="00486765">
        <w:rPr>
          <w:sz w:val="22"/>
        </w:rPr>
        <w:t xml:space="preserve">relation between 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r w:rsidR="00AC2304" w:rsidRPr="00486765">
        <w:rPr>
          <w:i/>
          <w:sz w:val="22"/>
        </w:rPr>
        <w:t xml:space="preserve">is_a </w:t>
      </w:r>
      <w:r w:rsidR="00AC2304" w:rsidRPr="00486765">
        <w:rPr>
          <w:sz w:val="22"/>
        </w:rPr>
        <w:t>relations</w:t>
      </w:r>
      <w:r w:rsidR="004109DD" w:rsidRPr="00486765">
        <w:rPr>
          <w:sz w:val="22"/>
        </w:rPr>
        <w:t>:</w:t>
      </w:r>
    </w:p>
    <w:p w14:paraId="552C0F76" w14:textId="58539088" w:rsidR="00AC2304" w:rsidRPr="00486765" w:rsidRDefault="00AC2304" w:rsidP="00486765">
      <w:pPr>
        <w:pStyle w:val="ListParagraph"/>
        <w:numPr>
          <w:ilvl w:val="0"/>
          <w:numId w:val="32"/>
        </w:numPr>
        <w:rPr>
          <w:sz w:val="22"/>
        </w:rPr>
      </w:pPr>
      <w:r w:rsidRPr="00486765">
        <w:rPr>
          <w:sz w:val="22"/>
        </w:rPr>
        <w:t>between universals</w:t>
      </w:r>
      <w:r w:rsidR="00A14887" w:rsidRPr="00486765">
        <w:rPr>
          <w:sz w:val="22"/>
        </w:rPr>
        <w:t xml:space="preserve"> </w:t>
      </w:r>
      <w:r w:rsidRPr="00486765">
        <w:rPr>
          <w:sz w:val="22"/>
        </w:rPr>
        <w:t xml:space="preserve">which are instantiated by their instances necessarily (also called ‘rigid’ universals) and thus, for each instance, are instantiated at all times at which the instance </w:t>
      </w:r>
      <w:r w:rsidRPr="00486765">
        <w:rPr>
          <w:sz w:val="22"/>
        </w:rPr>
        <w:lastRenderedPageBreak/>
        <w:t>exists, for example: John is a human being; such universals are sometimes said to capture the nature or essence of their instances;</w:t>
      </w:r>
    </w:p>
    <w:p w14:paraId="14428A21" w14:textId="5FBFD974" w:rsidR="00AC2304" w:rsidRPr="00486765" w:rsidRDefault="00AC2304">
      <w:pPr>
        <w:pStyle w:val="ListParagraph"/>
        <w:numPr>
          <w:ilvl w:val="0"/>
          <w:numId w:val="32"/>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planet;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8F4B55">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administration and intelligence analysis. BFO was designed to work with entities within the province of the natural sciences, especially biology, but its coverage domain includes also social and psychological </w:t>
      </w:r>
      <w:r w:rsidRPr="00486765">
        <w:rPr>
          <w:sz w:val="22"/>
        </w:rPr>
        <w:lastRenderedPageBreak/>
        <w:t xml:space="preserve">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8F4B55">
        <w:rPr>
          <w:sz w:val="22"/>
        </w:rPr>
        <w:t>19</w:t>
      </w:r>
      <w:r w:rsidRPr="00486765">
        <w:rPr>
          <w:sz w:val="22"/>
        </w:rPr>
        <w:fldChar w:fldCharType="end"/>
      </w:r>
      <w:r w:rsidRPr="00486765">
        <w:rPr>
          <w:sz w:val="22"/>
        </w:rPr>
        <w:t>], for example in forming their terminology</w:t>
      </w:r>
      <w:proofErr w:type="gramEnd"/>
      <w:r w:rsidRPr="00486765">
        <w:rPr>
          <w:sz w:val="22"/>
        </w:rPr>
        <w:t>. In all domains, types are those general or repeatable entities which correspond to terms that are reused in multiple different sorts of contexts to refer to multiple different particulars and on the basis of multiple different sorts of information.</w:t>
      </w:r>
    </w:p>
    <w:p w14:paraId="174A419A" w14:textId="4279227F" w:rsidR="007171D3" w:rsidRPr="00486765" w:rsidRDefault="007171D3">
      <w:pPr>
        <w:rPr>
          <w:b/>
          <w:sz w:val="22"/>
        </w:rPr>
      </w:pPr>
      <w:r w:rsidRPr="00486765">
        <w:rPr>
          <w:b/>
          <w:sz w:val="22"/>
        </w:rPr>
        <w:t>The p</w:t>
      </w:r>
      <w:r w:rsidR="00E11551" w:rsidRPr="00486765">
        <w:rPr>
          <w:b/>
          <w:sz w:val="22"/>
        </w:rPr>
        <w:t>airwise disjoint</w:t>
      </w:r>
      <w:r w:rsidR="00377739" w:rsidRPr="00486765">
        <w:rPr>
          <w:b/>
          <w:sz w:val="22"/>
        </w:rPr>
        <w:t>ness (</w:t>
      </w:r>
      <w:proofErr w:type="spellStart"/>
      <w:r w:rsidR="00377739" w:rsidRPr="00486765">
        <w:rPr>
          <w:b/>
          <w:sz w:val="22"/>
        </w:rPr>
        <w:t>monohierarchy</w:t>
      </w:r>
      <w:proofErr w:type="spellEnd"/>
      <w:r w:rsidR="00377739" w:rsidRPr="00486765">
        <w:rPr>
          <w:b/>
          <w:sz w:val="22"/>
        </w:rPr>
        <w:t>)</w:t>
      </w:r>
      <w:r w:rsidR="00E11551" w:rsidRPr="00486765">
        <w:rPr>
          <w:b/>
          <w:sz w:val="22"/>
        </w:rPr>
        <w:t xml:space="preserve"> </w:t>
      </w:r>
      <w:r w:rsidR="000B5B22" w:rsidRPr="00486765">
        <w:rPr>
          <w:b/>
          <w:sz w:val="22"/>
        </w:rPr>
        <w:t>principle</w:t>
      </w:r>
    </w:p>
    <w:p w14:paraId="6D23E61D" w14:textId="14E64F1A" w:rsidR="008E181C" w:rsidRPr="00486765" w:rsidRDefault="009B27CF">
      <w:pPr>
        <w:rPr>
          <w:sz w:val="22"/>
        </w:rPr>
      </w:pPr>
      <w:r w:rsidRPr="00486765">
        <w:rPr>
          <w:sz w:val="22"/>
        </w:rPr>
        <w:t xml:space="preserve">The strategy for ontology building that is recommended by users of BFO involves the creation, first, of asserted </w:t>
      </w:r>
      <w:r w:rsidRPr="00486765">
        <w:rPr>
          <w:i/>
          <w:sz w:val="22"/>
        </w:rPr>
        <w:t xml:space="preserve">is_a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realm of universals is organized by the </w:t>
      </w:r>
      <w:r w:rsidR="000B5B22" w:rsidRPr="00486765">
        <w:rPr>
          <w:i/>
          <w:sz w:val="22"/>
        </w:rPr>
        <w:t xml:space="preserve">is_a </w:t>
      </w:r>
      <w:r w:rsidR="000B5B22" w:rsidRPr="00486765">
        <w:rPr>
          <w:sz w:val="22"/>
        </w:rPr>
        <w:t xml:space="preserve">relation into taxonomic hierarchies of more and less general.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 xml:space="preserve">subject to the principle of single inheritance (it is 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8F4B55">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ll universals which are the immediate children of any given universal are thereby subject to the rule of pairwise disjointness.</w:t>
      </w:r>
      <w:r w:rsidR="00DB4241" w:rsidRPr="00486765">
        <w:rPr>
          <w:sz w:val="22"/>
        </w:rPr>
        <w:t xml:space="preserve"> That is, 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an ontology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r w:rsidR="00DB4241" w:rsidRPr="00486765">
        <w:rPr>
          <w:sz w:val="22"/>
        </w:rPr>
        <w:t xml:space="preserve">not only </w:t>
      </w:r>
      <w:r w:rsidR="000B5B22" w:rsidRPr="00486765">
        <w:rPr>
          <w:sz w:val="22"/>
        </w:rPr>
        <w:t>pairwise disjoint</w:t>
      </w:r>
      <w:r w:rsidR="00DB4241" w:rsidRPr="00486765">
        <w:rPr>
          <w:sz w:val="22"/>
        </w:rPr>
        <w:t xml:space="preserve"> but 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proofErr w:type="gramStart"/>
      <w:r w:rsidRPr="00486765">
        <w:rPr>
          <w:sz w:val="22"/>
        </w:rPr>
        <w:t xml:space="preserve">The  </w:t>
      </w:r>
      <w:proofErr w:type="spellStart"/>
      <w:r w:rsidRPr="00486765">
        <w:rPr>
          <w:sz w:val="22"/>
        </w:rPr>
        <w:t>monohierarchy</w:t>
      </w:r>
      <w:proofErr w:type="spellEnd"/>
      <w:proofErr w:type="gramEnd"/>
      <w:r w:rsidRPr="00486765">
        <w:rPr>
          <w:sz w:val="22"/>
        </w:rPr>
        <w:t xml:space="preserve"> principle reflects the </w:t>
      </w:r>
      <w:r w:rsidR="002B6FE7" w:rsidRPr="00486765">
        <w:rPr>
          <w:sz w:val="22"/>
        </w:rPr>
        <w:t xml:space="preserve">general consensus that asserting </w:t>
      </w:r>
      <w:r w:rsidRPr="00486765">
        <w:rPr>
          <w:sz w:val="22"/>
        </w:rPr>
        <w:t xml:space="preserve">multiple inheritance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w:t>
      </w:r>
      <w:proofErr w:type="spellStart"/>
      <w:r w:rsidRPr="00486765">
        <w:rPr>
          <w:sz w:val="22"/>
        </w:rPr>
        <w:t>monohierarchies</w:t>
      </w:r>
      <w:proofErr w:type="spellEnd"/>
      <w:r w:rsidRPr="00486765">
        <w:rPr>
          <w:sz w:val="22"/>
        </w:rPr>
        <w:t xml:space="preserve"> has been asserted, then </w:t>
      </w:r>
      <w:r w:rsidR="00DB4241" w:rsidRPr="00486765">
        <w:rPr>
          <w:sz w:val="22"/>
        </w:rPr>
        <w:t xml:space="preserve">an </w:t>
      </w:r>
      <w:r w:rsidRPr="00486765">
        <w:rPr>
          <w:sz w:val="22"/>
        </w:rPr>
        <w:t xml:space="preserve">ontology developer can use reasoning to infer multiple </w:t>
      </w:r>
      <w:proofErr w:type="gramStart"/>
      <w:r w:rsidRPr="00486765">
        <w:rPr>
          <w:sz w:val="22"/>
        </w:rPr>
        <w:t>inheritance</w:t>
      </w:r>
      <w:proofErr w:type="gramEnd"/>
      <w:r w:rsidRPr="00486765">
        <w:rPr>
          <w:sz w:val="22"/>
        </w:rPr>
        <w:t xml:space="preserv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8F4B55">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8F4B55">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t xml:space="preserve">Examples of general terms which are unproblematically such that they do </w:t>
      </w:r>
      <w:r w:rsidRPr="00486765">
        <w:rPr>
          <w:i/>
          <w:sz w:val="22"/>
        </w:rPr>
        <w:t>not</w:t>
      </w:r>
      <w:r w:rsidRPr="00486765">
        <w:rPr>
          <w:sz w:val="22"/>
        </w:rPr>
        <w:t xml:space="preserve"> represent </w:t>
      </w:r>
      <w:r w:rsidR="009B27CF" w:rsidRPr="00486765">
        <w:rPr>
          <w:sz w:val="22"/>
        </w:rPr>
        <w:t xml:space="preserve">universals </w:t>
      </w:r>
      <w:r w:rsidRPr="00486765">
        <w:rPr>
          <w:sz w:val="22"/>
        </w:rPr>
        <w:t>include:</w:t>
      </w:r>
    </w:p>
    <w:p w14:paraId="100E5A33" w14:textId="77777777" w:rsidR="00E11551" w:rsidRPr="00486765" w:rsidRDefault="00E11551" w:rsidP="00486765">
      <w:pPr>
        <w:pStyle w:val="ListParagraph"/>
        <w:numPr>
          <w:ilvl w:val="0"/>
          <w:numId w:val="19"/>
        </w:numPr>
        <w:rPr>
          <w:sz w:val="22"/>
        </w:rPr>
      </w:pPr>
      <w:r w:rsidRPr="00486765">
        <w:rPr>
          <w:sz w:val="22"/>
        </w:rPr>
        <w:t>thing that has been measured</w:t>
      </w:r>
    </w:p>
    <w:p w14:paraId="11A717F1" w14:textId="77777777" w:rsidR="00E11551" w:rsidRPr="00486765" w:rsidRDefault="00E11551">
      <w:pPr>
        <w:pStyle w:val="ListParagraph"/>
        <w:numPr>
          <w:ilvl w:val="0"/>
          <w:numId w:val="19"/>
        </w:numPr>
        <w:rPr>
          <w:sz w:val="22"/>
        </w:rPr>
      </w:pPr>
      <w:r w:rsidRPr="00486765">
        <w:rPr>
          <w:sz w:val="22"/>
        </w:rPr>
        <w:t>thing that is either a ﬂy or a music box</w:t>
      </w:r>
    </w:p>
    <w:p w14:paraId="524E41FB" w14:textId="77777777" w:rsidR="00E11551" w:rsidRPr="00486765" w:rsidRDefault="00E11551">
      <w:pPr>
        <w:pStyle w:val="ListParagraph"/>
        <w:numPr>
          <w:ilvl w:val="0"/>
          <w:numId w:val="19"/>
        </w:numPr>
        <w:rPr>
          <w:sz w:val="22"/>
        </w:rPr>
      </w:pPr>
      <w:r w:rsidRPr="00486765">
        <w:rPr>
          <w:sz w:val="22"/>
        </w:rPr>
        <w:t>organism belonging to the King of Spain</w:t>
      </w:r>
    </w:p>
    <w:p w14:paraId="1F461453" w14:textId="77777777" w:rsidR="00E11551" w:rsidRPr="00486765" w:rsidRDefault="00E11551">
      <w:pPr>
        <w:pStyle w:val="ListParagraph"/>
        <w:numPr>
          <w:ilvl w:val="0"/>
          <w:numId w:val="19"/>
        </w:numPr>
        <w:rPr>
          <w:sz w:val="22"/>
        </w:rPr>
      </w:pPr>
      <w:r w:rsidRPr="00486765">
        <w:rPr>
          <w:sz w:val="22"/>
        </w:rPr>
        <w:t>case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364DB966" w:rsidR="00FF29D8" w:rsidRPr="00486765" w:rsidRDefault="00FF29D8" w:rsidP="00486765">
      <w:pPr>
        <w:rPr>
          <w:sz w:val="22"/>
        </w:rPr>
      </w:pPr>
      <w:r w:rsidRPr="00486765">
        <w:rPr>
          <w:sz w:val="22"/>
        </w:rPr>
        <w:lastRenderedPageBreak/>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principal of pairwise disjointness </w:t>
      </w:r>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r w:rsidRPr="00486765">
        <w:rPr>
          <w:b/>
          <w:sz w:val="22"/>
        </w:rPr>
        <w:t>Determinables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 xml:space="preserve">called </w:t>
      </w:r>
      <w:proofErr w:type="spellStart"/>
      <w:r w:rsidR="00E11551" w:rsidRPr="00486765">
        <w:rPr>
          <w:sz w:val="22"/>
        </w:rPr>
        <w:t>determinables</w:t>
      </w:r>
      <w:proofErr w:type="spellEnd"/>
      <w:r w:rsidR="00E11551" w:rsidRPr="00486765">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6914943E"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 xml:space="preserve">be </w:t>
      </w:r>
      <w:proofErr w:type="spellStart"/>
      <w:r w:rsidRPr="00486765">
        <w:rPr>
          <w:sz w:val="22"/>
        </w:rPr>
        <w:t>insantiated</w:t>
      </w:r>
      <w:proofErr w:type="spellEnd"/>
      <w:r w:rsidRPr="00486765">
        <w:rPr>
          <w:sz w:val="22"/>
        </w:rPr>
        <w:t xml:space="preserve">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terms which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486765">
      <w:pPr>
        <w:pStyle w:val="ListParagraph"/>
        <w:numPr>
          <w:ilvl w:val="0"/>
          <w:numId w:val="19"/>
        </w:numPr>
        <w:rPr>
          <w:sz w:val="22"/>
        </w:rPr>
      </w:pPr>
      <w:r w:rsidRPr="00486765">
        <w:rPr>
          <w:sz w:val="22"/>
        </w:rPr>
        <w:t>animal</w:t>
      </w:r>
    </w:p>
    <w:p w14:paraId="3A5B4D0A" w14:textId="77777777" w:rsidR="00C2568B" w:rsidRPr="00486765" w:rsidRDefault="00C2568B">
      <w:pPr>
        <w:pStyle w:val="ListParagraph"/>
        <w:numPr>
          <w:ilvl w:val="0"/>
          <w:numId w:val="19"/>
        </w:numPr>
        <w:rPr>
          <w:sz w:val="22"/>
        </w:rPr>
      </w:pPr>
      <w:r w:rsidRPr="00486765">
        <w:rPr>
          <w:sz w:val="22"/>
        </w:rPr>
        <w:t>tuberculosis</w:t>
      </w:r>
    </w:p>
    <w:p w14:paraId="5BA75159" w14:textId="77777777" w:rsidR="00C2568B" w:rsidRPr="00486765" w:rsidRDefault="00C2568B">
      <w:pPr>
        <w:pStyle w:val="ListParagraph"/>
        <w:numPr>
          <w:ilvl w:val="0"/>
          <w:numId w:val="19"/>
        </w:numPr>
        <w:rPr>
          <w:sz w:val="22"/>
        </w:rPr>
      </w:pPr>
      <w:r w:rsidRPr="00486765">
        <w:rPr>
          <w:sz w:val="22"/>
        </w:rPr>
        <w:t>surgical procedure</w:t>
      </w:r>
    </w:p>
    <w:p w14:paraId="3CE89F92" w14:textId="77777777" w:rsidR="00C2568B" w:rsidRPr="00486765" w:rsidRDefault="00C2568B">
      <w:pPr>
        <w:pStyle w:val="ListParagraph"/>
        <w:numPr>
          <w:ilvl w:val="0"/>
          <w:numId w:val="19"/>
        </w:numPr>
        <w:rPr>
          <w:sz w:val="22"/>
        </w:rPr>
      </w:pPr>
      <w:r w:rsidRPr="00486765">
        <w:rPr>
          <w:sz w:val="22"/>
        </w:rPr>
        <w:t>disease</w:t>
      </w:r>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any subuniversal</w:t>
      </w:r>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486765">
      <w:pPr>
        <w:pStyle w:val="ListParagraph"/>
        <w:numPr>
          <w:ilvl w:val="0"/>
          <w:numId w:val="19"/>
        </w:numPr>
        <w:rPr>
          <w:sz w:val="22"/>
        </w:rPr>
      </w:pPr>
      <w:r w:rsidRPr="00486765">
        <w:rPr>
          <w:sz w:val="22"/>
        </w:rPr>
        <w:lastRenderedPageBreak/>
        <w:t xml:space="preserve">animal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pPr>
        <w:pStyle w:val="ListParagraph"/>
        <w:numPr>
          <w:ilvl w:val="0"/>
          <w:numId w:val="19"/>
        </w:numPr>
        <w:rPr>
          <w:sz w:val="22"/>
        </w:rPr>
      </w:pPr>
      <w:r w:rsidRPr="00486765">
        <w:rPr>
          <w:sz w:val="22"/>
        </w:rPr>
        <w:t>tuberculosis diagnosed on a Wednesday</w:t>
      </w:r>
    </w:p>
    <w:p w14:paraId="21143F6E" w14:textId="6C82670B" w:rsidR="00DF5FFB" w:rsidRPr="00486765" w:rsidRDefault="004D0A34">
      <w:pPr>
        <w:pStyle w:val="ListParagraph"/>
        <w:numPr>
          <w:ilvl w:val="0"/>
          <w:numId w:val="19"/>
        </w:numPr>
        <w:rPr>
          <w:sz w:val="22"/>
        </w:rPr>
      </w:pPr>
      <w:r w:rsidRPr="00486765">
        <w:rPr>
          <w:sz w:val="22"/>
        </w:rPr>
        <w:t xml:space="preserve">surgical procedure performed </w:t>
      </w:r>
      <w:r w:rsidR="001D5799" w:rsidRPr="00486765">
        <w:rPr>
          <w:sz w:val="22"/>
        </w:rPr>
        <w:t>on a patient</w:t>
      </w:r>
      <w:r w:rsidR="00405292" w:rsidRPr="00486765">
        <w:rPr>
          <w:sz w:val="22"/>
        </w:rPr>
        <w:t xml:space="preserve"> from Stockholm</w:t>
      </w:r>
    </w:p>
    <w:p w14:paraId="254F1E7C" w14:textId="383BCABD" w:rsidR="00E42868" w:rsidRPr="00486765" w:rsidRDefault="00E42868">
      <w:pPr>
        <w:pStyle w:val="ListParagraph"/>
        <w:rPr>
          <w:sz w:val="22"/>
        </w:rPr>
      </w:pPr>
      <w:proofErr w:type="gramStart"/>
      <w:r w:rsidRPr="00486765">
        <w:rPr>
          <w:sz w:val="22"/>
        </w:rPr>
        <w:t>person</w:t>
      </w:r>
      <w:proofErr w:type="gramEnd"/>
      <w:r w:rsidRPr="00486765">
        <w:rPr>
          <w:sz w:val="22"/>
        </w:rPr>
        <w:t xml:space="preserve"> identified as candidate for clinical trial #2056-555</w:t>
      </w:r>
    </w:p>
    <w:p w14:paraId="30B542D5" w14:textId="77777777" w:rsidR="00E42868" w:rsidRPr="00486765" w:rsidRDefault="00E42868" w:rsidP="00486765">
      <w:pPr>
        <w:pStyle w:val="ListParagraph"/>
        <w:numPr>
          <w:ilvl w:val="0"/>
          <w:numId w:val="19"/>
        </w:numPr>
        <w:rPr>
          <w:sz w:val="22"/>
        </w:rPr>
      </w:pPr>
      <w:r w:rsidRPr="00486765">
        <w:rPr>
          <w:sz w:val="22"/>
        </w:rPr>
        <w:t>person who is signatory of Form 656-PPV</w:t>
      </w:r>
    </w:p>
    <w:p w14:paraId="261C3E2C" w14:textId="64C0A5C1" w:rsidR="00E42868" w:rsidRPr="00486765" w:rsidRDefault="00E42868">
      <w:pPr>
        <w:pStyle w:val="ListParagraph"/>
        <w:numPr>
          <w:ilvl w:val="0"/>
          <w:numId w:val="19"/>
        </w:numPr>
        <w:rPr>
          <w:sz w:val="22"/>
        </w:rPr>
      </w:pPr>
      <w:r w:rsidRPr="00486765">
        <w:rPr>
          <w:sz w:val="22"/>
        </w:rPr>
        <w:t>painting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8F4B55">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sortals.)</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  </w:t>
      </w:r>
      <w:r w:rsidR="002465A4" w:rsidRPr="00486765">
        <w:rPr>
          <w:i/>
          <w:sz w:val="22"/>
        </w:rPr>
        <w:t>professor</w:t>
      </w:r>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r w:rsidR="00C71CCE" w:rsidRPr="00486765">
        <w:rPr>
          <w:b/>
          <w:sz w:val="22"/>
        </w:rPr>
        <w:t xml:space="preserve">instance_of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r w:rsidRPr="00486765">
        <w:rPr>
          <w:b/>
          <w:sz w:val="22"/>
        </w:rPr>
        <w:t xml:space="preserve">instance_of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r w:rsidRPr="00486765">
        <w:rPr>
          <w:b/>
          <w:sz w:val="22"/>
        </w:rPr>
        <w:t>has_role</w:t>
      </w:r>
      <w:r w:rsidRPr="00486765">
        <w:rPr>
          <w:sz w:val="22"/>
        </w:rPr>
        <w:t xml:space="preserve"> </w:t>
      </w:r>
      <w:proofErr w:type="spellStart"/>
      <w:r w:rsidRPr="00486765">
        <w:rPr>
          <w:i/>
          <w:sz w:val="22"/>
        </w:rPr>
        <w:t>student_role</w:t>
      </w:r>
      <w:proofErr w:type="spellEnd"/>
      <w:r w:rsidRPr="00486765">
        <w:rPr>
          <w:i/>
          <w:sz w:val="22"/>
        </w:rPr>
        <w:t xml:space="preserv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lastRenderedPageBreak/>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8F4B55">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8F4B55">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8F4B55">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8" w:name="_Toc313270686"/>
      <w:bookmarkStart w:id="9" w:name="_Toc316818725"/>
      <w:r w:rsidRPr="00B56876">
        <w:t xml:space="preserve">The </w:t>
      </w:r>
      <w:r w:rsidR="001D5799" w:rsidRPr="004C5178">
        <w:t>instantiation</w:t>
      </w:r>
      <w:r w:rsidR="009F4ABF" w:rsidRPr="003F53D6">
        <w:t xml:space="preserve"> </w:t>
      </w:r>
      <w:r w:rsidRPr="00722DB2">
        <w:t>relation</w:t>
      </w:r>
      <w:bookmarkEnd w:id="8"/>
      <w:bookmarkEnd w:id="9"/>
    </w:p>
    <w:p w14:paraId="5489E2C0" w14:textId="4E3591E2" w:rsidR="009F4ABF" w:rsidRPr="00486765" w:rsidRDefault="009F4ABF" w:rsidP="00486765">
      <w:pPr>
        <w:rPr>
          <w:sz w:val="22"/>
        </w:rPr>
      </w:pPr>
      <w:r w:rsidRPr="00486765">
        <w:rPr>
          <w:sz w:val="22"/>
        </w:rPr>
        <w:t xml:space="preserve">The </w:t>
      </w:r>
      <w:r w:rsidRPr="00486765">
        <w:rPr>
          <w:b/>
          <w:sz w:val="22"/>
        </w:rPr>
        <w:t xml:space="preserve">instance_of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occurrents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8F4B55">
        <w:rPr>
          <w:sz w:val="22"/>
        </w:rPr>
        <w:t>16</w:t>
      </w:r>
      <w:r w:rsidR="00542B00" w:rsidRPr="00486765">
        <w:rPr>
          <w:sz w:val="22"/>
        </w:rPr>
        <w:fldChar w:fldCharType="end"/>
      </w:r>
      <w:r w:rsidR="00542B00" w:rsidRPr="00486765">
        <w:rPr>
          <w:sz w:val="22"/>
        </w:rPr>
        <w:t>]</w:t>
      </w:r>
      <w:r w:rsidRPr="00486765">
        <w:rPr>
          <w:sz w:val="22"/>
        </w:rPr>
        <w:t>:</w:t>
      </w:r>
    </w:p>
    <w:p w14:paraId="0053F174" w14:textId="4ED35098" w:rsidR="009F4ABF" w:rsidRPr="00486765"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r w:rsidRPr="00486765">
        <w:rPr>
          <w:b/>
          <w:bCs/>
          <w:sz w:val="22"/>
          <w:bdr w:val="none" w:sz="0" w:space="0" w:color="auto" w:frame="1"/>
        </w:rPr>
        <w:t>instance_of </w:t>
      </w:r>
      <w:r w:rsidRPr="00486765">
        <w:rPr>
          <w:i/>
          <w:sz w:val="22"/>
          <w:bdr w:val="none" w:sz="0" w:space="0" w:color="auto" w:frame="1"/>
        </w:rPr>
        <w:t xml:space="preserve">P </w:t>
      </w:r>
      <w:r w:rsidRPr="00486765">
        <w:rPr>
          <w:sz w:val="22"/>
          <w:bdr w:val="none" w:sz="0" w:space="0" w:color="auto" w:frame="1"/>
        </w:rPr>
        <w:t xml:space="preserve">means: that the particular </w:t>
      </w:r>
      <w:r w:rsidRPr="00486765">
        <w:rPr>
          <w:i/>
          <w:sz w:val="22"/>
          <w:bdr w:val="none" w:sz="0" w:space="0" w:color="auto" w:frame="1"/>
        </w:rPr>
        <w:t>occurrent</w:t>
      </w:r>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r w:rsidRPr="00486765">
        <w:rPr>
          <w:b/>
          <w:sz w:val="22"/>
        </w:rPr>
        <w:t xml:space="preserve">instance_of </w:t>
      </w:r>
      <w:r w:rsidRPr="00486765">
        <w:rPr>
          <w:i/>
          <w:sz w:val="22"/>
        </w:rPr>
        <w:t xml:space="preserve">adult </w:t>
      </w:r>
      <w:r w:rsidRPr="00486765">
        <w:rPr>
          <w:b/>
          <w:sz w:val="22"/>
        </w:rPr>
        <w:t xml:space="preserve">at </w:t>
      </w:r>
      <w:r w:rsidRPr="00486765">
        <w:rPr>
          <w:sz w:val="22"/>
        </w:rPr>
        <w:t xml:space="preserve">2012, this laptop </w:t>
      </w:r>
      <w:r w:rsidRPr="00486765">
        <w:rPr>
          <w:b/>
          <w:sz w:val="22"/>
        </w:rPr>
        <w:t>instance_of</w:t>
      </w:r>
      <w:r w:rsidRPr="00486765">
        <w:rPr>
          <w:sz w:val="22"/>
        </w:rPr>
        <w:t xml:space="preserve"> </w:t>
      </w:r>
      <w:r w:rsidRPr="00486765">
        <w:rPr>
          <w:i/>
          <w:sz w:val="22"/>
        </w:rPr>
        <w:t xml:space="preserve">laptop </w:t>
      </w:r>
      <w:r w:rsidRPr="00486765">
        <w:rPr>
          <w:b/>
          <w:sz w:val="22"/>
        </w:rPr>
        <w:t>at</w:t>
      </w:r>
      <w:r w:rsidRPr="00486765">
        <w:rPr>
          <w:sz w:val="22"/>
        </w:rPr>
        <w:t xml:space="preserve"> 2012, 2012 </w:t>
      </w:r>
      <w:r w:rsidRPr="00486765">
        <w:rPr>
          <w:b/>
          <w:sz w:val="22"/>
        </w:rPr>
        <w:t xml:space="preserve">instance_of </w:t>
      </w:r>
      <w:r w:rsidRPr="00486765">
        <w:rPr>
          <w:i/>
          <w:sz w:val="22"/>
        </w:rPr>
        <w:t>temporal region</w:t>
      </w:r>
      <w:r w:rsidRPr="00486765">
        <w:rPr>
          <w:sz w:val="22"/>
        </w:rPr>
        <w:t xml:space="preserve">, John’s birth </w:t>
      </w:r>
      <w:r w:rsidRPr="00486765">
        <w:rPr>
          <w:b/>
          <w:sz w:val="22"/>
        </w:rPr>
        <w:t xml:space="preserve">instance_of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r w:rsidRPr="00486765">
        <w:rPr>
          <w:i/>
          <w:sz w:val="22"/>
        </w:rPr>
        <w:t xml:space="preserve">is_a </w:t>
      </w:r>
      <w:r w:rsidRPr="00486765">
        <w:rPr>
          <w:sz w:val="22"/>
        </w:rPr>
        <w:t xml:space="preserve">relation is the subtype or subuniversal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C is_a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r w:rsidRPr="00486765">
        <w:rPr>
          <w:b/>
          <w:bCs/>
          <w:sz w:val="22"/>
          <w:bdr w:val="none" w:sz="0" w:space="0" w:color="auto" w:frame="1"/>
        </w:rPr>
        <w:t>instance_of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P is_a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 </w:t>
      </w:r>
      <w:r w:rsidRPr="00486765">
        <w:rPr>
          <w:sz w:val="22"/>
        </w:rPr>
        <w:t>then </w:t>
      </w:r>
      <w:r w:rsidRPr="00486765">
        <w:rPr>
          <w:i/>
          <w:iCs/>
          <w:sz w:val="22"/>
          <w:bdr w:val="none" w:sz="0" w:space="0" w:color="auto" w:frame="1"/>
        </w:rPr>
        <w:t>p </w:t>
      </w:r>
      <w:r w:rsidRPr="00486765">
        <w:rPr>
          <w:b/>
          <w:bCs/>
          <w:sz w:val="22"/>
          <w:bdr w:val="none" w:sz="0" w:space="0" w:color="auto" w:frame="1"/>
        </w:rPr>
        <w:t>instance_of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r w:rsidRPr="00486765">
        <w:rPr>
          <w:i/>
          <w:sz w:val="22"/>
        </w:rPr>
        <w:t>occurrent</w:t>
      </w:r>
      <w:r w:rsidRPr="00486765">
        <w:rPr>
          <w:sz w:val="22"/>
        </w:rPr>
        <w:t xml:space="preserve"> types. </w:t>
      </w:r>
    </w:p>
    <w:p w14:paraId="7385B30C" w14:textId="2D40B4C5" w:rsidR="006D4A81" w:rsidRPr="00486765" w:rsidRDefault="006D4A81">
      <w:pPr>
        <w:rPr>
          <w:sz w:val="22"/>
        </w:rPr>
      </w:pPr>
      <w:r w:rsidRPr="00486765">
        <w:rPr>
          <w:sz w:val="22"/>
        </w:rPr>
        <w:lastRenderedPageBreak/>
        <w:t>Examples</w:t>
      </w:r>
      <w:r w:rsidR="00C448A6" w:rsidRPr="00486765">
        <w:rPr>
          <w:sz w:val="22"/>
        </w:rPr>
        <w:t xml:space="preserve"> are</w:t>
      </w:r>
      <w:r w:rsidRPr="00486765">
        <w:rPr>
          <w:smallCaps/>
          <w:sz w:val="22"/>
        </w:rPr>
        <w:t xml:space="preserve">: </w:t>
      </w:r>
      <w:r w:rsidRPr="00486765">
        <w:rPr>
          <w:sz w:val="22"/>
        </w:rPr>
        <w:t>house is_a building, symphony is_a musical work of art, promenade is_a dance step, promise is_a speech act</w:t>
      </w:r>
    </w:p>
    <w:p w14:paraId="6B32C6AC" w14:textId="4DA19F59" w:rsidR="006401B0" w:rsidRPr="00486765" w:rsidRDefault="00F07970">
      <w:pPr>
        <w:rPr>
          <w:sz w:val="22"/>
        </w:rPr>
      </w:pPr>
      <w:r w:rsidRPr="00486765">
        <w:rPr>
          <w:sz w:val="22"/>
        </w:rPr>
        <w:t>General terms corresponding to types are those general terms which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r w:rsidRPr="00486765">
        <w:rPr>
          <w:sz w:val="22"/>
        </w:rPr>
        <w:t>where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8F4B55">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44F7A2A9" w:rsidR="00B03C6A" w:rsidRPr="00486765" w:rsidRDefault="00B03C6A">
      <w:pPr>
        <w:ind w:left="720"/>
        <w:rPr>
          <w:sz w:val="22"/>
        </w:rPr>
      </w:pPr>
      <w:r w:rsidRPr="00486765">
        <w:rPr>
          <w:sz w:val="22"/>
        </w:rPr>
        <w:t>Anatomical boundary entity =def. Immaterial anatomical entity 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8F4B55">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‘occurrent’</w:t>
      </w:r>
    </w:p>
    <w:p w14:paraId="6BDFCF15" w14:textId="5F3ED048" w:rsidR="00130D7C" w:rsidRPr="00486765" w:rsidRDefault="00E54C2C">
      <w:pPr>
        <w:rPr>
          <w:sz w:val="22"/>
        </w:rPr>
      </w:pPr>
      <w:r w:rsidRPr="00486765">
        <w:rPr>
          <w:sz w:val="22"/>
        </w:rPr>
        <w:t>T</w:t>
      </w:r>
      <w:r w:rsidR="00130D7C" w:rsidRPr="00486765">
        <w:rPr>
          <w:sz w:val="22"/>
        </w:rPr>
        <w:t>he dichotomy between continuant and occurrent ontologies forms the central organizing axis of the BFO ontology. We can describe this dichotomy as follows, following Zemach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8F4B55">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5137DD21" w:rsidR="00130D7C" w:rsidRPr="00486765" w:rsidRDefault="00130D7C" w:rsidP="00486765">
      <w:pPr>
        <w:pStyle w:val="ListParagraph"/>
        <w:numPr>
          <w:ilvl w:val="0"/>
          <w:numId w:val="24"/>
        </w:numPr>
        <w:rPr>
          <w:sz w:val="22"/>
        </w:rPr>
      </w:pPr>
      <w:r w:rsidRPr="00486765">
        <w:rPr>
          <w:sz w:val="22"/>
        </w:rPr>
        <w:lastRenderedPageBreak/>
        <w:t xml:space="preserve">non-continuant entities (NCs), which Zemach calls ‘events’, and which 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72B20AA" w:rsidR="009D1AD3" w:rsidRPr="00486765" w:rsidRDefault="009D1AD3" w:rsidP="001C5CAA">
      <w:pPr>
        <w:rPr>
          <w:sz w:val="22"/>
        </w:rPr>
      </w:pPr>
      <w:r w:rsidRPr="00486765">
        <w:rPr>
          <w:sz w:val="22"/>
        </w:rPr>
        <w:t xml:space="preserve">An event is an entity that exists, in its entirety, in the area defined by its spatiotemporal boundaries, and each part of this area contains a </w:t>
      </w:r>
      <w:r w:rsidRPr="00486765">
        <w:rPr>
          <w:i/>
          <w:iCs/>
          <w:sz w:val="22"/>
        </w:rPr>
        <w:t xml:space="preserve">part </w:t>
      </w:r>
      <w:r w:rsidRPr="00486765">
        <w:rPr>
          <w:sz w:val="22"/>
        </w:rPr>
        <w:t>of the whole event. There are obviously indefinitely many ways to carve the world into events, some of which are useful and interesting (e.g., for the 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8F4B55">
        <w:rPr>
          <w:sz w:val="22"/>
        </w:rPr>
        <w:t>60</w:t>
      </w:r>
      <w:r w:rsidRPr="00486765">
        <w:rPr>
          <w:sz w:val="22"/>
        </w:rPr>
        <w:fldChar w:fldCharType="end"/>
      </w:r>
      <w:r w:rsidRPr="00486765">
        <w:rPr>
          <w:sz w:val="22"/>
        </w:rPr>
        <w:t xml:space="preserve">, pp. 233 f.] </w:t>
      </w:r>
    </w:p>
    <w:p w14:paraId="3977C1E3" w14:textId="66FB1792" w:rsidR="00130D7C" w:rsidRPr="00486765" w:rsidRDefault="00130D7C">
      <w:pPr>
        <w:pStyle w:val="ListParagraph"/>
        <w:rPr>
          <w:sz w:val="22"/>
        </w:rPr>
      </w:pPr>
      <w:proofErr w:type="gramStart"/>
      <w:r w:rsidRPr="00486765">
        <w:rPr>
          <w:sz w:val="22"/>
        </w:rPr>
        <w:t>continuant</w:t>
      </w:r>
      <w:proofErr w:type="gramEnd"/>
      <w:r w:rsidR="00B03C6A" w:rsidRPr="00486765">
        <w:rPr>
          <w:sz w:val="22"/>
        </w:rPr>
        <w:t xml:space="preserve"> </w:t>
      </w:r>
      <w:r w:rsidRPr="00486765">
        <w:rPr>
          <w:sz w:val="22"/>
        </w:rPr>
        <w:t xml:space="preserve">entities which can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58D83851" w:rsidR="009D1AD3" w:rsidRPr="00486765" w:rsidRDefault="00B03C6A" w:rsidP="00486765">
      <w:pPr>
        <w:rPr>
          <w:sz w:val="22"/>
        </w:rPr>
      </w:pPr>
      <w:r w:rsidRPr="00486765">
        <w:rPr>
          <w:sz w:val="22"/>
        </w:rPr>
        <w:t>Thus you, for example, are a continuant, and your arms and legs are parts of you; your childhood, however, is not a part of you; rather, it is a part of your life. Continuants, as 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5E990163" w:rsidR="00130D7C" w:rsidRDefault="00130D7C">
      <w:pPr>
        <w:rPr>
          <w:sz w:val="22"/>
        </w:rPr>
      </w:pPr>
      <w:r w:rsidRPr="00486765">
        <w:rPr>
          <w:sz w:val="22"/>
        </w:rPr>
        <w:t xml:space="preserve">BFO generalizes from the above </w:t>
      </w:r>
      <w:proofErr w:type="spellStart"/>
      <w:r w:rsidRPr="00486765">
        <w:rPr>
          <w:sz w:val="22"/>
        </w:rPr>
        <w:t>above</w:t>
      </w:r>
      <w:proofErr w:type="spellEnd"/>
      <w:r w:rsidRPr="00486765">
        <w:rPr>
          <w:sz w:val="22"/>
        </w:rPr>
        <w:t xml:space="preserve"> all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p>
    <w:p w14:paraId="0E50662C" w14:textId="77777777" w:rsidR="00604D54" w:rsidRDefault="00604D54">
      <w:pPr>
        <w:rPr>
          <w:sz w:val="22"/>
        </w:rPr>
      </w:pPr>
    </w:p>
    <w:p w14:paraId="36A78080" w14:textId="2ED72588" w:rsidR="00130D7C" w:rsidRPr="00486765" w:rsidRDefault="00144077">
      <w:pPr>
        <w:pStyle w:val="Heading2"/>
        <w:rPr>
          <w:sz w:val="24"/>
        </w:rPr>
      </w:pPr>
      <w:bookmarkStart w:id="10" w:name="_Toc313270690"/>
      <w:bookmarkStart w:id="11" w:name="_Toc316818726"/>
      <w:r w:rsidRPr="00486765">
        <w:rPr>
          <w:sz w:val="24"/>
        </w:rPr>
        <w:t>Relations of parthood</w:t>
      </w:r>
      <w:bookmarkEnd w:id="10"/>
      <w:bookmarkEnd w:id="11"/>
    </w:p>
    <w:p w14:paraId="52F98079" w14:textId="7DB056D6" w:rsidR="00130D7C" w:rsidRPr="00486765" w:rsidRDefault="00130D7C" w:rsidP="001C5CAA">
      <w:pPr>
        <w:rPr>
          <w:sz w:val="22"/>
        </w:rPr>
      </w:pPr>
      <w:r w:rsidRPr="00486765">
        <w:rPr>
          <w:sz w:val="22"/>
        </w:rPr>
        <w:t>As our starting point in understanding the parthood relation, we take the axioms of Simple Extensional Mereology as defined in [</w:t>
      </w:r>
      <w:r w:rsidRPr="00486765">
        <w:rPr>
          <w:sz w:val="22"/>
        </w:rPr>
        <w:fldChar w:fldCharType="begin"/>
      </w:r>
      <w:r w:rsidRPr="00486765">
        <w:rPr>
          <w:sz w:val="22"/>
        </w:rPr>
        <w:instrText xml:space="preserve"> REF _Ref309404666 \r \h </w:instrText>
      </w:r>
      <w:r w:rsidR="001C5CAA">
        <w:rPr>
          <w:sz w:val="22"/>
        </w:rPr>
        <w:instrText xml:space="preserve"> \* MERGEFORMAT </w:instrText>
      </w:r>
      <w:r w:rsidRPr="00486765">
        <w:rPr>
          <w:sz w:val="22"/>
        </w:rPr>
      </w:r>
      <w:r w:rsidRPr="00486765">
        <w:rPr>
          <w:sz w:val="22"/>
        </w:rPr>
        <w:fldChar w:fldCharType="separate"/>
      </w:r>
      <w:r w:rsidR="008F4B55">
        <w:rPr>
          <w:sz w:val="22"/>
        </w:rPr>
        <w:t>46</w:t>
      </w:r>
      <w:r w:rsidRPr="00486765">
        <w:rPr>
          <w:sz w:val="22"/>
        </w:rPr>
        <w:fldChar w:fldCharType="end"/>
      </w:r>
      <w:r w:rsidRPr="00486765">
        <w:rPr>
          <w:sz w:val="22"/>
        </w:rPr>
        <w:t xml:space="preserve">]. We then, following Zemach, define two </w:t>
      </w:r>
      <w:proofErr w:type="spellStart"/>
      <w:r w:rsidRPr="00486765">
        <w:rPr>
          <w:sz w:val="22"/>
        </w:rPr>
        <w:t>subkinds</w:t>
      </w:r>
      <w:proofErr w:type="spellEnd"/>
      <w:r w:rsidRPr="00486765">
        <w:rPr>
          <w:sz w:val="22"/>
        </w:rPr>
        <w:t xml:space="preserve"> of parthood, namely parthood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Pr="00486765">
        <w:rPr>
          <w:sz w:val="22"/>
        </w:rPr>
        <w:t xml:space="preserve"> and parthood as it obtains between occurrents</w:t>
      </w:r>
      <w:r w:rsidR="009D1AD3" w:rsidRPr="00486765">
        <w:rPr>
          <w:sz w:val="22"/>
        </w:rPr>
        <w:t xml:space="preserve"> – called </w:t>
      </w:r>
      <w:proofErr w:type="spellStart"/>
      <w:r w:rsidR="009D1AD3" w:rsidRPr="00486765">
        <w:rPr>
          <w:b/>
          <w:sz w:val="22"/>
        </w:rPr>
        <w:t>occurrent_part_of</w:t>
      </w:r>
      <w:proofErr w:type="spellEnd"/>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663638F" w:rsidR="00144077" w:rsidRPr="00486765" w:rsidRDefault="009D1AD3" w:rsidP="00486765">
      <w:pPr>
        <w:pStyle w:val="Specification"/>
        <w:rPr>
          <w:sz w:val="22"/>
        </w:rPr>
      </w:pPr>
      <w:r w:rsidRPr="00486765">
        <w:rPr>
          <w:rStyle w:val="SpecificationType"/>
          <w:sz w:val="22"/>
        </w:rPr>
        <w:lastRenderedPageBreak/>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Pr="00486765">
        <w:rPr>
          <w:b/>
          <w:sz w:val="22"/>
        </w:rPr>
        <w:t>continuant_part_of</w:t>
      </w:r>
      <w:proofErr w:type="spellEnd"/>
      <w:r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p>
    <w:p w14:paraId="00F8F803" w14:textId="77777777" w:rsidR="001C76CF" w:rsidRPr="00486765" w:rsidRDefault="001C76CF">
      <w:pPr>
        <w:pStyle w:val="Specification"/>
        <w:rPr>
          <w:sz w:val="22"/>
        </w:rPr>
      </w:pPr>
      <w:r w:rsidRPr="00486765">
        <w:rPr>
          <w:rStyle w:val="SpecificationType"/>
          <w:sz w:val="22"/>
        </w:rPr>
        <w:t>Domain</w:t>
      </w:r>
      <w:r w:rsidRPr="00486765">
        <w:rPr>
          <w:sz w:val="22"/>
        </w:rPr>
        <w:t>: continuant</w:t>
      </w:r>
    </w:p>
    <w:p w14:paraId="6A4F48FA" w14:textId="77777777" w:rsidR="001C76CF" w:rsidRPr="00486765" w:rsidRDefault="001C76CF">
      <w:pPr>
        <w:pStyle w:val="Specification"/>
        <w:rPr>
          <w:sz w:val="22"/>
        </w:rPr>
      </w:pPr>
      <w:r w:rsidRPr="00486765">
        <w:rPr>
          <w:rStyle w:val="SpecificationType"/>
          <w:sz w:val="22"/>
        </w:rPr>
        <w:t>Range</w:t>
      </w:r>
      <w:r w:rsidRPr="00486765">
        <w:rPr>
          <w:sz w:val="22"/>
        </w:rPr>
        <w:t>: continuant</w:t>
      </w:r>
    </w:p>
    <w:p w14:paraId="7EAFA05E" w14:textId="56E06D04" w:rsidR="001C76CF" w:rsidRPr="00486765" w:rsidRDefault="001C76CF">
      <w:pPr>
        <w:pStyle w:val="Specification"/>
        <w:rPr>
          <w:b/>
          <w:sz w:val="22"/>
        </w:rPr>
      </w:pPr>
      <w:r w:rsidRPr="00486765">
        <w:rPr>
          <w:rStyle w:val="SpecificationType"/>
          <w:sz w:val="22"/>
        </w:rPr>
        <w:t>Examples</w:t>
      </w:r>
      <w:r w:rsidRPr="00486765">
        <w:rPr>
          <w:smallCaps/>
          <w:sz w:val="22"/>
        </w:rPr>
        <w:t xml:space="preserve">: </w:t>
      </w:r>
      <w:r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Pr="00486765">
        <w:rPr>
          <w:sz w:val="22"/>
        </w:rPr>
        <w:t xml:space="preserve">Mary in the time prior to her operation; the Northern hemisphere is a part of the planet Earth at all times at which the </w:t>
      </w:r>
      <w:r w:rsidR="00B03C6A" w:rsidRPr="00486765">
        <w:rPr>
          <w:sz w:val="22"/>
        </w:rPr>
        <w:t xml:space="preserve">planet </w:t>
      </w:r>
      <w:r w:rsidRPr="00486765">
        <w:rPr>
          <w:sz w:val="22"/>
        </w:rPr>
        <w:t>Earth exists</w:t>
      </w:r>
      <w:r w:rsidR="00B03C6A" w:rsidRPr="00486765">
        <w:rPr>
          <w:sz w:val="22"/>
        </w:rPr>
        <w:t>.</w:t>
      </w:r>
    </w:p>
    <w:p w14:paraId="32A843FD" w14:textId="0ADC37BC" w:rsidR="001C76CF" w:rsidRPr="00486765" w:rsidRDefault="001C76CF" w:rsidP="00486765">
      <w:pPr>
        <w:rPr>
          <w:sz w:val="22"/>
        </w:rPr>
      </w:pPr>
    </w:p>
    <w:p w14:paraId="7C4514E7" w14:textId="2378BB36" w:rsidR="00130D7C" w:rsidRPr="00486765" w:rsidRDefault="003D5797" w:rsidP="00486765">
      <w:pPr>
        <w:pStyle w:val="Specification"/>
        <w:rPr>
          <w:sz w:val="22"/>
        </w:rPr>
      </w:pPr>
      <w:r w:rsidRPr="00486765">
        <w:rPr>
          <w:rStyle w:val="SpecificationType"/>
          <w:sz w:val="22"/>
        </w:rPr>
        <w:t>Elucidation</w:t>
      </w:r>
      <w:r w:rsidR="00130D7C" w:rsidRPr="00486765">
        <w:rPr>
          <w:smallCaps/>
          <w:sz w:val="22"/>
        </w:rPr>
        <w:t xml:space="preserve">: </w:t>
      </w:r>
      <w:r w:rsidR="00144077" w:rsidRPr="00486765">
        <w:rPr>
          <w:i/>
          <w:sz w:val="22"/>
        </w:rPr>
        <w:t>a</w:t>
      </w:r>
      <w:r w:rsidR="002504F3" w:rsidRPr="00486765">
        <w:rPr>
          <w:i/>
          <w:sz w:val="22"/>
        </w:rPr>
        <w:t xml:space="preserve"> </w:t>
      </w:r>
      <w:proofErr w:type="spellStart"/>
      <w:r w:rsidR="009D1AD3" w:rsidRPr="00486765">
        <w:rPr>
          <w:b/>
          <w:sz w:val="22"/>
        </w:rPr>
        <w:t>occurrent_part_of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p>
    <w:p w14:paraId="013FD383" w14:textId="77777777" w:rsidR="001C76CF" w:rsidRPr="00486765" w:rsidRDefault="001C76CF">
      <w:pPr>
        <w:pStyle w:val="Specification"/>
        <w:rPr>
          <w:sz w:val="22"/>
        </w:rPr>
      </w:pPr>
      <w:r w:rsidRPr="00486765">
        <w:rPr>
          <w:rStyle w:val="SpecificationType"/>
          <w:sz w:val="22"/>
        </w:rPr>
        <w:t>Domain</w:t>
      </w:r>
      <w:r w:rsidRPr="00486765">
        <w:rPr>
          <w:sz w:val="22"/>
        </w:rPr>
        <w:t>: occurrent</w:t>
      </w:r>
    </w:p>
    <w:p w14:paraId="08A20A28" w14:textId="77777777" w:rsidR="001C76CF" w:rsidRPr="00486765" w:rsidRDefault="001C76CF">
      <w:pPr>
        <w:pStyle w:val="Specification"/>
        <w:rPr>
          <w:sz w:val="22"/>
        </w:rPr>
      </w:pPr>
      <w:r w:rsidRPr="00486765">
        <w:rPr>
          <w:rStyle w:val="SpecificationType"/>
          <w:sz w:val="22"/>
        </w:rPr>
        <w:t>Range</w:t>
      </w:r>
      <w:r w:rsidRPr="00486765">
        <w:rPr>
          <w:sz w:val="22"/>
        </w:rPr>
        <w:t>: occurrent</w:t>
      </w:r>
    </w:p>
    <w:p w14:paraId="4B6C5189" w14:textId="3014AAF3" w:rsidR="002504F3" w:rsidRPr="00486765" w:rsidRDefault="001C76CF">
      <w:pPr>
        <w:pStyle w:val="Specification"/>
        <w:rPr>
          <w:sz w:val="22"/>
        </w:rPr>
      </w:pPr>
      <w:r w:rsidRPr="00486765">
        <w:rPr>
          <w:rStyle w:val="SpecificationType"/>
          <w:sz w:val="22"/>
        </w:rPr>
        <w:t>Examples</w:t>
      </w:r>
      <w:r w:rsidRPr="00486765">
        <w:rPr>
          <w:smallCaps/>
          <w:sz w:val="22"/>
        </w:rPr>
        <w:t xml:space="preserve">: </w:t>
      </w:r>
      <w:r w:rsidRPr="00486765">
        <w:rPr>
          <w:sz w:val="22"/>
        </w:rPr>
        <w:t xml:space="preserve">Mary’s 5th birthday </w:t>
      </w:r>
      <w:proofErr w:type="spellStart"/>
      <w:r w:rsidR="003D5797" w:rsidRPr="00486765">
        <w:rPr>
          <w:b/>
          <w:sz w:val="22"/>
        </w:rPr>
        <w:t>occurrent_part_of</w:t>
      </w:r>
      <w:proofErr w:type="spellEnd"/>
      <w:r w:rsidR="003D5797" w:rsidRPr="00486765">
        <w:rPr>
          <w:b/>
          <w:sz w:val="22"/>
        </w:rPr>
        <w:t xml:space="preserve"> </w:t>
      </w:r>
      <w:r w:rsidRPr="00486765">
        <w:rPr>
          <w:sz w:val="22"/>
        </w:rPr>
        <w:t xml:space="preserve">Mary’s life; the first set of the tennis match </w:t>
      </w:r>
      <w:proofErr w:type="spellStart"/>
      <w:r w:rsidR="003D5797" w:rsidRPr="00486765">
        <w:rPr>
          <w:b/>
          <w:sz w:val="22"/>
        </w:rPr>
        <w:t>occurrent_part_of</w:t>
      </w:r>
      <w:proofErr w:type="spellEnd"/>
      <w:r w:rsidR="003D5797" w:rsidRPr="00486765">
        <w:rPr>
          <w:b/>
          <w:sz w:val="22"/>
        </w:rPr>
        <w:t xml:space="preserve"> </w:t>
      </w:r>
      <w:r w:rsidRPr="00486765">
        <w:rPr>
          <w:sz w:val="22"/>
        </w:rPr>
        <w:t>the tennis match.</w:t>
      </w:r>
    </w:p>
    <w:p w14:paraId="1580D22C" w14:textId="77777777" w:rsidR="00130D7C" w:rsidRPr="00486765" w:rsidRDefault="00130D7C" w:rsidP="00486765">
      <w:pPr>
        <w:rPr>
          <w:sz w:val="22"/>
        </w:rPr>
      </w:pPr>
    </w:p>
    <w:p w14:paraId="78F60719" w14:textId="69B2C3E8" w:rsidR="00244A39" w:rsidRPr="00486765" w:rsidRDefault="00B02AE7">
      <w:pPr>
        <w:rPr>
          <w:sz w:val="22"/>
        </w:rPr>
      </w:pPr>
      <w:r w:rsidRPr="00486765">
        <w:rPr>
          <w:sz w:val="22"/>
        </w:rPr>
        <w:t>Note that ‘part_of’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mereological inclusion. Proper parthood can be easily defined, as follows:</w:t>
      </w:r>
    </w:p>
    <w:p w14:paraId="4708D479" w14:textId="38CC074A" w:rsidR="00D924FF" w:rsidRPr="00486765" w:rsidRDefault="00244A39">
      <w:pPr>
        <w:rPr>
          <w:sz w:val="22"/>
        </w:rPr>
      </w:pPr>
      <w:r w:rsidRPr="00486765">
        <w:rPr>
          <w:sz w:val="22"/>
        </w:rPr>
        <w:t>For continuants:</w:t>
      </w:r>
    </w:p>
    <w:p w14:paraId="3F9BDE56" w14:textId="21383C30" w:rsidR="00244A39"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p>
    <w:p w14:paraId="59AD60E8" w14:textId="77777777" w:rsidR="00244A39" w:rsidRPr="00486765" w:rsidRDefault="00244A39" w:rsidP="00486765">
      <w:pPr>
        <w:rPr>
          <w:sz w:val="22"/>
        </w:rPr>
      </w:pPr>
    </w:p>
    <w:p w14:paraId="6B6B920D" w14:textId="77777777" w:rsidR="00244A39" w:rsidRPr="00486765" w:rsidRDefault="00244A39">
      <w:pPr>
        <w:rPr>
          <w:sz w:val="22"/>
        </w:rPr>
      </w:pPr>
      <w:r w:rsidRPr="00486765">
        <w:rPr>
          <w:sz w:val="22"/>
        </w:rPr>
        <w:t>For occurrents:</w:t>
      </w:r>
    </w:p>
    <w:p w14:paraId="18CEDA89" w14:textId="46160BC1" w:rsidR="00244A39" w:rsidRPr="00486765" w:rsidRDefault="00492DAF" w:rsidP="00486765">
      <w:pPr>
        <w:pStyle w:val="Specification"/>
        <w:rPr>
          <w:sz w:val="22"/>
        </w:rPr>
      </w:pPr>
      <w:r w:rsidRPr="00486765">
        <w:rPr>
          <w:rStyle w:val="SpecificationType"/>
          <w:sz w:val="22"/>
        </w:rPr>
        <w:lastRenderedPageBreak/>
        <w:t>Definition</w:t>
      </w:r>
      <w:r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r w:rsidR="00244A39" w:rsidRPr="00486765">
        <w:rPr>
          <w:i/>
          <w:sz w:val="22"/>
        </w:rPr>
        <w:t xml:space="preserve">a </w:t>
      </w:r>
      <w:proofErr w:type="spellStart"/>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elations defined in terms of part</w:t>
      </w:r>
      <w:r w:rsidR="0076529D" w:rsidRPr="00486765">
        <w:rPr>
          <w:b/>
          <w:sz w:val="22"/>
        </w:rPr>
        <w:t>hood</w:t>
      </w:r>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2FC2551A" w:rsidR="00047E4F"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630FA6">
        <w:rPr>
          <w:b/>
          <w:sz w:val="22"/>
        </w:rPr>
        <w:t>has_</w:t>
      </w:r>
      <w:r w:rsidR="006C1A24" w:rsidRPr="00630FA6">
        <w:rPr>
          <w:b/>
          <w:sz w:val="22"/>
        </w:rPr>
        <w:t>continuant_</w:t>
      </w:r>
      <w:r w:rsidR="00144077" w:rsidRPr="00630FA6">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486765">
        <w:rPr>
          <w:sz w:val="22"/>
        </w:rPr>
        <w:t>continuant_part_of</w:t>
      </w:r>
      <w:r w:rsidR="00541102" w:rsidRPr="00486765">
        <w:rPr>
          <w:i/>
          <w:sz w:val="22"/>
        </w:rPr>
        <w:t>a</w:t>
      </w:r>
      <w:proofErr w:type="spellEnd"/>
      <w:r w:rsidR="002504F3" w:rsidRPr="00486765">
        <w:rPr>
          <w:i/>
          <w:sz w:val="22"/>
        </w:rPr>
        <w:t xml:space="preserve"> </w:t>
      </w:r>
      <w:r w:rsidR="00541102" w:rsidRPr="00486765">
        <w:rPr>
          <w:sz w:val="22"/>
        </w:rPr>
        <w:t>at</w:t>
      </w:r>
      <w:r w:rsidR="002504F3" w:rsidRPr="00486765">
        <w:rPr>
          <w:sz w:val="22"/>
        </w:rPr>
        <w:t xml:space="preserve"> </w:t>
      </w:r>
      <w:r w:rsidR="00541102" w:rsidRPr="00486765">
        <w:rPr>
          <w:i/>
          <w:sz w:val="22"/>
        </w:rPr>
        <w:t>t</w:t>
      </w:r>
      <w:r w:rsidR="00626425" w:rsidRPr="00486765">
        <w:rPr>
          <w:i/>
          <w:sz w:val="22"/>
        </w:rPr>
        <w:t xml:space="preserve"> </w:t>
      </w:r>
    </w:p>
    <w:p w14:paraId="064079DA" w14:textId="4BD210C0" w:rsidR="00D924FF" w:rsidRPr="00B56876" w:rsidRDefault="006C1A24" w:rsidP="00630FA6">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or occurren</w:t>
      </w:r>
      <w:r w:rsidR="00492DAF" w:rsidRPr="00486765">
        <w:rPr>
          <w:sz w:val="22"/>
        </w:rPr>
        <w:t>ts:</w:t>
      </w:r>
    </w:p>
    <w:p w14:paraId="5A76C47E" w14:textId="4D47854F" w:rsidR="00626425" w:rsidRPr="00B56876" w:rsidRDefault="00492DAF" w:rsidP="00486765">
      <w:pPr>
        <w:pStyle w:val="Specification"/>
        <w:rPr>
          <w:b/>
        </w:rPr>
      </w:pPr>
      <w:r w:rsidRPr="00486765">
        <w:rPr>
          <w:rStyle w:val="SpecificationType"/>
          <w:sz w:val="22"/>
        </w:rPr>
        <w:t>Definition</w:t>
      </w:r>
      <w:r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proofErr w:type="spellStart"/>
      <w:r w:rsidR="003D5797" w:rsidRPr="00486765">
        <w:rPr>
          <w:b/>
          <w:sz w:val="22"/>
        </w:rPr>
        <w:t>occurrent_part_of</w:t>
      </w:r>
      <w:proofErr w:type="spellEnd"/>
      <w:r w:rsidR="003D5797" w:rsidRPr="00486765">
        <w:rPr>
          <w:b/>
          <w:sz w:val="22"/>
        </w:rPr>
        <w:t xml:space="preserve"> </w:t>
      </w:r>
      <w:r w:rsidR="00626425" w:rsidRPr="00486765">
        <w:rPr>
          <w:i/>
          <w:sz w:val="22"/>
        </w:rPr>
        <w:t xml:space="preserve">a </w:t>
      </w:r>
      <w:r w:rsidR="00626425" w:rsidRPr="00486765">
        <w:rPr>
          <w:i/>
          <w:sz w:val="22"/>
        </w:rPr>
        <w:softHyphen/>
      </w:r>
      <w:r w:rsidR="00626425" w:rsidRPr="00486765">
        <w:rPr>
          <w:i/>
          <w:sz w:val="22"/>
        </w:rPr>
        <w:softHyphen/>
      </w:r>
      <w:r w:rsidR="00626425" w:rsidRPr="00486765">
        <w:rPr>
          <w:i/>
          <w:sz w:val="22"/>
        </w:rPr>
        <w:softHyphen/>
      </w:r>
      <w:r w:rsidR="00626425" w:rsidRPr="00486765">
        <w:rPr>
          <w:i/>
          <w:sz w:val="22"/>
        </w:rPr>
        <w:softHyphen/>
        <w:t xml:space="preserve">– </w:t>
      </w:r>
      <w:r w:rsidR="00626425" w:rsidRPr="00486765">
        <w:rPr>
          <w:sz w:val="22"/>
        </w:rPr>
        <w:t>for occurrents</w:t>
      </w:r>
    </w:p>
    <w:p w14:paraId="2074C846" w14:textId="7A0C564C" w:rsidR="002504F3" w:rsidRPr="00486765" w:rsidRDefault="002267C9">
      <w:pPr>
        <w:rPr>
          <w:sz w:val="22"/>
        </w:rPr>
      </w:pPr>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16</w:t>
      </w:r>
      <w:r w:rsidR="001E591D" w:rsidRPr="00486765">
        <w:rPr>
          <w:sz w:val="22"/>
        </w:rPr>
        <w:fldChar w:fldCharType="end"/>
      </w:r>
      <w:r w:rsidRPr="00486765">
        <w:rPr>
          <w:sz w:val="22"/>
        </w:rPr>
        <w:t>].</w:t>
      </w:r>
      <w:r w:rsidR="00244A39" w:rsidRPr="00486765">
        <w:rPr>
          <w:sz w:val="22"/>
        </w:rPr>
        <w:t xml:space="preserve"> </w:t>
      </w:r>
    </w:p>
    <w:p w14:paraId="3B33EE30" w14:textId="77777777" w:rsidR="00140DC7" w:rsidRPr="00B56876" w:rsidRDefault="00365F37" w:rsidP="00486765">
      <w:pPr>
        <w:pStyle w:val="Heading1"/>
      </w:pPr>
      <w:bookmarkStart w:id="12" w:name="_Toc313270691"/>
      <w:bookmarkStart w:id="13" w:name="_Toc316818727"/>
      <w:r w:rsidRPr="00486765">
        <w:rPr>
          <w:sz w:val="24"/>
        </w:rPr>
        <w:t xml:space="preserve">2. </w:t>
      </w:r>
      <w:r w:rsidR="00140DC7" w:rsidRPr="00486765">
        <w:rPr>
          <w:sz w:val="24"/>
        </w:rPr>
        <w:t>Continuant</w:t>
      </w:r>
      <w:bookmarkEnd w:id="12"/>
      <w:bookmarkEnd w:id="13"/>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8F4B55">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8F4B55">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41BD635D" w:rsidR="009D555C" w:rsidRPr="00486765" w:rsidRDefault="00236D40">
      <w:pPr>
        <w:pStyle w:val="Specification"/>
        <w:rPr>
          <w:sz w:val="22"/>
        </w:rPr>
      </w:pPr>
      <w:r w:rsidRPr="00486765">
        <w:rPr>
          <w:rStyle w:val="SpecificationType"/>
          <w:sz w:val="22"/>
        </w:rPr>
        <w:t>Elucidation</w:t>
      </w:r>
      <w:r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occurrents,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630FA6">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8F4B55">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2DB987F2" w:rsidR="00FB129B" w:rsidRPr="00486765" w:rsidRDefault="00236D40" w:rsidP="00486765">
      <w:pPr>
        <w:pStyle w:val="Specification"/>
        <w:rPr>
          <w:sz w:val="22"/>
        </w:rPr>
      </w:pPr>
      <w:r w:rsidRPr="00486765">
        <w:rPr>
          <w:rStyle w:val="SpecificationType"/>
          <w:sz w:val="22"/>
        </w:rPr>
        <w:t>Axiom</w:t>
      </w:r>
      <w:r w:rsidRPr="00486765">
        <w:rPr>
          <w:smallCaps/>
          <w:sz w:val="22"/>
        </w:rPr>
        <w:t>:</w:t>
      </w:r>
      <w:r w:rsidR="009D555C" w:rsidRPr="00486765">
        <w:rPr>
          <w:sz w:val="22"/>
        </w:rPr>
        <w:t xml:space="preserve"> if </w:t>
      </w:r>
      <w:proofErr w:type="gramStart"/>
      <w:r w:rsidR="009D555C" w:rsidRPr="00486765">
        <w:rPr>
          <w:i/>
          <w:sz w:val="22"/>
        </w:rPr>
        <w:t xml:space="preserve">a </w:t>
      </w:r>
      <w:r w:rsidR="009D555C" w:rsidRPr="00486765">
        <w:rPr>
          <w:sz w:val="22"/>
        </w:rPr>
        <w:t>is</w:t>
      </w:r>
      <w:proofErr w:type="gramEnd"/>
      <w:r w:rsidR="009D555C" w:rsidRPr="00486765">
        <w:rPr>
          <w:sz w:val="22"/>
        </w:rPr>
        <w:t xml:space="preserve"> a </w:t>
      </w:r>
      <w:r w:rsidR="00FB129B" w:rsidRPr="00486765">
        <w:rPr>
          <w:i/>
          <w:sz w:val="22"/>
        </w:rPr>
        <w:t>continuant</w:t>
      </w:r>
      <w:r w:rsidR="009D555C" w:rsidRPr="00486765">
        <w:rPr>
          <w:sz w:val="22"/>
        </w:rPr>
        <w:t xml:space="preserve"> and </w:t>
      </w:r>
      <w:r w:rsidR="009D555C" w:rsidRPr="00486765">
        <w:rPr>
          <w:i/>
          <w:sz w:val="22"/>
        </w:rPr>
        <w:t xml:space="preserve">b </w:t>
      </w:r>
      <w:r w:rsidR="009D555C" w:rsidRPr="00486765">
        <w:rPr>
          <w:sz w:val="22"/>
        </w:rPr>
        <w:t xml:space="preserve">is </w:t>
      </w:r>
      <w:r w:rsidR="00E40415" w:rsidRPr="00486765">
        <w:rPr>
          <w:sz w:val="22"/>
        </w:rPr>
        <w:t>part of</w:t>
      </w:r>
      <w:r w:rsidR="00E40415" w:rsidRPr="00486765">
        <w:rPr>
          <w:b/>
          <w:sz w:val="22"/>
        </w:rPr>
        <w:t xml:space="preserve"> </w:t>
      </w:r>
      <w:r w:rsidR="009D555C" w:rsidRPr="00486765">
        <w:rPr>
          <w:i/>
          <w:sz w:val="22"/>
        </w:rPr>
        <w:t xml:space="preserve">a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p>
    <w:p w14:paraId="55A07561" w14:textId="77777777" w:rsidR="00AC1A45" w:rsidRPr="00486765" w:rsidRDefault="00AC1A45" w:rsidP="00486765">
      <w:pPr>
        <w:rPr>
          <w:sz w:val="22"/>
        </w:rPr>
      </w:pPr>
    </w:p>
    <w:p w14:paraId="41A109F5" w14:textId="77777777" w:rsidR="0076529D" w:rsidRPr="00486765" w:rsidRDefault="00AC1A45">
      <w:pPr>
        <w:rPr>
          <w:sz w:val="22"/>
        </w:rPr>
      </w:pPr>
      <w:r w:rsidRPr="00486765">
        <w:rPr>
          <w:sz w:val="22"/>
        </w:rPr>
        <w:t xml:space="preserve">If an occurrent occupies a 2-minute temporal region, then the occurrent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t>BFO’s treatment of continuants and occurrents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8F4B55">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486765">
        <w:rPr>
          <w:i/>
          <w:sz w:val="20"/>
        </w:rPr>
        <w:t xml:space="preserve">world-line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r w:rsidRPr="00486765">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8F4B55">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8F4B55">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lastRenderedPageBreak/>
        <w:t>The four dimensions of the spacetime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spacetime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40D13C02" w:rsidR="00B02AE7"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if </w:t>
      </w:r>
      <w:proofErr w:type="gramStart"/>
      <w:r w:rsidR="00B02AE7" w:rsidRPr="00486765">
        <w:rPr>
          <w:i/>
          <w:sz w:val="22"/>
        </w:rPr>
        <w:t xml:space="preserve">a </w:t>
      </w:r>
      <w:r w:rsidR="00B02AE7" w:rsidRPr="00486765">
        <w:rPr>
          <w:sz w:val="22"/>
        </w:rPr>
        <w:t>is</w:t>
      </w:r>
      <w:proofErr w:type="gramEnd"/>
      <w:r w:rsidR="00B02AE7" w:rsidRPr="00486765">
        <w:rPr>
          <w:sz w:val="22"/>
        </w:rPr>
        <w:t xml:space="preserve"> a </w:t>
      </w:r>
      <w:r w:rsidR="00B02AE7" w:rsidRPr="00486765">
        <w:rPr>
          <w:i/>
          <w:sz w:val="22"/>
        </w:rPr>
        <w:t>continuant</w:t>
      </w:r>
      <w:r w:rsidR="00B02AE7" w:rsidRPr="00486765">
        <w:rPr>
          <w:sz w:val="22"/>
        </w:rPr>
        <w:t xml:space="preserve"> and </w:t>
      </w:r>
      <w:r w:rsidR="00B02AE7" w:rsidRPr="00486765">
        <w:rPr>
          <w:i/>
          <w:sz w:val="22"/>
        </w:rPr>
        <w:t xml:space="preserve">a </w:t>
      </w:r>
      <w:r w:rsidR="00B02AE7" w:rsidRPr="00486765">
        <w:rPr>
          <w:sz w:val="22"/>
        </w:rPr>
        <w:t xml:space="preserve">is </w:t>
      </w:r>
      <w:r w:rsidR="00E40415" w:rsidRPr="00486765">
        <w:rPr>
          <w:sz w:val="22"/>
        </w:rPr>
        <w:t>part of</w:t>
      </w:r>
      <w:r w:rsidR="00E40415" w:rsidRPr="00486765">
        <w:rPr>
          <w:b/>
          <w:sz w:val="22"/>
        </w:rPr>
        <w:t xml:space="preserve"> </w:t>
      </w:r>
      <w:r w:rsidR="00B02AE7" w:rsidRPr="00486765">
        <w:rPr>
          <w:i/>
          <w:sz w:val="22"/>
        </w:rPr>
        <w:t xml:space="preserve">b </w:t>
      </w:r>
      <w:r w:rsidR="00B02AE7" w:rsidRPr="00486765">
        <w:rPr>
          <w:sz w:val="22"/>
        </w:rPr>
        <w:t xml:space="preserve">then </w:t>
      </w:r>
      <w:r w:rsidR="00B02AE7" w:rsidRPr="00486765">
        <w:rPr>
          <w:i/>
          <w:sz w:val="22"/>
        </w:rPr>
        <w:t xml:space="preserve">b </w:t>
      </w:r>
      <w:r w:rsidR="00B02AE7" w:rsidRPr="00486765">
        <w:rPr>
          <w:sz w:val="22"/>
        </w:rPr>
        <w:t xml:space="preserve">is a </w:t>
      </w:r>
      <w:r w:rsidR="00B02AE7" w:rsidRPr="00486765">
        <w:rPr>
          <w:i/>
          <w:sz w:val="22"/>
        </w:rPr>
        <w:t>continuant</w:t>
      </w:r>
      <w:r w:rsidR="00B02AE7" w:rsidRPr="00486765">
        <w:rPr>
          <w:sz w:val="22"/>
        </w:rPr>
        <w:t>.</w:t>
      </w:r>
    </w:p>
    <w:p w14:paraId="515F85FD" w14:textId="2653AEC9" w:rsidR="00AC1A45" w:rsidRPr="00B56876" w:rsidRDefault="00236D40" w:rsidP="00486765">
      <w:pPr>
        <w:pStyle w:val="Specification"/>
      </w:pPr>
      <w:r w:rsidRPr="00486765">
        <w:rPr>
          <w:rStyle w:val="SpecificationType"/>
          <w:sz w:val="22"/>
        </w:rPr>
        <w:t>Axiom</w:t>
      </w:r>
      <w:r w:rsidRPr="00486765">
        <w:rPr>
          <w:smallCaps/>
          <w:sz w:val="22"/>
        </w:rPr>
        <w:t>:</w:t>
      </w:r>
      <w:r w:rsidR="00FB129B" w:rsidRPr="00486765">
        <w:rPr>
          <w:sz w:val="22"/>
        </w:rPr>
        <w:t xml:space="preserve"> if </w:t>
      </w:r>
      <w:proofErr w:type="gramStart"/>
      <w:r w:rsidR="00FB129B" w:rsidRPr="00486765">
        <w:rPr>
          <w:i/>
          <w:sz w:val="22"/>
        </w:rPr>
        <w:t xml:space="preserve">a </w:t>
      </w:r>
      <w:r w:rsidR="00FB129B" w:rsidRPr="00486765">
        <w:rPr>
          <w:sz w:val="22"/>
        </w:rPr>
        <w:t>is</w:t>
      </w:r>
      <w:proofErr w:type="gramEnd"/>
      <w:r w:rsidR="00FB129B" w:rsidRPr="00486765">
        <w:rPr>
          <w:sz w:val="22"/>
        </w:rPr>
        <w:t xml:space="preserve">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14" w:name="_Toc313270692"/>
      <w:bookmarkStart w:id="15" w:name="_Toc316818728"/>
      <w:r w:rsidRPr="00486765">
        <w:rPr>
          <w:sz w:val="24"/>
        </w:rPr>
        <w:t>Relation of specific dependence</w:t>
      </w:r>
      <w:bookmarkEnd w:id="14"/>
      <w:bookmarkEnd w:id="15"/>
    </w:p>
    <w:p w14:paraId="7A219EC7" w14:textId="155EF041" w:rsidR="001A6FFD" w:rsidRPr="00486765" w:rsidRDefault="001A6FFD">
      <w:pPr>
        <w:rPr>
          <w:sz w:val="22"/>
        </w:rPr>
      </w:pPr>
      <w:r w:rsidRPr="00486765">
        <w:rPr>
          <w:sz w:val="22"/>
        </w:rPr>
        <w:t xml:space="preserve">Specific dependence </w:t>
      </w:r>
      <w:r w:rsidR="00B4578B" w:rsidRPr="00486765">
        <w:rPr>
          <w:sz w:val="22"/>
        </w:rPr>
        <w:t xml:space="preserve">(henceforth: </w:t>
      </w:r>
      <w:r w:rsidR="00B4578B" w:rsidRPr="00486765">
        <w:rPr>
          <w:b/>
          <w:sz w:val="22"/>
        </w:rPr>
        <w:t>s-dependence</w:t>
      </w:r>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Given entities may stand in multiple s-dependence relations to other entities.</w:t>
      </w:r>
    </w:p>
    <w:p w14:paraId="0504CDF3" w14:textId="73652DE2" w:rsidR="002001F8" w:rsidRPr="00486765" w:rsidRDefault="002624AC">
      <w:pPr>
        <w:rPr>
          <w:sz w:val="22"/>
        </w:rPr>
      </w:pPr>
      <w:r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p>
    <w:p w14:paraId="7E6A8A0F" w14:textId="77777777" w:rsidR="001C2672" w:rsidRPr="00486765" w:rsidRDefault="001C2672">
      <w:pPr>
        <w:pStyle w:val="Specification"/>
        <w:rPr>
          <w:rStyle w:val="SpecificationType"/>
          <w:sz w:val="22"/>
        </w:rPr>
      </w:pPr>
    </w:p>
    <w:p w14:paraId="5A71FDFD" w14:textId="0B9E2147" w:rsidR="00D924FF" w:rsidRPr="00486765" w:rsidRDefault="00236D40">
      <w:pPr>
        <w:pStyle w:val="Specification"/>
        <w:rPr>
          <w:b/>
          <w:sz w:val="22"/>
        </w:rPr>
      </w:pPr>
      <w:r w:rsidRPr="00486765">
        <w:rPr>
          <w:rStyle w:val="SpecificationType"/>
          <w:sz w:val="22"/>
        </w:rPr>
        <w:t>Elucidation</w:t>
      </w:r>
      <w:r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t>&amp;</w:t>
      </w:r>
      <w:r w:rsidRPr="00486765">
        <w:rPr>
          <w:sz w:val="22"/>
        </w:rPr>
        <w:t xml:space="preserve"> </w:t>
      </w:r>
      <w:r w:rsidR="007E2B9F" w:rsidRPr="00486765">
        <w:rPr>
          <w:i/>
          <w:sz w:val="22"/>
        </w:rPr>
        <w:t xml:space="preserve">a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4C6F631B"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8F4B55">
        <w:rPr>
          <w:sz w:val="22"/>
        </w:rPr>
        <w:t>64</w:t>
      </w:r>
      <w:r w:rsidR="00416AC8" w:rsidRPr="00486765">
        <w:rPr>
          <w:sz w:val="22"/>
        </w:rPr>
        <w:fldChar w:fldCharType="end"/>
      </w:r>
      <w:r w:rsidR="00416AC8" w:rsidRPr="00486765">
        <w:rPr>
          <w:sz w:val="22"/>
        </w:rPr>
        <w:t>]</w:t>
      </w:r>
      <w:r w:rsidR="00CF7DCA" w:rsidRPr="00486765">
        <w:rPr>
          <w:sz w:val="22"/>
        </w:rPr>
        <w:t xml:space="preserve">. </w:t>
      </w:r>
    </w:p>
    <w:p w14:paraId="047A1E6C" w14:textId="77777777" w:rsidR="001C76CF" w:rsidRPr="00486765" w:rsidRDefault="001C76CF" w:rsidP="00486765">
      <w:pPr>
        <w:pStyle w:val="Specification"/>
        <w:rPr>
          <w:sz w:val="22"/>
        </w:rPr>
      </w:pPr>
      <w:r w:rsidRPr="00486765">
        <w:rPr>
          <w:rStyle w:val="SpecificationType"/>
          <w:sz w:val="22"/>
        </w:rPr>
        <w:t>Domain</w:t>
      </w:r>
      <w:r w:rsidRPr="00486765">
        <w:rPr>
          <w:sz w:val="22"/>
        </w:rPr>
        <w:t>: dependent continuant; process</w:t>
      </w:r>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77777777" w:rsidR="001C76CF" w:rsidRPr="00486765" w:rsidRDefault="001C76CF">
      <w:pPr>
        <w:pStyle w:val="Specification"/>
        <w:rPr>
          <w:sz w:val="22"/>
        </w:rPr>
      </w:pPr>
      <w:proofErr w:type="gramStart"/>
      <w:r w:rsidRPr="00486765">
        <w:rPr>
          <w:sz w:val="22"/>
        </w:rPr>
        <w:t>for</w:t>
      </w:r>
      <w:proofErr w:type="gramEnd"/>
      <w:r w:rsidRPr="00486765">
        <w:rPr>
          <w:sz w:val="22"/>
        </w:rPr>
        <w:t xml:space="preserve"> one-sided s-dependence: independent continuant; </w:t>
      </w:r>
    </w:p>
    <w:p w14:paraId="706C385E" w14:textId="35F7EBC0" w:rsidR="00F71FE0" w:rsidRPr="00486765" w:rsidRDefault="001C76CF">
      <w:pPr>
        <w:pStyle w:val="Specification"/>
        <w:rPr>
          <w:sz w:val="22"/>
        </w:rPr>
      </w:pPr>
      <w:proofErr w:type="gramStart"/>
      <w:r w:rsidRPr="00486765">
        <w:rPr>
          <w:sz w:val="22"/>
        </w:rPr>
        <w:t>for</w:t>
      </w:r>
      <w:proofErr w:type="gramEnd"/>
      <w:r w:rsidRPr="00486765">
        <w:rPr>
          <w:sz w:val="22"/>
        </w:rPr>
        <w:t xml:space="preserve"> reciprocal s-dependence: dependent continuant; process</w:t>
      </w:r>
    </w:p>
    <w:p w14:paraId="02BB71A7" w14:textId="77777777" w:rsidR="00B4578B" w:rsidRPr="00486765" w:rsidRDefault="00B4578B">
      <w:pPr>
        <w:pStyle w:val="Specification"/>
        <w:rPr>
          <w:sz w:val="22"/>
        </w:rPr>
      </w:pPr>
      <w:r w:rsidRPr="00486765">
        <w:rPr>
          <w:rStyle w:val="SpecificationType"/>
          <w:sz w:val="22"/>
        </w:rPr>
        <w:t>Examples</w:t>
      </w:r>
      <w:r w:rsidRPr="00486765">
        <w:rPr>
          <w:smallCaps/>
          <w:sz w:val="22"/>
        </w:rPr>
        <w:t>: T</w:t>
      </w:r>
      <w:r w:rsidRPr="00486765">
        <w:rPr>
          <w:sz w:val="22"/>
        </w:rPr>
        <w:t xml:space="preserve">he dependence of </w:t>
      </w:r>
      <w:r w:rsidR="00763242" w:rsidRPr="00486765">
        <w:rPr>
          <w:sz w:val="22"/>
        </w:rPr>
        <w:t xml:space="preserve">a pain </w:t>
      </w:r>
      <w:r w:rsidRPr="00486765">
        <w:rPr>
          <w:sz w:val="22"/>
        </w:rPr>
        <w:t xml:space="preserve">on </w:t>
      </w:r>
      <w:r w:rsidR="00763242" w:rsidRPr="00486765">
        <w:rPr>
          <w:sz w:val="22"/>
        </w:rPr>
        <w:t xml:space="preserve">the organism that is experiencing the pain, the dependence of a </w:t>
      </w:r>
      <w:r w:rsidR="00CD5918" w:rsidRPr="00486765">
        <w:rPr>
          <w:sz w:val="22"/>
        </w:rPr>
        <w:t>shape on the shaped object, the dependence of a gait on the walking object.</w:t>
      </w:r>
    </w:p>
    <w:p w14:paraId="12C2F325" w14:textId="77777777" w:rsidR="001C2672" w:rsidRPr="00486765" w:rsidRDefault="001C2672">
      <w:pPr>
        <w:rPr>
          <w:sz w:val="22"/>
        </w:rPr>
      </w:pPr>
    </w:p>
    <w:p w14:paraId="66B9B699" w14:textId="6839D321" w:rsidR="00F71FE0" w:rsidRPr="00486765" w:rsidRDefault="00F71FE0">
      <w:pPr>
        <w:rPr>
          <w:i/>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CF7DCA" w:rsidRPr="00486765">
        <w:rPr>
          <w:sz w:val="22"/>
        </w:rPr>
        <w:t xml:space="preserve">necessitates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8F4B55">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p>
    <w:p w14:paraId="576648C8" w14:textId="2D4D645C" w:rsidR="000B5984" w:rsidRPr="00486765" w:rsidRDefault="001C2672">
      <w:pPr>
        <w:rPr>
          <w:sz w:val="22"/>
        </w:rPr>
      </w:pPr>
      <w:r w:rsidRPr="00486765">
        <w:rPr>
          <w:sz w:val="22"/>
        </w:rPr>
        <w:t>For continuants, i</w:t>
      </w:r>
      <w:r w:rsidR="00CF7DCA" w:rsidRPr="00486765">
        <w:rPr>
          <w:sz w:val="22"/>
        </w:rPr>
        <w:t xml:space="preserve">f b is such that </w:t>
      </w:r>
      <w:proofErr w:type="gramStart"/>
      <w:r w:rsidR="002D25A6" w:rsidRPr="00486765">
        <w:rPr>
          <w:sz w:val="22"/>
        </w:rPr>
        <w:t>a</w:t>
      </w:r>
      <w:proofErr w:type="gramEnd"/>
      <w:r w:rsidR="002D25A6" w:rsidRPr="00486765">
        <w:rPr>
          <w:sz w:val="22"/>
        </w:rPr>
        <w:t xml:space="preserve"> </w:t>
      </w:r>
      <w:r w:rsidR="00CF7DCA" w:rsidRPr="00486765">
        <w:rPr>
          <w:b/>
          <w:sz w:val="22"/>
        </w:rPr>
        <w:t xml:space="preserve">s-depends on </w:t>
      </w:r>
      <w:r w:rsidR="00CF7DCA" w:rsidRPr="00486765">
        <w:rPr>
          <w:sz w:val="22"/>
        </w:rPr>
        <w:t xml:space="preserve">b, then if b ceases to exist, so also does </w:t>
      </w:r>
      <w:r w:rsidR="002D25A6" w:rsidRPr="00486765">
        <w:rPr>
          <w:sz w:val="22"/>
        </w:rPr>
        <w:t>a</w:t>
      </w:r>
      <w:r w:rsidR="00F71FE0" w:rsidRPr="00486765">
        <w:rPr>
          <w:sz w:val="22"/>
        </w:rPr>
        <w:t xml:space="preserve">. The ceasing to exist </w:t>
      </w:r>
      <w:r w:rsidRPr="00486765">
        <w:rPr>
          <w:sz w:val="22"/>
        </w:rPr>
        <w:t xml:space="preserve">of </w:t>
      </w:r>
      <w:proofErr w:type="gramStart"/>
      <w:r w:rsidRPr="00486765">
        <w:rPr>
          <w:sz w:val="22"/>
        </w:rPr>
        <w:t>a occurs</w:t>
      </w:r>
      <w:proofErr w:type="gramEnd"/>
      <w:r w:rsidRPr="00486765">
        <w:rPr>
          <w:sz w:val="22"/>
        </w:rPr>
        <w:t xml:space="preserve">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is different from the sort of dependence which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 xml:space="preserve">Similar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r w:rsidR="000B5984" w:rsidRPr="00486765">
        <w:rPr>
          <w:b/>
          <w:sz w:val="22"/>
        </w:rPr>
        <w:t>located_at</w:t>
      </w:r>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occurrents,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w:t>
      </w:r>
      <w:r w:rsidRPr="00486765">
        <w:rPr>
          <w:sz w:val="22"/>
        </w:rPr>
        <w:lastRenderedPageBreak/>
        <w:t xml:space="preserve">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8F4B55">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486765">
      <w:pPr>
        <w:pStyle w:val="ListParagraph"/>
        <w:numPr>
          <w:ilvl w:val="0"/>
          <w:numId w:val="23"/>
        </w:numPr>
        <w:rPr>
          <w:sz w:val="22"/>
        </w:rPr>
      </w:pPr>
      <w:r w:rsidRPr="00486765">
        <w:rPr>
          <w:sz w:val="22"/>
        </w:rPr>
        <w:t>frame dependence (of spatial and temporal reg</w:t>
      </w:r>
      <w:r w:rsidR="00F34C15" w:rsidRPr="00486765">
        <w:rPr>
          <w:sz w:val="22"/>
        </w:rPr>
        <w:t xml:space="preserve">ions on spatiotemporal regions) </w:t>
      </w:r>
    </w:p>
    <w:p w14:paraId="5CA79735" w14:textId="10F9315B" w:rsidR="00D61998" w:rsidRPr="00486765" w:rsidRDefault="00F34C15">
      <w:pPr>
        <w:pStyle w:val="ListParagraph"/>
        <w:numPr>
          <w:ilvl w:val="0"/>
          <w:numId w:val="23"/>
        </w:numPr>
        <w:rPr>
          <w:sz w:val="22"/>
        </w:rPr>
      </w:pPr>
      <w:r w:rsidRPr="00486765">
        <w:rPr>
          <w:sz w:val="22"/>
        </w:rPr>
        <w:t xml:space="preserve">dependence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8" w:tooltip="Mark Sykes" w:history="1">
        <w:r w:rsidR="00C60307" w:rsidRPr="00486765">
          <w:rPr>
            <w:sz w:val="22"/>
          </w:rPr>
          <w:t>Sir Mark Sykes</w:t>
        </w:r>
      </w:hyperlink>
      <w:r w:rsidR="00C60307" w:rsidRPr="00486765">
        <w:rPr>
          <w:sz w:val="22"/>
        </w:rPr>
        <w:t xml:space="preserve"> and </w:t>
      </w:r>
      <w:hyperlink r:id="rId19"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77777777" w:rsidR="007E2B9F" w:rsidRPr="00486765" w:rsidRDefault="00776FEC" w:rsidP="00486765">
      <w:pPr>
        <w:pStyle w:val="Specification"/>
        <w:rPr>
          <w:sz w:val="22"/>
        </w:rPr>
      </w:pPr>
      <w:r w:rsidRPr="00486765">
        <w:rPr>
          <w:rStyle w:val="SpecificationType"/>
          <w:sz w:val="22"/>
        </w:rPr>
        <w:t>Theorem</w:t>
      </w:r>
      <w:r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7E2B9F" w:rsidRPr="00486765">
        <w:rPr>
          <w:sz w:val="22"/>
        </w:rPr>
        <w:t xml:space="preserve"> on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p>
    <w:p w14:paraId="703E20CF" w14:textId="77777777" w:rsidR="00B02AE7" w:rsidRPr="00486765" w:rsidRDefault="00B02AE7" w:rsidP="00486765">
      <w:pPr>
        <w:rPr>
          <w:sz w:val="22"/>
        </w:rPr>
      </w:pPr>
    </w:p>
    <w:p w14:paraId="1A7DA10F" w14:textId="619A2455"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 xml:space="preserve">s-depend </w:t>
      </w:r>
      <w:r w:rsidR="00B02AE7" w:rsidRPr="00486765">
        <w:rPr>
          <w:sz w:val="22"/>
        </w:rPr>
        <w:t>on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8F4B55">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16" w:name="_Toc313270693"/>
      <w:bookmarkStart w:id="17" w:name="_Toc316818729"/>
      <w:r w:rsidRPr="00486765">
        <w:rPr>
          <w:sz w:val="24"/>
        </w:rPr>
        <w:t>Relation of specific dependence indexed by time</w:t>
      </w:r>
      <w:bookmarkEnd w:id="16"/>
      <w:bookmarkEnd w:id="17"/>
    </w:p>
    <w:p w14:paraId="548057F5" w14:textId="77777777" w:rsidR="00A91A6F" w:rsidRPr="00486765" w:rsidRDefault="00A91A6F" w:rsidP="00486765">
      <w:pPr>
        <w:rPr>
          <w:sz w:val="22"/>
        </w:rPr>
      </w:pPr>
    </w:p>
    <w:p w14:paraId="5ABB2CBE" w14:textId="77777777" w:rsidR="00A91A6F" w:rsidRPr="00486765" w:rsidRDefault="00A91A6F" w:rsidP="00486765">
      <w:pPr>
        <w:pStyle w:val="Specification"/>
        <w:rPr>
          <w:sz w:val="22"/>
        </w:rPr>
      </w:pPr>
      <w:r w:rsidRPr="00486765">
        <w:rPr>
          <w:rStyle w:val="SpecificationType"/>
          <w:sz w:val="22"/>
        </w:rPr>
        <w:t>Definition</w:t>
      </w:r>
      <w:r w:rsidRPr="00486765">
        <w:rPr>
          <w:smallCaps/>
          <w:sz w:val="22"/>
        </w:rPr>
        <w:t xml:space="preserve">: </w:t>
      </w:r>
      <w:r w:rsidRPr="00486765">
        <w:rPr>
          <w:i/>
          <w:sz w:val="22"/>
        </w:rPr>
        <w:t xml:space="preserve">a </w:t>
      </w:r>
      <w:r w:rsidRPr="00486765">
        <w:rPr>
          <w:b/>
          <w:sz w:val="22"/>
        </w:rPr>
        <w:t xml:space="preserve">s-depends on </w:t>
      </w:r>
      <w:r w:rsidRPr="00486765">
        <w:rPr>
          <w:i/>
          <w:sz w:val="22"/>
        </w:rPr>
        <w:t xml:space="preserve">b </w:t>
      </w:r>
      <w:r w:rsidRPr="00486765">
        <w:rPr>
          <w:b/>
          <w:sz w:val="22"/>
        </w:rPr>
        <w:t xml:space="preserve">at </w:t>
      </w:r>
      <w:r w:rsidRPr="00486765">
        <w:rPr>
          <w:i/>
          <w:sz w:val="22"/>
        </w:rPr>
        <w:t xml:space="preserve">t = </w:t>
      </w:r>
      <w:r w:rsidRPr="00486765">
        <w:rPr>
          <w:sz w:val="22"/>
        </w:rPr>
        <w:t xml:space="preserve">Def. </w:t>
      </w:r>
      <w:r w:rsidRPr="00486765">
        <w:rPr>
          <w:i/>
          <w:sz w:val="22"/>
        </w:rPr>
        <w:t xml:space="preserve">a </w:t>
      </w:r>
      <w:r w:rsidRPr="00486765">
        <w:rPr>
          <w:sz w:val="22"/>
        </w:rPr>
        <w:t xml:space="preserve">exists </w:t>
      </w:r>
      <w:r w:rsidRPr="00486765">
        <w:rPr>
          <w:b/>
          <w:sz w:val="22"/>
        </w:rPr>
        <w:t xml:space="preserve">at </w:t>
      </w:r>
      <w:r w:rsidRPr="00486765">
        <w:rPr>
          <w:i/>
          <w:sz w:val="22"/>
        </w:rPr>
        <w:t xml:space="preserve">t </w:t>
      </w:r>
      <w:r w:rsidRPr="00486765">
        <w:rPr>
          <w:sz w:val="22"/>
        </w:rPr>
        <w:t xml:space="preserve">&amp; </w:t>
      </w:r>
      <w:r w:rsidRPr="00486765">
        <w:rPr>
          <w:i/>
          <w:sz w:val="22"/>
        </w:rPr>
        <w:t xml:space="preserve">a </w:t>
      </w:r>
      <w:r w:rsidRPr="00486765">
        <w:rPr>
          <w:b/>
          <w:sz w:val="22"/>
        </w:rPr>
        <w:t xml:space="preserve">s-depends on </w:t>
      </w:r>
      <w:r w:rsidRPr="00486765">
        <w:rPr>
          <w:i/>
          <w:sz w:val="22"/>
        </w:rPr>
        <w:t xml:space="preserve">b </w:t>
      </w:r>
    </w:p>
    <w:p w14:paraId="59B04D96" w14:textId="77777777" w:rsidR="00B02AE7" w:rsidRPr="00486765" w:rsidRDefault="00B02AE7" w:rsidP="00486765">
      <w:pPr>
        <w:rPr>
          <w:sz w:val="22"/>
        </w:rPr>
      </w:pPr>
    </w:p>
    <w:p w14:paraId="40B19941" w14:textId="313D9662" w:rsidR="00CD5918" w:rsidRPr="00486765" w:rsidRDefault="00CD5918">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170E26" w:rsidRPr="00486765">
        <w:rPr>
          <w:sz w:val="22"/>
        </w:rPr>
        <w:t xml:space="preserve">If </w:t>
      </w:r>
      <w:proofErr w:type="gramStart"/>
      <w:r w:rsidR="00170E26" w:rsidRPr="00486765">
        <w:rPr>
          <w:i/>
          <w:sz w:val="22"/>
        </w:rPr>
        <w:t>a</w:t>
      </w:r>
      <w:proofErr w:type="gramEnd"/>
      <w:r w:rsidR="00536BF5" w:rsidRPr="00486765">
        <w:rPr>
          <w:i/>
          <w:sz w:val="22"/>
        </w:rPr>
        <w:t xml:space="preserve"> </w:t>
      </w:r>
      <w:r w:rsidR="00170E26" w:rsidRPr="00486765">
        <w:rPr>
          <w:b/>
          <w:sz w:val="22"/>
        </w:rPr>
        <w:t>s-depends</w:t>
      </w:r>
      <w:r w:rsidR="00A91A6F" w:rsidRPr="00486765">
        <w:rPr>
          <w:b/>
          <w:sz w:val="22"/>
        </w:rPr>
        <w:t xml:space="preserve"> </w:t>
      </w:r>
      <w:r w:rsidR="00A91A6F" w:rsidRPr="00486765">
        <w:rPr>
          <w:sz w:val="22"/>
        </w:rPr>
        <w:t xml:space="preserve">on something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170E26" w:rsidRPr="00486765">
        <w:rPr>
          <w:sz w:val="22"/>
        </w:rPr>
        <w:t xml:space="preserve">at every time at which it exists. </w:t>
      </w:r>
    </w:p>
    <w:p w14:paraId="56640A4A" w14:textId="77777777" w:rsidR="0032409B" w:rsidRPr="00486765" w:rsidRDefault="0032409B">
      <w:pPr>
        <w:pStyle w:val="Specification"/>
        <w:rPr>
          <w:rStyle w:val="SpecificationType"/>
          <w:sz w:val="22"/>
        </w:rPr>
      </w:pPr>
    </w:p>
    <w:p w14:paraId="430949E1" w14:textId="641A0488" w:rsidR="0032409B" w:rsidRPr="00486765"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continuant,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77777777" w:rsidR="00CF7DCA" w:rsidRPr="00486765" w:rsidRDefault="00921592">
      <w:pPr>
        <w:rPr>
          <w:i/>
          <w:sz w:val="22"/>
        </w:rPr>
      </w:pPr>
      <w:r w:rsidRPr="00486765">
        <w:rPr>
          <w:sz w:val="22"/>
        </w:rPr>
        <w:t xml:space="preserve">The entities which </w:t>
      </w:r>
      <w:r w:rsidRPr="00486765">
        <w:rPr>
          <w:b/>
          <w:sz w:val="22"/>
        </w:rPr>
        <w:t xml:space="preserve">s-depend </w:t>
      </w:r>
      <w:r w:rsidRPr="00486765">
        <w:rPr>
          <w:sz w:val="22"/>
        </w:rPr>
        <w:t>include</w:t>
      </w:r>
      <w:r w:rsidRPr="00486765">
        <w:rPr>
          <w:i/>
          <w:sz w:val="22"/>
        </w:rPr>
        <w:t xml:space="preserve"> </w:t>
      </w:r>
    </w:p>
    <w:p w14:paraId="51BF309F" w14:textId="77777777" w:rsidR="00CF7DCA" w:rsidRPr="00486765" w:rsidRDefault="00921592" w:rsidP="00486765">
      <w:pPr>
        <w:pStyle w:val="ListParagraph"/>
        <w:numPr>
          <w:ilvl w:val="0"/>
          <w:numId w:val="19"/>
        </w:numPr>
        <w:rPr>
          <w:sz w:val="22"/>
        </w:rPr>
      </w:pPr>
      <w:r w:rsidRPr="00486765">
        <w:rPr>
          <w:i/>
          <w:sz w:val="22"/>
        </w:rPr>
        <w:t>dependent continuants</w:t>
      </w:r>
      <w:r w:rsidRPr="00486765">
        <w:rPr>
          <w:sz w:val="22"/>
        </w:rPr>
        <w:t>, which</w:t>
      </w:r>
      <w:r w:rsidR="00CF7DCA" w:rsidRPr="00486765">
        <w:rPr>
          <w:sz w:val="22"/>
        </w:rPr>
        <w:t xml:space="preserve"> </w:t>
      </w:r>
      <w:r w:rsidRPr="00486765">
        <w:rPr>
          <w:b/>
          <w:sz w:val="22"/>
        </w:rPr>
        <w:t>s-depend</w:t>
      </w:r>
      <w:r w:rsidRPr="00486765">
        <w:rPr>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 xml:space="preserve">s-dependence </w:t>
      </w:r>
      <w:r w:rsidR="00CF7DCA" w:rsidRPr="00486765">
        <w:rPr>
          <w:sz w:val="22"/>
        </w:rPr>
        <w:t>relations among themselves;</w:t>
      </w:r>
    </w:p>
    <w:p w14:paraId="2EB93342" w14:textId="3F7642B3" w:rsidR="00C449B1" w:rsidRPr="00486765" w:rsidRDefault="00921592">
      <w:pPr>
        <w:pStyle w:val="ListParagraph"/>
        <w:numPr>
          <w:ilvl w:val="0"/>
          <w:numId w:val="19"/>
        </w:numPr>
        <w:rPr>
          <w:sz w:val="22"/>
        </w:rPr>
      </w:pPr>
      <w:proofErr w:type="gramStart"/>
      <w:r w:rsidRPr="00486765">
        <w:rPr>
          <w:i/>
          <w:sz w:val="22"/>
        </w:rPr>
        <w:t>occurrents</w:t>
      </w:r>
      <w:proofErr w:type="gramEnd"/>
      <w:r w:rsidRPr="00486765">
        <w:rPr>
          <w:sz w:val="22"/>
        </w:rPr>
        <w:t xml:space="preserve">, which </w:t>
      </w:r>
      <w:r w:rsidRPr="00486765">
        <w:rPr>
          <w:b/>
          <w:sz w:val="22"/>
        </w:rPr>
        <w:t xml:space="preserve">s-depend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 xml:space="preserve">s-dependence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r w:rsidR="007236C7" w:rsidRPr="00486765">
        <w:rPr>
          <w:i/>
          <w:sz w:val="22"/>
        </w:rPr>
        <w:t>occurrents</w:t>
      </w:r>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8F4B55">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independent continuant: </w:t>
      </w:r>
    </w:p>
    <w:p w14:paraId="0496FC8A" w14:textId="77777777" w:rsidR="00D95DB0" w:rsidRPr="00486765" w:rsidRDefault="00D95DB0" w:rsidP="00486765">
      <w:pPr>
        <w:pStyle w:val="ListParagraph"/>
        <w:numPr>
          <w:ilvl w:val="0"/>
          <w:numId w:val="13"/>
        </w:numPr>
        <w:rPr>
          <w:sz w:val="22"/>
        </w:rPr>
      </w:pPr>
      <w:r w:rsidRPr="00486765">
        <w:rPr>
          <w:sz w:val="22"/>
        </w:rPr>
        <w:t>a</w:t>
      </w:r>
      <w:r w:rsidR="00C449B1" w:rsidRPr="00486765">
        <w:rPr>
          <w:sz w:val="22"/>
        </w:rPr>
        <w:t>n</w:t>
      </w:r>
      <w:r w:rsidRPr="00486765">
        <w:rPr>
          <w:sz w:val="22"/>
        </w:rPr>
        <w:t xml:space="preserve"> </w:t>
      </w:r>
      <w:r w:rsidR="00C449B1" w:rsidRPr="00486765">
        <w:rPr>
          <w:b/>
          <w:sz w:val="22"/>
        </w:rPr>
        <w:t>instance</w:t>
      </w:r>
      <w:r w:rsidR="00C449B1" w:rsidRPr="00486765">
        <w:rPr>
          <w:sz w:val="22"/>
        </w:rPr>
        <w:t xml:space="preserve"> of </w:t>
      </w:r>
      <w:r w:rsidRPr="00486765">
        <w:rPr>
          <w:i/>
          <w:sz w:val="22"/>
        </w:rPr>
        <w:t>headache</w:t>
      </w:r>
      <w:r w:rsidRPr="00486765">
        <w:rPr>
          <w:sz w:val="22"/>
        </w:rPr>
        <w:t xml:space="preserve"> </w:t>
      </w:r>
      <w:r w:rsidR="00C449B1" w:rsidRPr="00486765">
        <w:rPr>
          <w:b/>
          <w:sz w:val="22"/>
        </w:rPr>
        <w:t>s-depends</w:t>
      </w:r>
      <w:r w:rsidR="00C449B1" w:rsidRPr="00486765">
        <w:rPr>
          <w:sz w:val="22"/>
        </w:rPr>
        <w:t xml:space="preserve"> </w:t>
      </w:r>
      <w:r w:rsidRPr="00486765">
        <w:rPr>
          <w:sz w:val="22"/>
        </w:rPr>
        <w:t>on a</w:t>
      </w:r>
      <w:r w:rsidR="00C449B1" w:rsidRPr="00486765">
        <w:rPr>
          <w:sz w:val="22"/>
        </w:rPr>
        <w:t xml:space="preserve">n </w:t>
      </w:r>
      <w:r w:rsidR="00C449B1" w:rsidRPr="00486765">
        <w:rPr>
          <w:b/>
          <w:sz w:val="22"/>
        </w:rPr>
        <w:t>instance</w:t>
      </w:r>
      <w:r w:rsidR="00C449B1" w:rsidRPr="00486765">
        <w:rPr>
          <w:sz w:val="22"/>
        </w:rPr>
        <w:t xml:space="preserve"> of</w:t>
      </w:r>
      <w:r w:rsidRPr="00486765">
        <w:rPr>
          <w:sz w:val="22"/>
        </w:rPr>
        <w:t xml:space="preserve"> </w:t>
      </w:r>
      <w:r w:rsidRPr="00486765">
        <w:rPr>
          <w:i/>
          <w:sz w:val="22"/>
        </w:rPr>
        <w:t>head</w:t>
      </w:r>
    </w:p>
    <w:p w14:paraId="2F62F8ED" w14:textId="3E5151B3" w:rsidR="00D95DB0" w:rsidRPr="00486765" w:rsidRDefault="00D95DB0">
      <w:pPr>
        <w:pStyle w:val="ListParagraph"/>
        <w:numPr>
          <w:ilvl w:val="0"/>
          <w:numId w:val="13"/>
        </w:numPr>
        <w:rPr>
          <w:sz w:val="22"/>
        </w:rPr>
      </w:pPr>
      <w:r w:rsidRPr="00486765">
        <w:rPr>
          <w:sz w:val="22"/>
        </w:rPr>
        <w:t xml:space="preserve">an </w:t>
      </w:r>
      <w:r w:rsidRPr="00486765">
        <w:rPr>
          <w:b/>
          <w:sz w:val="22"/>
        </w:rPr>
        <w:t>instance</w:t>
      </w:r>
      <w:r w:rsidRPr="00486765">
        <w:rPr>
          <w:sz w:val="22"/>
        </w:rPr>
        <w:t xml:space="preserve"> of </w:t>
      </w:r>
      <w:r w:rsidRPr="00486765">
        <w:rPr>
          <w:i/>
          <w:sz w:val="22"/>
        </w:rPr>
        <w:t>temperature</w:t>
      </w:r>
      <w:r w:rsidRPr="00486765">
        <w:rPr>
          <w:sz w:val="22"/>
        </w:rPr>
        <w:t xml:space="preserve"> </w:t>
      </w:r>
      <w:r w:rsidR="0032409B" w:rsidRPr="00486765">
        <w:rPr>
          <w:b/>
          <w:sz w:val="22"/>
        </w:rPr>
        <w:t xml:space="preserve">s-depends </w:t>
      </w:r>
      <w:r w:rsidRPr="00486765">
        <w:rPr>
          <w:sz w:val="22"/>
        </w:rPr>
        <w:t>on some organism</w:t>
      </w:r>
    </w:p>
    <w:p w14:paraId="02F457D2" w14:textId="695C7303" w:rsidR="00D95DB0" w:rsidRPr="00486765" w:rsidRDefault="00E8433C">
      <w:pPr>
        <w:pStyle w:val="ListParagraph"/>
        <w:numPr>
          <w:ilvl w:val="0"/>
          <w:numId w:val="13"/>
        </w:numPr>
        <w:rPr>
          <w:sz w:val="22"/>
        </w:rPr>
      </w:pPr>
      <w:r w:rsidRPr="00486765">
        <w:rPr>
          <w:sz w:val="22"/>
        </w:rPr>
        <w:t xml:space="preserve">an </w:t>
      </w:r>
      <w:r w:rsidRPr="00486765">
        <w:rPr>
          <w:b/>
          <w:sz w:val="22"/>
        </w:rPr>
        <w:t xml:space="preserve">instance </w:t>
      </w:r>
      <w:r w:rsidRPr="00486765">
        <w:rPr>
          <w:sz w:val="22"/>
        </w:rPr>
        <w:t xml:space="preserve">of </w:t>
      </w:r>
      <w:r w:rsidRPr="00486765">
        <w:rPr>
          <w:i/>
          <w:sz w:val="22"/>
        </w:rPr>
        <w:t xml:space="preserve">seeing </w:t>
      </w:r>
      <w:r w:rsidRPr="00486765">
        <w:rPr>
          <w:sz w:val="22"/>
        </w:rPr>
        <w:t xml:space="preserve">(a relational process) </w:t>
      </w:r>
      <w:r w:rsidR="0032409B" w:rsidRPr="00486765">
        <w:rPr>
          <w:b/>
          <w:sz w:val="22"/>
        </w:rPr>
        <w:t xml:space="preserve">s-depends </w:t>
      </w:r>
      <w:r w:rsidRPr="00486765">
        <w:rPr>
          <w:sz w:val="22"/>
        </w:rPr>
        <w:t>on some organism and on some seen entity, which may be an occurrent or a continuant</w:t>
      </w:r>
    </w:p>
    <w:p w14:paraId="72D9BDD8" w14:textId="77777777" w:rsidR="00D95DB0" w:rsidRPr="00486765" w:rsidRDefault="00D95DB0">
      <w:pPr>
        <w:pStyle w:val="ListParagraph"/>
        <w:numPr>
          <w:ilvl w:val="0"/>
          <w:numId w:val="13"/>
        </w:numPr>
        <w:rPr>
          <w:sz w:val="22"/>
        </w:rPr>
      </w:pPr>
      <w:r w:rsidRPr="00486765">
        <w:rPr>
          <w:sz w:val="22"/>
        </w:rPr>
        <w:t xml:space="preserve">a process of cell death </w:t>
      </w:r>
      <w:r w:rsidR="00C449B1" w:rsidRPr="00486765">
        <w:rPr>
          <w:b/>
          <w:sz w:val="22"/>
        </w:rPr>
        <w:t>s-depends</w:t>
      </w:r>
      <w:r w:rsidR="00C449B1" w:rsidRPr="00486765">
        <w:rPr>
          <w:sz w:val="22"/>
        </w:rPr>
        <w:t xml:space="preserve"> on</w:t>
      </w:r>
      <w:r w:rsidRPr="00486765">
        <w:rPr>
          <w:sz w:val="22"/>
        </w:rPr>
        <w:t xml:space="preserve"> a cell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50B8076F" w:rsidR="00860FD4" w:rsidRPr="00486765" w:rsidRDefault="00C449B1" w:rsidP="001C5CAA">
      <w:pPr>
        <w:pStyle w:val="ListParagraph"/>
        <w:numPr>
          <w:ilvl w:val="0"/>
          <w:numId w:val="11"/>
        </w:numPr>
        <w:rPr>
          <w:sz w:val="22"/>
        </w:rPr>
      </w:pPr>
      <w:proofErr w:type="gramStart"/>
      <w:r w:rsidRPr="00486765">
        <w:rPr>
          <w:sz w:val="22"/>
        </w:rPr>
        <w:t>the</w:t>
      </w:r>
      <w:proofErr w:type="gramEnd"/>
      <w:r w:rsidRPr="00486765">
        <w:rPr>
          <w:sz w:val="22"/>
        </w:rPr>
        <w:t xml:space="preserve"> two-sided reciprocal </w:t>
      </w:r>
      <w:r w:rsidRPr="00486765">
        <w:rPr>
          <w:b/>
          <w:sz w:val="22"/>
        </w:rPr>
        <w:t>s-dependence</w:t>
      </w:r>
      <w:r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20</w:t>
      </w:r>
      <w:r w:rsidR="001E591D" w:rsidRPr="00486765">
        <w:rPr>
          <w:sz w:val="22"/>
        </w:rPr>
        <w:fldChar w:fldCharType="end"/>
      </w:r>
      <w:r w:rsidR="00D95DB0" w:rsidRPr="00486765">
        <w:rPr>
          <w:sz w:val="22"/>
        </w:rPr>
        <w:t>]</w:t>
      </w:r>
    </w:p>
    <w:p w14:paraId="4745503D" w14:textId="3F020B23" w:rsidR="00860FD4" w:rsidRPr="00486765" w:rsidRDefault="0032409B">
      <w:pPr>
        <w:pStyle w:val="ListParagraph"/>
        <w:numPr>
          <w:ilvl w:val="0"/>
          <w:numId w:val="11"/>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45</w:t>
      </w:r>
      <w:r w:rsidR="001E591D" w:rsidRPr="00486765">
        <w:rPr>
          <w:sz w:val="22"/>
        </w:rPr>
        <w:fldChar w:fldCharType="end"/>
      </w:r>
      <w:r w:rsidR="00D95DB0" w:rsidRPr="00486765">
        <w:rPr>
          <w:sz w:val="22"/>
        </w:rPr>
        <w:t>]</w:t>
      </w:r>
    </w:p>
    <w:p w14:paraId="4923FCD7" w14:textId="4C720113" w:rsidR="00135288" w:rsidRPr="00486765" w:rsidRDefault="0032409B">
      <w:pPr>
        <w:pStyle w:val="ListParagraph"/>
        <w:numPr>
          <w:ilvl w:val="0"/>
          <w:numId w:val="11"/>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45</w:t>
      </w:r>
      <w:r w:rsidR="001E591D" w:rsidRPr="00486765">
        <w:rPr>
          <w:sz w:val="22"/>
        </w:rPr>
        <w:fldChar w:fldCharType="end"/>
      </w:r>
      <w:r w:rsidR="00D95DB0" w:rsidRPr="00486765">
        <w:rPr>
          <w:sz w:val="22"/>
        </w:rPr>
        <w:t>]</w:t>
      </w:r>
    </w:p>
    <w:p w14:paraId="04A7A54B" w14:textId="7E8F86C6" w:rsidR="001028CA" w:rsidRPr="00486765" w:rsidRDefault="001028CA" w:rsidP="00486765">
      <w:pPr>
        <w:rPr>
          <w:sz w:val="22"/>
        </w:rPr>
      </w:pPr>
      <w:r w:rsidRPr="00486765">
        <w:rPr>
          <w:sz w:val="22"/>
        </w:rPr>
        <w:lastRenderedPageBreak/>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r w:rsidRPr="00486765">
        <w:rPr>
          <w:i/>
          <w:sz w:val="22"/>
        </w:rPr>
        <w:t>occurrent</w:t>
      </w:r>
      <w:r w:rsidRPr="00486765">
        <w:rPr>
          <w:sz w:val="22"/>
        </w:rPr>
        <w:t xml:space="preserve"> on an </w:t>
      </w:r>
      <w:r w:rsidRPr="00486765">
        <w:rPr>
          <w:i/>
          <w:sz w:val="22"/>
        </w:rPr>
        <w:t>independent continuant</w:t>
      </w:r>
      <w:r w:rsidR="00B41EE8" w:rsidRPr="00486765">
        <w:rPr>
          <w:sz w:val="22"/>
        </w:rPr>
        <w:t>:</w:t>
      </w:r>
    </w:p>
    <w:p w14:paraId="75600822" w14:textId="77777777" w:rsidR="004F3C45" w:rsidRPr="00486765" w:rsidRDefault="004F3C45" w:rsidP="00486765">
      <w:pPr>
        <w:pStyle w:val="ListParagraph"/>
        <w:numPr>
          <w:ilvl w:val="0"/>
          <w:numId w:val="31"/>
        </w:numPr>
        <w:rPr>
          <w:sz w:val="22"/>
        </w:rPr>
      </w:pPr>
      <w:r w:rsidRPr="00486765">
        <w:rPr>
          <w:sz w:val="22"/>
        </w:rPr>
        <w:t xml:space="preserve">the one-sided dependence of a </w:t>
      </w:r>
      <w:proofErr w:type="spellStart"/>
      <w:r w:rsidRPr="00486765">
        <w:rPr>
          <w:sz w:val="22"/>
        </w:rPr>
        <w:t>handwave</w:t>
      </w:r>
      <w:proofErr w:type="spellEnd"/>
      <w:r w:rsidRPr="00486765">
        <w:rPr>
          <w:sz w:val="22"/>
        </w:rPr>
        <w:t xml:space="preserve"> on a hand</w:t>
      </w:r>
    </w:p>
    <w:p w14:paraId="0024EA9B" w14:textId="77777777" w:rsidR="004F3C45" w:rsidRPr="00486765" w:rsidRDefault="004F3C45">
      <w:pPr>
        <w:pStyle w:val="ListParagraph"/>
        <w:numPr>
          <w:ilvl w:val="0"/>
          <w:numId w:val="31"/>
        </w:numPr>
        <w:rPr>
          <w:sz w:val="22"/>
        </w:rPr>
      </w:pPr>
      <w:r w:rsidRPr="00486765">
        <w:rPr>
          <w:sz w:val="22"/>
        </w:rPr>
        <w:t>the one-sided dependence of a football match on the players, the ground, the ball</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32409B" w:rsidP="00486765">
      <w:pPr>
        <w:pStyle w:val="ListParagraph"/>
        <w:numPr>
          <w:ilvl w:val="0"/>
          <w:numId w:val="33"/>
        </w:numPr>
        <w:rPr>
          <w:sz w:val="22"/>
        </w:rPr>
      </w:pPr>
      <w:r w:rsidRPr="00486765">
        <w:rPr>
          <w:sz w:val="22"/>
        </w:rPr>
        <w:t xml:space="preserve">a relational </w:t>
      </w:r>
      <w:r w:rsidRPr="00486765">
        <w:rPr>
          <w:i/>
          <w:sz w:val="22"/>
        </w:rPr>
        <w:t>process</w:t>
      </w:r>
      <w:r w:rsidRPr="00486765">
        <w:rPr>
          <w:sz w:val="22"/>
        </w:rPr>
        <w:t xml:space="preserve"> of hitting a ball with a cricket bat</w:t>
      </w:r>
    </w:p>
    <w:p w14:paraId="3844578E" w14:textId="633BCFB9" w:rsidR="0032409B" w:rsidRPr="00486765" w:rsidRDefault="0032409B">
      <w:pPr>
        <w:pStyle w:val="ListParagraph"/>
        <w:numPr>
          <w:ilvl w:val="0"/>
          <w:numId w:val="33"/>
        </w:numPr>
        <w:rPr>
          <w:sz w:val="22"/>
        </w:rPr>
      </w:pPr>
      <w:r w:rsidRPr="00486765">
        <w:rPr>
          <w:sz w:val="22"/>
        </w:rPr>
        <w:t xml:space="preserve">a relational </w:t>
      </w:r>
      <w:r w:rsidRPr="00486765">
        <w:rPr>
          <w:i/>
          <w:sz w:val="22"/>
        </w:rPr>
        <w:t xml:space="preserve">process </w:t>
      </w:r>
      <w:r w:rsidRPr="00486765">
        <w:rPr>
          <w:sz w:val="22"/>
        </w:rPr>
        <w:t>of paying cash to a merchant in exchange for a bag of figs</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r w:rsidRPr="00486765">
        <w:rPr>
          <w:i/>
          <w:sz w:val="22"/>
        </w:rPr>
        <w:t>occurrent</w:t>
      </w:r>
      <w:r w:rsidRPr="00486765">
        <w:rPr>
          <w:sz w:val="22"/>
        </w:rPr>
        <w:t xml:space="preserve"> on another</w:t>
      </w:r>
    </w:p>
    <w:p w14:paraId="058DC32C" w14:textId="77777777" w:rsidR="00135288" w:rsidRPr="00486765" w:rsidRDefault="00135288" w:rsidP="00486765">
      <w:pPr>
        <w:pStyle w:val="ListParagraph"/>
        <w:numPr>
          <w:ilvl w:val="0"/>
          <w:numId w:val="12"/>
        </w:numPr>
        <w:rPr>
          <w:b/>
          <w:sz w:val="22"/>
        </w:rPr>
      </w:pPr>
      <w:r w:rsidRPr="00486765">
        <w:rPr>
          <w:sz w:val="22"/>
        </w:rPr>
        <w:t xml:space="preserve">a </w:t>
      </w:r>
      <w:r w:rsidRPr="00486765">
        <w:rPr>
          <w:i/>
          <w:sz w:val="22"/>
        </w:rPr>
        <w:t>process</w:t>
      </w:r>
      <w:r w:rsidRPr="00486765">
        <w:rPr>
          <w:sz w:val="22"/>
        </w:rPr>
        <w:t xml:space="preserve"> of answering a question is dependent on a prior </w:t>
      </w:r>
      <w:r w:rsidRPr="00486765">
        <w:rPr>
          <w:i/>
          <w:sz w:val="22"/>
        </w:rPr>
        <w:t>process</w:t>
      </w:r>
      <w:r w:rsidRPr="00486765">
        <w:rPr>
          <w:sz w:val="22"/>
        </w:rPr>
        <w:t xml:space="preserve"> of asking a question</w:t>
      </w:r>
    </w:p>
    <w:p w14:paraId="2A851533" w14:textId="77777777" w:rsidR="00CF7DCA" w:rsidRPr="00486765" w:rsidRDefault="00135288">
      <w:pPr>
        <w:pStyle w:val="ListParagraph"/>
        <w:numPr>
          <w:ilvl w:val="0"/>
          <w:numId w:val="12"/>
        </w:numPr>
        <w:rPr>
          <w:sz w:val="22"/>
        </w:rPr>
      </w:pPr>
      <w:r w:rsidRPr="00486765">
        <w:rPr>
          <w:sz w:val="22"/>
        </w:rPr>
        <w:t xml:space="preserve">a </w:t>
      </w:r>
      <w:r w:rsidRPr="00486765">
        <w:rPr>
          <w:i/>
          <w:sz w:val="22"/>
        </w:rPr>
        <w:t>process</w:t>
      </w:r>
      <w:r w:rsidRPr="00486765">
        <w:rPr>
          <w:sz w:val="22"/>
        </w:rPr>
        <w:t xml:space="preserve"> of obeying a command is dependent on a prior </w:t>
      </w:r>
      <w:r w:rsidRPr="00486765">
        <w:rPr>
          <w:i/>
          <w:sz w:val="22"/>
        </w:rPr>
        <w:t xml:space="preserve">process </w:t>
      </w:r>
      <w:r w:rsidRPr="00486765">
        <w:rPr>
          <w:sz w:val="22"/>
        </w:rPr>
        <w:t>of issuing a command</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r w:rsidRPr="00486765">
        <w:rPr>
          <w:i/>
          <w:sz w:val="22"/>
        </w:rPr>
        <w:t>occurrents</w:t>
      </w:r>
      <w:r w:rsidRPr="00486765">
        <w:rPr>
          <w:sz w:val="22"/>
        </w:rPr>
        <w:t>:</w:t>
      </w:r>
    </w:p>
    <w:p w14:paraId="482882E0" w14:textId="77777777" w:rsidR="00CF7DCA" w:rsidRPr="00486765" w:rsidRDefault="00CF7DCA" w:rsidP="00486765">
      <w:pPr>
        <w:pStyle w:val="ListParagraph"/>
        <w:numPr>
          <w:ilvl w:val="0"/>
          <w:numId w:val="12"/>
        </w:numPr>
        <w:rPr>
          <w:b/>
          <w:sz w:val="22"/>
        </w:rPr>
      </w:pPr>
      <w:r w:rsidRPr="00486765">
        <w:rPr>
          <w:sz w:val="22"/>
        </w:rPr>
        <w:t>a process of playing with the white pieces in a game of chess is reciprocally dependent on a process of playing with the black pieces in the same game of chess</w:t>
      </w:r>
    </w:p>
    <w:p w14:paraId="5531A404" w14:textId="77777777" w:rsidR="00CF7DCA" w:rsidRPr="00486765" w:rsidRDefault="00CF7DCA">
      <w:pPr>
        <w:pStyle w:val="ListParagraph"/>
        <w:numPr>
          <w:ilvl w:val="0"/>
          <w:numId w:val="12"/>
        </w:numPr>
        <w:rPr>
          <w:sz w:val="22"/>
        </w:rPr>
      </w:pPr>
      <w:r w:rsidRPr="00486765">
        <w:rPr>
          <w:sz w:val="22"/>
        </w:rPr>
        <w:t>a process of buying and the associated process of selling</w:t>
      </w:r>
    </w:p>
    <w:p w14:paraId="6C6E02B8" w14:textId="77777777" w:rsidR="00135288" w:rsidRPr="00486765" w:rsidRDefault="00CF7DCA">
      <w:pPr>
        <w:pStyle w:val="ListParagraph"/>
        <w:numPr>
          <w:ilvl w:val="0"/>
          <w:numId w:val="12"/>
        </w:numPr>
        <w:rPr>
          <w:sz w:val="22"/>
        </w:rPr>
      </w:pPr>
      <w:r w:rsidRPr="00486765">
        <w:rPr>
          <w:sz w:val="22"/>
        </w:rPr>
        <w:t xml:space="preserve">a process of increasing the volume of a </w:t>
      </w:r>
      <w:r w:rsidR="00C449B1" w:rsidRPr="00486765">
        <w:rPr>
          <w:sz w:val="22"/>
        </w:rPr>
        <w:t>portion</w:t>
      </w:r>
      <w:r w:rsidRPr="00486765">
        <w:rPr>
          <w:sz w:val="22"/>
        </w:rPr>
        <w:t xml:space="preserve"> of gas </w:t>
      </w:r>
      <w:r w:rsidR="00C449B1" w:rsidRPr="00486765">
        <w:rPr>
          <w:sz w:val="22"/>
        </w:rPr>
        <w:t>while</w:t>
      </w:r>
      <w:r w:rsidRPr="00486765">
        <w:rPr>
          <w:sz w:val="22"/>
        </w:rPr>
        <w:t xml:space="preserve"> temperature </w:t>
      </w:r>
      <w:r w:rsidR="00C449B1" w:rsidRPr="00486765">
        <w:rPr>
          <w:sz w:val="22"/>
        </w:rPr>
        <w:t xml:space="preserve">remains constant </w:t>
      </w:r>
      <w:r w:rsidRPr="00486765">
        <w:rPr>
          <w:sz w:val="22"/>
        </w:rPr>
        <w:t xml:space="preserve">and the associated process of  decreasing the </w:t>
      </w:r>
      <w:r w:rsidR="00416AC8" w:rsidRPr="00486765">
        <w:rPr>
          <w:sz w:val="22"/>
        </w:rPr>
        <w:t>pressure exerted by the gas</w:t>
      </w:r>
    </w:p>
    <w:p w14:paraId="54C86A81" w14:textId="11EE703D" w:rsidR="00445013" w:rsidRPr="00486765" w:rsidRDefault="009F610B">
      <w:pPr>
        <w:rPr>
          <w:sz w:val="22"/>
        </w:rPr>
      </w:pPr>
      <w:r w:rsidRPr="00486765">
        <w:rPr>
          <w:sz w:val="22"/>
        </w:rPr>
        <w:t>A</w:t>
      </w:r>
      <w:r w:rsidR="007236C7" w:rsidRPr="00486765">
        <w:rPr>
          <w:sz w:val="22"/>
        </w:rPr>
        <w:t xml:space="preserve">n entity – for example an act of communication – can </w:t>
      </w:r>
      <w:r w:rsidR="007236C7" w:rsidRPr="00486765">
        <w:rPr>
          <w:b/>
          <w:sz w:val="22"/>
        </w:rPr>
        <w:t>s-depend</w:t>
      </w:r>
      <w:r w:rsidR="007236C7" w:rsidRPr="00486765">
        <w:rPr>
          <w:sz w:val="22"/>
        </w:rPr>
        <w:t xml:space="preserve"> on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dependence relations, involving both continuants and occurrents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8F4B55">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8F4B55">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8F4B55">
        <w:rPr>
          <w:sz w:val="22"/>
        </w:rPr>
        <w:t>28</w:t>
      </w:r>
      <w:r w:rsidR="00492DAF" w:rsidRPr="00486765">
        <w:rPr>
          <w:sz w:val="22"/>
        </w:rPr>
        <w:fldChar w:fldCharType="end"/>
      </w:r>
      <w:r w:rsidR="00492DAF" w:rsidRPr="00486765">
        <w:rPr>
          <w:sz w:val="22"/>
        </w:rPr>
        <w:t xml:space="preserve">]. </w:t>
      </w:r>
    </w:p>
    <w:p w14:paraId="5BEA884F" w14:textId="035499B3"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r w:rsidRPr="00486765">
        <w:rPr>
          <w:i/>
          <w:sz w:val="22"/>
        </w:rPr>
        <w:t xml:space="preserve">occurrents </w:t>
      </w:r>
      <w:r w:rsidRPr="00486765">
        <w:rPr>
          <w:sz w:val="22"/>
        </w:rPr>
        <w:t xml:space="preserve">show, the relation of </w:t>
      </w:r>
      <w:r w:rsidRPr="00486765">
        <w:rPr>
          <w:b/>
          <w:sz w:val="22"/>
        </w:rPr>
        <w:t>s-dependence</w:t>
      </w:r>
      <w:r w:rsidRPr="00486765">
        <w:rPr>
          <w:sz w:val="22"/>
        </w:rPr>
        <w:t xml:space="preserve"> does not in every case require simultaneous existence of its relata.</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w:t>
      </w:r>
      <w:r w:rsidR="00445013" w:rsidRPr="00486765">
        <w:rPr>
          <w:sz w:val="22"/>
        </w:rPr>
        <w:lastRenderedPageBreak/>
        <w:t xml:space="preserve">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A phosphorylated protein molecule might still exist even though it had never been phosphorylated.</w:t>
      </w:r>
    </w:p>
    <w:p w14:paraId="6924BC84" w14:textId="3C2923B2" w:rsidR="00144077" w:rsidRPr="00B56876" w:rsidRDefault="00365F37" w:rsidP="00486765">
      <w:pPr>
        <w:pStyle w:val="Heading2"/>
      </w:pPr>
      <w:bookmarkStart w:id="18" w:name="_Toc313270694"/>
      <w:bookmarkStart w:id="19" w:name="_Toc316818730"/>
      <w:r w:rsidRPr="00486765">
        <w:rPr>
          <w:sz w:val="24"/>
        </w:rPr>
        <w:t>2.1</w:t>
      </w:r>
      <w:r w:rsidR="00755698" w:rsidRPr="00486765">
        <w:rPr>
          <w:sz w:val="24"/>
        </w:rPr>
        <w:t xml:space="preserve"> Independent C</w:t>
      </w:r>
      <w:r w:rsidR="00921592" w:rsidRPr="00486765">
        <w:rPr>
          <w:sz w:val="24"/>
        </w:rPr>
        <w:t>ontinuant</w:t>
      </w:r>
      <w:bookmarkEnd w:id="18"/>
      <w:bookmarkEnd w:id="19"/>
    </w:p>
    <w:p w14:paraId="62CE6F7E" w14:textId="77777777" w:rsidR="00D924FF" w:rsidRPr="00486765" w:rsidRDefault="00D924FF">
      <w:pPr>
        <w:pStyle w:val="Specification"/>
        <w:rPr>
          <w:sz w:val="22"/>
        </w:rPr>
      </w:pPr>
    </w:p>
    <w:p w14:paraId="2F556039" w14:textId="031BE21F" w:rsidR="00E45547" w:rsidRPr="00486765" w:rsidRDefault="00492DAF">
      <w:pPr>
        <w:pStyle w:val="Specification"/>
        <w:rPr>
          <w:sz w:val="22"/>
        </w:rPr>
      </w:pPr>
      <w:r w:rsidRPr="00486765">
        <w:rPr>
          <w:rStyle w:val="SpecificationType"/>
          <w:sz w:val="22"/>
        </w:rPr>
        <w:t>Definition</w:t>
      </w:r>
      <w:r w:rsidRPr="00486765">
        <w:rPr>
          <w:smallCaps/>
          <w:sz w:val="22"/>
        </w:rPr>
        <w:t xml:space="preserve">: </w:t>
      </w:r>
      <w:r w:rsidR="00F604ED" w:rsidRPr="00486765">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Pr="00486765">
        <w:rPr>
          <w:sz w:val="22"/>
        </w:rPr>
        <w:t xml:space="preserve">such that </w:t>
      </w:r>
      <w:proofErr w:type="gramStart"/>
      <w:r w:rsidR="00144077" w:rsidRPr="00486765">
        <w:rPr>
          <w:i/>
          <w:sz w:val="22"/>
        </w:rPr>
        <w:t>a</w:t>
      </w:r>
      <w:proofErr w:type="gramEnd"/>
      <w:r w:rsidR="00144077" w:rsidRPr="00486765">
        <w:rPr>
          <w:i/>
          <w:sz w:val="22"/>
        </w:rPr>
        <w:t xml:space="preserve"> </w:t>
      </w:r>
      <w:r w:rsidR="00144077" w:rsidRPr="00486765">
        <w:rPr>
          <w:b/>
          <w:sz w:val="22"/>
        </w:rPr>
        <w:t xml:space="preserve">s-depends on </w:t>
      </w:r>
      <w:r w:rsidR="00144077" w:rsidRPr="00486765">
        <w:rPr>
          <w:i/>
          <w:sz w:val="22"/>
        </w:rPr>
        <w:t>b</w:t>
      </w:r>
      <w:r w:rsidRPr="00486765">
        <w:rPr>
          <w:i/>
          <w:sz w:val="22"/>
        </w:rPr>
        <w:t>.</w:t>
      </w:r>
      <w:r w:rsidR="00144077" w:rsidRPr="00486765">
        <w:rPr>
          <w:i/>
          <w:sz w:val="22"/>
        </w:rPr>
        <w:t xml:space="preserve"> </w:t>
      </w:r>
    </w:p>
    <w:p w14:paraId="6CADEE4F" w14:textId="7F5CA8BB" w:rsidR="00E45547" w:rsidRPr="00486765" w:rsidRDefault="00F93648">
      <w:pPr>
        <w:pStyle w:val="Specification"/>
        <w:rPr>
          <w:sz w:val="22"/>
        </w:rPr>
      </w:pPr>
      <w:r w:rsidRPr="00486765">
        <w:rPr>
          <w:rStyle w:val="SpecificationType"/>
          <w:sz w:val="22"/>
        </w:rPr>
        <w:t>E</w:t>
      </w:r>
      <w:r w:rsidR="00E45547" w:rsidRPr="00486765">
        <w:rPr>
          <w:rStyle w:val="SpecificationType"/>
          <w:sz w:val="22"/>
        </w:rPr>
        <w:t>xamples</w:t>
      </w:r>
      <w:r w:rsidR="00E45547" w:rsidRPr="00486765">
        <w:rPr>
          <w:sz w:val="22"/>
        </w:rPr>
        <w:t>: an atom, a molecul</w:t>
      </w:r>
      <w:r w:rsidR="004B5C97" w:rsidRPr="00486765">
        <w:rPr>
          <w:sz w:val="22"/>
        </w:rPr>
        <w:t>e, an organism, a heart</w:t>
      </w:r>
      <w:r w:rsidR="00D95DB0" w:rsidRPr="00486765">
        <w:rPr>
          <w:sz w:val="22"/>
        </w:rPr>
        <w:t xml:space="preserve">, </w:t>
      </w:r>
      <w:r w:rsidR="00E45547" w:rsidRPr="00486765">
        <w:rPr>
          <w:sz w:val="22"/>
        </w:rPr>
        <w:t xml:space="preserve">a chair, the bottom right portion of a human torso, a leg; </w:t>
      </w:r>
      <w:r w:rsidR="00921592" w:rsidRPr="00486765">
        <w:rPr>
          <w:sz w:val="22"/>
        </w:rPr>
        <w:t xml:space="preserve">the interior of your </w:t>
      </w:r>
      <w:r w:rsidR="00E45547" w:rsidRPr="00486765">
        <w:rPr>
          <w:sz w:val="22"/>
        </w:rPr>
        <w:t>mouth</w:t>
      </w:r>
      <w:r w:rsidR="00921592" w:rsidRPr="00486765">
        <w:rPr>
          <w:sz w:val="22"/>
        </w:rPr>
        <w:t>; a spatial region</w:t>
      </w:r>
      <w:r w:rsidR="00D95DB0" w:rsidRPr="00486765">
        <w:rPr>
          <w:sz w:val="22"/>
        </w:rPr>
        <w:t xml:space="preserve">; an orchestra. </w:t>
      </w:r>
    </w:p>
    <w:p w14:paraId="72560AA1" w14:textId="26E8BDFC" w:rsidR="0064627E" w:rsidRPr="00486765" w:rsidRDefault="00236D40">
      <w:pPr>
        <w:pStyle w:val="Specification"/>
        <w:rPr>
          <w:sz w:val="22"/>
        </w:rPr>
      </w:pPr>
      <w:r w:rsidRPr="00486765">
        <w:rPr>
          <w:rStyle w:val="SpecificationType"/>
          <w:sz w:val="22"/>
        </w:rPr>
        <w:t>Axiom</w:t>
      </w:r>
      <w:r w:rsidRPr="00486765">
        <w:rPr>
          <w:smallCaps/>
          <w:sz w:val="22"/>
        </w:rPr>
        <w:t>:</w:t>
      </w:r>
      <w:r w:rsidR="00E45547" w:rsidRPr="00486765">
        <w:rPr>
          <w:sz w:val="22"/>
        </w:rPr>
        <w:t xml:space="preserve"> Every</w:t>
      </w:r>
      <w:r w:rsidR="00921592" w:rsidRPr="00486765">
        <w:rPr>
          <w:i/>
          <w:sz w:val="22"/>
        </w:rPr>
        <w:t xml:space="preserve"> independent continuant</w:t>
      </w:r>
      <w:r w:rsidR="00536BF5" w:rsidRPr="00486765">
        <w:rPr>
          <w:i/>
          <w:sz w:val="22"/>
        </w:rPr>
        <w:t xml:space="preserve"> </w:t>
      </w:r>
      <w:r w:rsidR="00E45547" w:rsidRPr="00486765">
        <w:rPr>
          <w:sz w:val="22"/>
        </w:rPr>
        <w:t>is such that there are</w:t>
      </w:r>
      <w:r w:rsidR="00465C17" w:rsidRPr="00486765">
        <w:rPr>
          <w:i/>
          <w:sz w:val="22"/>
        </w:rPr>
        <w:t xml:space="preserve"> </w:t>
      </w:r>
      <w:proofErr w:type="gramStart"/>
      <w:r w:rsidR="00151755" w:rsidRPr="00486765">
        <w:rPr>
          <w:i/>
          <w:sz w:val="22"/>
        </w:rPr>
        <w:t>entities</w:t>
      </w:r>
      <w:r w:rsidR="00151755" w:rsidRPr="00486765">
        <w:rPr>
          <w:sz w:val="22"/>
        </w:rPr>
        <w:t xml:space="preserve"> which</w:t>
      </w:r>
      <w:proofErr w:type="gramEnd"/>
      <w:r w:rsidR="00E45547" w:rsidRPr="00486765">
        <w:rPr>
          <w:sz w:val="22"/>
        </w:rPr>
        <w:t xml:space="preserve"> </w:t>
      </w:r>
      <w:r w:rsidR="002D5E04" w:rsidRPr="00486765">
        <w:rPr>
          <w:sz w:val="22"/>
        </w:rPr>
        <w:t xml:space="preserve">is </w:t>
      </w:r>
      <w:r w:rsidR="00B9472F" w:rsidRPr="00486765">
        <w:rPr>
          <w:b/>
          <w:sz w:val="22"/>
        </w:rPr>
        <w:t>s-depend</w:t>
      </w:r>
      <w:r w:rsidR="00541009" w:rsidRPr="00486765">
        <w:rPr>
          <w:b/>
          <w:sz w:val="22"/>
        </w:rPr>
        <w:t xml:space="preserve"> </w:t>
      </w:r>
      <w:r w:rsidR="00541009" w:rsidRPr="00486765">
        <w:rPr>
          <w:sz w:val="22"/>
        </w:rPr>
        <w:t>on</w:t>
      </w:r>
      <w:r w:rsidR="00E45547" w:rsidRPr="00486765">
        <w:rPr>
          <w:sz w:val="22"/>
        </w:rPr>
        <w:t xml:space="preserve"> it.</w:t>
      </w:r>
    </w:p>
    <w:p w14:paraId="01DDE5A8" w14:textId="77777777" w:rsidR="0032409B" w:rsidRPr="00486765" w:rsidRDefault="0032409B" w:rsidP="00486765">
      <w:pPr>
        <w:rPr>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qualities, dispositions, processes.</w:t>
      </w:r>
    </w:p>
    <w:p w14:paraId="0A98D330" w14:textId="6A804E6C" w:rsidR="008449D9" w:rsidRPr="00486765" w:rsidRDefault="008449D9" w:rsidP="00486765">
      <w:pPr>
        <w:pStyle w:val="Heading3"/>
        <w:rPr>
          <w:sz w:val="22"/>
        </w:rPr>
      </w:pPr>
      <w:bookmarkStart w:id="20" w:name="_Toc313270695"/>
      <w:bookmarkStart w:id="21" w:name="_Toc316818731"/>
      <w:r w:rsidRPr="00486765">
        <w:rPr>
          <w:sz w:val="22"/>
        </w:rPr>
        <w:t>2.1.1 Material entity</w:t>
      </w:r>
      <w:bookmarkEnd w:id="20"/>
      <w:bookmarkEnd w:id="21"/>
    </w:p>
    <w:p w14:paraId="23EA8D44" w14:textId="7D85D461" w:rsidR="008449D9" w:rsidRPr="00486765" w:rsidRDefault="008449D9" w:rsidP="00486765">
      <w:pPr>
        <w:rPr>
          <w:sz w:val="22"/>
        </w:rPr>
      </w:pPr>
    </w:p>
    <w:p w14:paraId="783A1F59" w14:textId="77777777" w:rsidR="00E51797" w:rsidRPr="00486765" w:rsidRDefault="00236D40" w:rsidP="00486765">
      <w:pPr>
        <w:pStyle w:val="Specification"/>
        <w:rPr>
          <w:b/>
          <w:sz w:val="22"/>
        </w:rPr>
      </w:pPr>
      <w:r w:rsidRPr="00486765">
        <w:rPr>
          <w:rStyle w:val="SpecificationType"/>
          <w:sz w:val="22"/>
        </w:rPr>
        <w:t>Elucidation</w:t>
      </w:r>
      <w:r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 xml:space="preserve">part. </w:t>
      </w:r>
    </w:p>
    <w:p w14:paraId="1C8A8EA0" w14:textId="77777777" w:rsidR="002D23D1" w:rsidRPr="00486765" w:rsidRDefault="002D23D1">
      <w:pPr>
        <w:pStyle w:val="Specification"/>
        <w:rPr>
          <w:sz w:val="22"/>
        </w:rPr>
      </w:pPr>
      <w:r w:rsidRPr="00486765">
        <w:rPr>
          <w:rStyle w:val="SpecificationType"/>
          <w:sz w:val="22"/>
        </w:rPr>
        <w:t>Examples</w:t>
      </w:r>
      <w:r w:rsidRPr="00486765">
        <w:rPr>
          <w:sz w:val="22"/>
        </w:rPr>
        <w:t>: a photon, a human being, the undetached arm of a human being, an aggregate of human beings.</w:t>
      </w:r>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77777777" w:rsidR="008449D9" w:rsidRPr="00486765" w:rsidRDefault="00236D40" w:rsidP="00486765">
      <w:pPr>
        <w:pStyle w:val="Specification"/>
        <w:rPr>
          <w:sz w:val="22"/>
        </w:rPr>
      </w:pPr>
      <w:r w:rsidRPr="00486765">
        <w:rPr>
          <w:rStyle w:val="SpecificationType"/>
          <w:sz w:val="22"/>
        </w:rPr>
        <w:t>Axiom</w:t>
      </w:r>
      <w:r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r w:rsidR="008449D9" w:rsidRPr="00486765">
        <w:rPr>
          <w:i/>
          <w:sz w:val="22"/>
        </w:rPr>
        <w:t>entity</w:t>
      </w:r>
      <w:r w:rsidR="008449D9" w:rsidRPr="00486765">
        <w:rPr>
          <w:sz w:val="22"/>
        </w:rPr>
        <w:t xml:space="preserve"> which has a </w:t>
      </w:r>
      <w:r w:rsidR="008449D9" w:rsidRPr="00486765">
        <w:rPr>
          <w:i/>
          <w:sz w:val="22"/>
        </w:rPr>
        <w:t>material entity</w:t>
      </w:r>
      <w:r w:rsidR="008449D9" w:rsidRPr="00486765">
        <w:rPr>
          <w:sz w:val="22"/>
        </w:rPr>
        <w:t xml:space="preserve"> as part is a </w:t>
      </w:r>
      <w:r w:rsidR="008449D9" w:rsidRPr="00486765">
        <w:rPr>
          <w:i/>
          <w:sz w:val="22"/>
        </w:rPr>
        <w:t>material entity</w:t>
      </w:r>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8F4B55">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77777777" w:rsidR="00E75EB0" w:rsidRPr="00486765" w:rsidRDefault="00776FEC" w:rsidP="00486765">
      <w:pPr>
        <w:pStyle w:val="Specification"/>
        <w:rPr>
          <w:i/>
          <w:sz w:val="22"/>
        </w:rPr>
      </w:pPr>
      <w:r w:rsidRPr="00486765">
        <w:rPr>
          <w:rStyle w:val="SpecificationType"/>
          <w:sz w:val="22"/>
        </w:rPr>
        <w:t>Theorem</w:t>
      </w:r>
      <w:r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p>
    <w:p w14:paraId="6383B6A0" w14:textId="77777777" w:rsidR="00E75EB0" w:rsidRPr="00486765" w:rsidRDefault="00E75EB0" w:rsidP="00486765">
      <w:pPr>
        <w:rPr>
          <w:sz w:val="22"/>
        </w:rPr>
      </w:pPr>
    </w:p>
    <w:p w14:paraId="082D298F" w14:textId="7AFBD1A6" w:rsidR="0076529D" w:rsidRPr="00486765" w:rsidRDefault="009D555C">
      <w:pPr>
        <w:rPr>
          <w:sz w:val="22"/>
        </w:rPr>
      </w:pPr>
      <w:r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Pr="00486765">
        <w:rPr>
          <w:sz w:val="22"/>
        </w:rPr>
        <w:t xml:space="preserve">includes </w:t>
      </w:r>
      <w:r w:rsidR="00055932" w:rsidRPr="00486765">
        <w:rPr>
          <w:sz w:val="22"/>
        </w:rPr>
        <w:t xml:space="preserve">elementary </w:t>
      </w:r>
      <w:r w:rsidRPr="00486765">
        <w:rPr>
          <w:sz w:val="22"/>
        </w:rPr>
        <w:t xml:space="preserve">particles among its </w:t>
      </w:r>
      <w:r w:rsidR="00B54835" w:rsidRPr="00486765">
        <w:rPr>
          <w:sz w:val="22"/>
        </w:rPr>
        <w:t>proper or improper</w:t>
      </w:r>
      <w:r w:rsidR="00536BF5" w:rsidRPr="00486765">
        <w:rPr>
          <w:sz w:val="22"/>
        </w:rPr>
        <w:t xml:space="preserve"> </w:t>
      </w:r>
      <w:r w:rsidRPr="00486765">
        <w:rPr>
          <w:sz w:val="22"/>
        </w:rPr>
        <w:t>parts: quarks and leptons</w:t>
      </w:r>
      <w:r w:rsidR="007771DD" w:rsidRPr="00486765">
        <w:rPr>
          <w:sz w:val="22"/>
        </w:rPr>
        <w:t>, including electrons,</w:t>
      </w:r>
      <w:r w:rsidRPr="00486765">
        <w:rPr>
          <w:sz w:val="22"/>
        </w:rPr>
        <w:t xml:space="preserve"> </w:t>
      </w:r>
      <w:r w:rsidR="007771DD" w:rsidRPr="00486765">
        <w:rPr>
          <w:sz w:val="22"/>
        </w:rPr>
        <w:t>as the smallest particles thus far discovered; baryons (including protons and</w:t>
      </w:r>
      <w:r w:rsidRPr="00486765">
        <w:rPr>
          <w:sz w:val="22"/>
        </w:rPr>
        <w:t xml:space="preserve"> neutrons</w:t>
      </w:r>
      <w:r w:rsidR="007771DD" w:rsidRPr="00486765">
        <w:rPr>
          <w:sz w:val="22"/>
        </w:rPr>
        <w:t>)</w:t>
      </w:r>
      <w:r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studied by biologists, the portions of rock studied by geologists, the fossils studied by paleontologists</w:t>
      </w:r>
      <w:r w:rsidR="00F90EC7" w:rsidRPr="00486765">
        <w:rPr>
          <w:sz w:val="22"/>
        </w:rPr>
        <w:t>, and so on.</w:t>
      </w:r>
    </w:p>
    <w:p w14:paraId="4F020AD7" w14:textId="29A6D800"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proofErr w:type="spellStart"/>
      <w:r w:rsidRPr="00486765">
        <w:rPr>
          <w:i/>
          <w:sz w:val="22"/>
        </w:rPr>
        <w:t>processe</w:t>
      </w:r>
      <w:proofErr w:type="spellEnd"/>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r w:rsidRPr="00486765">
        <w:rPr>
          <w:sz w:val="22"/>
        </w:rPr>
        <w:lastRenderedPageBreak/>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8F4B55">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22" w:name="_Toc313270696"/>
      <w:bookmarkStart w:id="23" w:name="_Toc316818732"/>
      <w:r w:rsidRPr="00486765">
        <w:rPr>
          <w:sz w:val="22"/>
        </w:rPr>
        <w:t>2.1.1.1 Object</w:t>
      </w:r>
      <w:bookmarkEnd w:id="22"/>
      <w:bookmarkEnd w:id="23"/>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r w:rsidR="00C024C7" w:rsidRPr="00486765">
        <w:rPr>
          <w:sz w:val="22"/>
        </w:rPr>
        <w:t>meso-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of 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w:t>
      </w:r>
      <w:r w:rsidR="00B8711B" w:rsidRPr="00486765">
        <w:rPr>
          <w:sz w:val="22"/>
          <w:szCs w:val="23"/>
        </w:rPr>
        <w:lastRenderedPageBreak/>
        <w:t xml:space="preserve">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larger,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8F4B55">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mereotopology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8F4B55">
        <w:rPr>
          <w:sz w:val="22"/>
        </w:rPr>
        <w:t>39</w:t>
      </w:r>
      <w:r w:rsidR="00782F62" w:rsidRPr="00486765">
        <w:rPr>
          <w:sz w:val="22"/>
        </w:rPr>
        <w:fldChar w:fldCharType="end"/>
      </w:r>
      <w:r w:rsidR="00782F62" w:rsidRPr="00486765">
        <w:rPr>
          <w:sz w:val="22"/>
        </w:rPr>
        <w:t>]) of BFO:</w:t>
      </w:r>
      <w:r w:rsidR="00782F62" w:rsidRPr="00486765">
        <w:rPr>
          <w:i/>
          <w:sz w:val="22"/>
        </w:rPr>
        <w:t>object</w:t>
      </w:r>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486765">
      <w:pPr>
        <w:pStyle w:val="ListParagraph"/>
        <w:numPr>
          <w:ilvl w:val="0"/>
          <w:numId w:val="14"/>
        </w:numPr>
        <w:rPr>
          <w:sz w:val="22"/>
        </w:rPr>
      </w:pPr>
      <w:r w:rsidRPr="00486765">
        <w:rPr>
          <w:sz w:val="22"/>
        </w:rPr>
        <w:t>organisms</w:t>
      </w:r>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pPr>
        <w:pStyle w:val="ListParagraph"/>
        <w:numPr>
          <w:ilvl w:val="0"/>
          <w:numId w:val="14"/>
        </w:numPr>
        <w:rPr>
          <w:sz w:val="22"/>
        </w:rPr>
      </w:pPr>
      <w:r w:rsidRPr="00486765">
        <w:rPr>
          <w:sz w:val="22"/>
        </w:rPr>
        <w:t>portions of solid matter</w:t>
      </w:r>
      <w:r w:rsidR="006F7BF4" w:rsidRPr="00486765">
        <w:rPr>
          <w:sz w:val="22"/>
        </w:rPr>
        <w:t xml:space="preserve"> such as rocks and lumps of iron</w:t>
      </w:r>
    </w:p>
    <w:p w14:paraId="09664A71" w14:textId="77777777" w:rsidR="00601C8D" w:rsidRPr="00486765" w:rsidRDefault="00054134">
      <w:pPr>
        <w:pStyle w:val="ListParagraph"/>
        <w:numPr>
          <w:ilvl w:val="0"/>
          <w:numId w:val="14"/>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in Ingarden’s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of BFO:</w:t>
      </w:r>
      <w:r w:rsidR="00427F21" w:rsidRPr="00486765">
        <w:rPr>
          <w:i/>
          <w:sz w:val="22"/>
        </w:rPr>
        <w:t>objects</w:t>
      </w:r>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w:t>
      </w:r>
      <w:r w:rsidR="00427F21" w:rsidRPr="00486765">
        <w:rPr>
          <w:sz w:val="22"/>
        </w:rPr>
        <w:lastRenderedPageBreak/>
        <w:t xml:space="preserve">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r w:rsidR="00125AF3" w:rsidRPr="00486765">
        <w:rPr>
          <w:sz w:val="22"/>
        </w:rPr>
        <w:t xml:space="preserve">microparticles which form </w:t>
      </w:r>
      <w:r w:rsidR="00C37896" w:rsidRPr="00486765">
        <w:rPr>
          <w:sz w:val="22"/>
        </w:rPr>
        <w:t xml:space="preserve">the low-level </w:t>
      </w:r>
      <w:r w:rsidR="00125AF3" w:rsidRPr="00486765">
        <w:rPr>
          <w:sz w:val="22"/>
        </w:rPr>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2AC05EDF" w14:textId="77777777" w:rsidR="00C37896" w:rsidRPr="00486765" w:rsidRDefault="00C37896">
      <w:pPr>
        <w:rPr>
          <w:sz w:val="22"/>
        </w:rPr>
      </w:pPr>
    </w:p>
    <w:p w14:paraId="3E547DB0" w14:textId="0E7F3FB9" w:rsidR="00DD6E98" w:rsidRPr="00486765" w:rsidRDefault="00236D40" w:rsidP="00486765">
      <w:pPr>
        <w:pStyle w:val="Specification"/>
        <w:rPr>
          <w:sz w:val="22"/>
        </w:rPr>
      </w:pPr>
      <w:r w:rsidRPr="00486765">
        <w:rPr>
          <w:rStyle w:val="SpecificationType"/>
          <w:sz w:val="22"/>
        </w:rPr>
        <w:t>Elucidation</w:t>
      </w:r>
      <w:r w:rsidRPr="00486765">
        <w:rPr>
          <w:smallCaps/>
          <w:sz w:val="22"/>
        </w:rPr>
        <w:t>:</w:t>
      </w:r>
      <w:r w:rsidR="00DD6E98" w:rsidRPr="00486765">
        <w:rPr>
          <w:sz w:val="22"/>
        </w:rPr>
        <w:t xml:space="preserve"> </w:t>
      </w:r>
      <w:r w:rsidR="00DD6E98" w:rsidRPr="00486765">
        <w:rPr>
          <w:i/>
          <w:sz w:val="22"/>
        </w:rPr>
        <w:t xml:space="preserve">a </w:t>
      </w:r>
      <w:r w:rsidR="00151755" w:rsidRPr="00486765">
        <w:rPr>
          <w:sz w:val="22"/>
        </w:rPr>
        <w:t>is</w:t>
      </w:r>
      <w:r w:rsidR="00151755" w:rsidRPr="00486765">
        <w:rPr>
          <w:i/>
          <w:sz w:val="22"/>
        </w:rPr>
        <w:t xml:space="preserve"> causally</w:t>
      </w:r>
      <w:r w:rsidR="00DD6E98" w:rsidRPr="00486765">
        <w:rPr>
          <w:i/>
          <w:sz w:val="22"/>
        </w:rPr>
        <w:t xml:space="preserve"> unified</w:t>
      </w:r>
      <w:r w:rsidR="00DD6E98" w:rsidRPr="00486765">
        <w:rPr>
          <w:sz w:val="22"/>
        </w:rPr>
        <w:t xml:space="preserve"> </w:t>
      </w:r>
      <w:r w:rsidR="00151755" w:rsidRPr="00486765">
        <w:rPr>
          <w:sz w:val="22"/>
        </w:rPr>
        <w:t>means:</w:t>
      </w:r>
      <w:r w:rsidR="00151755" w:rsidRPr="00486765">
        <w:rPr>
          <w:i/>
          <w:sz w:val="22"/>
        </w:rPr>
        <w:t xml:space="preserve"> a</w:t>
      </w:r>
      <w:r w:rsidR="002F61CF" w:rsidRPr="00486765">
        <w:rPr>
          <w:sz w:val="22"/>
        </w:rPr>
        <w:t xml:space="preserve"> is a material</w:t>
      </w:r>
      <w:r w:rsidR="00465C17" w:rsidRPr="00486765">
        <w:rPr>
          <w:sz w:val="22"/>
        </w:rPr>
        <w:t xml:space="preserve"> entity</w:t>
      </w:r>
      <w:r w:rsidR="002F61CF" w:rsidRPr="00486765">
        <w:rPr>
          <w:sz w:val="22"/>
        </w:rPr>
        <w:t xml:space="preserve"> which is such that its material parts </w:t>
      </w:r>
      <w:r w:rsidR="00DD6E98" w:rsidRPr="00486765">
        <w:rPr>
          <w:sz w:val="22"/>
        </w:rPr>
        <w:t>are tied together in such a way that, in environments typical for</w:t>
      </w:r>
      <w:r w:rsidR="00465C17" w:rsidRPr="00486765">
        <w:rPr>
          <w:i/>
          <w:sz w:val="22"/>
        </w:rPr>
        <w:t xml:space="preserve"> entities</w:t>
      </w:r>
      <w:r w:rsidR="00536BF5" w:rsidRPr="00486765">
        <w:rPr>
          <w:i/>
          <w:sz w:val="22"/>
        </w:rPr>
        <w:t xml:space="preserve"> </w:t>
      </w:r>
      <w:r w:rsidR="00DD6E98" w:rsidRPr="00486765">
        <w:rPr>
          <w:sz w:val="22"/>
        </w:rPr>
        <w:t>of the type in question,</w:t>
      </w:r>
    </w:p>
    <w:p w14:paraId="4A66A852" w14:textId="4A1EB11F" w:rsidR="00DE390F" w:rsidRPr="00486765" w:rsidRDefault="00DD6E98" w:rsidP="00486765">
      <w:pPr>
        <w:pStyle w:val="Specification"/>
        <w:numPr>
          <w:ilvl w:val="0"/>
          <w:numId w:val="30"/>
        </w:numPr>
        <w:rPr>
          <w:sz w:val="22"/>
        </w:rPr>
      </w:pPr>
      <w:r w:rsidRPr="00486765">
        <w:rPr>
          <w:sz w:val="22"/>
        </w:rPr>
        <w:t xml:space="preserve">if </w:t>
      </w:r>
      <w:r w:rsidR="00B56876">
        <w:rPr>
          <w:i/>
          <w:sz w:val="22"/>
        </w:rPr>
        <w:t>b</w:t>
      </w:r>
      <w:r w:rsidR="00B56876" w:rsidRPr="00486765">
        <w:rPr>
          <w:i/>
          <w:sz w:val="22"/>
        </w:rPr>
        <w:t>,</w:t>
      </w:r>
      <w:r w:rsidR="00B56876">
        <w:rPr>
          <w:i/>
          <w:sz w:val="22"/>
        </w:rPr>
        <w:t xml:space="preserve"> </w:t>
      </w:r>
      <w:r w:rsidR="00C37896" w:rsidRPr="00486765">
        <w:rPr>
          <w:sz w:val="22"/>
        </w:rPr>
        <w:t xml:space="preserve">a </w:t>
      </w:r>
      <w:r w:rsidR="00C37896" w:rsidRPr="00486765">
        <w:rPr>
          <w:b/>
          <w:sz w:val="22"/>
        </w:rPr>
        <w:t xml:space="preserve">continuant </w:t>
      </w:r>
      <w:r w:rsidRPr="00486765">
        <w:rPr>
          <w:b/>
          <w:sz w:val="22"/>
        </w:rPr>
        <w:t>part</w:t>
      </w:r>
      <w:r w:rsidRPr="00486765">
        <w:rPr>
          <w:sz w:val="22"/>
        </w:rPr>
        <w:t xml:space="preserve"> </w:t>
      </w:r>
      <w:r w:rsidR="00B56876">
        <w:rPr>
          <w:i/>
          <w:sz w:val="22"/>
        </w:rPr>
        <w:t>a</w:t>
      </w:r>
      <w:r w:rsidR="00375CE3" w:rsidRPr="00486765">
        <w:rPr>
          <w:sz w:val="22"/>
        </w:rPr>
        <w:t xml:space="preserve"> in the interior of </w:t>
      </w:r>
      <w:r w:rsidR="00375CE3" w:rsidRPr="00486765">
        <w:rPr>
          <w:i/>
          <w:sz w:val="22"/>
        </w:rPr>
        <w:t xml:space="preserve">a </w:t>
      </w:r>
      <w:r w:rsidR="00375CE3" w:rsidRPr="00486765">
        <w:rPr>
          <w:sz w:val="22"/>
        </w:rPr>
        <w:t xml:space="preserve">at </w:t>
      </w:r>
      <w:r w:rsidR="00375CE3" w:rsidRPr="00486765">
        <w:rPr>
          <w:i/>
          <w:sz w:val="22"/>
        </w:rPr>
        <w:t>t</w:t>
      </w:r>
      <w:r w:rsidR="00B56876">
        <w:rPr>
          <w:sz w:val="22"/>
        </w:rPr>
        <w:t>,</w:t>
      </w:r>
      <w:r w:rsidR="002F3C47" w:rsidRPr="00486765">
        <w:rPr>
          <w:i/>
          <w:sz w:val="22"/>
        </w:rPr>
        <w:t xml:space="preserve"> </w:t>
      </w:r>
      <w:r w:rsidR="00C37896" w:rsidRPr="00486765">
        <w:rPr>
          <w:sz w:val="22"/>
        </w:rPr>
        <w:t>is</w:t>
      </w:r>
      <w:r w:rsidR="00C37896" w:rsidRPr="00486765">
        <w:rPr>
          <w:i/>
          <w:sz w:val="22"/>
        </w:rPr>
        <w:t xml:space="preserve"> </w:t>
      </w:r>
      <w:r w:rsidR="002F3C47" w:rsidRPr="00486765">
        <w:rPr>
          <w:sz w:val="22"/>
        </w:rPr>
        <w:t xml:space="preserve">larger than a certain threshold </w:t>
      </w:r>
      <w:r w:rsidR="00375CE3" w:rsidRPr="00486765">
        <w:rPr>
          <w:sz w:val="22"/>
        </w:rPr>
        <w:t>size</w:t>
      </w:r>
      <w:r w:rsidR="00DE390F" w:rsidRPr="00486765">
        <w:rPr>
          <w:sz w:val="22"/>
        </w:rPr>
        <w:t xml:space="preserve"> </w:t>
      </w:r>
      <w:r w:rsidR="00263AC7" w:rsidRPr="00486765">
        <w:rPr>
          <w:sz w:val="22"/>
        </w:rPr>
        <w:t xml:space="preserve">(which will be determined differently from case to case, depending on factors such as porosity of external cover) </w:t>
      </w:r>
      <w:r w:rsidR="00C37896" w:rsidRPr="00486765">
        <w:rPr>
          <w:sz w:val="22"/>
        </w:rPr>
        <w:t xml:space="preserve">and </w:t>
      </w:r>
      <w:r w:rsidRPr="00486765">
        <w:rPr>
          <w:sz w:val="22"/>
        </w:rPr>
        <w:t xml:space="preserve">is moved in space </w:t>
      </w:r>
      <w:r w:rsidR="00DD7822" w:rsidRPr="00486765">
        <w:rPr>
          <w:sz w:val="22"/>
        </w:rPr>
        <w:t xml:space="preserve">to </w:t>
      </w:r>
      <w:r w:rsidR="00D546AE" w:rsidRPr="00486765">
        <w:rPr>
          <w:sz w:val="22"/>
        </w:rPr>
        <w:t xml:space="preserve">be at </w:t>
      </w:r>
      <w:r w:rsidR="00263AC7" w:rsidRPr="00486765">
        <w:rPr>
          <w:i/>
          <w:sz w:val="22"/>
        </w:rPr>
        <w:t>t</w:t>
      </w:r>
      <w:r w:rsidR="00263AC7" w:rsidRPr="00486765">
        <w:rPr>
          <w:i/>
          <w:sz w:val="22"/>
        </w:rPr>
        <w:sym w:font="Symbol" w:char="F0A2"/>
      </w:r>
      <w:r w:rsidR="00263AC7" w:rsidRPr="00486765">
        <w:rPr>
          <w:sz w:val="22"/>
        </w:rPr>
        <w:t xml:space="preserve"> at</w:t>
      </w:r>
      <w:r w:rsidR="00263AC7" w:rsidRPr="00486765">
        <w:rPr>
          <w:i/>
          <w:sz w:val="22"/>
        </w:rPr>
        <w:t xml:space="preserve"> </w:t>
      </w:r>
      <w:r w:rsidR="00DD7822" w:rsidRPr="00486765">
        <w:rPr>
          <w:sz w:val="22"/>
        </w:rPr>
        <w:t xml:space="preserve">a location on the exterior of </w:t>
      </w:r>
      <w:r w:rsidR="00263AC7" w:rsidRPr="00486765">
        <w:rPr>
          <w:sz w:val="22"/>
        </w:rPr>
        <w:t xml:space="preserve">the spatial region that had been occupied by </w:t>
      </w:r>
      <w:r w:rsidR="00DD7822" w:rsidRPr="00486765">
        <w:rPr>
          <w:i/>
          <w:sz w:val="22"/>
        </w:rPr>
        <w:t xml:space="preserve">a </w:t>
      </w:r>
      <w:r w:rsidR="00DE390F" w:rsidRPr="00486765">
        <w:rPr>
          <w:sz w:val="22"/>
        </w:rPr>
        <w:t xml:space="preserve">at </w:t>
      </w:r>
      <w:r w:rsidR="00DE390F" w:rsidRPr="00486765">
        <w:rPr>
          <w:i/>
          <w:sz w:val="22"/>
        </w:rPr>
        <w:t>t</w:t>
      </w:r>
      <w:r w:rsidR="00D546AE" w:rsidRPr="00486765">
        <w:rPr>
          <w:sz w:val="22"/>
        </w:rPr>
        <w:t>,</w:t>
      </w:r>
      <w:r w:rsidR="00DE390F" w:rsidRPr="00486765">
        <w:rPr>
          <w:i/>
          <w:sz w:val="22"/>
        </w:rPr>
        <w:t xml:space="preserve"> </w:t>
      </w:r>
      <w:r w:rsidRPr="00486765">
        <w:rPr>
          <w:sz w:val="22"/>
        </w:rPr>
        <w:t xml:space="preserve">then </w:t>
      </w:r>
      <w:r w:rsidRPr="00486765">
        <w:rPr>
          <w:i/>
          <w:sz w:val="22"/>
        </w:rPr>
        <w:t>either</w:t>
      </w:r>
      <w:r w:rsidR="00151755" w:rsidRPr="00486765">
        <w:rPr>
          <w:i/>
          <w:sz w:val="22"/>
        </w:rPr>
        <w:t xml:space="preserve"> </w:t>
      </w:r>
      <w:r w:rsidRPr="00486765">
        <w:rPr>
          <w:i/>
          <w:sz w:val="22"/>
        </w:rPr>
        <w:t>a</w:t>
      </w:r>
      <w:r w:rsidRPr="00486765">
        <w:rPr>
          <w:sz w:val="22"/>
        </w:rPr>
        <w:t>’s</w:t>
      </w:r>
      <w:r w:rsidR="00151755" w:rsidRPr="00486765">
        <w:rPr>
          <w:sz w:val="22"/>
        </w:rPr>
        <w:t xml:space="preserve"> </w:t>
      </w:r>
      <w:r w:rsidR="002F61CF" w:rsidRPr="00486765">
        <w:rPr>
          <w:sz w:val="22"/>
        </w:rPr>
        <w:t xml:space="preserve">other parts will be moved </w:t>
      </w:r>
      <w:r w:rsidRPr="00486765">
        <w:rPr>
          <w:sz w:val="22"/>
        </w:rPr>
        <w:t xml:space="preserve">in coordinated fashion </w:t>
      </w:r>
      <w:r w:rsidRPr="00486765">
        <w:rPr>
          <w:i/>
          <w:sz w:val="22"/>
        </w:rPr>
        <w:t>or</w:t>
      </w:r>
      <w:r w:rsidR="00536BF5" w:rsidRPr="00486765">
        <w:rPr>
          <w:i/>
          <w:sz w:val="22"/>
        </w:rPr>
        <w:t xml:space="preserve"> </w:t>
      </w:r>
      <w:r w:rsidRPr="00486765">
        <w:rPr>
          <w:i/>
          <w:sz w:val="22"/>
        </w:rPr>
        <w:t xml:space="preserve">a </w:t>
      </w:r>
      <w:r w:rsidRPr="00486765">
        <w:rPr>
          <w:sz w:val="22"/>
        </w:rPr>
        <w:t xml:space="preserve">will be </w:t>
      </w:r>
      <w:r w:rsidR="003D7096" w:rsidRPr="00486765">
        <w:rPr>
          <w:sz w:val="22"/>
        </w:rPr>
        <w:t>damaged</w:t>
      </w:r>
      <w:r w:rsidR="00536BF5" w:rsidRPr="00486765">
        <w:rPr>
          <w:sz w:val="22"/>
        </w:rPr>
        <w:t xml:space="preserve"> </w:t>
      </w:r>
      <w:r w:rsidRPr="00486765">
        <w:rPr>
          <w:sz w:val="22"/>
        </w:rPr>
        <w:t>(</w:t>
      </w:r>
      <w:r w:rsidR="003D7096" w:rsidRPr="00486765">
        <w:rPr>
          <w:sz w:val="22"/>
        </w:rPr>
        <w:t>be affected, for example, by breakage or tearing</w:t>
      </w:r>
      <w:r w:rsidRPr="00486765">
        <w:rPr>
          <w:sz w:val="22"/>
        </w:rPr>
        <w:t>)</w:t>
      </w:r>
      <w:r w:rsidR="002F3C47" w:rsidRPr="00486765">
        <w:rPr>
          <w:sz w:val="22"/>
        </w:rPr>
        <w:t xml:space="preserve"> </w:t>
      </w:r>
      <w:r w:rsidR="00D546AE" w:rsidRPr="00486765">
        <w:rPr>
          <w:sz w:val="22"/>
        </w:rPr>
        <w:t xml:space="preserve">in the interval between </w:t>
      </w:r>
      <w:r w:rsidR="00D546AE" w:rsidRPr="00486765">
        <w:rPr>
          <w:i/>
          <w:sz w:val="22"/>
        </w:rPr>
        <w:t xml:space="preserve">t </w:t>
      </w:r>
      <w:r w:rsidR="00D546AE" w:rsidRPr="00486765">
        <w:rPr>
          <w:sz w:val="22"/>
        </w:rPr>
        <w:t>and</w:t>
      </w:r>
      <w:r w:rsidR="00D546AE" w:rsidRPr="00486765">
        <w:rPr>
          <w:i/>
          <w:sz w:val="22"/>
        </w:rPr>
        <w:t xml:space="preserve"> t</w:t>
      </w:r>
      <w:r w:rsidR="00D546AE" w:rsidRPr="00486765">
        <w:rPr>
          <w:i/>
          <w:sz w:val="22"/>
        </w:rPr>
        <w:sym w:font="Symbol" w:char="F0A2"/>
      </w:r>
      <w:r w:rsidR="00D546AE" w:rsidRPr="00486765">
        <w:rPr>
          <w:sz w:val="22"/>
        </w:rPr>
        <w:t>.</w:t>
      </w:r>
    </w:p>
    <w:p w14:paraId="5F543465" w14:textId="77777777" w:rsidR="00DD6E98" w:rsidRPr="00486765" w:rsidRDefault="00DD6E98">
      <w:pPr>
        <w:pStyle w:val="Specification"/>
        <w:numPr>
          <w:ilvl w:val="0"/>
          <w:numId w:val="30"/>
        </w:numPr>
        <w:rPr>
          <w:sz w:val="22"/>
        </w:rPr>
      </w:pPr>
      <w:proofErr w:type="gramStart"/>
      <w:r w:rsidRPr="00486765">
        <w:rPr>
          <w:sz w:val="22"/>
        </w:rPr>
        <w:t>causal</w:t>
      </w:r>
      <w:proofErr w:type="gramEnd"/>
      <w:r w:rsidRPr="00486765">
        <w:rPr>
          <w:sz w:val="22"/>
        </w:rPr>
        <w:t xml:space="preserve"> changes in one part of </w:t>
      </w:r>
      <w:r w:rsidRPr="00486765">
        <w:rPr>
          <w:i/>
          <w:sz w:val="22"/>
        </w:rPr>
        <w:t xml:space="preserve">a </w:t>
      </w:r>
      <w:r w:rsidRPr="00486765">
        <w:rPr>
          <w:sz w:val="22"/>
        </w:rPr>
        <w:t xml:space="preserve">can have consequences for other parts of </w:t>
      </w:r>
      <w:r w:rsidRPr="00486765">
        <w:rPr>
          <w:i/>
          <w:sz w:val="22"/>
        </w:rPr>
        <w:t xml:space="preserve">a </w:t>
      </w:r>
      <w:r w:rsidRPr="00486765">
        <w:rPr>
          <w:sz w:val="22"/>
        </w:rPr>
        <w:t>without the mediation of any</w:t>
      </w:r>
      <w:r w:rsidR="00465C17" w:rsidRPr="00486765">
        <w:rPr>
          <w:sz w:val="22"/>
        </w:rPr>
        <w:t xml:space="preserve"> entity</w:t>
      </w:r>
      <w:r w:rsidRPr="00486765">
        <w:rPr>
          <w:sz w:val="22"/>
        </w:rPr>
        <w:t xml:space="preserve"> that lies on the exterior of </w:t>
      </w:r>
      <w:r w:rsidRPr="00486765">
        <w:rPr>
          <w:i/>
          <w:sz w:val="22"/>
        </w:rPr>
        <w:t>a</w:t>
      </w:r>
      <w:r w:rsidR="002F3C47" w:rsidRPr="00486765">
        <w:rPr>
          <w:i/>
          <w:sz w:val="22"/>
        </w:rPr>
        <w:t>.</w:t>
      </w:r>
    </w:p>
    <w:p w14:paraId="6B6E107D" w14:textId="167DDC23" w:rsidR="00427F21" w:rsidRPr="00486765" w:rsidRDefault="009F014F">
      <w:pPr>
        <w:rPr>
          <w:sz w:val="22"/>
        </w:rPr>
      </w:pPr>
      <w:r w:rsidRPr="00486765">
        <w:rPr>
          <w:sz w:val="22"/>
        </w:rPr>
        <w:t>Material e</w:t>
      </w:r>
      <w:r w:rsidR="00427F21" w:rsidRPr="00486765">
        <w:rPr>
          <w:sz w:val="22"/>
        </w:rPr>
        <w:t xml:space="preserve">ntities with no </w:t>
      </w:r>
      <w:r w:rsidR="00D546AE" w:rsidRPr="00486765">
        <w:rPr>
          <w:sz w:val="22"/>
        </w:rPr>
        <w:t xml:space="preserve">proper </w:t>
      </w:r>
      <w:r w:rsidR="00427F21" w:rsidRPr="00486765">
        <w:rPr>
          <w:sz w:val="22"/>
        </w:rPr>
        <w:t xml:space="preserve">material parts would satisfy these conditions trivially. </w:t>
      </w:r>
      <w:r w:rsidR="00A31705" w:rsidRPr="00486765">
        <w:rPr>
          <w:sz w:val="22"/>
        </w:rPr>
        <w:t>Candidate e</w:t>
      </w:r>
      <w:r w:rsidR="00427F21" w:rsidRPr="00486765">
        <w:rPr>
          <w:sz w:val="22"/>
        </w:rPr>
        <w:t>xamples of types of causal unity for material entities of more complex sorts are</w:t>
      </w:r>
      <w:r w:rsidR="00A31705" w:rsidRPr="00486765">
        <w:rPr>
          <w:sz w:val="22"/>
        </w:rPr>
        <w:t xml:space="preserve"> as follows (this is not intended to be an exhaustive list)</w:t>
      </w:r>
      <w:r w:rsidR="00427F21" w:rsidRPr="00486765">
        <w:rPr>
          <w:sz w:val="22"/>
        </w:rPr>
        <w:t>:</w:t>
      </w:r>
    </w:p>
    <w:p w14:paraId="787B8577" w14:textId="77777777" w:rsidR="00427F21" w:rsidRPr="00486765" w:rsidRDefault="00427F21">
      <w:pPr>
        <w:rPr>
          <w:sz w:val="22"/>
        </w:rPr>
      </w:pPr>
      <w:r w:rsidRPr="00486765">
        <w:rPr>
          <w:sz w:val="22"/>
        </w:rPr>
        <w:tab/>
        <w:t>CU</w:t>
      </w:r>
      <w:r w:rsidRPr="00486765">
        <w:rPr>
          <w:sz w:val="22"/>
          <w:vertAlign w:val="subscript"/>
        </w:rPr>
        <w:t>1</w:t>
      </w:r>
      <w:r w:rsidRPr="00486765">
        <w:rPr>
          <w:sz w:val="22"/>
        </w:rPr>
        <w:t>: Causal unity via physical covering</w:t>
      </w:r>
    </w:p>
    <w:p w14:paraId="35BC2263" w14:textId="592358F1" w:rsidR="00427F21" w:rsidRPr="00486765" w:rsidRDefault="00427F21">
      <w:pPr>
        <w:rPr>
          <w:sz w:val="22"/>
        </w:rPr>
      </w:pPr>
      <w:r w:rsidRPr="00486765">
        <w:rPr>
          <w:sz w:val="22"/>
        </w:rPr>
        <w:t>Here the parts in the interior of the unified entity are combined together causally through a common membrane or other physical covering</w:t>
      </w:r>
      <w:r w:rsidR="00925DC5" w:rsidRPr="00486765">
        <w:rPr>
          <w:sz w:val="22"/>
        </w:rPr>
        <w:t xml:space="preserve"> – what the FMA refers to as a ‘bona fide anatomical surface’ [</w:t>
      </w:r>
      <w:r w:rsidR="00925DC5" w:rsidRPr="00486765">
        <w:rPr>
          <w:sz w:val="22"/>
        </w:rPr>
        <w:fldChar w:fldCharType="begin"/>
      </w:r>
      <w:r w:rsidR="00925DC5" w:rsidRPr="00486765">
        <w:rPr>
          <w:sz w:val="22"/>
        </w:rPr>
        <w:instrText xml:space="preserve"> REF _Ref309153893 \r \h </w:instrText>
      </w:r>
      <w:r w:rsidR="001C5CAA">
        <w:rPr>
          <w:sz w:val="22"/>
        </w:rPr>
        <w:instrText xml:space="preserve"> \* MERGEFORMAT </w:instrText>
      </w:r>
      <w:r w:rsidR="00925DC5" w:rsidRPr="00486765">
        <w:rPr>
          <w:sz w:val="22"/>
        </w:rPr>
      </w:r>
      <w:r w:rsidR="00925DC5" w:rsidRPr="00486765">
        <w:rPr>
          <w:sz w:val="22"/>
        </w:rPr>
        <w:fldChar w:fldCharType="separate"/>
      </w:r>
      <w:r w:rsidR="008F4B55">
        <w:rPr>
          <w:sz w:val="22"/>
        </w:rPr>
        <w:t>44</w:t>
      </w:r>
      <w:r w:rsidR="00925DC5" w:rsidRPr="00486765">
        <w:rPr>
          <w:sz w:val="22"/>
        </w:rPr>
        <w:fldChar w:fldCharType="end"/>
      </w:r>
      <w:r w:rsidR="00925DC5" w:rsidRPr="00486765">
        <w:rPr>
          <w:sz w:val="22"/>
        </w:rPr>
        <w:t>]</w:t>
      </w:r>
      <w:r w:rsidRPr="00486765">
        <w:rPr>
          <w:sz w:val="22"/>
        </w:rPr>
        <w:t xml:space="preserve">. The latter points outwards toward and </w:t>
      </w:r>
      <w:r w:rsidR="00C37896" w:rsidRPr="00486765">
        <w:rPr>
          <w:sz w:val="22"/>
        </w:rPr>
        <w:t xml:space="preserve">may </w:t>
      </w:r>
      <w:r w:rsidRPr="00486765">
        <w:rPr>
          <w:sz w:val="22"/>
        </w:rPr>
        <w:t>serve a protective function in relation to what lies on the exterior of the entity [</w:t>
      </w:r>
      <w:r w:rsidR="001E591D" w:rsidRPr="00486765">
        <w:rPr>
          <w:sz w:val="22"/>
        </w:rPr>
        <w:fldChar w:fldCharType="begin"/>
      </w:r>
      <w:r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13</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47</w:t>
      </w:r>
      <w:r w:rsidR="001E591D" w:rsidRPr="00486765">
        <w:rPr>
          <w:sz w:val="22"/>
        </w:rPr>
        <w:fldChar w:fldCharType="end"/>
      </w:r>
      <w:r w:rsidRPr="00486765">
        <w:rPr>
          <w:sz w:val="22"/>
        </w:rPr>
        <w:t>].</w:t>
      </w:r>
    </w:p>
    <w:p w14:paraId="0D80090F" w14:textId="1999C100" w:rsidR="008C04FB" w:rsidRPr="00486765" w:rsidRDefault="00427F21">
      <w:pPr>
        <w:rPr>
          <w:sz w:val="22"/>
        </w:rPr>
      </w:pPr>
      <w:r w:rsidRPr="00486765">
        <w:rPr>
          <w:sz w:val="22"/>
        </w:rPr>
        <w:t xml:space="preserve">Note that the physical covering may have holes (for example pores in your skin, shafts penetrating the planet’s outer crust, sockets where conduits to </w:t>
      </w:r>
      <w:r w:rsidR="00151755" w:rsidRPr="00486765">
        <w:rPr>
          <w:sz w:val="22"/>
        </w:rPr>
        <w:t>other entities</w:t>
      </w:r>
      <w:r w:rsidRPr="00486765">
        <w:rPr>
          <w:sz w:val="22"/>
        </w:rPr>
        <w:t xml:space="preserve"> are connected allowing transport </w:t>
      </w:r>
      <w:r w:rsidR="00141642" w:rsidRPr="00486765">
        <w:rPr>
          <w:sz w:val="22"/>
        </w:rPr>
        <w:t>of electric current or of liquids or</w:t>
      </w:r>
      <w:r w:rsidRPr="00486765">
        <w:rPr>
          <w:sz w:val="22"/>
        </w:rPr>
        <w:t xml:space="preserve"> gases</w:t>
      </w:r>
      <w:r w:rsidR="00141642" w:rsidRPr="00486765">
        <w:rPr>
          <w:sz w:val="22"/>
        </w:rPr>
        <w:t>). The physical cover</w:t>
      </w:r>
      <w:r w:rsidR="0097446A" w:rsidRPr="00486765">
        <w:rPr>
          <w:sz w:val="22"/>
        </w:rPr>
        <w:t>ing</w:t>
      </w:r>
      <w:r w:rsidR="00141642" w:rsidRPr="00486765">
        <w:rPr>
          <w:sz w:val="22"/>
        </w:rPr>
        <w:t xml:space="preserve"> </w:t>
      </w:r>
      <w:r w:rsidRPr="00486765">
        <w:rPr>
          <w:sz w:val="22"/>
        </w:rPr>
        <w:t xml:space="preserve">is nonetheless </w:t>
      </w:r>
      <w:r w:rsidR="00151755" w:rsidRPr="00486765">
        <w:rPr>
          <w:i/>
          <w:sz w:val="22"/>
        </w:rPr>
        <w:t>connected</w:t>
      </w:r>
      <w:r w:rsidR="00151755" w:rsidRPr="00486765">
        <w:rPr>
          <w:sz w:val="22"/>
        </w:rPr>
        <w:t xml:space="preserve"> in</w:t>
      </w:r>
      <w:r w:rsidRPr="00486765">
        <w:rPr>
          <w:sz w:val="22"/>
        </w:rPr>
        <w:t xml:space="preserve"> the sense that</w:t>
      </w:r>
      <w:r w:rsidR="008C04FB" w:rsidRPr="00486765">
        <w:rPr>
          <w:sz w:val="22"/>
        </w:rPr>
        <w:t xml:space="preserve"> (a)</w:t>
      </w:r>
      <w:r w:rsidRPr="00486765">
        <w:rPr>
          <w:sz w:val="22"/>
        </w:rPr>
        <w:t xml:space="preserve"> </w:t>
      </w:r>
      <w:r w:rsidRPr="00486765">
        <w:rPr>
          <w:sz w:val="22"/>
        </w:rPr>
        <w:lastRenderedPageBreak/>
        <w:t>between every two points on its surface a continuous path can be traced which does not leave this surface</w:t>
      </w:r>
      <w:r w:rsidR="00AE6D99" w:rsidRPr="00486765">
        <w:rPr>
          <w:sz w:val="22"/>
        </w:rPr>
        <w:t xml:space="preserve">, and </w:t>
      </w:r>
      <w:r w:rsidR="008C04FB" w:rsidRPr="00486765">
        <w:rPr>
          <w:sz w:val="22"/>
        </w:rPr>
        <w:t xml:space="preserve">also (b) the covering serves as a barrier preventing entities above a certain </w:t>
      </w:r>
      <w:r w:rsidR="00C37896" w:rsidRPr="00486765">
        <w:rPr>
          <w:sz w:val="22"/>
        </w:rPr>
        <w:t xml:space="preserve">size </w:t>
      </w:r>
      <w:r w:rsidR="008C04FB" w:rsidRPr="00486765">
        <w:rPr>
          <w:sz w:val="22"/>
        </w:rPr>
        <w:t>threshold from entering from the outside or esca</w:t>
      </w:r>
      <w:r w:rsidR="0046705D" w:rsidRPr="00486765">
        <w:rPr>
          <w:sz w:val="22"/>
        </w:rPr>
        <w:t>ping from the inside</w:t>
      </w:r>
      <w:r w:rsidR="008C04FB" w:rsidRPr="00486765">
        <w:rPr>
          <w:sz w:val="22"/>
        </w:rPr>
        <w:t xml:space="preserve"> </w:t>
      </w:r>
      <w:r w:rsidR="0046705D" w:rsidRPr="00486765">
        <w:rPr>
          <w:sz w:val="22"/>
        </w:rPr>
        <w:t>[</w:t>
      </w:r>
      <w:r w:rsidR="0046705D" w:rsidRPr="00486765">
        <w:rPr>
          <w:sz w:val="22"/>
        </w:rPr>
        <w:fldChar w:fldCharType="begin"/>
      </w:r>
      <w:r w:rsidR="0046705D" w:rsidRPr="00486765">
        <w:rPr>
          <w:sz w:val="22"/>
        </w:rPr>
        <w:instrText xml:space="preserve"> PAGEREF _Hlk47849653 \h </w:instrText>
      </w:r>
      <w:r w:rsidR="0046705D" w:rsidRPr="00486765">
        <w:rPr>
          <w:sz w:val="22"/>
        </w:rPr>
      </w:r>
      <w:r w:rsidR="0046705D" w:rsidRPr="00486765">
        <w:rPr>
          <w:sz w:val="22"/>
        </w:rPr>
        <w:fldChar w:fldCharType="separate"/>
      </w:r>
      <w:r w:rsidR="008F4B55">
        <w:rPr>
          <w:noProof/>
          <w:sz w:val="22"/>
        </w:rPr>
        <w:t>81</w:t>
      </w:r>
      <w:r w:rsidR="0046705D"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_Ref313200566 \r \h </w:instrText>
      </w:r>
      <w:r w:rsidR="001C5CAA">
        <w:rPr>
          <w:sz w:val="22"/>
        </w:rPr>
        <w:instrText xml:space="preserve"> \* MERGEFORMAT </w:instrText>
      </w:r>
      <w:r w:rsidR="001E66EA" w:rsidRPr="00486765">
        <w:rPr>
          <w:sz w:val="22"/>
        </w:rPr>
      </w:r>
      <w:r w:rsidR="001E66EA" w:rsidRPr="00486765">
        <w:rPr>
          <w:sz w:val="22"/>
        </w:rPr>
        <w:fldChar w:fldCharType="separate"/>
      </w:r>
      <w:r w:rsidR="008F4B55">
        <w:rPr>
          <w:sz w:val="22"/>
        </w:rPr>
        <w:t>77</w:t>
      </w:r>
      <w:r w:rsidR="001E66EA" w:rsidRPr="00486765">
        <w:rPr>
          <w:sz w:val="22"/>
        </w:rPr>
        <w:fldChar w:fldCharType="end"/>
      </w:r>
      <w:r w:rsidR="0046705D" w:rsidRPr="00486765">
        <w:rPr>
          <w:sz w:val="22"/>
        </w:rPr>
        <w:t>].</w:t>
      </w:r>
    </w:p>
    <w:p w14:paraId="03E836CE" w14:textId="722A1B43" w:rsidR="00141642" w:rsidRPr="00486765" w:rsidRDefault="00141642">
      <w:pPr>
        <w:rPr>
          <w:sz w:val="22"/>
        </w:rPr>
      </w:pPr>
      <w:r w:rsidRPr="00486765">
        <w:rPr>
          <w:sz w:val="22"/>
        </w:rPr>
        <w:t>Some organs in the interior of complex organisms manifest a causal unity of this type. Organs can survive detachment from their surroundings, for example in the case of transplant, with their membranes intact. The FMA [</w:t>
      </w:r>
      <w:r w:rsidR="001E591D" w:rsidRPr="00486765">
        <w:rPr>
          <w:sz w:val="22"/>
        </w:rPr>
        <w:fldChar w:fldCharType="begin"/>
      </w:r>
      <w:r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44</w:t>
      </w:r>
      <w:r w:rsidR="001E591D" w:rsidRPr="00486765">
        <w:rPr>
          <w:sz w:val="22"/>
        </w:rPr>
        <w:fldChar w:fldCharType="end"/>
      </w:r>
      <w:r w:rsidRPr="00486765">
        <w:rPr>
          <w:sz w:val="22"/>
        </w:rPr>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24"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25" w:name="_Ref308172919"/>
      <w:bookmarkEnd w:id="24"/>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25"/>
    <w:p w14:paraId="08237365" w14:textId="77777777" w:rsidR="00864E66" w:rsidRPr="00486765" w:rsidRDefault="00665794" w:rsidP="00486765">
      <w:pPr>
        <w:ind w:left="720"/>
        <w:rPr>
          <w:sz w:val="22"/>
        </w:rPr>
      </w:pPr>
      <w:r w:rsidRPr="00486765">
        <w:rPr>
          <w:sz w:val="22"/>
        </w:rPr>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w:t>
      </w:r>
      <w:r w:rsidR="00621220" w:rsidRPr="00486765">
        <w:rPr>
          <w:sz w:val="22"/>
          <w:szCs w:val="23"/>
        </w:rPr>
        <w:lastRenderedPageBreak/>
        <w:t xml:space="preserve">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F6A9BC" w:rsidR="00A31705" w:rsidRPr="00486765" w:rsidRDefault="00A31705">
      <w:pPr>
        <w:rPr>
          <w:sz w:val="22"/>
        </w:rPr>
      </w:pPr>
      <w:r w:rsidRPr="00486765">
        <w:rPr>
          <w:sz w:val="22"/>
        </w:rPr>
        <w:t xml:space="preserve">We can now elucidate 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define </w:t>
      </w:r>
      <w:r w:rsidR="00296E4D" w:rsidRPr="00486765">
        <w:rPr>
          <w:i/>
          <w:sz w:val="22"/>
        </w:rPr>
        <w:t>object</w:t>
      </w:r>
      <w:r w:rsidR="00296E4D" w:rsidRPr="00486765">
        <w:rPr>
          <w:sz w:val="22"/>
        </w:rPr>
        <w:t>, as follows</w:t>
      </w:r>
    </w:p>
    <w:p w14:paraId="2C93DDBE" w14:textId="77777777" w:rsidR="00D924FF" w:rsidRPr="00486765" w:rsidRDefault="00D924FF" w:rsidP="00486765">
      <w:pPr>
        <w:pStyle w:val="Specification"/>
        <w:rPr>
          <w:rStyle w:val="SpecificationType"/>
          <w:sz w:val="22"/>
        </w:rPr>
      </w:pPr>
    </w:p>
    <w:p w14:paraId="1A05F766" w14:textId="5D3A504B" w:rsidR="009F014F" w:rsidRPr="00B56876" w:rsidRDefault="00236D40" w:rsidP="00486765">
      <w:pPr>
        <w:pStyle w:val="Specification"/>
      </w:pPr>
      <w:r w:rsidRPr="00486765">
        <w:rPr>
          <w:rStyle w:val="SpecificationType"/>
          <w:sz w:val="22"/>
        </w:rPr>
        <w:t>Elucidation</w:t>
      </w:r>
      <w:r w:rsidRPr="00486765">
        <w:rPr>
          <w:smallCaps/>
          <w:sz w:val="22"/>
        </w:rPr>
        <w:t>:</w:t>
      </w:r>
      <w:r w:rsidR="00A31705" w:rsidRPr="00486765">
        <w:rPr>
          <w:sz w:val="22"/>
        </w:rPr>
        <w:t xml:space="preserve"> </w:t>
      </w:r>
      <w:r w:rsidR="00A31705" w:rsidRPr="00486765">
        <w:rPr>
          <w:i/>
          <w:sz w:val="22"/>
        </w:rPr>
        <w:t xml:space="preserve">a </w:t>
      </w:r>
      <w:r w:rsidR="00A31705" w:rsidRPr="00486765">
        <w:rPr>
          <w:sz w:val="22"/>
        </w:rPr>
        <w:t xml:space="preserve">is </w:t>
      </w:r>
      <w:r w:rsidR="00A31705" w:rsidRPr="00486765">
        <w:rPr>
          <w:i/>
          <w:sz w:val="22"/>
        </w:rPr>
        <w:t xml:space="preserve">maximal </w:t>
      </w:r>
      <w:r w:rsidR="00296E4D" w:rsidRPr="00486765">
        <w:rPr>
          <w:sz w:val="22"/>
        </w:rPr>
        <w:t>relative to some criterion of causal unity CU</w:t>
      </w:r>
      <w:r w:rsidR="00296E4D" w:rsidRPr="00486765">
        <w:rPr>
          <w:i/>
          <w:sz w:val="22"/>
          <w:vertAlign w:val="subscript"/>
        </w:rPr>
        <w:t>n</w:t>
      </w:r>
      <w:r w:rsidR="00296E4D" w:rsidRPr="00486765">
        <w:rPr>
          <w:i/>
          <w:sz w:val="22"/>
        </w:rPr>
        <w:t xml:space="preserve"> </w:t>
      </w:r>
      <w:r w:rsidR="009F014F" w:rsidRPr="00486765">
        <w:rPr>
          <w:sz w:val="22"/>
        </w:rPr>
        <w:t>means:</w:t>
      </w:r>
    </w:p>
    <w:p w14:paraId="71F0C072" w14:textId="77777777" w:rsidR="009F014F" w:rsidRPr="00B56876" w:rsidRDefault="00A31705" w:rsidP="00486765">
      <w:pPr>
        <w:pStyle w:val="Specification"/>
        <w:ind w:left="1440"/>
        <w:rPr>
          <w:i/>
        </w:rPr>
      </w:pPr>
      <w:proofErr w:type="gramStart"/>
      <w:r w:rsidRPr="00486765">
        <w:rPr>
          <w:i/>
          <w:sz w:val="22"/>
        </w:rPr>
        <w:t>a</w:t>
      </w:r>
      <w:proofErr w:type="gramEnd"/>
      <w:r w:rsidRPr="00486765">
        <w:rPr>
          <w:i/>
          <w:sz w:val="22"/>
        </w:rPr>
        <w:t xml:space="preserve"> </w:t>
      </w:r>
      <w:r w:rsidRPr="00486765">
        <w:rPr>
          <w:sz w:val="22"/>
        </w:rPr>
        <w:t>is causally unified relative to CU</w:t>
      </w:r>
      <w:r w:rsidRPr="00486765">
        <w:rPr>
          <w:i/>
          <w:sz w:val="22"/>
          <w:vertAlign w:val="subscript"/>
        </w:rPr>
        <w:t>n</w:t>
      </w:r>
      <w:r w:rsidR="00536BF5" w:rsidRPr="00486765">
        <w:rPr>
          <w:i/>
          <w:sz w:val="22"/>
        </w:rPr>
        <w:t xml:space="preserve"> </w:t>
      </w:r>
      <w:r w:rsidR="00296E4D" w:rsidRPr="00486765">
        <w:rPr>
          <w:sz w:val="22"/>
        </w:rPr>
        <w:t xml:space="preserve">at </w:t>
      </w:r>
      <w:r w:rsidR="00296E4D" w:rsidRPr="00486765">
        <w:rPr>
          <w:i/>
          <w:sz w:val="22"/>
        </w:rPr>
        <w:t>t</w:t>
      </w:r>
    </w:p>
    <w:p w14:paraId="3C13BEB0" w14:textId="1ABC1AE3" w:rsidR="008C357F" w:rsidRPr="00486765" w:rsidRDefault="009F014F">
      <w:pPr>
        <w:pStyle w:val="Specification"/>
        <w:ind w:left="1440"/>
        <w:rPr>
          <w:sz w:val="22"/>
        </w:rPr>
      </w:pPr>
      <w:r w:rsidRPr="00486765">
        <w:rPr>
          <w:sz w:val="22"/>
        </w:rPr>
        <w:t>&amp;</w:t>
      </w:r>
      <w:r w:rsidRPr="00486765">
        <w:rPr>
          <w:i/>
          <w:sz w:val="22"/>
        </w:rPr>
        <w:t xml:space="preserve"> </w:t>
      </w:r>
      <w:r w:rsidR="00296E4D" w:rsidRPr="00486765">
        <w:rPr>
          <w:sz w:val="22"/>
        </w:rPr>
        <w:t xml:space="preserve">if for some </w:t>
      </w:r>
      <w:r w:rsidR="00296E4D" w:rsidRPr="00486765">
        <w:rPr>
          <w:i/>
          <w:sz w:val="22"/>
        </w:rPr>
        <w:t xml:space="preserve">t </w:t>
      </w:r>
      <w:r w:rsidR="00C37896" w:rsidRPr="00486765">
        <w:rPr>
          <w:sz w:val="22"/>
        </w:rPr>
        <w:t xml:space="preserve">and </w:t>
      </w:r>
      <w:r w:rsidR="00C37896" w:rsidRPr="00486765">
        <w:rPr>
          <w:i/>
          <w:sz w:val="22"/>
        </w:rPr>
        <w:t xml:space="preserve">b </w:t>
      </w:r>
      <w:r w:rsidR="00296E4D" w:rsidRPr="00486765">
        <w:rPr>
          <w:sz w:val="22"/>
        </w:rPr>
        <w:t>(</w:t>
      </w:r>
      <w:r w:rsidR="00296E4D" w:rsidRPr="00486765">
        <w:rPr>
          <w:i/>
          <w:sz w:val="22"/>
        </w:rPr>
        <w:t xml:space="preserve">a </w:t>
      </w:r>
      <w:proofErr w:type="spellStart"/>
      <w:r w:rsidR="003D5797" w:rsidRPr="00486765">
        <w:rPr>
          <w:b/>
          <w:sz w:val="22"/>
        </w:rPr>
        <w:t>continuant_</w:t>
      </w:r>
      <w:r w:rsidR="00296E4D" w:rsidRPr="00486765">
        <w:rPr>
          <w:b/>
          <w:sz w:val="22"/>
        </w:rPr>
        <w:t>part_of</w:t>
      </w:r>
      <w:proofErr w:type="spellEnd"/>
      <w:r w:rsidR="00296E4D" w:rsidRPr="00486765">
        <w:rPr>
          <w:sz w:val="22"/>
        </w:rPr>
        <w:t xml:space="preserve"> </w:t>
      </w:r>
      <w:r w:rsidR="00A31705" w:rsidRPr="00486765">
        <w:rPr>
          <w:i/>
          <w:sz w:val="22"/>
        </w:rPr>
        <w:t xml:space="preserve">b </w:t>
      </w:r>
      <w:r w:rsidR="00296E4D" w:rsidRPr="00486765">
        <w:rPr>
          <w:b/>
          <w:sz w:val="22"/>
        </w:rPr>
        <w:t xml:space="preserve">at </w:t>
      </w:r>
      <w:r w:rsidR="00296E4D" w:rsidRPr="00486765">
        <w:rPr>
          <w:i/>
          <w:sz w:val="22"/>
        </w:rPr>
        <w:t>t</w:t>
      </w:r>
      <w:r w:rsidR="00296E4D" w:rsidRPr="00486765">
        <w:rPr>
          <w:b/>
          <w:i/>
          <w:sz w:val="22"/>
        </w:rPr>
        <w:t xml:space="preserve"> </w:t>
      </w:r>
      <w:r w:rsidR="00296E4D" w:rsidRPr="00486765">
        <w:rPr>
          <w:sz w:val="22"/>
        </w:rPr>
        <w:t xml:space="preserve">&amp; </w:t>
      </w:r>
      <w:r w:rsidR="00296E4D" w:rsidRPr="00486765">
        <w:rPr>
          <w:i/>
          <w:sz w:val="22"/>
        </w:rPr>
        <w:t xml:space="preserve">b </w:t>
      </w:r>
      <w:r w:rsidR="00296E4D" w:rsidRPr="00486765">
        <w:rPr>
          <w:sz w:val="22"/>
        </w:rPr>
        <w:t xml:space="preserve">is </w:t>
      </w:r>
      <w:r w:rsidR="00A31705" w:rsidRPr="00486765">
        <w:rPr>
          <w:sz w:val="22"/>
        </w:rPr>
        <w:t xml:space="preserve">causally unified relative to </w:t>
      </w:r>
      <w:r w:rsidRPr="00486765">
        <w:rPr>
          <w:sz w:val="22"/>
        </w:rPr>
        <w:t xml:space="preserve">the same </w:t>
      </w:r>
      <w:r w:rsidR="00A31705" w:rsidRPr="00486765">
        <w:rPr>
          <w:sz w:val="22"/>
        </w:rPr>
        <w:t>C</w:t>
      </w:r>
      <w:r w:rsidR="00536BF5" w:rsidRPr="00486765">
        <w:rPr>
          <w:sz w:val="22"/>
        </w:rPr>
        <w:t>U</w:t>
      </w:r>
      <w:r w:rsidR="00A31705" w:rsidRPr="00486765">
        <w:rPr>
          <w:i/>
          <w:sz w:val="22"/>
          <w:vertAlign w:val="subscript"/>
        </w:rPr>
        <w:t>n</w:t>
      </w:r>
      <w:r w:rsidR="00296E4D" w:rsidRPr="00486765">
        <w:rPr>
          <w:sz w:val="22"/>
        </w:rPr>
        <w:t xml:space="preserve">) then </w:t>
      </w:r>
      <w:r w:rsidR="00296E4D" w:rsidRPr="00486765">
        <w:rPr>
          <w:i/>
          <w:sz w:val="22"/>
        </w:rPr>
        <w:t xml:space="preserve">a </w:t>
      </w:r>
      <w:r w:rsidR="00296E4D" w:rsidRPr="00486765">
        <w:rPr>
          <w:sz w:val="22"/>
        </w:rPr>
        <w:t xml:space="preserve">and </w:t>
      </w:r>
      <w:r w:rsidR="00296E4D" w:rsidRPr="00486765">
        <w:rPr>
          <w:i/>
          <w:sz w:val="22"/>
        </w:rPr>
        <w:t xml:space="preserve">b </w:t>
      </w:r>
      <w:r w:rsidR="00296E4D" w:rsidRPr="00486765">
        <w:rPr>
          <w:sz w:val="22"/>
        </w:rPr>
        <w:t>are identical</w:t>
      </w:r>
      <w:r w:rsidR="008C357F" w:rsidRPr="00486765">
        <w:rPr>
          <w:sz w:val="22"/>
        </w:rPr>
        <w:t xml:space="preserve"> </w:t>
      </w:r>
    </w:p>
    <w:p w14:paraId="3E87E7A6" w14:textId="77777777" w:rsidR="006549BE" w:rsidRPr="00486765" w:rsidRDefault="00F34C15" w:rsidP="00486765">
      <w:pPr>
        <w:pStyle w:val="Specification"/>
        <w:rPr>
          <w:sz w:val="22"/>
        </w:rPr>
      </w:pPr>
      <w:r w:rsidRPr="00486765">
        <w:rPr>
          <w:rStyle w:val="SpecificationType"/>
          <w:sz w:val="22"/>
        </w:rPr>
        <w:t>Examples</w:t>
      </w:r>
      <w:r w:rsidRPr="00486765">
        <w:rPr>
          <w:sz w:val="22"/>
        </w:rPr>
        <w:t xml:space="preserve">: </w:t>
      </w:r>
    </w:p>
    <w:p w14:paraId="5C8747B8" w14:textId="774ACE9C" w:rsidR="00F34C15" w:rsidRPr="00486765" w:rsidRDefault="00F34C15">
      <w:pPr>
        <w:pStyle w:val="Specification"/>
        <w:rPr>
          <w:sz w:val="22"/>
        </w:rPr>
      </w:pPr>
      <w:proofErr w:type="gramStart"/>
      <w:r w:rsidRPr="00486765">
        <w:rPr>
          <w:sz w:val="22"/>
        </w:rPr>
        <w:t>relative</w:t>
      </w:r>
      <w:proofErr w:type="gramEnd"/>
      <w:r w:rsidRPr="00486765">
        <w:rPr>
          <w:sz w:val="22"/>
        </w:rPr>
        <w:t xml:space="preserve"> to the causal unity criterion CU</w:t>
      </w:r>
      <w:r w:rsidRPr="00486765">
        <w:rPr>
          <w:sz w:val="22"/>
          <w:vertAlign w:val="subscript"/>
        </w:rPr>
        <w:t>1</w:t>
      </w:r>
      <w:r w:rsidRPr="00486765">
        <w:rPr>
          <w:sz w:val="22"/>
        </w:rPr>
        <w:t>: a cell or organism is maximal</w:t>
      </w:r>
      <w:r w:rsidR="00C37896" w:rsidRPr="00486765">
        <w:rPr>
          <w:sz w:val="22"/>
        </w:rPr>
        <w:t>;</w:t>
      </w:r>
      <w:r w:rsidRPr="00486765">
        <w:rPr>
          <w:sz w:val="22"/>
        </w:rPr>
        <w:t xml:space="preserve"> your lower torso falls short of maximality</w:t>
      </w:r>
      <w:r w:rsidR="00C37896" w:rsidRPr="00486765">
        <w:rPr>
          <w:sz w:val="22"/>
        </w:rPr>
        <w:t>;</w:t>
      </w:r>
      <w:r w:rsidRPr="00486765">
        <w:rPr>
          <w:sz w:val="22"/>
        </w:rPr>
        <w:t xml:space="preserve"> a pair of cells exceeds maximality</w:t>
      </w:r>
      <w:r w:rsidR="00C37896" w:rsidRPr="00486765">
        <w:rPr>
          <w:sz w:val="22"/>
        </w:rPr>
        <w:t>.</w:t>
      </w:r>
    </w:p>
    <w:p w14:paraId="5C7AC6DA" w14:textId="0BE51DA0" w:rsidR="006549BE" w:rsidRPr="00486765" w:rsidRDefault="006549BE">
      <w:pPr>
        <w:pStyle w:val="Specification"/>
        <w:rPr>
          <w:sz w:val="22"/>
        </w:rPr>
      </w:pPr>
      <w:proofErr w:type="gramStart"/>
      <w:r w:rsidRPr="00486765">
        <w:rPr>
          <w:sz w:val="22"/>
        </w:rPr>
        <w:t>relative</w:t>
      </w:r>
      <w:proofErr w:type="gramEnd"/>
      <w:r w:rsidRPr="00486765">
        <w:rPr>
          <w:sz w:val="22"/>
        </w:rPr>
        <w:t xml:space="preserve"> to the causal unity criterion CU</w:t>
      </w:r>
      <w:r w:rsidRPr="00486765">
        <w:rPr>
          <w:sz w:val="22"/>
          <w:vertAlign w:val="subscript"/>
        </w:rPr>
        <w:t>2</w:t>
      </w:r>
      <w:r w:rsidRPr="00486765">
        <w:rPr>
          <w:sz w:val="22"/>
        </w:rPr>
        <w:t>: a continuous dumbbell-shaped lump of iron is maximal; the connecting portion falls short of maximality; a pair of such dumbbell-shaped lumps exceeds maximality.</w:t>
      </w:r>
    </w:p>
    <w:p w14:paraId="37700BDD" w14:textId="0E411685" w:rsidR="006549BE" w:rsidRPr="00486765" w:rsidRDefault="006549BE">
      <w:pPr>
        <w:pStyle w:val="Specification"/>
        <w:rPr>
          <w:sz w:val="22"/>
        </w:rPr>
      </w:pPr>
      <w:proofErr w:type="gramStart"/>
      <w:r w:rsidRPr="00486765">
        <w:rPr>
          <w:sz w:val="22"/>
        </w:rPr>
        <w:t>relative</w:t>
      </w:r>
      <w:proofErr w:type="gramEnd"/>
      <w:r w:rsidRPr="00486765">
        <w:rPr>
          <w:sz w:val="22"/>
        </w:rPr>
        <w:t xml:space="preserve"> to the causal unity criterion CU</w:t>
      </w:r>
      <w:r w:rsidRPr="00486765">
        <w:rPr>
          <w:sz w:val="22"/>
          <w:vertAlign w:val="subscript"/>
        </w:rPr>
        <w:t>3</w:t>
      </w:r>
      <w:r w:rsidRPr="00486765">
        <w:rPr>
          <w:sz w:val="22"/>
        </w:rPr>
        <w:t>: an armored vehicle is maximal; the portions of armor of an armored vehicle falls short of maximality; a pair of armored vehicles exceeds maximality.</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Definition of BFO:</w:t>
      </w:r>
      <w:r w:rsidRPr="00486765">
        <w:rPr>
          <w:b/>
          <w:i/>
          <w:sz w:val="22"/>
        </w:rPr>
        <w:t>object</w:t>
      </w:r>
    </w:p>
    <w:p w14:paraId="114327FC" w14:textId="286D185F" w:rsidR="008C357F" w:rsidRPr="00486765" w:rsidRDefault="006549BE">
      <w:pPr>
        <w:rPr>
          <w:sz w:val="22"/>
        </w:rPr>
      </w:pPr>
      <w:r w:rsidRPr="00486765">
        <w:rPr>
          <w:sz w:val="22"/>
        </w:rPr>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w:t>
      </w:r>
      <w:r w:rsidR="008C357F" w:rsidRPr="00486765">
        <w:rPr>
          <w:sz w:val="22"/>
        </w:rPr>
        <w:lastRenderedPageBreak/>
        <w:t>be maximal. Importantly, however, the spark plug as installed still instantiates a universal many instances of which are</w:t>
      </w:r>
      <w:r w:rsidR="008C357F" w:rsidRPr="00486765">
        <w:rPr>
          <w:i/>
          <w:sz w:val="22"/>
        </w:rPr>
        <w:t xml:space="preserve"> </w:t>
      </w:r>
      <w:r w:rsidR="008C357F" w:rsidRPr="00486765">
        <w:rPr>
          <w:sz w:val="22"/>
        </w:rPr>
        <w:t>maximal. This suggests that we define object as follows:</w:t>
      </w:r>
    </w:p>
    <w:p w14:paraId="28C67D26" w14:textId="77777777" w:rsidR="00D924FF" w:rsidRPr="00486765" w:rsidRDefault="00D924FF" w:rsidP="00486765">
      <w:pPr>
        <w:pStyle w:val="Specification"/>
        <w:rPr>
          <w:rStyle w:val="SpecificationType"/>
          <w:sz w:val="22"/>
        </w:rPr>
      </w:pPr>
    </w:p>
    <w:p w14:paraId="58619E6D" w14:textId="77777777" w:rsidR="008C357F" w:rsidRPr="00B56876" w:rsidRDefault="00492DAF" w:rsidP="00486765">
      <w:pPr>
        <w:pStyle w:val="Specification"/>
      </w:pPr>
      <w:r w:rsidRPr="00486765">
        <w:rPr>
          <w:rStyle w:val="SpecificationType"/>
          <w:sz w:val="22"/>
        </w:rPr>
        <w:t>Definition</w:t>
      </w:r>
      <w:r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 =</w:t>
      </w:r>
      <w:r w:rsidR="008C357F" w:rsidRPr="00486765">
        <w:rPr>
          <w:sz w:val="22"/>
        </w:rPr>
        <w:t xml:space="preserve">Def.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t>manifests</w:t>
      </w:r>
      <w:proofErr w:type="gramEnd"/>
      <w:r w:rsidRPr="00486765">
        <w:rPr>
          <w:sz w:val="22"/>
        </w:rPr>
        <w:t xml:space="preserve"> causal unity of one or other of the types CU</w:t>
      </w:r>
      <w:r w:rsidRPr="00486765">
        <w:rPr>
          <w:i/>
          <w:sz w:val="22"/>
          <w:vertAlign w:val="subscript"/>
        </w:rPr>
        <w:t>n</w:t>
      </w:r>
      <w:r w:rsidRPr="00486765">
        <w:rPr>
          <w:sz w:val="22"/>
        </w:rPr>
        <w:t xml:space="preserve"> listed above </w:t>
      </w:r>
    </w:p>
    <w:p w14:paraId="226156D6" w14:textId="77777777"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p>
    <w:p w14:paraId="61BBE0DC" w14:textId="77777777" w:rsidR="00D924FF" w:rsidRPr="00B56876" w:rsidRDefault="00D924FF" w:rsidP="00486765">
      <w:bookmarkStart w:id="26" w:name="_Ref308464053"/>
    </w:p>
    <w:p w14:paraId="0B4D0BFD" w14:textId="77777777" w:rsidR="00711DC1" w:rsidRPr="00B56876" w:rsidRDefault="00711DC1" w:rsidP="00486765">
      <w:r w:rsidRPr="00486765">
        <w:rPr>
          <w:sz w:val="22"/>
        </w:rPr>
        <w:t>Objects can be joined to other objects</w:t>
      </w:r>
    </w:p>
    <w:p w14:paraId="25D19DE3" w14:textId="7182FBF3" w:rsidR="00F604ED" w:rsidRPr="00486765" w:rsidRDefault="00F00EBF">
      <w:pPr>
        <w:rPr>
          <w:sz w:val="22"/>
        </w:rPr>
      </w:pPr>
      <w:r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Pr="00486765">
        <w:rPr>
          <w:sz w:val="22"/>
        </w:rPr>
        <w:t xml:space="preserve"> such that there are</w:t>
      </w:r>
      <w:r w:rsidR="00465C17" w:rsidRPr="00486765">
        <w:rPr>
          <w:i/>
          <w:sz w:val="22"/>
        </w:rPr>
        <w:t xml:space="preserve"> entities</w:t>
      </w:r>
      <w:r w:rsidRPr="00486765">
        <w:rPr>
          <w:sz w:val="22"/>
        </w:rPr>
        <w:t xml:space="preserve"> of which we can assert unproblematically that they lie in its interior, and other</w:t>
      </w:r>
      <w:r w:rsidR="00465C17" w:rsidRPr="00486765">
        <w:rPr>
          <w:i/>
          <w:sz w:val="22"/>
        </w:rPr>
        <w:t xml:space="preserve"> entities</w:t>
      </w:r>
      <w:r w:rsidRPr="00486765">
        <w:rPr>
          <w:sz w:val="22"/>
        </w:rPr>
        <w:t xml:space="preserve"> of which we can assert unproblematically that they lie in its exterior. This may not be so for</w:t>
      </w:r>
      <w:r w:rsidR="00465C17" w:rsidRPr="00486765">
        <w:rPr>
          <w:i/>
          <w:sz w:val="22"/>
        </w:rPr>
        <w:t xml:space="preserve"> entities</w:t>
      </w:r>
      <w:r w:rsidRPr="00486765">
        <w:rPr>
          <w:sz w:val="22"/>
        </w:rPr>
        <w:t xml:space="preserve"> lying at or near the boundary between the interior and exterior.</w:t>
      </w:r>
      <w:bookmarkEnd w:id="26"/>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8F4B55" w:rsidRPr="00486765">
        <w:rPr>
          <w:sz w:val="22"/>
        </w:rPr>
        <w:t xml:space="preserve">Figure </w:t>
      </w:r>
      <w:r w:rsidR="008F4B55">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lastRenderedPageBreak/>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27"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8F4B55">
        <w:rPr>
          <w:noProof/>
          <w:sz w:val="22"/>
        </w:rPr>
        <w:t>3</w:t>
      </w:r>
      <w:r w:rsidR="001C5CAA" w:rsidRPr="00486765">
        <w:rPr>
          <w:noProof/>
          <w:sz w:val="22"/>
        </w:rPr>
        <w:fldChar w:fldCharType="end"/>
      </w:r>
      <w:bookmarkEnd w:id="27"/>
      <w:r w:rsidRPr="00486765">
        <w:rPr>
          <w:sz w:val="22"/>
        </w:rPr>
        <w:t xml:space="preserve">: </w:t>
      </w:r>
      <w:hyperlink r:id="rId22"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r w:rsidR="00DD7822" w:rsidRPr="00486765">
        <w:rPr>
          <w:sz w:val="22"/>
        </w:rPr>
        <w:t>BFO:</w:t>
      </w:r>
      <w:r w:rsidRPr="00486765">
        <w:rPr>
          <w:i/>
          <w:sz w:val="22"/>
        </w:rPr>
        <w:t>object</w:t>
      </w:r>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486765">
      <w:pPr>
        <w:pStyle w:val="ListParagraph"/>
        <w:numPr>
          <w:ilvl w:val="0"/>
          <w:numId w:val="8"/>
        </w:numPr>
        <w:rPr>
          <w:sz w:val="22"/>
        </w:rPr>
      </w:pPr>
      <w:r w:rsidRPr="00486765">
        <w:rPr>
          <w:sz w:val="22"/>
        </w:rPr>
        <w:t>by containing atoms and molecules as parts</w:t>
      </w:r>
    </w:p>
    <w:p w14:paraId="62F678F5" w14:textId="77777777" w:rsidR="00EA53E5" w:rsidRPr="00486765" w:rsidRDefault="00EA53E5">
      <w:pPr>
        <w:pStyle w:val="ListParagraph"/>
        <w:numPr>
          <w:ilvl w:val="0"/>
          <w:numId w:val="8"/>
        </w:numPr>
        <w:rPr>
          <w:sz w:val="22"/>
        </w:rPr>
      </w:pPr>
      <w:r w:rsidRPr="00486765">
        <w:rPr>
          <w:sz w:val="22"/>
        </w:rPr>
        <w:t xml:space="preserve">by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pPr>
        <w:pStyle w:val="ListParagraph"/>
        <w:numPr>
          <w:ilvl w:val="0"/>
          <w:numId w:val="8"/>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pPr>
        <w:pStyle w:val="ListParagraph"/>
        <w:numPr>
          <w:ilvl w:val="0"/>
          <w:numId w:val="8"/>
        </w:numPr>
        <w:rPr>
          <w:i/>
          <w:sz w:val="22"/>
        </w:rPr>
      </w:pPr>
      <w:proofErr w:type="gramStart"/>
      <w:r w:rsidRPr="00486765">
        <w:rPr>
          <w:sz w:val="22"/>
        </w:rPr>
        <w:lastRenderedPageBreak/>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proofErr w:type="spellStart"/>
      <w:r w:rsidR="00A31705" w:rsidRPr="00486765">
        <w:rPr>
          <w:i/>
          <w:sz w:val="22"/>
        </w:rPr>
        <w:t>objects</w:t>
      </w:r>
      <w:r w:rsidR="006549BE" w:rsidRPr="00486765">
        <w:rPr>
          <w:sz w:val="22"/>
        </w:rPr>
        <w:t>¸as</w:t>
      </w:r>
      <w:proofErr w:type="spellEnd"/>
      <w:r w:rsidR="006549BE" w:rsidRPr="00486765">
        <w:rPr>
          <w:sz w:val="22"/>
        </w:rPr>
        <w:t xml:space="preserve">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8F4B55">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5024BDAF"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Conjoined twins may be successfully separated. Two boats may be combined to form a single multihulled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of BFO:</w:t>
      </w:r>
      <w:r w:rsidR="005D7499" w:rsidRPr="00486765">
        <w:rPr>
          <w:i/>
          <w:sz w:val="22"/>
        </w:rPr>
        <w:t>object</w:t>
      </w:r>
      <w:r w:rsidR="005D7499" w:rsidRPr="00486765">
        <w:rPr>
          <w:sz w:val="22"/>
        </w:rPr>
        <w:t xml:space="preserve">. </w:t>
      </w:r>
    </w:p>
    <w:p w14:paraId="6B30323A" w14:textId="77777777" w:rsidR="00F604ED" w:rsidRPr="00486765" w:rsidRDefault="0050778E" w:rsidP="00486765">
      <w:pPr>
        <w:pStyle w:val="Heading4"/>
        <w:rPr>
          <w:sz w:val="22"/>
        </w:rPr>
      </w:pPr>
      <w:bookmarkStart w:id="28" w:name="_Ref310079849"/>
      <w:bookmarkStart w:id="29" w:name="_Toc313270697"/>
      <w:bookmarkStart w:id="30" w:name="_Toc316818733"/>
      <w:r w:rsidRPr="00486765">
        <w:rPr>
          <w:sz w:val="22"/>
        </w:rPr>
        <w:t>2.1.1.2 Object aggregate</w:t>
      </w:r>
      <w:bookmarkEnd w:id="28"/>
      <w:bookmarkEnd w:id="29"/>
      <w:bookmarkEnd w:id="30"/>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75CA1E70" w:rsidR="00296E4D" w:rsidRPr="00486765" w:rsidRDefault="00236D40">
      <w:pPr>
        <w:pStyle w:val="Specification"/>
        <w:rPr>
          <w:sz w:val="22"/>
        </w:rPr>
      </w:pPr>
      <w:r w:rsidRPr="00486765">
        <w:rPr>
          <w:rStyle w:val="SpecificationType"/>
          <w:sz w:val="22"/>
        </w:rPr>
        <w:t>Elucidation</w:t>
      </w:r>
      <w:r w:rsidRPr="00486765">
        <w:rPr>
          <w:smallCaps/>
          <w:sz w:val="22"/>
        </w:rPr>
        <w:t>:</w:t>
      </w:r>
      <w:r w:rsidR="000A4E97" w:rsidRPr="00486765">
        <w:rPr>
          <w:sz w:val="22"/>
        </w:rPr>
        <w:t xml:space="preserve"> </w:t>
      </w:r>
      <w:proofErr w:type="gramStart"/>
      <w:r w:rsidR="0050778E" w:rsidRPr="00486765">
        <w:rPr>
          <w:i/>
          <w:sz w:val="22"/>
        </w:rPr>
        <w:t xml:space="preserve">a </w:t>
      </w:r>
      <w:r w:rsidR="0050778E" w:rsidRPr="00486765">
        <w:rPr>
          <w:sz w:val="22"/>
        </w:rPr>
        <w:t>is</w:t>
      </w:r>
      <w:proofErr w:type="gramEnd"/>
      <w:r w:rsidR="0050778E" w:rsidRPr="00486765">
        <w:rPr>
          <w:sz w:val="22"/>
        </w:rPr>
        <w:t xml:space="preserve">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r w:rsidR="00BC3597" w:rsidRPr="00486765">
        <w:rPr>
          <w:b/>
          <w:sz w:val="22"/>
        </w:rPr>
        <w:t xml:space="preserve">continuant </w:t>
      </w:r>
      <w:r w:rsidR="0050778E" w:rsidRPr="00486765">
        <w:rPr>
          <w:b/>
          <w:sz w:val="22"/>
        </w:rPr>
        <w:t>parts</w:t>
      </w:r>
      <w:r w:rsidR="0050778E" w:rsidRPr="00486765">
        <w:rPr>
          <w:sz w:val="22"/>
        </w:rPr>
        <w:t>.</w:t>
      </w:r>
      <w:r w:rsidR="00621220" w:rsidRPr="00486765">
        <w:rPr>
          <w:sz w:val="22"/>
        </w:rPr>
        <w:t xml:space="preserve"> </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lastRenderedPageBreak/>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5449DB3"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r w:rsidRPr="00486765">
        <w:rPr>
          <w:sz w:val="22"/>
        </w:rPr>
        <w:t>iff</w:t>
      </w:r>
      <w:r w:rsidR="00151755" w:rsidRPr="00486765">
        <w:rPr>
          <w:sz w:val="22"/>
        </w:rPr>
        <w:t xml:space="preserve"> </w:t>
      </w:r>
      <w:r w:rsidRPr="00486765">
        <w:rPr>
          <w:i/>
          <w:sz w:val="22"/>
        </w:rPr>
        <w:t xml:space="preserve">x </w:t>
      </w:r>
      <w:r w:rsidRPr="00486765">
        <w:rPr>
          <w:sz w:val="22"/>
        </w:rPr>
        <w:t xml:space="preserve">overlaps some </w:t>
      </w:r>
      <w:r w:rsidRPr="00486765">
        <w:rPr>
          <w:i/>
          <w:sz w:val="22"/>
        </w:rPr>
        <w:t>o</w:t>
      </w:r>
      <w:r w:rsidRPr="00486765">
        <w:rPr>
          <w:sz w:val="22"/>
          <w:vertAlign w:val="subscript"/>
        </w:rPr>
        <w:t>i</w:t>
      </w:r>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8F4B55">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77777777" w:rsidR="005310FC" w:rsidRPr="00486765" w:rsidRDefault="005310FC" w:rsidP="00486765">
      <w:pPr>
        <w:pStyle w:val="Specification"/>
        <w:rPr>
          <w:sz w:val="22"/>
        </w:rPr>
      </w:pPr>
      <w:r w:rsidRPr="00486765">
        <w:rPr>
          <w:rStyle w:val="SpecificationType"/>
          <w:sz w:val="22"/>
        </w:rPr>
        <w:t>Examples</w:t>
      </w:r>
      <w:r w:rsidRPr="00486765">
        <w:rPr>
          <w:smallCaps/>
          <w:sz w:val="22"/>
        </w:rPr>
        <w:t>:</w:t>
      </w:r>
      <w:r w:rsidRPr="00486765">
        <w:rPr>
          <w:sz w:val="22"/>
        </w:rPr>
        <w:t xml:space="preserve"> a symphony orchestra, the aggregate of bearings in a constant velocity axle joint, the nitrogen atoms in the atmosphere, a collection of cells in a blood biobank.</w:t>
      </w:r>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which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31" w:name="_Toc313270698"/>
      <w:bookmarkStart w:id="32" w:name="_Toc316818734"/>
      <w:r w:rsidRPr="00486765">
        <w:rPr>
          <w:sz w:val="24"/>
        </w:rPr>
        <w:t>Relation of membership</w:t>
      </w:r>
      <w:bookmarkEnd w:id="31"/>
      <w:bookmarkEnd w:id="32"/>
    </w:p>
    <w:p w14:paraId="1287C07A" w14:textId="77777777" w:rsidR="0065182A" w:rsidRPr="00486765" w:rsidRDefault="0065182A" w:rsidP="00486765">
      <w:pPr>
        <w:rPr>
          <w:sz w:val="22"/>
        </w:rPr>
      </w:pPr>
      <w:r w:rsidRPr="00486765">
        <w:rPr>
          <w:sz w:val="22"/>
        </w:rPr>
        <w:t>This relation is defined not only for objects but for BFO categories in general, as follows:</w:t>
      </w:r>
    </w:p>
    <w:p w14:paraId="7828ACB3" w14:textId="77777777" w:rsidR="00B36060" w:rsidRPr="00486765" w:rsidRDefault="00B36060">
      <w:pPr>
        <w:rPr>
          <w:sz w:val="22"/>
        </w:rPr>
      </w:pPr>
    </w:p>
    <w:p w14:paraId="126057EA" w14:textId="77777777" w:rsidR="00B36060" w:rsidRPr="00486765" w:rsidRDefault="0047199F" w:rsidP="00486765">
      <w:pPr>
        <w:pStyle w:val="Specification"/>
        <w:rPr>
          <w:i/>
          <w:sz w:val="22"/>
        </w:rPr>
      </w:pPr>
      <w:r w:rsidRPr="00486765">
        <w:rPr>
          <w:rStyle w:val="SpecificationType"/>
          <w:sz w:val="22"/>
        </w:rPr>
        <w:t>Definition</w:t>
      </w:r>
      <w:r w:rsidRPr="00486765">
        <w:rPr>
          <w:sz w:val="22"/>
        </w:rPr>
        <w:t xml:space="preserve">: </w:t>
      </w:r>
      <w:r w:rsidRPr="00486765">
        <w:rPr>
          <w:i/>
          <w:sz w:val="22"/>
        </w:rPr>
        <w:t xml:space="preserve">a </w:t>
      </w:r>
      <w:proofErr w:type="spellStart"/>
      <w:r w:rsidRPr="00486765">
        <w:rPr>
          <w:b/>
          <w:sz w:val="22"/>
        </w:rPr>
        <w:t>member_</w:t>
      </w:r>
      <w:r w:rsidR="002624AC" w:rsidRPr="00486765">
        <w:rPr>
          <w:b/>
          <w:sz w:val="22"/>
        </w:rPr>
        <w:t>part_</w:t>
      </w:r>
      <w:r w:rsidRPr="00486765">
        <w:rPr>
          <w:b/>
          <w:sz w:val="22"/>
        </w:rPr>
        <w:t>of</w:t>
      </w:r>
      <w:proofErr w:type="spellEnd"/>
      <w:r w:rsidRPr="00486765">
        <w:rPr>
          <w:b/>
          <w:sz w:val="22"/>
        </w:rPr>
        <w:t xml:space="preserve">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=Def. there is a mutually exhaustive and pairwise disjoint partition of </w:t>
      </w:r>
      <w:r w:rsidRPr="00486765">
        <w:rPr>
          <w:i/>
          <w:sz w:val="22"/>
        </w:rPr>
        <w:t>a</w:t>
      </w:r>
      <w:r w:rsidRPr="00486765">
        <w:rPr>
          <w:sz w:val="22"/>
        </w:rPr>
        <w:t xml:space="preserve"> into </w:t>
      </w:r>
      <w:r w:rsidR="0065182A" w:rsidRPr="00486765">
        <w:rPr>
          <w:sz w:val="22"/>
        </w:rPr>
        <w:t xml:space="preserve">entities of category X: </w:t>
      </w:r>
      <w:r w:rsidR="0065182A" w:rsidRPr="00486765">
        <w:rPr>
          <w:i/>
          <w:sz w:val="22"/>
        </w:rPr>
        <w:t>x</w:t>
      </w:r>
      <w:r w:rsidRPr="00486765">
        <w:rPr>
          <w:sz w:val="22"/>
          <w:vertAlign w:val="subscript"/>
        </w:rPr>
        <w:t>1</w:t>
      </w:r>
      <w:proofErr w:type="gramStart"/>
      <w:r w:rsidRPr="00486765">
        <w:rPr>
          <w:sz w:val="22"/>
        </w:rPr>
        <w:t>, …,</w:t>
      </w:r>
      <w:proofErr w:type="spellStart"/>
      <w:r w:rsidR="0065182A" w:rsidRPr="00486765">
        <w:rPr>
          <w:i/>
          <w:sz w:val="22"/>
        </w:rPr>
        <w:t>x</w:t>
      </w:r>
      <w:r w:rsidRPr="00486765">
        <w:rPr>
          <w:sz w:val="22"/>
          <w:vertAlign w:val="subscript"/>
        </w:rPr>
        <w:t>n</w:t>
      </w:r>
      <w:proofErr w:type="spellEnd"/>
      <w:proofErr w:type="gramEnd"/>
      <w:r w:rsidRPr="00486765">
        <w:rPr>
          <w:sz w:val="22"/>
          <w:vertAlign w:val="subscript"/>
        </w:rPr>
        <w:t xml:space="preserve"> </w:t>
      </w:r>
      <w:r w:rsidRPr="00486765">
        <w:rPr>
          <w:sz w:val="22"/>
        </w:rPr>
        <w:t xml:space="preserve">with </w:t>
      </w:r>
      <w:r w:rsidR="0065182A" w:rsidRPr="00486765">
        <w:rPr>
          <w:i/>
          <w:sz w:val="22"/>
        </w:rPr>
        <w:t>a = x</w:t>
      </w:r>
      <w:r w:rsidRPr="00486765">
        <w:rPr>
          <w:i/>
          <w:sz w:val="22"/>
          <w:vertAlign w:val="subscript"/>
        </w:rPr>
        <w:t>i</w:t>
      </w:r>
      <w:r w:rsidRPr="00486765">
        <w:rPr>
          <w:sz w:val="22"/>
        </w:rPr>
        <w:t xml:space="preserve"> for some </w:t>
      </w:r>
      <w:proofErr w:type="spellStart"/>
      <w:r w:rsidRPr="00486765">
        <w:rPr>
          <w:i/>
          <w:sz w:val="22"/>
        </w:rPr>
        <w:t>i</w:t>
      </w:r>
      <w:proofErr w:type="spellEnd"/>
      <w:r w:rsidRPr="00486765">
        <w:rPr>
          <w:i/>
          <w:sz w:val="22"/>
        </w:rPr>
        <w:t xml:space="preserve">. </w:t>
      </w:r>
    </w:p>
    <w:p w14:paraId="7515EA12" w14:textId="151962B5" w:rsidR="00F37357" w:rsidRPr="00486765" w:rsidRDefault="00F37357">
      <w:pPr>
        <w:pStyle w:val="Specification"/>
        <w:rPr>
          <w:sz w:val="22"/>
        </w:rPr>
      </w:pPr>
      <w:r w:rsidRPr="00486765">
        <w:rPr>
          <w:rStyle w:val="SpecificationType"/>
          <w:sz w:val="22"/>
        </w:rPr>
        <w:t>Domain</w:t>
      </w:r>
      <w:r w:rsidRPr="00486765">
        <w:rPr>
          <w:sz w:val="22"/>
        </w:rPr>
        <w:t xml:space="preserve">: </w:t>
      </w:r>
      <w:r w:rsidR="0065182A" w:rsidRPr="00486765">
        <w:rPr>
          <w:sz w:val="22"/>
        </w:rPr>
        <w:t>entity in category X</w:t>
      </w:r>
    </w:p>
    <w:p w14:paraId="3E415607" w14:textId="46711579" w:rsidR="00514A83" w:rsidRPr="00486765" w:rsidRDefault="00F37357">
      <w:pPr>
        <w:pStyle w:val="Specification"/>
        <w:rPr>
          <w:sz w:val="22"/>
        </w:rPr>
      </w:pPr>
      <w:r w:rsidRPr="00486765">
        <w:rPr>
          <w:rStyle w:val="SpecificationType"/>
          <w:sz w:val="22"/>
        </w:rPr>
        <w:t>Range</w:t>
      </w:r>
      <w:r w:rsidRPr="00486765">
        <w:rPr>
          <w:sz w:val="22"/>
        </w:rPr>
        <w:t>: aggregate</w:t>
      </w:r>
      <w:r w:rsidR="0065182A" w:rsidRPr="00486765">
        <w:rPr>
          <w:sz w:val="22"/>
        </w:rPr>
        <w:t xml:space="preserve"> of X</w:t>
      </w:r>
    </w:p>
    <w:p w14:paraId="30C36C42" w14:textId="64BC1ECD" w:rsidR="002D23D1" w:rsidRPr="00486765" w:rsidRDefault="002D23D1">
      <w:pPr>
        <w:pStyle w:val="Specification"/>
        <w:rPr>
          <w:i/>
          <w:sz w:val="22"/>
        </w:rPr>
      </w:pPr>
      <w:r w:rsidRPr="00486765">
        <w:rPr>
          <w:rStyle w:val="SpecificationType"/>
          <w:sz w:val="22"/>
        </w:rPr>
        <w:t>Theorem</w:t>
      </w:r>
      <w:r w:rsidRPr="00486765">
        <w:rPr>
          <w:smallCaps/>
          <w:sz w:val="22"/>
        </w:rPr>
        <w:t xml:space="preserve">: </w:t>
      </w:r>
      <w:r w:rsidRPr="00486765">
        <w:rPr>
          <w:sz w:val="22"/>
        </w:rPr>
        <w:t xml:space="preserve">if </w:t>
      </w:r>
      <w:r w:rsidRPr="00486765">
        <w:rPr>
          <w:i/>
          <w:sz w:val="22"/>
        </w:rPr>
        <w:t xml:space="preserve">a </w:t>
      </w:r>
      <w:proofErr w:type="spellStart"/>
      <w:r w:rsidRPr="00486765">
        <w:rPr>
          <w:sz w:val="22"/>
        </w:rPr>
        <w:t>member_</w:t>
      </w:r>
      <w:r w:rsidR="002624AC" w:rsidRPr="00486765">
        <w:rPr>
          <w:sz w:val="22"/>
        </w:rPr>
        <w:t>part_</w:t>
      </w:r>
      <w:r w:rsidRPr="00486765">
        <w:rPr>
          <w:sz w:val="22"/>
        </w:rPr>
        <w:t>of</w:t>
      </w:r>
      <w:proofErr w:type="spellEnd"/>
      <w:r w:rsidRPr="00486765">
        <w:rPr>
          <w:sz w:val="22"/>
        </w:rPr>
        <w:t xml:space="preserve"> </w:t>
      </w:r>
      <w:r w:rsidRPr="00486765">
        <w:rPr>
          <w:i/>
          <w:sz w:val="22"/>
        </w:rPr>
        <w:t xml:space="preserve">b </w:t>
      </w:r>
      <w:r w:rsidRPr="00486765">
        <w:rPr>
          <w:sz w:val="22"/>
        </w:rPr>
        <w:t xml:space="preserve">at </w:t>
      </w:r>
      <w:r w:rsidRPr="00486765">
        <w:rPr>
          <w:i/>
          <w:sz w:val="22"/>
        </w:rPr>
        <w:t xml:space="preserve">t </w:t>
      </w:r>
      <w:r w:rsidRPr="00486765">
        <w:rPr>
          <w:sz w:val="22"/>
        </w:rPr>
        <w:t xml:space="preserve">then </w:t>
      </w:r>
      <w:r w:rsidRPr="00486765">
        <w:rPr>
          <w:i/>
          <w:sz w:val="22"/>
        </w:rPr>
        <w:t xml:space="preserve">a </w:t>
      </w:r>
      <w:proofErr w:type="spellStart"/>
      <w:r w:rsidR="002624AC" w:rsidRPr="00486765">
        <w:rPr>
          <w:sz w:val="22"/>
        </w:rPr>
        <w:t>continuant_</w:t>
      </w:r>
      <w:r w:rsidRPr="00486765">
        <w:rPr>
          <w:sz w:val="22"/>
        </w:rPr>
        <w:t>part_of</w:t>
      </w:r>
      <w:proofErr w:type="spellEnd"/>
      <w:r w:rsidRPr="00486765">
        <w:rPr>
          <w:sz w:val="22"/>
        </w:rPr>
        <w:t xml:space="preserve"> </w:t>
      </w:r>
      <w:r w:rsidRPr="00486765">
        <w:rPr>
          <w:i/>
          <w:sz w:val="22"/>
        </w:rPr>
        <w:t xml:space="preserve">b </w:t>
      </w:r>
      <w:r w:rsidRPr="00486765">
        <w:rPr>
          <w:sz w:val="22"/>
        </w:rPr>
        <w:t xml:space="preserve">at </w:t>
      </w:r>
      <w:r w:rsidRPr="00486765">
        <w:rPr>
          <w:i/>
          <w:sz w:val="22"/>
        </w:rPr>
        <w:t>t.</w:t>
      </w:r>
    </w:p>
    <w:p w14:paraId="09EC8429" w14:textId="24E0C11E" w:rsidR="00B36060" w:rsidRPr="00486765" w:rsidRDefault="00B36060">
      <w:pPr>
        <w:pStyle w:val="Specification"/>
        <w:rPr>
          <w:i/>
          <w:sz w:val="22"/>
        </w:rPr>
      </w:pPr>
      <w:r w:rsidRPr="00486765">
        <w:rPr>
          <w:rStyle w:val="SpecificationType"/>
          <w:sz w:val="22"/>
        </w:rPr>
        <w:lastRenderedPageBreak/>
        <w:t xml:space="preserve">Examples: </w:t>
      </w:r>
      <w:r w:rsidRPr="00486765">
        <w:rPr>
          <w:sz w:val="22"/>
        </w:rPr>
        <w:t>trees in a forest; pieces in a chess set.</w:t>
      </w:r>
    </w:p>
    <w:p w14:paraId="4B763F1F" w14:textId="77777777" w:rsidR="00B36060" w:rsidRPr="00486765" w:rsidRDefault="00B36060" w:rsidP="00486765">
      <w:pPr>
        <w:rPr>
          <w:sz w:val="22"/>
        </w:rPr>
      </w:pP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8F4B55">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33" w:name="_Toc313270699"/>
      <w:bookmarkStart w:id="34" w:name="_Toc316818735"/>
      <w:r w:rsidRPr="00486765">
        <w:rPr>
          <w:sz w:val="22"/>
        </w:rPr>
        <w:t>2.1.1.3 Fiat object part</w:t>
      </w:r>
      <w:bookmarkEnd w:id="33"/>
      <w:bookmarkEnd w:id="34"/>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8F4B55">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lastRenderedPageBreak/>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8F4B55">
        <w:rPr>
          <w:noProof/>
          <w:sz w:val="16"/>
        </w:rPr>
        <w:t>4</w:t>
      </w:r>
      <w:r w:rsidRPr="00486765">
        <w:rPr>
          <w:noProof/>
          <w:sz w:val="16"/>
        </w:rPr>
        <w:fldChar w:fldCharType="end"/>
      </w:r>
      <w:r w:rsidRPr="00486765">
        <w:rPr>
          <w:sz w:val="16"/>
        </w:rPr>
        <w:t xml:space="preserve">: </w:t>
      </w:r>
      <w:hyperlink r:id="rId24"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7BBE2C71" w:rsidR="0050778E" w:rsidRPr="00486765" w:rsidRDefault="001C7765" w:rsidP="00486765">
      <w:pPr>
        <w:pStyle w:val="Specification"/>
        <w:rPr>
          <w:i/>
          <w:sz w:val="22"/>
        </w:rPr>
      </w:pPr>
      <w:r w:rsidRPr="00486765">
        <w:rPr>
          <w:rStyle w:val="SpecificationType"/>
          <w:sz w:val="22"/>
        </w:rPr>
        <w:t>Definition</w:t>
      </w:r>
      <w:r w:rsidRPr="00486765">
        <w:rPr>
          <w:sz w:val="22"/>
        </w:rPr>
        <w:t xml:space="preserve">: </w:t>
      </w:r>
      <w:proofErr w:type="gramStart"/>
      <w:r w:rsidR="00047E4F" w:rsidRPr="00486765">
        <w:rPr>
          <w:i/>
          <w:sz w:val="22"/>
        </w:rPr>
        <w:t>a</w:t>
      </w:r>
      <w:r w:rsidR="008F67BA" w:rsidRPr="00486765">
        <w:rPr>
          <w:i/>
          <w:sz w:val="22"/>
        </w:rPr>
        <w:t xml:space="preserve"> </w:t>
      </w:r>
      <w:r w:rsidR="0050778E" w:rsidRPr="00486765">
        <w:rPr>
          <w:sz w:val="22"/>
        </w:rPr>
        <w:t>is</w:t>
      </w:r>
      <w:proofErr w:type="gramEnd"/>
      <w:r w:rsidR="0050778E" w:rsidRPr="00486765">
        <w:rPr>
          <w:sz w:val="22"/>
        </w:rPr>
        <w:t xml:space="preserve">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p>
    <w:p w14:paraId="076F9873" w14:textId="04919471" w:rsidR="001C7765" w:rsidRPr="00486765" w:rsidRDefault="001C7765">
      <w:pPr>
        <w:pStyle w:val="Specification"/>
        <w:rPr>
          <w:sz w:val="18"/>
          <w:szCs w:val="20"/>
        </w:rPr>
      </w:pPr>
      <w:r w:rsidRPr="00486765">
        <w:rPr>
          <w:rStyle w:val="SpecificationType"/>
          <w:sz w:val="22"/>
        </w:rPr>
        <w:t>Examples</w:t>
      </w:r>
      <w:r w:rsidRPr="00486765">
        <w:rPr>
          <w:sz w:val="22"/>
        </w:rPr>
        <w:t>: the upper and lower lobes of the left lung, the dorsal and ventral surfaces of the body, the Western hemisphere of the Earth, the FMA</w:t>
      </w:r>
      <w:proofErr w:type="gramStart"/>
      <w:r w:rsidRPr="00486765">
        <w:rPr>
          <w:sz w:val="22"/>
        </w:rPr>
        <w:t>:</w:t>
      </w:r>
      <w:r w:rsidRPr="00486765">
        <w:rPr>
          <w:i/>
          <w:sz w:val="22"/>
        </w:rPr>
        <w:t>regional</w:t>
      </w:r>
      <w:proofErr w:type="gramEnd"/>
      <w:r w:rsidRPr="00486765">
        <w:rPr>
          <w:i/>
          <w:sz w:val="22"/>
        </w:rPr>
        <w:t xml:space="preserve"> parts</w:t>
      </w:r>
      <w:r w:rsidRPr="00486765">
        <w:rPr>
          <w:sz w:val="22"/>
        </w:rPr>
        <w:t xml:space="preserve"> of an intact human body.</w:t>
      </w:r>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8F4B55">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8F4B55">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delineations effected by cognitive subjects. If, for example, it is correct to conceive geological layers of </w:t>
      </w:r>
      <w:r w:rsidR="00D14934" w:rsidRPr="00486765">
        <w:rPr>
          <w:sz w:val="22"/>
        </w:rPr>
        <w:lastRenderedPageBreak/>
        <w:t xml:space="preserve">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trichotomy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r w:rsidRPr="00486765">
        <w:rPr>
          <w:sz w:val="22"/>
        </w:rPr>
        <w:t>a mussel</w:t>
      </w:r>
      <w:r w:rsidR="00D14934" w:rsidRPr="00486765">
        <w:rPr>
          <w:sz w:val="22"/>
        </w:rPr>
        <w:t xml:space="preserve"> on (and attached to) a rock, a slime mold, a pizza, a cloud, a galaxy, a railway train with engine and multiple carriages, </w:t>
      </w:r>
      <w:hyperlink r:id="rId25"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8F4B55">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problematic cases, then they may in every case use BFO</w:t>
      </w:r>
      <w:proofErr w:type="gramStart"/>
      <w:r w:rsidRPr="00486765">
        <w:rPr>
          <w:sz w:val="22"/>
        </w:rPr>
        <w:t>:</w:t>
      </w:r>
      <w:r w:rsidRPr="00486765">
        <w:rPr>
          <w:i/>
          <w:sz w:val="22"/>
        </w:rPr>
        <w:t>material</w:t>
      </w:r>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8F4B55">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exhaustivity.</w:t>
      </w:r>
    </w:p>
    <w:p w14:paraId="17565AAB" w14:textId="77777777" w:rsidR="00D14934" w:rsidRPr="00486765" w:rsidRDefault="00D14934">
      <w:pPr>
        <w:rPr>
          <w:sz w:val="22"/>
        </w:rPr>
      </w:pPr>
      <w:r w:rsidRPr="00486765">
        <w:rPr>
          <w:sz w:val="22"/>
        </w:rPr>
        <w:lastRenderedPageBreak/>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The terms in this repository can </w:t>
      </w:r>
      <w:r w:rsidR="003F5A7E" w:rsidRPr="00486765">
        <w:rPr>
          <w:sz w:val="22"/>
        </w:rPr>
        <w:t>then be adopted by others</w:t>
      </w:r>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35" w:name="_Toc313270700"/>
      <w:bookmarkStart w:id="36" w:name="_Toc316818736"/>
      <w:r w:rsidRPr="00486765">
        <w:rPr>
          <w:sz w:val="22"/>
        </w:rPr>
        <w:t xml:space="preserve">2.1.2 </w:t>
      </w:r>
      <w:r w:rsidR="009331CA" w:rsidRPr="00486765">
        <w:rPr>
          <w:sz w:val="22"/>
        </w:rPr>
        <w:t>Immaterial</w:t>
      </w:r>
      <w:r w:rsidR="00465C17" w:rsidRPr="00486765">
        <w:rPr>
          <w:sz w:val="22"/>
        </w:rPr>
        <w:t xml:space="preserve"> entity</w:t>
      </w:r>
      <w:bookmarkEnd w:id="35"/>
      <w:bookmarkEnd w:id="36"/>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the treatment of holes by Casati and Varzi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r w:rsidRPr="00486765">
        <w:rPr>
          <w:sz w:val="22"/>
        </w:rPr>
        <w:t>Rosse and Mejino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8F4B55">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1C5CAA">
      <w:pPr>
        <w:pStyle w:val="ListParagraph"/>
        <w:numPr>
          <w:ilvl w:val="0"/>
          <w:numId w:val="16"/>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pPr>
        <w:pStyle w:val="ListParagraph"/>
        <w:numPr>
          <w:ilvl w:val="0"/>
          <w:numId w:val="16"/>
        </w:numPr>
        <w:rPr>
          <w:sz w:val="22"/>
        </w:rPr>
      </w:pPr>
      <w:proofErr w:type="gramStart"/>
      <w:r w:rsidRPr="00486765">
        <w:rPr>
          <w:i/>
          <w:sz w:val="22"/>
        </w:rPr>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5DC4BED9" w:rsidR="009331CA" w:rsidRPr="00486765" w:rsidRDefault="001C7765">
      <w:pPr>
        <w:pStyle w:val="Specification"/>
        <w:rPr>
          <w:sz w:val="22"/>
        </w:rPr>
      </w:pPr>
      <w:r w:rsidRPr="00486765">
        <w:rPr>
          <w:rStyle w:val="SpecificationType"/>
          <w:sz w:val="22"/>
        </w:rPr>
        <w:lastRenderedPageBreak/>
        <w:t>Definition</w:t>
      </w:r>
      <w:r w:rsidRPr="00486765">
        <w:rPr>
          <w:sz w:val="22"/>
        </w:rPr>
        <w:t xml:space="preserve">: </w:t>
      </w:r>
      <w:proofErr w:type="gramStart"/>
      <w:r w:rsidR="009331CA" w:rsidRPr="00486765">
        <w:rPr>
          <w:sz w:val="22"/>
        </w:rPr>
        <w:t>a</w:t>
      </w:r>
      <w:r w:rsidR="008F67BA" w:rsidRPr="00486765">
        <w:rPr>
          <w:sz w:val="22"/>
        </w:rPr>
        <w:t xml:space="preserve"> </w:t>
      </w:r>
      <w:r w:rsidR="009331CA" w:rsidRPr="00486765">
        <w:rPr>
          <w:sz w:val="22"/>
        </w:rPr>
        <w:t>is</w:t>
      </w:r>
      <w:proofErr w:type="gramEnd"/>
      <w:r w:rsidR="009331CA" w:rsidRPr="00486765">
        <w:rPr>
          <w:sz w:val="22"/>
        </w:rPr>
        <w:t xml:space="preserve">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37" w:name="_Toc313270701"/>
      <w:bookmarkStart w:id="38" w:name="_Toc316818737"/>
      <w:r w:rsidRPr="00486765">
        <w:rPr>
          <w:sz w:val="22"/>
        </w:rPr>
        <w:t>2.1.2.1</w:t>
      </w:r>
      <w:r w:rsidR="00091D05" w:rsidRPr="00486765">
        <w:rPr>
          <w:sz w:val="22"/>
        </w:rPr>
        <w:t xml:space="preserve"> </w:t>
      </w:r>
      <w:r w:rsidR="00AD530B" w:rsidRPr="00486765">
        <w:rPr>
          <w:sz w:val="22"/>
        </w:rPr>
        <w:t>Continuant fiat boundary</w:t>
      </w:r>
      <w:bookmarkEnd w:id="37"/>
      <w:bookmarkEnd w:id="38"/>
    </w:p>
    <w:p w14:paraId="1DF2BB1A" w14:textId="77777777" w:rsidR="00D94B24" w:rsidRPr="00486765" w:rsidRDefault="00D94B24" w:rsidP="00486765">
      <w:pPr>
        <w:rPr>
          <w:sz w:val="22"/>
        </w:rPr>
      </w:pPr>
    </w:p>
    <w:p w14:paraId="6B8E0D87" w14:textId="270B9D05" w:rsidR="00514A83" w:rsidRPr="00486765" w:rsidRDefault="001C7765" w:rsidP="00486765">
      <w:pPr>
        <w:pStyle w:val="Specification"/>
        <w:rPr>
          <w:sz w:val="22"/>
        </w:rPr>
      </w:pPr>
      <w:r w:rsidRPr="00486765">
        <w:rPr>
          <w:rStyle w:val="SpecificationType"/>
          <w:sz w:val="22"/>
        </w:rPr>
        <w:t>Definition</w:t>
      </w:r>
      <w:r w:rsidRPr="00486765">
        <w:rPr>
          <w:sz w:val="22"/>
        </w:rPr>
        <w:t xml:space="preserve">: </w:t>
      </w:r>
      <w:proofErr w:type="gramStart"/>
      <w:r w:rsidR="000E3638" w:rsidRPr="00486765">
        <w:rPr>
          <w:i/>
          <w:sz w:val="22"/>
        </w:rPr>
        <w:t>a</w:t>
      </w:r>
      <w:r w:rsidR="008F67BA" w:rsidRPr="00486765">
        <w:rPr>
          <w:i/>
          <w:sz w:val="22"/>
        </w:rPr>
        <w:t xml:space="preserve"> </w:t>
      </w:r>
      <w:r w:rsidR="00831CE2" w:rsidRPr="00486765">
        <w:rPr>
          <w:sz w:val="22"/>
        </w:rPr>
        <w:t>is</w:t>
      </w:r>
      <w:proofErr w:type="gramEnd"/>
      <w:r w:rsidR="00831CE2" w:rsidRPr="00486765">
        <w:rPr>
          <w:sz w:val="22"/>
        </w:rPr>
        <w:t xml:space="preserve">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p>
    <w:p w14:paraId="2442D0B5" w14:textId="77777777" w:rsidR="00831CE2" w:rsidRPr="00486765" w:rsidRDefault="00236D40">
      <w:pPr>
        <w:pStyle w:val="Specification"/>
        <w:rPr>
          <w:sz w:val="22"/>
        </w:rPr>
      </w:pPr>
      <w:r w:rsidRPr="00486765">
        <w:rPr>
          <w:rStyle w:val="SpecificationType"/>
          <w:sz w:val="22"/>
        </w:rPr>
        <w:t>Axiom</w:t>
      </w:r>
      <w:r w:rsidRPr="00486765">
        <w:rPr>
          <w:smallCaps/>
          <w:sz w:val="22"/>
        </w:rPr>
        <w:t>:</w:t>
      </w:r>
      <w:r w:rsidR="00831CE2" w:rsidRPr="00486765">
        <w:rPr>
          <w:sz w:val="22"/>
        </w:rPr>
        <w:t xml:space="preserve"> A continuant fiat boundary is of </w:t>
      </w:r>
      <w:r w:rsidR="00831CE2" w:rsidRPr="00486765">
        <w:rPr>
          <w:i/>
          <w:sz w:val="22"/>
        </w:rPr>
        <w:t xml:space="preserve">n </w:t>
      </w:r>
      <w:r w:rsidR="00831CE2" w:rsidRPr="00486765">
        <w:rPr>
          <w:sz w:val="22"/>
        </w:rPr>
        <w:t xml:space="preserve">dimensions iff it is located at some </w:t>
      </w:r>
      <w:r w:rsidR="00831CE2" w:rsidRPr="00486765">
        <w:rPr>
          <w:i/>
          <w:sz w:val="22"/>
        </w:rPr>
        <w:t>n-</w:t>
      </w:r>
      <w:r w:rsidR="00831CE2" w:rsidRPr="00486765">
        <w:rPr>
          <w:sz w:val="22"/>
        </w:rPr>
        <w:t>dimensional spatial region.</w:t>
      </w:r>
    </w:p>
    <w:p w14:paraId="3C807804" w14:textId="77777777" w:rsidR="00C1193A" w:rsidRPr="00486765" w:rsidRDefault="00C1193A">
      <w:pPr>
        <w:pStyle w:val="Specification"/>
        <w:rPr>
          <w:sz w:val="22"/>
        </w:rPr>
      </w:pPr>
    </w:p>
    <w:p w14:paraId="324D86F9" w14:textId="77777777" w:rsidR="0049759E" w:rsidRPr="00486765" w:rsidRDefault="0049759E" w:rsidP="00486765">
      <w:pPr>
        <w:rPr>
          <w:sz w:val="22"/>
        </w:rPr>
      </w:pPr>
      <w:r w:rsidRPr="00486765">
        <w:rPr>
          <w:sz w:val="22"/>
        </w:rPr>
        <w:t xml:space="preserve">Every continuant fiat boundary is </w:t>
      </w:r>
      <w:r w:rsidRPr="00486765">
        <w:rPr>
          <w:b/>
          <w:sz w:val="22"/>
        </w:rPr>
        <w:t>located at</w:t>
      </w:r>
      <w:r w:rsidRPr="00486765">
        <w:rPr>
          <w:sz w:val="22"/>
        </w:rPr>
        <w:t xml:space="preserve"> some spatial region at every time at which it exists (but not necessarily at the same spatial region from one time to the next).</w:t>
      </w:r>
    </w:p>
    <w:p w14:paraId="2012530C" w14:textId="1F252BFC" w:rsidR="004D62F0" w:rsidRPr="00486765" w:rsidRDefault="004D62F0">
      <w:pPr>
        <w:rPr>
          <w:sz w:val="22"/>
        </w:rPr>
      </w:pPr>
      <w:r w:rsidRPr="00486765">
        <w:rPr>
          <w:sz w:val="22"/>
        </w:rPr>
        <w:t>All material entities are of three dimensions. Intuitively, a continuant fiat boundary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8F4B55">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486765">
      <w:pPr>
        <w:pStyle w:val="ListParagraph"/>
        <w:numPr>
          <w:ilvl w:val="0"/>
          <w:numId w:val="17"/>
        </w:numPr>
        <w:rPr>
          <w:sz w:val="22"/>
        </w:rPr>
      </w:pPr>
      <w:r w:rsidRPr="00486765">
        <w:rPr>
          <w:sz w:val="22"/>
        </w:rPr>
        <w:t xml:space="preserve">fiat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pPr>
        <w:pStyle w:val="ListParagraph"/>
        <w:numPr>
          <w:ilvl w:val="0"/>
          <w:numId w:val="17"/>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lastRenderedPageBreak/>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39" w:name="_Toc313270702"/>
      <w:bookmarkStart w:id="40" w:name="_Toc316818738"/>
      <w:proofErr w:type="gramStart"/>
      <w:r w:rsidRPr="00486765">
        <w:rPr>
          <w:sz w:val="22"/>
        </w:rPr>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39"/>
      <w:bookmarkEnd w:id="40"/>
    </w:p>
    <w:p w14:paraId="1646D6F8" w14:textId="77777777" w:rsidR="0049759E" w:rsidRPr="00486765" w:rsidRDefault="0049759E" w:rsidP="00486765">
      <w:pPr>
        <w:rPr>
          <w:sz w:val="22"/>
        </w:rPr>
      </w:pPr>
    </w:p>
    <w:p w14:paraId="575C39B1" w14:textId="1833BD58"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p>
    <w:p w14:paraId="081E21BB" w14:textId="77777777" w:rsidR="00AA337C" w:rsidRPr="00486765" w:rsidRDefault="00267063">
      <w:pPr>
        <w:pStyle w:val="Specification"/>
        <w:rPr>
          <w:sz w:val="22"/>
        </w:rPr>
      </w:pPr>
      <w:r w:rsidRPr="00486765">
        <w:rPr>
          <w:rStyle w:val="SpecificationType"/>
          <w:sz w:val="22"/>
        </w:rPr>
        <w:t>Examples</w:t>
      </w:r>
      <w:r w:rsidRPr="00486765">
        <w:rPr>
          <w:sz w:val="22"/>
        </w:rPr>
        <w:t>: the</w:t>
      </w:r>
      <w:r w:rsidR="007B59A9" w:rsidRPr="00486765">
        <w:rPr>
          <w:sz w:val="22"/>
        </w:rPr>
        <w:t xml:space="preserve"> geographic</w:t>
      </w:r>
      <w:r w:rsidRPr="00486765">
        <w:rPr>
          <w:sz w:val="22"/>
        </w:rPr>
        <w:t xml:space="preserve"> North Pole;</w:t>
      </w:r>
      <w:r w:rsidR="00AA337C" w:rsidRPr="00486765">
        <w:rPr>
          <w:sz w:val="22"/>
        </w:rPr>
        <w:t xml:space="preserve"> the quadripoint where the boundaries of Colorado, Utah, New Mexico, and Arizona</w:t>
      </w:r>
      <w:r w:rsidR="00D82F29" w:rsidRPr="00486765">
        <w:rPr>
          <w:sz w:val="22"/>
        </w:rPr>
        <w:t xml:space="preserve"> meet, the point of origin of some spatial coordinate system.</w:t>
      </w:r>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41" w:name="_Toc313270703"/>
      <w:bookmarkStart w:id="42" w:name="_Toc31681873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41"/>
      <w:bookmarkEnd w:id="42"/>
    </w:p>
    <w:p w14:paraId="4608675E" w14:textId="77777777" w:rsidR="00F604ED" w:rsidRPr="00486765" w:rsidRDefault="00F604ED" w:rsidP="00486765">
      <w:pPr>
        <w:rPr>
          <w:sz w:val="22"/>
        </w:rPr>
      </w:pPr>
    </w:p>
    <w:p w14:paraId="7E4FDF9C" w14:textId="13F3A8C5" w:rsidR="0049759E" w:rsidRPr="00486765" w:rsidRDefault="00236D40" w:rsidP="00486765">
      <w:pPr>
        <w:pStyle w:val="Specification"/>
        <w:rPr>
          <w:sz w:val="22"/>
        </w:rPr>
      </w:pPr>
      <w:r w:rsidRPr="00486765">
        <w:rPr>
          <w:rStyle w:val="SpecificationType"/>
          <w:sz w:val="22"/>
        </w:rPr>
        <w:t>Elucidation</w:t>
      </w:r>
      <w:r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p>
    <w:p w14:paraId="30301B38" w14:textId="77777777" w:rsidR="001C7765" w:rsidRPr="00486765" w:rsidRDefault="001C7765">
      <w:pPr>
        <w:pStyle w:val="Specification"/>
        <w:rPr>
          <w:sz w:val="22"/>
        </w:rPr>
      </w:pPr>
      <w:r w:rsidRPr="00486765">
        <w:rPr>
          <w:rStyle w:val="SpecificationType"/>
          <w:sz w:val="22"/>
        </w:rPr>
        <w:t>Examples</w:t>
      </w:r>
      <w:r w:rsidRPr="00486765">
        <w:rPr>
          <w:sz w:val="22"/>
        </w:rPr>
        <w:t>: The Equator, all geopolitical boundaries, all lines of latitude and longitude, the median sulcus of your tongue, the line separating the outer surface of the mucosa of the lower lip from the outer surface of the skin of the chin.</w:t>
      </w:r>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43" w:name="_Toc313270704"/>
      <w:bookmarkStart w:id="44" w:name="_Toc316818740"/>
      <w:r w:rsidRPr="00486765">
        <w:rPr>
          <w:sz w:val="22"/>
        </w:rPr>
        <w:t xml:space="preserve">2.1.2.1.3 Two-dimensional </w:t>
      </w:r>
      <w:r w:rsidR="00AD530B" w:rsidRPr="00486765">
        <w:rPr>
          <w:sz w:val="22"/>
        </w:rPr>
        <w:t>continuant fiat boundary</w:t>
      </w:r>
      <w:bookmarkEnd w:id="43"/>
      <w:bookmarkEnd w:id="44"/>
    </w:p>
    <w:p w14:paraId="0923823A" w14:textId="77777777" w:rsidR="0049759E" w:rsidRPr="00486765" w:rsidRDefault="0049759E" w:rsidP="00486765">
      <w:pPr>
        <w:rPr>
          <w:sz w:val="22"/>
        </w:rPr>
      </w:pPr>
    </w:p>
    <w:p w14:paraId="3247AA9C" w14:textId="77777777" w:rsidR="00A03D91" w:rsidRPr="00486765" w:rsidRDefault="00236D40" w:rsidP="00486765">
      <w:pPr>
        <w:pStyle w:val="Specification"/>
        <w:rPr>
          <w:sz w:val="22"/>
        </w:rPr>
      </w:pPr>
      <w:r w:rsidRPr="00486765">
        <w:rPr>
          <w:rStyle w:val="SpecificationType"/>
          <w:sz w:val="22"/>
        </w:rPr>
        <w:t>Elucidation</w:t>
      </w:r>
      <w:r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45" w:name="_Toc31681874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45"/>
      <w:proofErr w:type="gramEnd"/>
    </w:p>
    <w:p w14:paraId="613FD492" w14:textId="77777777" w:rsidR="00DE6862" w:rsidRPr="00486765" w:rsidRDefault="00DE6862" w:rsidP="00486765">
      <w:pPr>
        <w:rPr>
          <w:sz w:val="22"/>
        </w:rPr>
      </w:pPr>
    </w:p>
    <w:p w14:paraId="47093864" w14:textId="25C4570E" w:rsidR="00DE6862" w:rsidRPr="00486765" w:rsidRDefault="001C7765" w:rsidP="00486765">
      <w:pPr>
        <w:pStyle w:val="Specification"/>
        <w:rPr>
          <w:sz w:val="22"/>
        </w:rPr>
      </w:pPr>
      <w:r w:rsidRPr="00486765">
        <w:rPr>
          <w:rStyle w:val="SpecificationType"/>
          <w:sz w:val="22"/>
        </w:rPr>
        <w:t>Definition</w:t>
      </w:r>
      <w:r w:rsidRPr="00486765">
        <w:rPr>
          <w:sz w:val="22"/>
        </w:rPr>
        <w:t xml:space="preserve">: </w:t>
      </w:r>
      <w:proofErr w:type="gramStart"/>
      <w:r w:rsidR="00DE6862" w:rsidRPr="00486765">
        <w:rPr>
          <w:i/>
          <w:sz w:val="22"/>
        </w:rPr>
        <w:t>a</w:t>
      </w:r>
      <w:r w:rsidR="00DE6862" w:rsidRPr="00486765">
        <w:rPr>
          <w:sz w:val="22"/>
        </w:rPr>
        <w:t xml:space="preserve"> is</w:t>
      </w:r>
      <w:proofErr w:type="gramEnd"/>
      <w:r w:rsidR="00DE6862" w:rsidRPr="00486765">
        <w:rPr>
          <w:sz w:val="22"/>
        </w:rPr>
        <w:t xml:space="preserve"> a </w:t>
      </w:r>
      <w:r w:rsidR="00DE6862" w:rsidRPr="00486765">
        <w:rPr>
          <w:i/>
          <w:sz w:val="22"/>
        </w:rPr>
        <w:t>site</w:t>
      </w:r>
      <w:r w:rsidR="00DE6862" w:rsidRPr="00486765">
        <w:rPr>
          <w:sz w:val="22"/>
        </w:rPr>
        <w:t xml:space="preserve"> =</w:t>
      </w:r>
      <w:r w:rsidR="008F67BA" w:rsidRPr="00486765">
        <w:rPr>
          <w:sz w:val="22"/>
        </w:rPr>
        <w:t xml:space="preserve"> </w:t>
      </w:r>
      <w:r w:rsidR="00DE6862" w:rsidRPr="00486765">
        <w:rPr>
          <w:sz w:val="22"/>
        </w:rPr>
        <w:t xml:space="preserve">Def.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p>
    <w:p w14:paraId="47C52912" w14:textId="5D8E74C4" w:rsidR="00DE6862" w:rsidRPr="00486765" w:rsidRDefault="00DE6862">
      <w:pPr>
        <w:pStyle w:val="Specification"/>
        <w:rPr>
          <w:sz w:val="22"/>
          <w:szCs w:val="22"/>
        </w:rPr>
      </w:pPr>
      <w:r w:rsidRPr="00486765">
        <w:rPr>
          <w:rStyle w:val="SpecificationType"/>
          <w:sz w:val="22"/>
        </w:rPr>
        <w:t>Examples</w:t>
      </w:r>
      <w:r w:rsidRPr="00486765">
        <w:rPr>
          <w:sz w:val="22"/>
        </w:rPr>
        <w:t xml:space="preserve">: a hole in the interior of a portion of cheese, a rabbit hole, the interior of </w:t>
      </w:r>
      <w:r w:rsidR="00D754CA" w:rsidRPr="00486765">
        <w:rPr>
          <w:sz w:val="22"/>
        </w:rPr>
        <w:t>your bed</w:t>
      </w:r>
      <w:r w:rsidRPr="00486765">
        <w:rPr>
          <w:sz w:val="22"/>
        </w:rPr>
        <w:t>room, the Grand Canyon, the Piazza San Marco,</w:t>
      </w:r>
      <w:r w:rsidR="00272E21" w:rsidRPr="00486765">
        <w:rPr>
          <w:sz w:val="22"/>
        </w:rPr>
        <w:t xml:space="preserve"> an air traffic control region defined in the airspace above an airport,</w:t>
      </w:r>
      <w:r w:rsidRPr="00486765">
        <w:rPr>
          <w:sz w:val="22"/>
        </w:rPr>
        <w:t xml:space="preserve"> </w:t>
      </w:r>
      <w:r w:rsidR="001066FC" w:rsidRPr="00486765">
        <w:rPr>
          <w:sz w:val="22"/>
        </w:rPr>
        <w:t xml:space="preserve">the interior of </w:t>
      </w:r>
      <w:r w:rsidRPr="00486765">
        <w:rPr>
          <w:sz w:val="22"/>
        </w:rPr>
        <w:t>a kangaroo pouch, your left nostril</w:t>
      </w:r>
      <w:r w:rsidR="00052342" w:rsidRPr="00486765">
        <w:rPr>
          <w:sz w:val="22"/>
          <w:szCs w:val="22"/>
        </w:rPr>
        <w:t xml:space="preserve"> (a fiat part – the opening – of your left nasal cavity)</w:t>
      </w:r>
      <w:r w:rsidRPr="00486765">
        <w:rPr>
          <w:sz w:val="22"/>
          <w:szCs w:val="22"/>
        </w:rPr>
        <w:t>, the lumen of your gut</w:t>
      </w:r>
      <w:r w:rsidRPr="00486765">
        <w:rPr>
          <w:sz w:val="22"/>
        </w:rPr>
        <w:t>, the h</w:t>
      </w:r>
      <w:r w:rsidR="001066FC" w:rsidRPr="00486765">
        <w:rPr>
          <w:sz w:val="22"/>
        </w:rPr>
        <w:t>o</w:t>
      </w:r>
      <w:r w:rsidRPr="00486765">
        <w:rPr>
          <w:sz w:val="22"/>
        </w:rPr>
        <w:t>l</w:t>
      </w:r>
      <w:r w:rsidR="001066FC" w:rsidRPr="00486765">
        <w:rPr>
          <w:sz w:val="22"/>
        </w:rPr>
        <w:t>d</w:t>
      </w:r>
      <w:r w:rsidRPr="00486765">
        <w:rPr>
          <w:sz w:val="22"/>
        </w:rPr>
        <w:t xml:space="preserve"> of a ship, the </w:t>
      </w:r>
      <w:r w:rsidR="00052342" w:rsidRPr="00486765">
        <w:rPr>
          <w:sz w:val="22"/>
          <w:szCs w:val="22"/>
        </w:rPr>
        <w:t>cockpit</w:t>
      </w:r>
      <w:r w:rsidRPr="00486765">
        <w:rPr>
          <w:sz w:val="22"/>
        </w:rPr>
        <w:t xml:space="preserve"> of </w:t>
      </w:r>
      <w:r w:rsidR="00052342" w:rsidRPr="00486765">
        <w:rPr>
          <w:sz w:val="22"/>
          <w:szCs w:val="22"/>
        </w:rPr>
        <w:t>an aircraft</w:t>
      </w:r>
      <w:r w:rsidRPr="00486765">
        <w:rPr>
          <w:sz w:val="22"/>
        </w:rPr>
        <w:t xml:space="preserve">, the </w:t>
      </w:r>
      <w:r w:rsidR="00FB2EB2" w:rsidRPr="00486765">
        <w:rPr>
          <w:sz w:val="22"/>
        </w:rPr>
        <w:t xml:space="preserve">interior of the </w:t>
      </w:r>
      <w:r w:rsidRPr="00486765">
        <w:rPr>
          <w:sz w:val="22"/>
        </w:rPr>
        <w:t>trunk of your car</w:t>
      </w:r>
      <w:r w:rsidR="00FB2EB2" w:rsidRPr="00486765">
        <w:rPr>
          <w:sz w:val="22"/>
        </w:rPr>
        <w:t xml:space="preserve">, the interior of your refrigerator, the interior of your office, </w:t>
      </w:r>
      <w:hyperlink r:id="rId26" w:history="1">
        <w:r w:rsidR="00FB2EB2" w:rsidRPr="00486765">
          <w:rPr>
            <w:sz w:val="22"/>
          </w:rPr>
          <w:t>Manhattan Canyon</w:t>
        </w:r>
      </w:hyperlink>
      <w:r w:rsidRPr="00486765">
        <w:rPr>
          <w:sz w:val="22"/>
        </w:rPr>
        <w:t>)</w:t>
      </w:r>
    </w:p>
    <w:p w14:paraId="71C58216" w14:textId="77777777" w:rsidR="00DE6862" w:rsidRPr="00486765" w:rsidRDefault="00DE6862" w:rsidP="00486765">
      <w:pPr>
        <w:rPr>
          <w:sz w:val="22"/>
        </w:rPr>
      </w:pPr>
    </w:p>
    <w:p w14:paraId="411C6B12" w14:textId="5257CA84"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8F4B55">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with some spatial region, </w:t>
      </w:r>
      <w:r w:rsidR="00151755" w:rsidRPr="00486765">
        <w:rPr>
          <w:sz w:val="22"/>
        </w:rPr>
        <w:t>but, as</w:t>
      </w:r>
      <w:r w:rsidR="00D40259" w:rsidRPr="00486765">
        <w:rPr>
          <w:sz w:val="22"/>
        </w:rPr>
        <w:t xml:space="preserve"> in the case of material entities, </w:t>
      </w:r>
      <w:r w:rsidRPr="00486765">
        <w:rPr>
          <w:sz w:val="22"/>
        </w:rPr>
        <w:t>which spatial region this is may vary with 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unpinch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14:paraId="75B7C024" w14:textId="49088FBD" w:rsidR="00D91B4B" w:rsidRPr="00486765" w:rsidRDefault="00272E21">
      <w:pPr>
        <w:rPr>
          <w:sz w:val="22"/>
        </w:rPr>
      </w:pPr>
      <w:r w:rsidRPr="00486765">
        <w:rPr>
          <w:sz w:val="22"/>
        </w:rPr>
        <w:lastRenderedPageBreak/>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8F4B55" w:rsidRPr="00630FA6">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46"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8F4B55">
        <w:rPr>
          <w:noProof/>
          <w:sz w:val="20"/>
        </w:rPr>
        <w:t>5</w:t>
      </w:r>
      <w:r w:rsidR="001E591D" w:rsidRPr="00486765">
        <w:rPr>
          <w:sz w:val="20"/>
        </w:rPr>
        <w:fldChar w:fldCharType="end"/>
      </w:r>
      <w:bookmarkEnd w:id="46"/>
      <w:r w:rsidRPr="00486765">
        <w:rPr>
          <w:sz w:val="20"/>
        </w:rPr>
        <w:t xml:space="preserve">: </w:t>
      </w:r>
      <w:hyperlink r:id="rId28"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r w:rsidRPr="00486765">
        <w:rPr>
          <w:i/>
          <w:sz w:val="22"/>
        </w:rPr>
        <w:t>Bauplan</w:t>
      </w:r>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FBB0B56" w14:textId="366E8A0B" w:rsidR="008A0783" w:rsidRDefault="008A0783">
      <w:pPr>
        <w:rPr>
          <w:sz w:val="22"/>
        </w:rPr>
      </w:pPr>
    </w:p>
    <w:p w14:paraId="483B54F3" w14:textId="43A468B0" w:rsidR="0017019A" w:rsidRPr="00486765" w:rsidRDefault="0017019A">
      <w:pPr>
        <w:rPr>
          <w:sz w:val="22"/>
        </w:rPr>
      </w:pPr>
    </w:p>
    <w:p w14:paraId="5C961F39" w14:textId="48F8DB14" w:rsidR="0017019A" w:rsidRDefault="0017019A">
      <w:pPr>
        <w:rPr>
          <w:sz w:val="22"/>
        </w:rPr>
      </w:pPr>
      <w:r>
        <w:rPr>
          <w:noProof/>
        </w:rPr>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9">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w:lastRenderedPageBreak/>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8F4B55" w:rsidRPr="00486765" w:rsidRDefault="008F4B55"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8F4B55" w:rsidRPr="00486765" w:rsidRDefault="008F4B55"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11.25pt;margin-top:15.3pt;width:39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ZcYMgIAAG0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" stroked="f">
                <v:textbox style="mso-fit-shape-to-text:t" inset="0,0,0,0">
                  <w:txbxContent>
                    <w:p w14:paraId="2B2C1D67" w14:textId="78B4A713" w:rsidR="008F4B55" w:rsidRPr="00486765" w:rsidRDefault="008F4B55"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8F4B55" w:rsidRPr="00486765" w:rsidRDefault="008F4B55"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47" w:name="_Toc316818742"/>
      <w:r w:rsidRPr="00751DA3">
        <w:rPr>
          <w:sz w:val="22"/>
        </w:rPr>
        <w:t>2.1.2.2 Spatial region</w:t>
      </w:r>
      <w:bookmarkEnd w:id="47"/>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8F4B55" w:rsidRPr="00776B28" w:rsidRDefault="008F4B55"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2BBE416D" w:rsidR="008F4B55" w:rsidRPr="00720014" w:rsidRDefault="008F4B55" w:rsidP="0046137A">
                              <w:pPr>
                                <w:pStyle w:val="Caption"/>
                              </w:pPr>
                              <w:r>
                                <w:t xml:space="preserve">Figure </w:t>
                              </w:r>
                              <w:fldSimple w:instr=" SEQ Figure \* ARABIC ">
                                <w:r>
                                  <w:rPr>
                                    <w:noProof/>
                                  </w:rPr>
                                  <w:t>7</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type id="_x0000_t202" coordsize="21600,21600" o:spt="202" path="m0,0l0,21600,21600,21600,21600,0xe">
                  <v:stroke joinstyle="miter"/>
                  <v:path gradientshapeok="t" o:connecttype="rect"/>
                </v:shapetype>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8F4B55" w:rsidRPr="00776B28" w:rsidRDefault="008F4B55"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2BBE416D" w:rsidR="008F4B55" w:rsidRPr="00720014" w:rsidRDefault="008F4B55" w:rsidP="0046137A">
                        <w:pPr>
                          <w:pStyle w:val="Caption"/>
                        </w:pPr>
                        <w:r>
                          <w:t xml:space="preserve">Figure </w:t>
                        </w:r>
                        <w:fldSimple w:instr=" SEQ Figure \* ARABIC ">
                          <w:r>
                            <w:rPr>
                              <w:noProof/>
                            </w:rPr>
                            <w:t>7</w:t>
                          </w:r>
                        </w:fldSimple>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Lines of latitude and longitude are two-dimensional object boundaries which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643E64FB" w:rsidR="003C7730" w:rsidRPr="00FC5C3B" w:rsidRDefault="003C7730" w:rsidP="00486765">
      <w:pPr>
        <w:pStyle w:val="Specification"/>
      </w:pPr>
      <w:r w:rsidRPr="00486765">
        <w:rPr>
          <w:rStyle w:val="SpecificationType"/>
        </w:rPr>
        <w:t>Elucidation</w:t>
      </w:r>
      <w:r w:rsidRPr="00486765">
        <w:t xml:space="preserve">: </w:t>
      </w:r>
      <w:r w:rsidR="00051496" w:rsidRPr="00486765">
        <w:t>A spatial region is a</w:t>
      </w:r>
      <w:r w:rsidRPr="00486765">
        <w:t xml:space="preserve"> continuant entity that is </w:t>
      </w:r>
      <w:r w:rsidR="00A950A9" w:rsidRPr="00FC5C3B">
        <w:t xml:space="preserve">a </w:t>
      </w:r>
      <w:proofErr w:type="spellStart"/>
      <w:r w:rsidR="00A950A9" w:rsidRPr="00151103">
        <w:t>continuant_</w:t>
      </w:r>
      <w:r w:rsidRPr="00486765">
        <w:t>part</w:t>
      </w:r>
      <w:r w:rsidR="00A950A9" w:rsidRPr="00486765">
        <w:t>_</w:t>
      </w:r>
      <w:r w:rsidRPr="00486765">
        <w:t>of</w:t>
      </w:r>
      <w:proofErr w:type="spellEnd"/>
      <w:r w:rsidRPr="00486765">
        <w:t xml:space="preserve"> </w:t>
      </w:r>
      <w:proofErr w:type="spellStart"/>
      <w:r w:rsidRPr="00486765">
        <w:t>space</w:t>
      </w:r>
      <w:r w:rsidR="00A950A9" w:rsidRPr="00FC5C3B">
        <w:t>R</w:t>
      </w:r>
      <w:proofErr w:type="spellEnd"/>
      <w:r w:rsidRPr="00486765">
        <w:t xml:space="preserve"> as defined </w:t>
      </w:r>
      <w:r w:rsidR="005B5665" w:rsidRPr="00486765">
        <w:t>relative</w:t>
      </w:r>
      <w:r w:rsidRPr="00486765">
        <w:t xml:space="preserve"> to some frame</w:t>
      </w:r>
      <w:r w:rsidR="00A950A9" w:rsidRPr="00FC5C3B">
        <w:t xml:space="preserve"> R</w:t>
      </w:r>
      <w:r w:rsidRPr="00486765">
        <w:t>.</w:t>
      </w:r>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Space is, in common parlance, the whole of space. </w:t>
      </w:r>
      <w:r w:rsidR="00A950A9" w:rsidRPr="00486765">
        <w:rPr>
          <w:sz w:val="22"/>
        </w:rPr>
        <w:t xml:space="preserve">The term ‘space’ is the name of a certain particular. </w:t>
      </w:r>
      <w:r w:rsidRPr="00486765">
        <w:rPr>
          <w:sz w:val="22"/>
        </w:rPr>
        <w:t>As we shall see below, spacetime and time, similarly, are maximal instances of spatiotemporal and temporal region, respectively.</w:t>
      </w:r>
    </w:p>
    <w:p w14:paraId="1876C79A" w14:textId="77777777" w:rsidR="003C7730" w:rsidRPr="00486765" w:rsidRDefault="003C7730">
      <w:pPr>
        <w:rPr>
          <w:sz w:val="22"/>
        </w:rPr>
      </w:pPr>
    </w:p>
    <w:p w14:paraId="1FD4277A" w14:textId="5124E612" w:rsidR="003C7730" w:rsidRPr="00486765" w:rsidRDefault="003C7730" w:rsidP="00486765">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w:t>
      </w:r>
      <w:r w:rsidR="00A950A9" w:rsidRPr="00486765">
        <w:rPr>
          <w:b/>
          <w:sz w:val="22"/>
        </w:rPr>
        <w:t xml:space="preserve">continuant </w:t>
      </w:r>
      <w:r w:rsidRPr="00486765">
        <w:rPr>
          <w:b/>
          <w:sz w:val="22"/>
        </w:rPr>
        <w:t>parts</w:t>
      </w:r>
      <w:r w:rsidRPr="00486765">
        <w:rPr>
          <w:sz w:val="22"/>
        </w:rPr>
        <w:t xml:space="preserve"> of </w:t>
      </w:r>
      <w:r w:rsidRPr="00486765">
        <w:rPr>
          <w:i/>
          <w:sz w:val="22"/>
        </w:rPr>
        <w:t>spatial regions</w:t>
      </w:r>
      <w:r w:rsidRPr="00486765">
        <w:rPr>
          <w:sz w:val="22"/>
        </w:rPr>
        <w:t xml:space="preserve"> are </w:t>
      </w:r>
      <w:r w:rsidRPr="00486765">
        <w:rPr>
          <w:i/>
          <w:sz w:val="22"/>
        </w:rPr>
        <w:t>spatial regions</w:t>
      </w:r>
      <w:r w:rsidRPr="00486765">
        <w:rPr>
          <w:sz w:val="22"/>
        </w:rPr>
        <w:t>. </w:t>
      </w:r>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lastRenderedPageBreak/>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are distinguished from the spatial region</w:t>
      </w:r>
      <w:r w:rsidR="000B4375" w:rsidRPr="00486765">
        <w:rPr>
          <w:sz w:val="22"/>
        </w:rPr>
        <w:t>s</w:t>
      </w:r>
      <w:r w:rsidRPr="00486765">
        <w:rPr>
          <w:sz w:val="22"/>
        </w:rPr>
        <w:t xml:space="preserve"> which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48" w:name="_Toc313270706"/>
      <w:bookmarkStart w:id="49" w:name="_Toc316818743"/>
      <w:r w:rsidRPr="00486765">
        <w:rPr>
          <w:sz w:val="22"/>
        </w:rPr>
        <w:t>2.1.2.</w:t>
      </w:r>
      <w:r w:rsidR="00D10C26" w:rsidRPr="00486765">
        <w:rPr>
          <w:sz w:val="22"/>
        </w:rPr>
        <w:t>2</w:t>
      </w:r>
      <w:r w:rsidRPr="00486765">
        <w:rPr>
          <w:sz w:val="22"/>
        </w:rPr>
        <w:t>.1 Zero-dimensional spatial region</w:t>
      </w:r>
      <w:bookmarkEnd w:id="48"/>
      <w:bookmarkEnd w:id="49"/>
    </w:p>
    <w:p w14:paraId="4FF19FF2" w14:textId="77777777" w:rsidR="006F4220" w:rsidRPr="00486765" w:rsidRDefault="006F4220" w:rsidP="00486765">
      <w:pPr>
        <w:rPr>
          <w:sz w:val="22"/>
        </w:rPr>
      </w:pPr>
    </w:p>
    <w:p w14:paraId="0391E0AF" w14:textId="10D291F3" w:rsidR="006F4220" w:rsidRPr="00486765" w:rsidRDefault="00236D40" w:rsidP="00486765">
      <w:pPr>
        <w:pStyle w:val="Specification"/>
        <w:rPr>
          <w:sz w:val="22"/>
        </w:rPr>
      </w:pPr>
      <w:r w:rsidRPr="00486765">
        <w:rPr>
          <w:rStyle w:val="SpecificationType"/>
          <w:sz w:val="22"/>
        </w:rPr>
        <w:t>Elucidation</w:t>
      </w:r>
      <w:r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50" w:name="_Toc316818744"/>
      <w:bookmarkStart w:id="51" w:name="_Toc313270707"/>
      <w:r w:rsidRPr="00486765">
        <w:rPr>
          <w:sz w:val="22"/>
        </w:rPr>
        <w:t>2.1.2.</w:t>
      </w:r>
      <w:r w:rsidR="00D10C26" w:rsidRPr="00486765">
        <w:rPr>
          <w:sz w:val="22"/>
        </w:rPr>
        <w:t>2</w:t>
      </w:r>
      <w:r w:rsidRPr="00486765">
        <w:rPr>
          <w:sz w:val="22"/>
        </w:rPr>
        <w:t>.2 One-dimensional spatial region</w:t>
      </w:r>
      <w:bookmarkEnd w:id="50"/>
      <w:r w:rsidRPr="00486765">
        <w:rPr>
          <w:sz w:val="22"/>
        </w:rPr>
        <w:t xml:space="preserve"> </w:t>
      </w:r>
      <w:bookmarkEnd w:id="51"/>
    </w:p>
    <w:p w14:paraId="2764172B" w14:textId="77777777" w:rsidR="006F4220" w:rsidRPr="00486765" w:rsidRDefault="006F4220" w:rsidP="00486765">
      <w:pPr>
        <w:rPr>
          <w:sz w:val="22"/>
        </w:rPr>
      </w:pPr>
    </w:p>
    <w:p w14:paraId="483E80C6" w14:textId="2D5814FC" w:rsidR="005830E2" w:rsidRPr="00486765" w:rsidRDefault="00236D40" w:rsidP="00486765">
      <w:pPr>
        <w:pStyle w:val="Specification"/>
        <w:rPr>
          <w:sz w:val="22"/>
        </w:rPr>
      </w:pPr>
      <w:r w:rsidRPr="00486765">
        <w:rPr>
          <w:rStyle w:val="SpecificationType"/>
          <w:sz w:val="22"/>
        </w:rPr>
        <w:t>Elucidation</w:t>
      </w:r>
      <w:r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p>
    <w:p w14:paraId="20DF0AF1" w14:textId="77777777" w:rsidR="006F4220" w:rsidRPr="00486765" w:rsidRDefault="00FB2EB2">
      <w:pPr>
        <w:pStyle w:val="Specification"/>
        <w:rPr>
          <w:sz w:val="22"/>
        </w:rPr>
      </w:pPr>
      <w:r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Pr="00486765">
        <w:rPr>
          <w:sz w:val="22"/>
        </w:rPr>
        <w:t>of space.</w:t>
      </w:r>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52" w:name="_Toc316818745"/>
      <w:bookmarkStart w:id="53" w:name="_Toc313270708"/>
      <w:r w:rsidRPr="00486765">
        <w:rPr>
          <w:sz w:val="22"/>
        </w:rPr>
        <w:t>2.1.2.</w:t>
      </w:r>
      <w:r w:rsidR="00D10C26" w:rsidRPr="00486765">
        <w:rPr>
          <w:sz w:val="22"/>
        </w:rPr>
        <w:t>2</w:t>
      </w:r>
      <w:r w:rsidRPr="00486765">
        <w:rPr>
          <w:sz w:val="22"/>
        </w:rPr>
        <w:t>.3 Two-dimensional spatial region</w:t>
      </w:r>
      <w:bookmarkEnd w:id="52"/>
      <w:r w:rsidRPr="00486765">
        <w:rPr>
          <w:sz w:val="22"/>
        </w:rPr>
        <w:t xml:space="preserve"> </w:t>
      </w:r>
      <w:bookmarkEnd w:id="53"/>
    </w:p>
    <w:p w14:paraId="17FADE71" w14:textId="77777777" w:rsidR="006F4220" w:rsidRPr="00486765" w:rsidRDefault="006F4220" w:rsidP="00486765">
      <w:pPr>
        <w:rPr>
          <w:sz w:val="22"/>
        </w:rPr>
      </w:pPr>
    </w:p>
    <w:p w14:paraId="088700EF" w14:textId="2C484786" w:rsidR="006F4220" w:rsidRPr="00486765" w:rsidRDefault="006F4220" w:rsidP="00486765">
      <w:pPr>
        <w:pStyle w:val="Specification"/>
        <w:rPr>
          <w:sz w:val="22"/>
        </w:rPr>
      </w:pPr>
      <w:r w:rsidRPr="00486765">
        <w:rPr>
          <w:rStyle w:val="SpecificationType"/>
          <w:sz w:val="22"/>
        </w:rPr>
        <w:t>Def</w:t>
      </w:r>
      <w:r w:rsidR="001C7765" w:rsidRPr="00486765">
        <w:rPr>
          <w:rStyle w:val="SpecificationType"/>
          <w:sz w:val="22"/>
        </w:rPr>
        <w:t>inition</w:t>
      </w:r>
      <w:r w:rsidR="001C7765" w:rsidRPr="00486765">
        <w:rPr>
          <w:sz w:val="22"/>
        </w:rPr>
        <w:t>:</w:t>
      </w:r>
      <w:r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Pr="00486765">
        <w:rPr>
          <w:sz w:val="22"/>
        </w:rPr>
        <w:t xml:space="preserve"> of two dimensions. </w:t>
      </w:r>
    </w:p>
    <w:p w14:paraId="3E3B7324" w14:textId="77777777" w:rsidR="00BD5684" w:rsidRPr="00486765" w:rsidRDefault="00FB2EB2">
      <w:pPr>
        <w:pStyle w:val="Specification"/>
        <w:rPr>
          <w:sz w:val="22"/>
        </w:rPr>
      </w:pPr>
      <w:r w:rsidRPr="00486765">
        <w:rPr>
          <w:rStyle w:val="SpecificationType"/>
          <w:sz w:val="22"/>
        </w:rPr>
        <w:t>E</w:t>
      </w:r>
      <w:r w:rsidR="006F4220" w:rsidRPr="00486765">
        <w:rPr>
          <w:rStyle w:val="SpecificationType"/>
          <w:sz w:val="22"/>
        </w:rPr>
        <w:t>xamples</w:t>
      </w:r>
      <w:r w:rsidR="006F4220" w:rsidRPr="00486765">
        <w:rPr>
          <w:sz w:val="22"/>
        </w:rPr>
        <w:t xml:space="preserve">: the surface of a sphere-shaped part of space, </w:t>
      </w:r>
      <w:r w:rsidR="00AC523E" w:rsidRPr="00486765">
        <w:rPr>
          <w:sz w:val="22"/>
        </w:rPr>
        <w:t>an infinitely thin plane in space</w:t>
      </w:r>
      <w:r w:rsidR="005830E2" w:rsidRPr="00486765">
        <w:rPr>
          <w:sz w:val="22"/>
        </w:rPr>
        <w:t>.</w:t>
      </w:r>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54" w:name="_Toc313270709"/>
      <w:bookmarkStart w:id="55" w:name="_Toc31681874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54"/>
      <w:r w:rsidR="00A00941" w:rsidRPr="00486765">
        <w:rPr>
          <w:sz w:val="22"/>
        </w:rPr>
        <w:t xml:space="preserve"> (a spatial volume)</w:t>
      </w:r>
      <w:bookmarkEnd w:id="55"/>
    </w:p>
    <w:p w14:paraId="40E63AAC" w14:textId="77777777" w:rsidR="006F4220" w:rsidRPr="00486765" w:rsidRDefault="006F4220" w:rsidP="00486765">
      <w:pPr>
        <w:rPr>
          <w:sz w:val="22"/>
        </w:rPr>
      </w:pPr>
    </w:p>
    <w:p w14:paraId="657A22B7" w14:textId="2BBC2148" w:rsidR="00FB2EB2" w:rsidRPr="00486765" w:rsidRDefault="006F4220" w:rsidP="00486765">
      <w:pPr>
        <w:pStyle w:val="Specification"/>
        <w:rPr>
          <w:sz w:val="22"/>
        </w:rPr>
      </w:pPr>
      <w:r w:rsidRPr="00486765">
        <w:rPr>
          <w:rStyle w:val="SpecificationType"/>
          <w:sz w:val="22"/>
        </w:rPr>
        <w:t>Def</w:t>
      </w:r>
      <w:r w:rsidR="001C7765" w:rsidRPr="00486765">
        <w:rPr>
          <w:rStyle w:val="SpecificationType"/>
          <w:sz w:val="22"/>
        </w:rPr>
        <w:t>inition</w:t>
      </w:r>
      <w:r w:rsidR="003D3744" w:rsidRPr="00486765">
        <w:rPr>
          <w:sz w:val="22"/>
        </w:rPr>
        <w:t>:</w:t>
      </w:r>
      <w:r w:rsidRPr="00486765">
        <w:rPr>
          <w:sz w:val="22"/>
        </w:rPr>
        <w:t xml:space="preserve"> </w:t>
      </w:r>
      <w:r w:rsidR="001C7765" w:rsidRPr="00486765">
        <w:rPr>
          <w:sz w:val="22"/>
        </w:rPr>
        <w:t xml:space="preserve">A </w:t>
      </w:r>
      <w:r w:rsidR="001C7765" w:rsidRPr="00486765">
        <w:rPr>
          <w:i/>
          <w:sz w:val="22"/>
        </w:rPr>
        <w:t xml:space="preserve">three-dimensional spatial region </w:t>
      </w:r>
      <w:proofErr w:type="gramStart"/>
      <w:r w:rsidR="00A00941" w:rsidRPr="00486765">
        <w:rPr>
          <w:sz w:val="22"/>
        </w:rPr>
        <w:t>is</w:t>
      </w:r>
      <w:r w:rsidR="00B41EE8" w:rsidRPr="00486765">
        <w:rPr>
          <w:sz w:val="22"/>
        </w:rPr>
        <w:t xml:space="preserve"> </w:t>
      </w:r>
      <w:r w:rsidR="001C7765" w:rsidRPr="00486765">
        <w:rPr>
          <w:sz w:val="22"/>
        </w:rPr>
        <w:t xml:space="preserve"> </w:t>
      </w:r>
      <w:r w:rsidRPr="00486765">
        <w:rPr>
          <w:sz w:val="22"/>
        </w:rPr>
        <w:t>a</w:t>
      </w:r>
      <w:proofErr w:type="gramEnd"/>
      <w:r w:rsidRPr="00486765">
        <w:rPr>
          <w:sz w:val="22"/>
        </w:rPr>
        <w:t xml:space="preserve"> spatial region </w:t>
      </w:r>
      <w:r w:rsidR="00A00941" w:rsidRPr="00486765">
        <w:rPr>
          <w:rFonts w:ascii="Times New Roman" w:hAnsi="Times New Roman"/>
          <w:sz w:val="22"/>
          <w:szCs w:val="23"/>
        </w:rPr>
        <w:t xml:space="preserve">that is self-connected and </w:t>
      </w:r>
      <w:r w:rsidRPr="00486765">
        <w:rPr>
          <w:sz w:val="22"/>
        </w:rPr>
        <w:t xml:space="preserve">of three dimensions. </w:t>
      </w:r>
    </w:p>
    <w:p w14:paraId="1992A066" w14:textId="77777777" w:rsidR="00FB2EB2" w:rsidRPr="00486765" w:rsidRDefault="00FB2EB2">
      <w:pPr>
        <w:pStyle w:val="Specification"/>
        <w:rPr>
          <w:sz w:val="22"/>
        </w:rPr>
      </w:pPr>
      <w:r w:rsidRPr="00486765">
        <w:rPr>
          <w:rStyle w:val="SpecificationType"/>
          <w:sz w:val="22"/>
        </w:rPr>
        <w:t>E</w:t>
      </w:r>
      <w:r w:rsidR="006F4220" w:rsidRPr="00486765">
        <w:rPr>
          <w:rStyle w:val="SpecificationType"/>
          <w:sz w:val="22"/>
        </w:rPr>
        <w:t>xamples</w:t>
      </w:r>
      <w:r w:rsidR="006F4220" w:rsidRPr="00486765">
        <w:rPr>
          <w:sz w:val="22"/>
        </w:rPr>
        <w:t xml:space="preserve">: a cube-shaped region of space, a sphere-shaped region </w:t>
      </w:r>
      <w:r w:rsidR="00BD5684" w:rsidRPr="00486765">
        <w:rPr>
          <w:sz w:val="22"/>
        </w:rPr>
        <w:t xml:space="preserve">of space, </w:t>
      </w:r>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56" w:name="_Toc313270710"/>
      <w:bookmarkStart w:id="57" w:name="_Toc316818747"/>
      <w:r w:rsidRPr="00486765">
        <w:rPr>
          <w:sz w:val="24"/>
        </w:rPr>
        <w:t>The l</w:t>
      </w:r>
      <w:r w:rsidR="008A5BDC" w:rsidRPr="00486765">
        <w:rPr>
          <w:sz w:val="24"/>
        </w:rPr>
        <w:t>ocated_at</w:t>
      </w:r>
      <w:r w:rsidRPr="00486765">
        <w:rPr>
          <w:sz w:val="24"/>
        </w:rPr>
        <w:t xml:space="preserve"> relation</w:t>
      </w:r>
      <w:bookmarkEnd w:id="56"/>
      <w:bookmarkEnd w:id="57"/>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77777777" w:rsidR="006201FE" w:rsidRPr="00486765" w:rsidRDefault="00236D40" w:rsidP="00486765">
      <w:pPr>
        <w:pStyle w:val="Specification"/>
        <w:rPr>
          <w:rStyle w:val="apple-converted-space"/>
          <w:rFonts w:eastAsiaTheme="majorEastAsia" w:cstheme="majorBidi"/>
          <w:b/>
          <w:bCs/>
          <w:color w:val="4F81BD" w:themeColor="accent1"/>
          <w:szCs w:val="26"/>
        </w:rPr>
      </w:pPr>
      <w:r w:rsidRPr="00486765">
        <w:rPr>
          <w:rStyle w:val="SpecificationType"/>
          <w:sz w:val="22"/>
        </w:rPr>
        <w:t>Elucidation</w:t>
      </w:r>
      <w:r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r w:rsidR="00612B09" w:rsidRPr="00486765">
        <w:rPr>
          <w:rStyle w:val="Strong"/>
          <w:bCs w:val="0"/>
          <w:sz w:val="22"/>
        </w:rPr>
        <w:t>located_at</w:t>
      </w:r>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p>
    <w:p w14:paraId="49F8DBD3" w14:textId="77777777" w:rsidR="0065182A" w:rsidRPr="00486765" w:rsidRDefault="0065182A">
      <w:pPr>
        <w:pStyle w:val="Specification"/>
        <w:rPr>
          <w:sz w:val="22"/>
        </w:rPr>
      </w:pPr>
      <w:r w:rsidRPr="00486765">
        <w:rPr>
          <w:rStyle w:val="SpecificationType"/>
          <w:sz w:val="22"/>
        </w:rPr>
        <w:t>Domain</w:t>
      </w:r>
      <w:r w:rsidRPr="00486765">
        <w:rPr>
          <w:sz w:val="22"/>
        </w:rPr>
        <w:t>: material entity</w:t>
      </w:r>
    </w:p>
    <w:p w14:paraId="6B161068" w14:textId="77777777" w:rsidR="006201FE" w:rsidRPr="00486765" w:rsidRDefault="0065182A">
      <w:pPr>
        <w:pStyle w:val="Specification"/>
        <w:rPr>
          <w:rStyle w:val="apple-style-span"/>
          <w:sz w:val="22"/>
        </w:rPr>
      </w:pPr>
      <w:r w:rsidRPr="00486765">
        <w:rPr>
          <w:rStyle w:val="SpecificationType"/>
          <w:sz w:val="22"/>
        </w:rPr>
        <w:t>Range</w:t>
      </w:r>
      <w:r w:rsidRPr="00486765">
        <w:rPr>
          <w:sz w:val="22"/>
        </w:rPr>
        <w:t xml:space="preserve">: </w:t>
      </w:r>
      <w:r w:rsidRPr="00486765">
        <w:rPr>
          <w:rStyle w:val="apple-style-span"/>
          <w:sz w:val="22"/>
        </w:rPr>
        <w:t>spatial region</w:t>
      </w:r>
    </w:p>
    <w:p w14:paraId="096B2F84" w14:textId="77777777" w:rsidR="00670590" w:rsidRPr="00486765" w:rsidRDefault="00670590">
      <w:pPr>
        <w:pStyle w:val="Specification"/>
        <w:rPr>
          <w:rStyle w:val="apple-converted-space"/>
          <w:sz w:val="22"/>
        </w:rPr>
      </w:pPr>
    </w:p>
    <w:p w14:paraId="48804F0E" w14:textId="6B559D65"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a spatial region which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187F8C" w:rsidRPr="00486765">
        <w:rPr>
          <w:rStyle w:val="apple-style-span"/>
          <w:color w:val="000000"/>
          <w:sz w:val="22"/>
          <w:szCs w:val="23"/>
          <w:shd w:val="clear" w:color="auto" w:fill="FFFFFF"/>
        </w:rPr>
        <w:t xml:space="preserve">If there are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r w:rsidRPr="00486765">
        <w:rPr>
          <w:rStyle w:val="apple-style-span"/>
          <w:b/>
          <w:color w:val="000000"/>
          <w:sz w:val="22"/>
          <w:szCs w:val="23"/>
          <w:shd w:val="clear" w:color="auto" w:fill="FFFFFF"/>
        </w:rPr>
        <w:t>located_in</w:t>
      </w:r>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41005B6A" w:rsidR="00D754CA" w:rsidRPr="00486765" w:rsidRDefault="00236D40" w:rsidP="00486765">
      <w:pPr>
        <w:pStyle w:val="Specification"/>
        <w:rPr>
          <w:rStyle w:val="apple-style-span"/>
          <w:sz w:val="22"/>
        </w:rPr>
      </w:pPr>
      <w:r w:rsidRPr="00486765">
        <w:rPr>
          <w:rStyle w:val="SpecificationType"/>
          <w:sz w:val="22"/>
        </w:rPr>
        <w:t>Axiom</w:t>
      </w:r>
      <w:r w:rsidRPr="00486765">
        <w:rPr>
          <w:rStyle w:val="apple-style-span"/>
          <w:sz w:val="22"/>
        </w:rPr>
        <w:t>:</w:t>
      </w:r>
      <w:r w:rsidR="00612B09" w:rsidRPr="00486765">
        <w:rPr>
          <w:rStyle w:val="apple-style-span"/>
          <w:sz w:val="22"/>
        </w:rPr>
        <w:t xml:space="preserve"> every region is </w:t>
      </w:r>
      <w:r w:rsidR="00612B09" w:rsidRPr="00486765">
        <w:rPr>
          <w:rStyle w:val="apple-style-span"/>
          <w:b/>
          <w:sz w:val="22"/>
        </w:rPr>
        <w:t>located</w:t>
      </w:r>
      <w:r w:rsidR="00FB2EB2" w:rsidRPr="00486765">
        <w:rPr>
          <w:rStyle w:val="apple-style-span"/>
          <w:b/>
          <w:sz w:val="22"/>
        </w:rPr>
        <w:t>_at</w:t>
      </w:r>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p>
    <w:p w14:paraId="6EBAD6B8" w14:textId="7B7221CA" w:rsidR="006201FE" w:rsidRPr="00486765" w:rsidRDefault="00236D40">
      <w:pPr>
        <w:pStyle w:val="Specification"/>
        <w:rPr>
          <w:rStyle w:val="apple-style-span"/>
          <w:rFonts w:ascii="Times New Roman" w:hAnsi="Times New Roman"/>
          <w:sz w:val="22"/>
        </w:rPr>
      </w:pPr>
      <w:r w:rsidRPr="00486765">
        <w:rPr>
          <w:rStyle w:val="SpecificationType"/>
          <w:sz w:val="22"/>
        </w:rPr>
        <w:lastRenderedPageBreak/>
        <w:t>Axiom</w:t>
      </w:r>
      <w:r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proofErr w:type="gramStart"/>
      <w:r w:rsidR="00D754CA" w:rsidRPr="00486765">
        <w:rPr>
          <w:rStyle w:val="apple-style-span"/>
          <w:sz w:val="22"/>
        </w:rPr>
        <w:t xml:space="preserve"> </w:t>
      </w:r>
      <w:r w:rsidR="009D1AD3" w:rsidRPr="00486765">
        <w:rPr>
          <w:rStyle w:val="apple-style-span"/>
          <w:sz w:val="22"/>
        </w:rPr>
        <w:t xml:space="preserve"> </w:t>
      </w:r>
      <w:r w:rsidR="006201FE" w:rsidRPr="00486765">
        <w:rPr>
          <w:rStyle w:val="apple-style-span"/>
          <w:b/>
          <w:sz w:val="22"/>
        </w:rPr>
        <w:t>located</w:t>
      </w:r>
      <w:proofErr w:type="gramEnd"/>
      <w:r w:rsidR="006201FE" w:rsidRPr="00486765">
        <w:rPr>
          <w:rStyle w:val="apple-style-span"/>
          <w:b/>
          <w:sz w:val="22"/>
        </w:rPr>
        <w:t xml:space="preserve">_at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58" w:name="_Toc313270711"/>
      <w:bookmarkStart w:id="59" w:name="_Toc316818748"/>
      <w:r w:rsidRPr="00486765">
        <w:rPr>
          <w:sz w:val="24"/>
        </w:rPr>
        <w:t>The l</w:t>
      </w:r>
      <w:r w:rsidR="008A5BDC" w:rsidRPr="00486765">
        <w:rPr>
          <w:sz w:val="24"/>
        </w:rPr>
        <w:t>ocated_in</w:t>
      </w:r>
      <w:r w:rsidRPr="00486765">
        <w:rPr>
          <w:sz w:val="24"/>
        </w:rPr>
        <w:t xml:space="preserve"> relation</w:t>
      </w:r>
      <w:bookmarkEnd w:id="58"/>
      <w:bookmarkEnd w:id="59"/>
    </w:p>
    <w:p w14:paraId="30F116F6" w14:textId="2C0A9BE2" w:rsidR="00F1597E" w:rsidRPr="00486765" w:rsidRDefault="00125281" w:rsidP="00486765">
      <w:pPr>
        <w:rPr>
          <w:rStyle w:val="Emphasis"/>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r w:rsidR="00670590" w:rsidRPr="00486765">
        <w:rPr>
          <w:rStyle w:val="Emphasis"/>
          <w:b/>
          <w:i w:val="0"/>
          <w:color w:val="000000"/>
          <w:sz w:val="22"/>
          <w:szCs w:val="23"/>
          <w:bdr w:val="none" w:sz="0" w:space="0" w:color="auto" w:frame="1"/>
          <w:shd w:val="clear" w:color="auto" w:fill="FFFFFF"/>
        </w:rPr>
        <w:t xml:space="preserve">located_in </w:t>
      </w:r>
      <w:r w:rsidRPr="00486765">
        <w:rPr>
          <w:rStyle w:val="Emphasis"/>
          <w:i w:val="0"/>
          <w:color w:val="000000"/>
          <w:sz w:val="22"/>
          <w:szCs w:val="23"/>
          <w:bdr w:val="none" w:sz="0" w:space="0" w:color="auto" w:frame="1"/>
          <w:shd w:val="clear" w:color="auto" w:fill="FFFFFF"/>
        </w:rPr>
        <w:t>relation links independent continuants which are not spatial regions.</w:t>
      </w:r>
      <w:r w:rsidR="00F1597E" w:rsidRPr="00486765">
        <w:rPr>
          <w:rStyle w:val="Emphasis"/>
          <w:i w:val="0"/>
          <w:color w:val="000000"/>
          <w:sz w:val="22"/>
          <w:szCs w:val="23"/>
          <w:bdr w:val="none" w:sz="0" w:space="0" w:color="auto" w:frame="1"/>
          <w:shd w:val="clear" w:color="auto" w:fill="FFFFFF"/>
        </w:rPr>
        <w:t xml:space="preserve"> To understand it, we must first introduce what we shall call the ‘convex hull’ of a spatial region </w:t>
      </w:r>
    </w:p>
    <w:p w14:paraId="33C6F9FE" w14:textId="77777777" w:rsidR="00F1597E" w:rsidRPr="00486765" w:rsidRDefault="00F1597E" w:rsidP="00486765">
      <w:pPr>
        <w:pStyle w:val="Specification"/>
        <w:rPr>
          <w:rStyle w:val="SpecificationType"/>
          <w:rFonts w:eastAsiaTheme="majorEastAsia" w:cstheme="majorBidi"/>
          <w:b/>
          <w:bCs/>
          <w:color w:val="4F81BD" w:themeColor="accent1"/>
          <w:sz w:val="22"/>
          <w:szCs w:val="26"/>
        </w:rPr>
      </w:pPr>
    </w:p>
    <w:p w14:paraId="2E0AEFA4" w14:textId="549BED4F" w:rsidR="00F1597E" w:rsidRPr="00486765" w:rsidRDefault="00F1597E">
      <w:pPr>
        <w:pStyle w:val="Specification"/>
        <w:rPr>
          <w:rStyle w:val="Emphasis"/>
          <w:rFonts w:ascii="Times New Roman" w:hAnsi="Times New Roman"/>
          <w:i w:val="0"/>
          <w:color w:val="000000"/>
          <w:sz w:val="22"/>
          <w:szCs w:val="23"/>
          <w:bdr w:val="none" w:sz="0" w:space="0" w:color="auto" w:frame="1"/>
          <w:shd w:val="clear" w:color="auto" w:fill="FFFFFF"/>
        </w:rPr>
      </w:pPr>
      <w:r w:rsidRPr="00486765">
        <w:rPr>
          <w:rStyle w:val="SpecificationType"/>
          <w:sz w:val="22"/>
        </w:rPr>
        <w:t>Definition</w:t>
      </w:r>
      <w:r w:rsidRPr="00486765">
        <w:rPr>
          <w:sz w:val="22"/>
        </w:rPr>
        <w:t xml:space="preserve">: </w:t>
      </w:r>
      <w:r w:rsidRPr="00486765">
        <w:rPr>
          <w:rStyle w:val="Emphasis"/>
          <w:iCs w:val="0"/>
          <w:sz w:val="22"/>
        </w:rPr>
        <w:t>r</w:t>
      </w:r>
      <w:r w:rsidRPr="00486765">
        <w:rPr>
          <w:rStyle w:val="Emphasis"/>
          <w:i w:val="0"/>
          <w:iCs w:val="0"/>
          <w:sz w:val="22"/>
          <w:vertAlign w:val="superscript"/>
        </w:rPr>
        <w:t>+</w:t>
      </w:r>
      <w:r w:rsidRPr="00486765">
        <w:rPr>
          <w:rStyle w:val="apple-converted-space"/>
          <w:i/>
          <w:sz w:val="22"/>
        </w:rPr>
        <w:t> </w:t>
      </w:r>
      <w:proofErr w:type="spellStart"/>
      <w:r w:rsidRPr="00486765">
        <w:rPr>
          <w:rStyle w:val="Strong"/>
          <w:bCs w:val="0"/>
          <w:sz w:val="22"/>
        </w:rPr>
        <w:t>convex_closure</w:t>
      </w:r>
      <w:proofErr w:type="spellEnd"/>
      <w:r w:rsidRPr="00486765">
        <w:rPr>
          <w:rStyle w:val="Strong"/>
          <w:bCs w:val="0"/>
          <w:sz w:val="22"/>
        </w:rPr>
        <w:t xml:space="preserve"> </w:t>
      </w:r>
      <w:r w:rsidRPr="00486765">
        <w:rPr>
          <w:rStyle w:val="Strong"/>
          <w:b w:val="0"/>
          <w:bCs w:val="0"/>
          <w:i/>
          <w:sz w:val="22"/>
        </w:rPr>
        <w:t xml:space="preserve">r </w:t>
      </w:r>
      <w:r w:rsidRPr="00486765">
        <w:rPr>
          <w:rStyle w:val="Strong"/>
          <w:b w:val="0"/>
          <w:bCs w:val="0"/>
          <w:sz w:val="22"/>
        </w:rPr>
        <w:t xml:space="preserve">=def. </w:t>
      </w:r>
      <w:r w:rsidRPr="00486765">
        <w:rPr>
          <w:rStyle w:val="Emphasis"/>
          <w:iCs w:val="0"/>
          <w:sz w:val="22"/>
        </w:rPr>
        <w:t>r</w:t>
      </w:r>
      <w:r w:rsidRPr="00486765">
        <w:rPr>
          <w:rStyle w:val="Emphasis"/>
          <w:i w:val="0"/>
          <w:iCs w:val="0"/>
          <w:sz w:val="22"/>
          <w:vertAlign w:val="superscript"/>
        </w:rPr>
        <w:t>+</w:t>
      </w:r>
      <w:r w:rsidRPr="00486765">
        <w:rPr>
          <w:rStyle w:val="apple-converted-space"/>
          <w:i/>
          <w:sz w:val="22"/>
        </w:rPr>
        <w:t> </w:t>
      </w:r>
      <w:r w:rsidRPr="00486765">
        <w:rPr>
          <w:rStyle w:val="apple-converted-space"/>
          <w:sz w:val="22"/>
        </w:rPr>
        <w:t xml:space="preserve">is the smallest continuous convex spatial region including </w:t>
      </w:r>
      <w:r w:rsidRPr="00486765">
        <w:rPr>
          <w:rStyle w:val="apple-converted-space"/>
          <w:i/>
          <w:sz w:val="22"/>
        </w:rPr>
        <w:t xml:space="preserve">r </w:t>
      </w:r>
      <w:r w:rsidRPr="00486765">
        <w:rPr>
          <w:rStyle w:val="apple-converted-space"/>
          <w:sz w:val="22"/>
        </w:rPr>
        <w:t>as part</w:t>
      </w:r>
    </w:p>
    <w:p w14:paraId="737141D1" w14:textId="77777777" w:rsidR="00F1597E" w:rsidRPr="00486765" w:rsidRDefault="00F1597E" w:rsidP="00486765">
      <w:pPr>
        <w:rPr>
          <w:rStyle w:val="Emphasis"/>
          <w:i w:val="0"/>
          <w:color w:val="000000"/>
          <w:sz w:val="22"/>
          <w:szCs w:val="23"/>
          <w:bdr w:val="none" w:sz="0" w:space="0" w:color="auto" w:frame="1"/>
          <w:shd w:val="clear" w:color="auto" w:fill="FFFFFF"/>
        </w:rPr>
      </w:pPr>
    </w:p>
    <w:p w14:paraId="74982571" w14:textId="4D752877" w:rsidR="00F1597E" w:rsidRPr="00486765" w:rsidRDefault="00F1597E">
      <w:pPr>
        <w:rPr>
          <w:rStyle w:val="Emphasis"/>
          <w:rFonts w:asciiTheme="majorHAnsi" w:hAnsiTheme="majorHAnsi"/>
          <w:i w:val="0"/>
          <w:color w:val="000000"/>
          <w:sz w:val="22"/>
          <w:szCs w:val="23"/>
          <w:bdr w:val="none" w:sz="0" w:space="0" w:color="auto" w:frame="1"/>
          <w:shd w:val="clear" w:color="auto" w:fill="FFFFFF"/>
        </w:rPr>
      </w:pPr>
      <w:proofErr w:type="gramStart"/>
      <w:r w:rsidRPr="00486765">
        <w:rPr>
          <w:rStyle w:val="Emphasis"/>
          <w:i w:val="0"/>
          <w:color w:val="000000"/>
          <w:sz w:val="22"/>
          <w:szCs w:val="23"/>
          <w:bdr w:val="none" w:sz="0" w:space="0" w:color="auto" w:frame="1"/>
          <w:shd w:val="clear" w:color="auto" w:fill="FFFFFF"/>
        </w:rPr>
        <w:t>where</w:t>
      </w:r>
      <w:proofErr w:type="gramEnd"/>
      <w:r w:rsidRPr="00486765">
        <w:rPr>
          <w:rStyle w:val="Emphasis"/>
          <w:i w:val="0"/>
          <w:color w:val="000000"/>
          <w:sz w:val="22"/>
          <w:szCs w:val="23"/>
          <w:bdr w:val="none" w:sz="0" w:space="0" w:color="auto" w:frame="1"/>
          <w:shd w:val="clear" w:color="auto" w:fill="FFFFFF"/>
        </w:rPr>
        <w:t xml:space="preserve"> ‘convex’ signifies having a boundary which everywhere curves outward, like the boundary of a sphere, and where ‘continuous’ signifies that there are no holes or cracks within the interior</w:t>
      </w:r>
      <w:r w:rsidRPr="00486765">
        <w:rPr>
          <w:i/>
          <w:sz w:val="22"/>
        </w:rPr>
        <w:t xml:space="preserve"> </w:t>
      </w:r>
      <w:r w:rsidRPr="00486765">
        <w:rPr>
          <w:sz w:val="22"/>
        </w:rPr>
        <w:t>[</w:t>
      </w:r>
      <w:r w:rsidRPr="00486765">
        <w:rPr>
          <w:sz w:val="22"/>
        </w:rPr>
        <w:fldChar w:fldCharType="begin"/>
      </w:r>
      <w:r w:rsidRPr="00486765">
        <w:rPr>
          <w:sz w:val="22"/>
        </w:rPr>
        <w:instrText xml:space="preserve"> REF _Ref309482413 \r \h </w:instrText>
      </w:r>
      <w:r w:rsidR="001C5CAA">
        <w:rPr>
          <w:sz w:val="22"/>
        </w:rPr>
        <w:instrText xml:space="preserve"> \* MERGEFORMAT </w:instrText>
      </w:r>
      <w:r w:rsidRPr="00486765">
        <w:rPr>
          <w:sz w:val="22"/>
        </w:rPr>
      </w:r>
      <w:r w:rsidRPr="00486765">
        <w:rPr>
          <w:sz w:val="22"/>
        </w:rPr>
        <w:fldChar w:fldCharType="separate"/>
      </w:r>
      <w:r w:rsidR="008F4B55">
        <w:rPr>
          <w:sz w:val="22"/>
        </w:rPr>
        <w:t>52</w:t>
      </w:r>
      <w:r w:rsidRPr="00486765">
        <w:rPr>
          <w:sz w:val="22"/>
        </w:rPr>
        <w:fldChar w:fldCharType="end"/>
      </w:r>
      <w:r w:rsidRPr="00486765">
        <w:rPr>
          <w:sz w:val="22"/>
        </w:rPr>
        <w:t>]</w:t>
      </w:r>
      <w:r w:rsidRPr="00486765">
        <w:rPr>
          <w:rStyle w:val="Emphasis"/>
          <w:i w:val="0"/>
          <w:color w:val="000000"/>
          <w:sz w:val="22"/>
          <w:szCs w:val="23"/>
          <w:bdr w:val="none" w:sz="0" w:space="0" w:color="auto" w:frame="1"/>
          <w:shd w:val="clear" w:color="auto" w:fill="FFFFFF"/>
        </w:rPr>
        <w:t>.</w:t>
      </w:r>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3F98011B" w:rsidR="00612B09" w:rsidRPr="00486765" w:rsidRDefault="0065182A" w:rsidP="00486765">
      <w:pPr>
        <w:pStyle w:val="Specification"/>
        <w:rPr>
          <w:rStyle w:val="Emphasis"/>
          <w:i w:val="0"/>
          <w:iCs w:val="0"/>
          <w:sz w:val="22"/>
        </w:rPr>
      </w:pPr>
      <w:r w:rsidRPr="00486765">
        <w:rPr>
          <w:rStyle w:val="SpecificationType"/>
          <w:sz w:val="22"/>
        </w:rPr>
        <w:t>Definition</w:t>
      </w:r>
      <w:r w:rsidRPr="00486765">
        <w:rPr>
          <w:sz w:val="22"/>
        </w:rPr>
        <w:t xml:space="preserve">: </w:t>
      </w:r>
      <w:r w:rsidR="00612B09" w:rsidRPr="00486765">
        <w:rPr>
          <w:rStyle w:val="Emphasis"/>
          <w:iCs w:val="0"/>
          <w:sz w:val="22"/>
        </w:rPr>
        <w:t>a</w:t>
      </w:r>
      <w:r w:rsidR="00612B09" w:rsidRPr="00486765">
        <w:rPr>
          <w:rStyle w:val="apple-converted-space"/>
          <w:i/>
          <w:sz w:val="22"/>
        </w:rPr>
        <w:t> </w:t>
      </w:r>
      <w:r w:rsidR="008A5BDC" w:rsidRPr="00486765">
        <w:rPr>
          <w:rStyle w:val="Strong"/>
          <w:bCs w:val="0"/>
          <w:sz w:val="22"/>
        </w:rPr>
        <w:t>located_in</w:t>
      </w:r>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proofErr w:type="gramStart"/>
      <w:r w:rsidR="00612B09" w:rsidRPr="00486765">
        <w:rPr>
          <w:rStyle w:val="Emphasis"/>
          <w:iCs w:val="0"/>
          <w:sz w:val="22"/>
        </w:rPr>
        <w:t>a</w:t>
      </w:r>
      <w:r w:rsidR="00612B09" w:rsidRPr="00486765">
        <w:rPr>
          <w:rStyle w:val="Emphasis"/>
          <w:i w:val="0"/>
          <w:iCs w:val="0"/>
          <w:sz w:val="22"/>
        </w:rPr>
        <w:t xml:space="preserve"> and</w:t>
      </w:r>
      <w:proofErr w:type="gramEnd"/>
      <w:r w:rsidR="00612B09" w:rsidRPr="00486765">
        <w:rPr>
          <w:rStyle w:val="Emphasis"/>
          <w:i w:val="0"/>
          <w:i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Pr="00486765">
        <w:rPr>
          <w:rStyle w:val="Emphasis"/>
          <w:i w:val="0"/>
          <w:iCs w:val="0"/>
          <w:sz w:val="22"/>
        </w:rPr>
        <w:t xml:space="preserve">are </w:t>
      </w:r>
      <w:r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8A5BDC" w:rsidRPr="00486765">
        <w:rPr>
          <w:rStyle w:val="Emphasis"/>
          <w:i w:val="0"/>
          <w:iCs w:val="0"/>
          <w:sz w:val="22"/>
        </w:rPr>
        <w:t xml:space="preserve">the </w:t>
      </w:r>
      <w:r w:rsidR="00F1597E" w:rsidRPr="00486765">
        <w:rPr>
          <w:rStyle w:val="Emphasis"/>
          <w:b/>
          <w:i w:val="0"/>
          <w:iCs w:val="0"/>
          <w:sz w:val="22"/>
        </w:rPr>
        <w:t>convex closure</w:t>
      </w:r>
      <w:r w:rsidR="00F1597E" w:rsidRPr="00486765">
        <w:rPr>
          <w:rStyle w:val="Emphasis"/>
          <w:i w:val="0"/>
          <w:iCs w:val="0"/>
          <w:sz w:val="22"/>
        </w:rPr>
        <w:t xml:space="preserve"> of 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p>
    <w:p w14:paraId="18623BFD" w14:textId="77777777" w:rsidR="0065182A" w:rsidRPr="00486765" w:rsidRDefault="0065182A">
      <w:pPr>
        <w:pStyle w:val="Specification"/>
        <w:rPr>
          <w:sz w:val="22"/>
        </w:rPr>
      </w:pPr>
      <w:r w:rsidRPr="00486765">
        <w:rPr>
          <w:rStyle w:val="SpecificationType"/>
          <w:sz w:val="22"/>
        </w:rPr>
        <w:t>Domain</w:t>
      </w:r>
      <w:r w:rsidRPr="00486765">
        <w:rPr>
          <w:sz w:val="22"/>
        </w:rPr>
        <w:t>: independent continuant</w:t>
      </w:r>
    </w:p>
    <w:p w14:paraId="21D9DB3D" w14:textId="648739E4" w:rsidR="000B34A1" w:rsidRPr="00486765" w:rsidRDefault="0065182A">
      <w:pPr>
        <w:pStyle w:val="Specification"/>
        <w:rPr>
          <w:sz w:val="22"/>
        </w:rPr>
      </w:pPr>
      <w:r w:rsidRPr="00486765">
        <w:rPr>
          <w:rStyle w:val="SpecificationType"/>
          <w:sz w:val="22"/>
        </w:rPr>
        <w:t>Range</w:t>
      </w:r>
      <w:r w:rsidRPr="00486765">
        <w:rPr>
          <w:sz w:val="22"/>
        </w:rPr>
        <w:t xml:space="preserve">: </w:t>
      </w:r>
      <w:r w:rsidR="002001F8" w:rsidRPr="00486765">
        <w:rPr>
          <w:rStyle w:val="apple-style-span"/>
          <w:sz w:val="22"/>
        </w:rPr>
        <w:t>independent continuant</w:t>
      </w:r>
    </w:p>
    <w:p w14:paraId="0DF0383E" w14:textId="5A4B15BB" w:rsidR="00125281" w:rsidRPr="00486765" w:rsidRDefault="00FB2EB2">
      <w:pPr>
        <w:pStyle w:val="Specification"/>
        <w:rPr>
          <w:sz w:val="22"/>
          <w:highlight w:val="yellow"/>
        </w:rPr>
      </w:pPr>
      <w:r w:rsidRPr="00486765">
        <w:rPr>
          <w:rStyle w:val="SpecificationType"/>
          <w:sz w:val="22"/>
        </w:rPr>
        <w:t>Examples</w:t>
      </w:r>
      <w:r w:rsidRPr="00486765">
        <w:rPr>
          <w:sz w:val="22"/>
        </w:rPr>
        <w:t xml:space="preserve">: your </w:t>
      </w:r>
      <w:r w:rsidR="00575080" w:rsidRPr="00486765">
        <w:rPr>
          <w:sz w:val="22"/>
          <w:szCs w:val="23"/>
        </w:rPr>
        <w:t>arm</w:t>
      </w:r>
      <w:r w:rsidRPr="00486765">
        <w:rPr>
          <w:sz w:val="22"/>
        </w:rPr>
        <w:t xml:space="preserve"> </w:t>
      </w:r>
      <w:r w:rsidRPr="00486765">
        <w:rPr>
          <w:b/>
          <w:sz w:val="22"/>
        </w:rPr>
        <w:t>located_in</w:t>
      </w:r>
      <w:r w:rsidR="007A4DDC" w:rsidRPr="00486765">
        <w:rPr>
          <w:b/>
          <w:sz w:val="22"/>
        </w:rPr>
        <w:t xml:space="preserve"> </w:t>
      </w:r>
      <w:r w:rsidRPr="00486765">
        <w:rPr>
          <w:sz w:val="22"/>
        </w:rPr>
        <w:t xml:space="preserve">your body; </w:t>
      </w:r>
      <w:r w:rsidR="006201FE" w:rsidRPr="00486765">
        <w:rPr>
          <w:sz w:val="22"/>
        </w:rPr>
        <w:t xml:space="preserve">this </w:t>
      </w:r>
      <w:r w:rsidRPr="00486765">
        <w:rPr>
          <w:sz w:val="22"/>
        </w:rPr>
        <w:t xml:space="preserve">stem cell </w:t>
      </w:r>
      <w:r w:rsidRPr="00486765">
        <w:rPr>
          <w:b/>
          <w:sz w:val="22"/>
        </w:rPr>
        <w:t>located_in</w:t>
      </w:r>
      <w:r w:rsidR="007A4DDC" w:rsidRPr="00486765">
        <w:rPr>
          <w:b/>
          <w:sz w:val="22"/>
        </w:rPr>
        <w:t xml:space="preserve"> </w:t>
      </w:r>
      <w:r w:rsidR="006201FE" w:rsidRPr="00486765">
        <w:rPr>
          <w:sz w:val="22"/>
        </w:rPr>
        <w:t>this portion of</w:t>
      </w:r>
      <w:r w:rsidR="007A4DDC" w:rsidRPr="00486765">
        <w:rPr>
          <w:sz w:val="22"/>
        </w:rPr>
        <w:t xml:space="preserve"> </w:t>
      </w:r>
      <w:r w:rsidRPr="00486765">
        <w:rPr>
          <w:sz w:val="22"/>
        </w:rPr>
        <w:t xml:space="preserve">bone marrow; </w:t>
      </w:r>
      <w:r w:rsidR="006201FE" w:rsidRPr="00486765">
        <w:rPr>
          <w:sz w:val="22"/>
        </w:rPr>
        <w:t xml:space="preserve">this </w:t>
      </w:r>
      <w:r w:rsidRPr="00486765">
        <w:rPr>
          <w:sz w:val="22"/>
        </w:rPr>
        <w:t xml:space="preserve">portion of cocaine </w:t>
      </w:r>
      <w:r w:rsidRPr="00486765">
        <w:rPr>
          <w:b/>
          <w:sz w:val="22"/>
        </w:rPr>
        <w:t>located_in</w:t>
      </w:r>
      <w:r w:rsidR="007A4DDC" w:rsidRPr="00486765">
        <w:rPr>
          <w:b/>
          <w:sz w:val="22"/>
        </w:rPr>
        <w:t xml:space="preserve"> </w:t>
      </w:r>
      <w:r w:rsidR="00151755" w:rsidRPr="00486765">
        <w:rPr>
          <w:sz w:val="22"/>
        </w:rPr>
        <w:t>this portion</w:t>
      </w:r>
      <w:r w:rsidRPr="00486765">
        <w:rPr>
          <w:sz w:val="22"/>
        </w:rPr>
        <w:t xml:space="preserve"> of blood</w:t>
      </w:r>
      <w:r w:rsidR="00125281" w:rsidRPr="00486765">
        <w:rPr>
          <w:sz w:val="22"/>
        </w:rPr>
        <w:t xml:space="preserve">; Mary </w:t>
      </w:r>
      <w:r w:rsidR="00125281" w:rsidRPr="00486765">
        <w:rPr>
          <w:b/>
          <w:sz w:val="22"/>
        </w:rPr>
        <w:t xml:space="preserve">located_in </w:t>
      </w:r>
      <w:r w:rsidR="00125281" w:rsidRPr="00486765">
        <w:rPr>
          <w:sz w:val="22"/>
        </w:rPr>
        <w:t xml:space="preserve">Salzburg; the Empire State Building </w:t>
      </w:r>
      <w:r w:rsidR="00125281" w:rsidRPr="00486765">
        <w:rPr>
          <w:b/>
          <w:sz w:val="22"/>
        </w:rPr>
        <w:t xml:space="preserve">located_in </w:t>
      </w:r>
      <w:r w:rsidR="00125281" w:rsidRPr="00486765">
        <w:rPr>
          <w:sz w:val="22"/>
        </w:rPr>
        <w:t>New York.</w:t>
      </w:r>
    </w:p>
    <w:p w14:paraId="01AB9684" w14:textId="0D8D9468" w:rsidR="00F604ED" w:rsidRPr="00486765" w:rsidRDefault="00F604ED" w:rsidP="00486765">
      <w:pPr>
        <w:rPr>
          <w:sz w:val="22"/>
        </w:rPr>
      </w:pPr>
    </w:p>
    <w:p w14:paraId="2EBA08F1" w14:textId="77777777" w:rsidR="00187F8C" w:rsidRPr="00486765" w:rsidRDefault="00236D40" w:rsidP="00486765">
      <w:pPr>
        <w:pStyle w:val="Specification"/>
        <w:rPr>
          <w:sz w:val="22"/>
        </w:rPr>
      </w:pPr>
      <w:r w:rsidRPr="00486765">
        <w:rPr>
          <w:rStyle w:val="SpecificationType"/>
          <w:sz w:val="22"/>
        </w:rPr>
        <w:t>Axiom</w:t>
      </w:r>
      <w:r w:rsidRPr="00486765">
        <w:rPr>
          <w:smallCaps/>
          <w:sz w:val="22"/>
        </w:rPr>
        <w:t>:</w:t>
      </w:r>
      <w:r w:rsidR="00187F8C" w:rsidRPr="00486765">
        <w:rPr>
          <w:sz w:val="22"/>
        </w:rPr>
        <w:t xml:space="preserve"> </w:t>
      </w:r>
      <w:r w:rsidR="00187F8C" w:rsidRPr="00486765">
        <w:rPr>
          <w:b/>
          <w:sz w:val="22"/>
        </w:rPr>
        <w:t>Located_in</w:t>
      </w:r>
      <w:r w:rsidR="00187F8C" w:rsidRPr="00486765">
        <w:rPr>
          <w:sz w:val="22"/>
        </w:rPr>
        <w:t xml:space="preserve"> is transitive</w:t>
      </w:r>
    </w:p>
    <w:p w14:paraId="351142A9" w14:textId="77777777" w:rsidR="00F4014E" w:rsidRPr="00486765" w:rsidRDefault="00F4014E" w:rsidP="00486765">
      <w:pPr>
        <w:ind w:left="1440"/>
        <w:rPr>
          <w:sz w:val="22"/>
        </w:rPr>
      </w:pPr>
      <w:proofErr w:type="gramStart"/>
      <w:r w:rsidRPr="00486765">
        <w:rPr>
          <w:i/>
          <w:sz w:val="22"/>
        </w:rPr>
        <w:lastRenderedPageBreak/>
        <w:t>a</w:t>
      </w:r>
      <w:proofErr w:type="gramEnd"/>
      <w:r w:rsidRPr="00486765">
        <w:rPr>
          <w:sz w:val="22"/>
        </w:rPr>
        <w:t xml:space="preserve"> </w:t>
      </w:r>
      <w:r w:rsidRPr="00486765">
        <w:rPr>
          <w:b/>
          <w:sz w:val="22"/>
        </w:rPr>
        <w:t>located_in</w:t>
      </w:r>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r w:rsidRPr="00486765">
        <w:rPr>
          <w:b/>
          <w:sz w:val="22"/>
        </w:rPr>
        <w:t>located_in</w:t>
      </w:r>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r w:rsidRPr="00486765">
        <w:rPr>
          <w:b/>
          <w:sz w:val="22"/>
        </w:rPr>
        <w:t>located_in</w:t>
      </w:r>
      <w:r w:rsidRPr="00486765">
        <w:rPr>
          <w:sz w:val="22"/>
        </w:rPr>
        <w:t xml:space="preserve"> </w:t>
      </w:r>
      <w:r w:rsidRPr="00486765">
        <w:rPr>
          <w:i/>
          <w:sz w:val="22"/>
        </w:rPr>
        <w:t>c</w:t>
      </w:r>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parthood implies location: </w:t>
      </w:r>
    </w:p>
    <w:p w14:paraId="23E7B425" w14:textId="77777777" w:rsidR="00EC4835" w:rsidRPr="00486765" w:rsidRDefault="00EC4835">
      <w:pPr>
        <w:rPr>
          <w:sz w:val="22"/>
        </w:rPr>
      </w:pPr>
    </w:p>
    <w:p w14:paraId="767E5D04" w14:textId="48F4BC8C" w:rsidR="00187F8C" w:rsidRPr="00486765"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proofErr w:type="gramStart"/>
      <w:r w:rsidR="00187F8C" w:rsidRPr="00486765">
        <w:rPr>
          <w:i/>
          <w:sz w:val="22"/>
        </w:rPr>
        <w:t>a</w:t>
      </w:r>
      <w:r w:rsidR="00187F8C" w:rsidRPr="00486765">
        <w:rPr>
          <w:sz w:val="22"/>
        </w:rPr>
        <w:t xml:space="preserve"> is</w:t>
      </w:r>
      <w:proofErr w:type="gramEnd"/>
      <w:r w:rsidR="00187F8C" w:rsidRPr="00486765">
        <w:rPr>
          <w:sz w:val="22"/>
        </w:rPr>
        <w:t xml:space="preserve"> </w:t>
      </w:r>
      <w:proofErr w:type="spellStart"/>
      <w:r w:rsidR="003D5797" w:rsidRPr="00486765">
        <w:rPr>
          <w:b/>
          <w:sz w:val="22"/>
        </w:rPr>
        <w:t>continuant_</w:t>
      </w:r>
      <w:r w:rsidR="00187F8C" w:rsidRPr="00486765">
        <w:rPr>
          <w:b/>
          <w:sz w:val="22"/>
        </w:rPr>
        <w:t>located_in</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p>
    <w:p w14:paraId="28ACEFCD" w14:textId="77777777" w:rsidR="00187F8C" w:rsidRPr="00486765"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r w:rsidRPr="00486765">
        <w:rPr>
          <w:b/>
          <w:sz w:val="22"/>
        </w:rPr>
        <w:t>located_in</w:t>
      </w:r>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r w:rsidR="00EC4835" w:rsidRPr="00486765">
        <w:rPr>
          <w:b/>
          <w:sz w:val="22"/>
        </w:rPr>
        <w:t xml:space="preserve">located_in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located_in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8F4B55">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r w:rsidRPr="00486765">
        <w:rPr>
          <w:b/>
          <w:sz w:val="22"/>
        </w:rPr>
        <w:t xml:space="preserve">located_in </w:t>
      </w:r>
      <w:r w:rsidRPr="00486765">
        <w:rPr>
          <w:sz w:val="22"/>
        </w:rPr>
        <w:t>the wine glass</w:t>
      </w:r>
      <w:r w:rsidR="00F732B3" w:rsidRPr="00486765">
        <w:rPr>
          <w:sz w:val="22"/>
        </w:rPr>
        <w:t xml:space="preserve">; similarly crumbs placed in the hole of a donut would be counted as </w:t>
      </w:r>
      <w:r w:rsidR="00F732B3" w:rsidRPr="00486765">
        <w:rPr>
          <w:b/>
          <w:sz w:val="22"/>
        </w:rPr>
        <w:t xml:space="preserve">located_in </w:t>
      </w:r>
      <w:r w:rsidR="00F732B3" w:rsidRPr="00486765">
        <w:rPr>
          <w:sz w:val="22"/>
        </w:rPr>
        <w:t xml:space="preserve">the donut. Briefly, users of </w:t>
      </w:r>
      <w:r w:rsidR="00F732B3" w:rsidRPr="00486765">
        <w:rPr>
          <w:b/>
          <w:sz w:val="22"/>
        </w:rPr>
        <w:t>located_in</w:t>
      </w:r>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r w:rsidR="00F732B3" w:rsidRPr="00486765">
        <w:rPr>
          <w:b/>
          <w:sz w:val="22"/>
        </w:rPr>
        <w:t>located</w:t>
      </w:r>
      <w:r w:rsidR="00F732B3" w:rsidRPr="00486765">
        <w:rPr>
          <w:b/>
          <w:sz w:val="22"/>
        </w:rPr>
        <w:softHyphen/>
        <w:t xml:space="preserve">_in </w:t>
      </w:r>
      <w:r w:rsidR="00F732B3" w:rsidRPr="00486765">
        <w:rPr>
          <w:i/>
          <w:sz w:val="22"/>
        </w:rPr>
        <w:t xml:space="preserve">b </w:t>
      </w:r>
      <w:r w:rsidR="00F732B3" w:rsidRPr="00486765">
        <w:rPr>
          <w:sz w:val="22"/>
        </w:rPr>
        <w:t>will obtain only if this hole is a fillable hole in the sense defined by Casati and Varzi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8F4B55">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t>Cha</w:t>
      </w:r>
      <w:r w:rsidR="0065182A" w:rsidRPr="00486765">
        <w:rPr>
          <w:b/>
          <w:sz w:val="22"/>
        </w:rPr>
        <w:t>ining rules</w:t>
      </w:r>
      <w:r w:rsidR="00187F8C" w:rsidRPr="00486765">
        <w:rPr>
          <w:b/>
          <w:sz w:val="22"/>
        </w:rPr>
        <w:br/>
      </w:r>
    </w:p>
    <w:p w14:paraId="15000261" w14:textId="663C73E9" w:rsidR="001A5D90" w:rsidRPr="00486765"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r w:rsidR="00187F8C" w:rsidRPr="00486765">
        <w:rPr>
          <w:b/>
          <w:sz w:val="22"/>
        </w:rPr>
        <w:t>located</w:t>
      </w:r>
      <w:r w:rsidR="001A5D90" w:rsidRPr="00486765">
        <w:rPr>
          <w:b/>
          <w:sz w:val="22"/>
        </w:rPr>
        <w:t>_</w:t>
      </w:r>
      <w:r w:rsidR="00187F8C" w:rsidRPr="00486765">
        <w:rPr>
          <w:b/>
          <w:sz w:val="22"/>
        </w:rPr>
        <w:t>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r w:rsidR="00187F8C" w:rsidRPr="00486765">
        <w:rPr>
          <w:b/>
          <w:sz w:val="22"/>
        </w:rPr>
        <w:t>located_in</w:t>
      </w:r>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p>
    <w:p w14:paraId="3C67FC8F" w14:textId="3837A615" w:rsidR="001A5D90" w:rsidRPr="00486765" w:rsidRDefault="00BC4A0D">
      <w:pPr>
        <w:pStyle w:val="Specification"/>
        <w:rPr>
          <w:sz w:val="22"/>
        </w:rPr>
      </w:pPr>
      <w:r w:rsidRPr="00486765">
        <w:rPr>
          <w:rStyle w:val="SpecificationType"/>
          <w:sz w:val="22"/>
        </w:rPr>
        <w:t>Axiom</w:t>
      </w:r>
      <w:r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r w:rsidR="001A5D90" w:rsidRPr="00486765">
        <w:rPr>
          <w:b/>
          <w:sz w:val="22"/>
        </w:rPr>
        <w:t>located_in</w:t>
      </w:r>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60" w:name="_Toc313270713"/>
      <w:bookmarkStart w:id="61" w:name="_Toc316818749"/>
      <w:r w:rsidRPr="00486765">
        <w:rPr>
          <w:sz w:val="24"/>
        </w:rPr>
        <w:t>2.2 Specifically dependent continuant</w:t>
      </w:r>
      <w:bookmarkEnd w:id="60"/>
      <w:bookmarkEnd w:id="61"/>
    </w:p>
    <w:p w14:paraId="19DCC12A" w14:textId="77777777" w:rsidR="007A4DDC" w:rsidRPr="00486765" w:rsidRDefault="007A4DDC" w:rsidP="00486765">
      <w:pPr>
        <w:rPr>
          <w:sz w:val="22"/>
        </w:rPr>
      </w:pPr>
    </w:p>
    <w:p w14:paraId="0B3D6558" w14:textId="390E8AEB" w:rsidR="001A5D90" w:rsidRPr="00486765" w:rsidRDefault="00A91A6F" w:rsidP="00486765">
      <w:pPr>
        <w:pStyle w:val="Specification"/>
        <w:rPr>
          <w:sz w:val="22"/>
        </w:rPr>
      </w:pPr>
      <w:r w:rsidRPr="00486765">
        <w:rPr>
          <w:rStyle w:val="SpecificationType"/>
          <w:sz w:val="22"/>
        </w:rPr>
        <w:t>Definition</w:t>
      </w:r>
      <w:r w:rsidRPr="00486765">
        <w:rPr>
          <w:smallCaps/>
          <w:sz w:val="22"/>
        </w:rPr>
        <w:t>:</w:t>
      </w:r>
      <w:r w:rsidRPr="00486765">
        <w:rPr>
          <w:sz w:val="22"/>
        </w:rPr>
        <w:t xml:space="preserve"> </w:t>
      </w:r>
      <w:proofErr w:type="gramStart"/>
      <w:r w:rsidR="00105CC7" w:rsidRPr="00486765">
        <w:rPr>
          <w:i/>
          <w:sz w:val="22"/>
        </w:rPr>
        <w:t>a</w:t>
      </w:r>
      <w:r w:rsidR="007A4DDC" w:rsidRPr="00486765">
        <w:rPr>
          <w:i/>
          <w:sz w:val="22"/>
        </w:rPr>
        <w:t xml:space="preserve"> </w:t>
      </w:r>
      <w:r w:rsidR="00105CC7" w:rsidRPr="00486765">
        <w:rPr>
          <w:sz w:val="22"/>
        </w:rPr>
        <w:t>is</w:t>
      </w:r>
      <w:proofErr w:type="gramEnd"/>
      <w:r w:rsidR="00105CC7" w:rsidRPr="00486765">
        <w:rPr>
          <w:sz w:val="22"/>
        </w:rPr>
        <w:t xml:space="preserve">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which </w:t>
      </w:r>
      <w:r w:rsidR="00105CC7" w:rsidRPr="00486765">
        <w:rPr>
          <w:b/>
          <w:sz w:val="22"/>
        </w:rPr>
        <w:t xml:space="preserve">s-depends </w:t>
      </w:r>
      <w:r w:rsidR="00105CC7" w:rsidRPr="00486765">
        <w:rPr>
          <w:sz w:val="22"/>
        </w:rPr>
        <w:t>on some</w:t>
      </w:r>
      <w:r w:rsidR="00465C17" w:rsidRPr="00486765">
        <w:rPr>
          <w:sz w:val="22"/>
        </w:rPr>
        <w:t xml:space="preserve"> </w:t>
      </w:r>
      <w:r w:rsidR="00C3445C" w:rsidRPr="00486765">
        <w:rPr>
          <w:sz w:val="22"/>
        </w:rPr>
        <w:t xml:space="preserve">independent </w:t>
      </w:r>
      <w:r w:rsidR="001A5D90" w:rsidRPr="00486765">
        <w:rPr>
          <w:i/>
          <w:sz w:val="22"/>
        </w:rPr>
        <w:t>continuant</w:t>
      </w:r>
      <w:r w:rsidR="00105CC7" w:rsidRPr="00486765">
        <w:rPr>
          <w:sz w:val="22"/>
        </w:rPr>
        <w:t>.</w:t>
      </w:r>
    </w:p>
    <w:p w14:paraId="4AFA223C" w14:textId="7DF43DC6" w:rsidR="00D25757" w:rsidRPr="00486765" w:rsidRDefault="001A5D90">
      <w:pPr>
        <w:pStyle w:val="Specification"/>
        <w:rPr>
          <w:sz w:val="22"/>
        </w:rPr>
      </w:pPr>
      <w:r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Pr="00486765">
        <w:rPr>
          <w:sz w:val="22"/>
        </w:rPr>
        <w:t xml:space="preserve">: the mass of this tomato, the color of this tomato, the smell of this portion of mozzarella, the disposition of this fish to decay, the role of being a doctor, the function of this heart: to pump blood, </w:t>
      </w:r>
      <w:r w:rsidR="00C3445C" w:rsidRPr="00486765">
        <w:rPr>
          <w:sz w:val="22"/>
        </w:rPr>
        <w:t>the shape of this region of space.</w:t>
      </w:r>
    </w:p>
    <w:p w14:paraId="18BC1D89" w14:textId="1DF2BE0E" w:rsidR="00D25757" w:rsidRPr="00486765" w:rsidRDefault="00D25757">
      <w:pPr>
        <w:pStyle w:val="Specification"/>
        <w:rPr>
          <w:sz w:val="22"/>
        </w:rPr>
      </w:pPr>
      <w:r w:rsidRPr="00486765">
        <w:rPr>
          <w:rStyle w:val="SpecificationType"/>
          <w:sz w:val="22"/>
        </w:rPr>
        <w:t>Examples</w:t>
      </w:r>
      <w:r w:rsidR="00BC4A0D" w:rsidRPr="00486765">
        <w:rPr>
          <w:rStyle w:val="SpecificationType"/>
          <w:sz w:val="22"/>
        </w:rPr>
        <w:t>:</w:t>
      </w:r>
      <w:r w:rsidRPr="00486765">
        <w:rPr>
          <w:sz w:val="22"/>
        </w:rPr>
        <w:t xml:space="preserve"> of </w:t>
      </w:r>
      <w:r w:rsidRPr="00486765">
        <w:rPr>
          <w:i/>
          <w:sz w:val="22"/>
        </w:rPr>
        <w:t>relational dependent continuants</w:t>
      </w:r>
      <w:r w:rsidRPr="00486765">
        <w:rPr>
          <w:sz w:val="22"/>
        </w:rPr>
        <w:t xml:space="preserve"> (multiple bearers): John’s love for Mary, the ownership relation between John and this statue, the relation of authority between John and his </w:t>
      </w:r>
      <w:r w:rsidR="00BE5CE2" w:rsidRPr="00486765">
        <w:rPr>
          <w:sz w:val="22"/>
        </w:rPr>
        <w:t>subordinates.</w:t>
      </w:r>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3CA35C37" w:rsidR="00107230" w:rsidRPr="00B56876" w:rsidRDefault="00D25757" w:rsidP="00486765">
      <w:pPr>
        <w:pStyle w:val="Specification"/>
        <w:rPr>
          <w:rFonts w:ascii="Times New Roman" w:hAnsi="Times New Roman"/>
          <w:szCs w:val="23"/>
        </w:rPr>
      </w:pPr>
      <w:r w:rsidRPr="00486765">
        <w:rPr>
          <w:rStyle w:val="SpecificationType"/>
          <w:sz w:val="22"/>
        </w:rPr>
        <w:t>Examples</w:t>
      </w:r>
      <w:r w:rsidR="00BC4A0D" w:rsidRPr="00486765">
        <w:rPr>
          <w:rStyle w:val="SpecificationType"/>
          <w:sz w:val="22"/>
        </w:rPr>
        <w:t>:</w:t>
      </w:r>
      <w:r w:rsidRPr="00486765">
        <w:rPr>
          <w:sz w:val="22"/>
        </w:rPr>
        <w:t xml:space="preserve"> of reciprocal </w:t>
      </w:r>
      <w:r w:rsidRPr="00486765">
        <w:rPr>
          <w:i/>
          <w:sz w:val="22"/>
        </w:rPr>
        <w:t>specifically dependent continuants</w:t>
      </w:r>
      <w:r w:rsidRPr="00486765">
        <w:rPr>
          <w:sz w:val="22"/>
        </w:rPr>
        <w:t xml:space="preserve">: </w:t>
      </w:r>
      <w:r w:rsidR="001A5D90" w:rsidRPr="00486765">
        <w:rPr>
          <w:sz w:val="22"/>
        </w:rPr>
        <w:t>the function of this key to open this lock and the reciprocally dependent disposition of this lock: to be opened by this key</w:t>
      </w:r>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proofErr w:type="gramStart"/>
      <w:r w:rsidR="001E66EA" w:rsidRPr="00486765">
        <w:rPr>
          <w:rFonts w:ascii="Times New Roman" w:hAnsi="Times New Roman"/>
          <w:sz w:val="22"/>
          <w:szCs w:val="23"/>
        </w:rPr>
        <w:t>;  the</w:t>
      </w:r>
      <w:proofErr w:type="gramEnd"/>
      <w:r w:rsidR="001E66EA" w:rsidRPr="00486765">
        <w:rPr>
          <w:rFonts w:ascii="Times New Roman" w:hAnsi="Times New Roman"/>
          <w:sz w:val="22"/>
          <w:szCs w:val="23"/>
        </w:rPr>
        <w:t xml:space="preserve"> reciprocal dependence of proton donors and acceptors in chemical reactions [79]</w:t>
      </w:r>
      <w:r w:rsidR="00E74901" w:rsidRPr="00486765">
        <w:rPr>
          <w:rFonts w:ascii="Times New Roman" w:hAnsi="Times New Roman"/>
          <w:sz w:val="22"/>
          <w:szCs w:val="23"/>
        </w:rPr>
        <w:t>.</w:t>
      </w:r>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w:t>
      </w:r>
      <w:proofErr w:type="spellStart"/>
      <w:r w:rsidR="002001F8" w:rsidRPr="00486765">
        <w:rPr>
          <w:sz w:val="22"/>
        </w:rPr>
        <w:t>realizables</w:t>
      </w:r>
      <w:proofErr w:type="spellEnd"/>
      <w:r w:rsidR="002001F8" w:rsidRPr="00486765">
        <w:rPr>
          <w:sz w:val="22"/>
        </w:rPr>
        <w:t xml:space="preserve">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lastRenderedPageBreak/>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77777777" w:rsidR="004C372C"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B1604E" w:rsidRPr="00486765">
        <w:rPr>
          <w:i/>
          <w:sz w:val="22"/>
        </w:rPr>
        <w:t>a</w:t>
      </w:r>
      <w:r w:rsidR="007A4DDC" w:rsidRPr="00486765">
        <w:rPr>
          <w:sz w:val="22"/>
        </w:rPr>
        <w:t xml:space="preserve"> </w:t>
      </w:r>
      <w:r w:rsidR="000E3998" w:rsidRPr="00486765">
        <w:rPr>
          <w:b/>
          <w:sz w:val="22"/>
        </w:rPr>
        <w:t>inheres_</w:t>
      </w:r>
      <w:r w:rsidR="00B1604E" w:rsidRPr="00486765">
        <w:rPr>
          <w:b/>
          <w:sz w:val="22"/>
        </w:rPr>
        <w:t>in</w:t>
      </w:r>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p>
    <w:p w14:paraId="5F4DAEF5" w14:textId="77777777" w:rsidR="00B1604E" w:rsidRPr="00486765" w:rsidRDefault="00B1604E" w:rsidP="00486765">
      <w:pPr>
        <w:rPr>
          <w:sz w:val="22"/>
        </w:rPr>
      </w:pPr>
    </w:p>
    <w:p w14:paraId="4A2B12C3" w14:textId="77777777" w:rsidR="00894677" w:rsidRPr="00486765" w:rsidRDefault="00624F91">
      <w:pPr>
        <w:rPr>
          <w:b/>
          <w:sz w:val="22"/>
        </w:rPr>
      </w:pPr>
      <w:r w:rsidRPr="00486765">
        <w:rPr>
          <w:b/>
          <w:sz w:val="22"/>
        </w:rPr>
        <w:t>Inherence</w:t>
      </w:r>
      <w:r w:rsidRPr="00486765">
        <w:rPr>
          <w:sz w:val="22"/>
        </w:rPr>
        <w:t xml:space="preserve"> is a subrelation of </w:t>
      </w:r>
      <w:r w:rsidR="002D5E04" w:rsidRPr="00486765">
        <w:rPr>
          <w:b/>
          <w:sz w:val="22"/>
        </w:rPr>
        <w:t>s-</w:t>
      </w:r>
      <w:r w:rsidRPr="00486765">
        <w:rPr>
          <w:b/>
          <w:sz w:val="22"/>
        </w:rPr>
        <w:t>dependence</w:t>
      </w:r>
      <w:r w:rsidRPr="00486765">
        <w:rPr>
          <w:sz w:val="22"/>
        </w:rPr>
        <w:t xml:space="preserve"> which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bearer to another, we do not need to include the qualifier ‘</w:t>
      </w:r>
      <w:r w:rsidR="004C372C" w:rsidRPr="00486765">
        <w:rPr>
          <w:b/>
          <w:sz w:val="22"/>
        </w:rPr>
        <w:t xml:space="preserve">at </w:t>
      </w:r>
      <w:r w:rsidR="004C372C" w:rsidRPr="00486765">
        <w:rPr>
          <w:i/>
          <w:sz w:val="22"/>
        </w:rPr>
        <w:t>t</w:t>
      </w:r>
      <w:r w:rsidR="004C372C" w:rsidRPr="00486765">
        <w:rPr>
          <w:sz w:val="22"/>
        </w:rPr>
        <w:t>’.</w:t>
      </w:r>
      <w:r w:rsidRPr="00486765">
        <w:rPr>
          <w:sz w:val="22"/>
        </w:rPr>
        <w:t xml:space="preserve"> </w:t>
      </w:r>
      <w:r w:rsidR="000E3998" w:rsidRPr="00486765">
        <w:rPr>
          <w:sz w:val="22"/>
        </w:rPr>
        <w:t xml:space="preserve">If </w:t>
      </w:r>
      <w:proofErr w:type="gramStart"/>
      <w:r w:rsidR="000E3998" w:rsidRPr="00486765">
        <w:rPr>
          <w:i/>
          <w:sz w:val="22"/>
        </w:rPr>
        <w:t>a</w:t>
      </w:r>
      <w:proofErr w:type="gramEnd"/>
      <w:r w:rsidR="000E3998" w:rsidRPr="00486765">
        <w:rPr>
          <w:i/>
          <w:sz w:val="22"/>
        </w:rPr>
        <w:t xml:space="preserve"> </w:t>
      </w:r>
      <w:r w:rsidR="000E3998" w:rsidRPr="00486765">
        <w:rPr>
          <w:b/>
          <w:sz w:val="22"/>
        </w:rPr>
        <w:t xml:space="preserve">s-depends on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486765">
        <w:rPr>
          <w:b/>
          <w:sz w:val="22"/>
        </w:rPr>
        <w:t xml:space="preserve"> </w:t>
      </w:r>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r w:rsidR="002001F8" w:rsidRPr="00486765">
        <w:rPr>
          <w:sz w:val="22"/>
        </w:rPr>
        <w:t xml:space="preserve">a </w:t>
      </w:r>
      <w:proofErr w:type="spellStart"/>
      <w:r w:rsidR="002001F8" w:rsidRPr="00486765">
        <w:rPr>
          <w:sz w:val="22"/>
        </w:rPr>
        <w:t>closedness</w:t>
      </w:r>
      <w:proofErr w:type="spell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37401062" w:rsidR="0041213E" w:rsidRPr="00486765" w:rsidRDefault="0041213E" w:rsidP="00486765">
      <w:pPr>
        <w:pStyle w:val="Specification"/>
        <w:rPr>
          <w:i/>
        </w:rPr>
      </w:pPr>
      <w:r w:rsidRPr="00486765">
        <w:rPr>
          <w:sz w:val="22"/>
        </w:rPr>
        <w:t xml:space="preserve">Axiom: If </w:t>
      </w:r>
      <w:proofErr w:type="gramStart"/>
      <w:r w:rsidRPr="00486765">
        <w:rPr>
          <w:i/>
          <w:sz w:val="22"/>
        </w:rPr>
        <w:t>a</w:t>
      </w:r>
      <w:proofErr w:type="gramEnd"/>
      <w:r w:rsidRPr="00486765">
        <w:rPr>
          <w:i/>
          <w:sz w:val="22"/>
        </w:rPr>
        <w:t xml:space="preserve"> </w:t>
      </w:r>
      <w:r w:rsidRPr="00486765">
        <w:rPr>
          <w:b/>
          <w:sz w:val="22"/>
        </w:rPr>
        <w:t xml:space="preserve">s-dependent </w:t>
      </w:r>
      <w:r w:rsidRPr="00486765">
        <w:rPr>
          <w:sz w:val="22"/>
        </w:rPr>
        <w:t xml:space="preserve">on something, then </w:t>
      </w:r>
      <w:r w:rsidRPr="00486765">
        <w:rPr>
          <w:i/>
          <w:sz w:val="22"/>
        </w:rPr>
        <w:t xml:space="preserve">a </w:t>
      </w:r>
      <w:r w:rsidRPr="00486765">
        <w:rPr>
          <w:sz w:val="22"/>
        </w:rPr>
        <w:t xml:space="preserve">is not a </w:t>
      </w:r>
      <w:r w:rsidRPr="00486765">
        <w:rPr>
          <w:i/>
          <w:sz w:val="22"/>
        </w:rPr>
        <w:t>material entity.</w:t>
      </w:r>
    </w:p>
    <w:p w14:paraId="31CEED65" w14:textId="77777777" w:rsidR="0041213E" w:rsidRPr="00B56876" w:rsidRDefault="0041213E" w:rsidP="00486765"/>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222967D5" w:rsidR="007325BB" w:rsidRPr="00B56876" w:rsidRDefault="00492DAF" w:rsidP="00486765">
      <w:pPr>
        <w:pStyle w:val="Specification"/>
        <w:rPr>
          <w:i/>
        </w:rPr>
      </w:pPr>
      <w:r w:rsidRPr="00486765">
        <w:rPr>
          <w:rStyle w:val="SpecificationType"/>
          <w:sz w:val="22"/>
        </w:rPr>
        <w:t>Definition</w:t>
      </w:r>
      <w:r w:rsidRPr="00486765">
        <w:rPr>
          <w:smallCaps/>
          <w:sz w:val="22"/>
        </w:rPr>
        <w:t xml:space="preserve">: </w:t>
      </w:r>
      <w:r w:rsidR="004C372C" w:rsidRPr="00486765">
        <w:rPr>
          <w:i/>
          <w:sz w:val="22"/>
        </w:rPr>
        <w:t xml:space="preserve">a </w:t>
      </w:r>
      <w:r w:rsidR="004C372C" w:rsidRPr="00486765">
        <w:rPr>
          <w:b/>
          <w:sz w:val="22"/>
        </w:rPr>
        <w:t xml:space="preserve">bearer_of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proofErr w:type="gramStart"/>
      <w:r w:rsidR="004C372C" w:rsidRPr="00486765">
        <w:rPr>
          <w:i/>
          <w:sz w:val="22"/>
        </w:rPr>
        <w:t xml:space="preserve">a </w:t>
      </w:r>
      <w:r w:rsidR="0039662B" w:rsidRPr="00486765">
        <w:rPr>
          <w:sz w:val="22"/>
        </w:rPr>
        <w:t>&amp;</w:t>
      </w:r>
      <w:proofErr w:type="gramEnd"/>
      <w:r w:rsidR="0039662B" w:rsidRPr="00486765">
        <w:rPr>
          <w:sz w:val="22"/>
        </w:rPr>
        <w:t xml:space="preserve">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p>
    <w:p w14:paraId="3F983A3E" w14:textId="77777777" w:rsidR="000E3998" w:rsidRPr="00486765" w:rsidRDefault="000E3998" w:rsidP="00486765">
      <w:pPr>
        <w:rPr>
          <w:sz w:val="22"/>
        </w:rPr>
      </w:pPr>
    </w:p>
    <w:p w14:paraId="4DFF4100" w14:textId="1FBAD0E6" w:rsidR="000E3998" w:rsidRPr="00486765" w:rsidRDefault="0041213E">
      <w:pPr>
        <w:rPr>
          <w:sz w:val="22"/>
        </w:rPr>
      </w:pPr>
      <w:r w:rsidRPr="00486765">
        <w:rPr>
          <w:b/>
          <w:sz w:val="22"/>
        </w:rPr>
        <w:t>B</w:t>
      </w:r>
      <w:r w:rsidR="000E3998" w:rsidRPr="00486765">
        <w:rPr>
          <w:b/>
          <w:sz w:val="22"/>
        </w:rPr>
        <w:t xml:space="preserve">earer_of </w:t>
      </w:r>
      <w:r w:rsidR="000E3998" w:rsidRPr="00486765">
        <w:rPr>
          <w:sz w:val="22"/>
        </w:rPr>
        <w:t xml:space="preserve">in contrast to inherence, is 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t xml:space="preserve">See also the discussion of </w:t>
      </w:r>
      <w:r w:rsidR="003068B6" w:rsidRPr="00486765">
        <w:rPr>
          <w:b/>
          <w:sz w:val="22"/>
        </w:rPr>
        <w:t>has_m</w:t>
      </w:r>
      <w:r w:rsidRPr="00486765">
        <w:rPr>
          <w:b/>
          <w:sz w:val="22"/>
        </w:rPr>
        <w:t>aterial_basis</w:t>
      </w:r>
      <w:r w:rsidR="003068B6" w:rsidRPr="00486765">
        <w:rPr>
          <w:b/>
          <w:sz w:val="22"/>
        </w:rPr>
        <w:t>_in</w:t>
      </w:r>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8F4B55" w:rsidRPr="00486765" w:rsidRDefault="008F4B55"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8F4B55" w:rsidRPr="00486765" w:rsidRDefault="008F4B55"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8F4B55" w:rsidRPr="00486765" w:rsidRDefault="008F4B55"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editas="canvas"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height:19367;visibility:visible;mso-wrap-style:square">
                  <v:fill o:detectmouseclick="t"/>
                  <v:path o:connecttype="none"/>
                </v:shape>
                <v:rect id="Rectangle 33" o:spid="_x0000_s1032"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64DB03D6" w14:textId="77777777" w:rsidR="00697F28" w:rsidRPr="00486765" w:rsidRDefault="00697F28"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eaZcUA&#10;AADbAAAADwAAAGRycy9kb3ducmV2LnhtbESPQWvCQBSE70L/w/IKvemmFqV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F5plxQAAANsAAAAPAAAAAAAAAAAAAAAAAJgCAABkcnMv&#10;ZG93bnJldi54bWxQSwUGAAAAAAQABAD1AAAAigMAAAAA&#10;" filled="f" strokecolor="#243f60 [1604]" strokeweight="2pt">
                  <v:textbox>
                    <w:txbxContent>
                      <w:p w14:paraId="412F1311" w14:textId="77777777" w:rsidR="00697F28" w:rsidRPr="00486765" w:rsidRDefault="00697F28"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4"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hicUA&#10;AADbAAAADwAAAGRycy9kb3ducmV2LnhtbESPQWvCQBSE70L/w/IKvemmF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aGJxQAAANsAAAAPAAAAAAAAAAAAAAAAAJgCAABkcnMv&#10;ZG93bnJldi54bWxQSwUGAAAAAAQABAD1AAAAigMAAAAA&#10;" filled="f" strokecolor="#243f60 [1604]" strokeweight="2pt">
                  <v:textbox>
                    <w:txbxContent>
                      <w:p w14:paraId="45FB4359" w14:textId="77777777" w:rsidR="00697F28" w:rsidRPr="00486765" w:rsidRDefault="00697F28"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8F4B55">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0127028A"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8F4B55" w:rsidRPr="00630FA6">
        <w:rPr>
          <w:sz w:val="22"/>
        </w:rPr>
        <w:t xml:space="preserve">Figure </w:t>
      </w:r>
      <w:r w:rsidR="008F4B55" w:rsidRPr="00630FA6">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7777777" w:rsidR="003F3473" w:rsidRPr="00B56876" w:rsidRDefault="00661AA5" w:rsidP="00486765">
      <w:r w:rsidRPr="00486765">
        <w:rPr>
          <w:noProof/>
          <w:sz w:val="22"/>
        </w:rPr>
        <w:lastRenderedPageBreak/>
        <mc:AlternateContent>
          <mc:Choice Requires="wpc">
            <w:drawing>
              <wp:inline distT="0" distB="0" distL="0" distR="0" wp14:anchorId="10E2C594" wp14:editId="2AB6C7B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8F4B55" w:rsidRPr="00486765" w:rsidRDefault="008F4B55"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8F4B55" w:rsidRPr="00486765" w:rsidRDefault="008F4B55"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8F4B55" w:rsidRPr="00486765" w:rsidRDefault="008F4B55"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editas="canvas"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">
                <v:shape id="_x0000_s1038" type="#_x0000_t75" style="position:absolute;width:26949;height:12960;visibility:visible;mso-wrap-style:square">
                  <v:fill o:detectmouseclick="t"/>
                  <v:path o:connecttype="none"/>
                </v:shape>
                <v:rect id="Rectangle 80" o:spid="_x0000_s1039" style="position:absolute;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GsEA&#10;AADbAAAADwAAAGRycy9kb3ducmV2LnhtbERPz2vCMBS+D/wfwhN2m6k7DKlGUUEQ5ga1Knh7JM+2&#10;2ryUJmq3v94cBI8f3+/JrLO1uFHrK8cKhoMEBLF2puJCwS5ffYxA+IBssHZMCv7Iw2zae5tgatyd&#10;M7ptQyFiCPsUFZQhNKmUXpdk0Q9cQxy5k2sthgjbQpoW7zHc1vIzSb6kxYpjQ4kNLUvSl+3VKqD9&#10;4Zz9H7/170bPXcbLkC/yH6Xe+918DCJQF17ip3ttFIzi+vgl/g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8BrBAAAA2wAAAA8AAAAAAAAAAAAAAAAAmAIAAGRycy9kb3du&#10;cmV2LnhtbFBLBQYAAAAABAAEAPUAAACGAwAAAAA=&#10;" filled="f" strokecolor="#243f60 [1604]" strokeweight="2pt">
                  <v:textbox>
                    <w:txbxContent>
                      <w:p w14:paraId="049C94E2" w14:textId="77777777" w:rsidR="00697F28" w:rsidRPr="00486765" w:rsidRDefault="00697F28"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width:10771;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VgcQA&#10;AADbAAAADwAAAGRycy9kb3ducmV2LnhtbESPQWvCQBSE7wX/w/IEb3WjhyLRVVQQhFYhxhZ6e+y+&#10;JtHs25Ddauyv7wqCx2FmvmFmi87W4kKtrxwrGA0TEMTamYoLBcd88zoB4QOywdoxKbiRh8W89zLD&#10;1LgrZ3Q5hEJECPsUFZQhNKmUXpdk0Q9dQxy9H9daDFG2hTQtXiPc1nKcJG/SYsVxocSG1iXp8+HX&#10;KqDPr1P29/2u9x966TJeh3yV75Qa9LvlFESgLjzDj/bWKJiM4P4l/g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TVYHEAAAA2wAAAA8AAAAAAAAAAAAAAAAAmAIAAGRycy9k&#10;b3ducmV2LnhtbFBLBQYAAAAABAAEAPUAAACJAwAAAAA=&#10;" filled="f" strokecolor="#243f60 [1604]" strokeweight="2pt">
                  <v:textbox>
                    <w:txbxContent>
                      <w:p w14:paraId="46177C4E" w14:textId="77777777" w:rsidR="00697F28" w:rsidRPr="00486765" w:rsidRDefault="00697F28"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L9sUA&#10;AADbAAAADwAAAGRycy9kb3ducmV2LnhtbESPT2vCQBTE7wW/w/KE3upGD0Wiq8RAodA/EKOCt8fu&#10;M4lm34bsVtN++m6h4HGYmd8wy/VgW3Gl3jeOFUwnCQhi7UzDlYJd+fI0B+EDssHWMSn4Jg/r1ehh&#10;ialxNy7oug2ViBD2KSqoQ+hSKb2uyaKfuI44eifXWwxR9pU0Pd4i3LZyliTP0mLDcaHGjvKa9GX7&#10;ZRXQ/nAufo5v+vNdZ67gPJSb8kOpx/GQLUAEGsI9/N9+NQrmM/j7En+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cv2xQAAANsAAAAPAAAAAAAAAAAAAAAAAJgCAABkcnMv&#10;ZG93bnJldi54bWxQSwUGAAAAAAQABAD1AAAAigMAAAAA&#10;" filled="f" strokecolor="#243f60 [1604]" strokeweight="2pt">
                  <v:textbox>
                    <w:txbxContent>
                      <w:p w14:paraId="7E9D8553" w14:textId="77777777" w:rsidR="00697F28" w:rsidRPr="00486765" w:rsidRDefault="00697F28"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p>
    <w:p w14:paraId="3AE5E79E" w14:textId="690C0E9F" w:rsidR="00661AA5" w:rsidRPr="00486765" w:rsidRDefault="003F3473" w:rsidP="00486765">
      <w:pPr>
        <w:pStyle w:val="Caption"/>
        <w:ind w:left="720"/>
        <w:rPr>
          <w:sz w:val="16"/>
        </w:rPr>
      </w:pPr>
      <w:bookmarkStart w:id="62" w:name="_Ref315617863"/>
      <w:bookmarkStart w:id="63"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8F4B55">
        <w:rPr>
          <w:noProof/>
          <w:sz w:val="16"/>
        </w:rPr>
        <w:t>9</w:t>
      </w:r>
      <w:r w:rsidRPr="00486765">
        <w:rPr>
          <w:sz w:val="16"/>
        </w:rPr>
        <w:fldChar w:fldCharType="end"/>
      </w:r>
      <w:bookmarkEnd w:id="62"/>
      <w:r w:rsidRPr="00486765">
        <w:rPr>
          <w:sz w:val="16"/>
        </w:rPr>
        <w:t>: Reciprocal dependence</w:t>
      </w:r>
      <w:bookmarkEnd w:id="63"/>
    </w:p>
    <w:p w14:paraId="51FCA7DA" w14:textId="77777777" w:rsidR="00661AA5" w:rsidRPr="00486765" w:rsidRDefault="00661AA5" w:rsidP="00486765">
      <w:pPr>
        <w:rPr>
          <w:sz w:val="22"/>
        </w:rPr>
      </w:pPr>
    </w:p>
    <w:p w14:paraId="4056E841" w14:textId="3481C251"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375190B4" w:rsidR="003F3473" w:rsidRPr="00B56876" w:rsidRDefault="00904EC1" w:rsidP="00486765">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r w:rsidR="008E181C" w:rsidRPr="00486765">
        <w:rPr>
          <w:sz w:val="22"/>
        </w:rPr>
        <w:t>relatum</w:t>
      </w:r>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r w:rsidR="004C372C" w:rsidRPr="00486765">
        <w:rPr>
          <w:sz w:val="22"/>
        </w:rPr>
        <w:t xml:space="preserve"> </w:t>
      </w:r>
    </w:p>
    <w:p w14:paraId="36D60B90" w14:textId="2E896247" w:rsidR="003F3473" w:rsidRPr="00B56876" w:rsidRDefault="00455895" w:rsidP="00486765">
      <w:r w:rsidRPr="00486765">
        <w:rPr>
          <w:sz w:val="22"/>
        </w:rPr>
        <w:t>Qualities of qualities are qualities of the underlying bearer</w:t>
      </w:r>
    </w:p>
    <w:p w14:paraId="37D8411E" w14:textId="05426A37" w:rsidR="008E181C" w:rsidRPr="00486765" w:rsidRDefault="003F3473" w:rsidP="00687850">
      <w:pPr>
        <w:rPr>
          <w:sz w:val="22"/>
        </w:rPr>
      </w:pPr>
      <w:r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1B9E3CDB" w14:textId="77777777" w:rsidR="008E181C" w:rsidRPr="00B56876" w:rsidRDefault="008E181C" w:rsidP="00486765"/>
    <w:p w14:paraId="043D2829" w14:textId="0471F2EF" w:rsidR="004C372C" w:rsidRPr="00B56876" w:rsidRDefault="00236D40" w:rsidP="00486765">
      <w:pPr>
        <w:pStyle w:val="Specification"/>
      </w:pPr>
      <w:r w:rsidRPr="00486765">
        <w:rPr>
          <w:rStyle w:val="SpecificationType"/>
          <w:sz w:val="22"/>
        </w:rPr>
        <w:t>Axiom</w:t>
      </w:r>
      <w:r w:rsidRPr="00486765">
        <w:rPr>
          <w:smallCaps/>
          <w:sz w:val="22"/>
        </w:rPr>
        <w:t>:</w:t>
      </w:r>
      <w:r w:rsidR="004C372C" w:rsidRPr="00486765">
        <w:rPr>
          <w:sz w:val="22"/>
        </w:rPr>
        <w:t xml:space="preserve"> if </w:t>
      </w:r>
      <w:proofErr w:type="gramStart"/>
      <w:r w:rsidR="004C372C" w:rsidRPr="00486765">
        <w:rPr>
          <w:i/>
          <w:sz w:val="22"/>
        </w:rPr>
        <w:t>a</w:t>
      </w:r>
      <w:proofErr w:type="gramEnd"/>
      <w:r w:rsidR="004C372C" w:rsidRPr="00486765">
        <w:rPr>
          <w:i/>
          <w:sz w:val="22"/>
        </w:rPr>
        <w:t xml:space="preserve"> </w:t>
      </w:r>
      <w:r w:rsidR="004C372C" w:rsidRPr="00486765">
        <w:rPr>
          <w:sz w:val="22"/>
        </w:rPr>
        <w:t xml:space="preserve">s-depends on </w:t>
      </w:r>
      <w:r w:rsidR="004C372C" w:rsidRPr="00486765">
        <w:rPr>
          <w:i/>
          <w:sz w:val="22"/>
        </w:rPr>
        <w:t xml:space="preserve">b </w:t>
      </w:r>
      <w:r w:rsidR="004C372C" w:rsidRPr="00486765">
        <w:rPr>
          <w:sz w:val="22"/>
        </w:rPr>
        <w:t xml:space="preserve">&amp; </w:t>
      </w:r>
      <w:r w:rsidR="004C372C" w:rsidRPr="00486765">
        <w:rPr>
          <w:i/>
          <w:sz w:val="22"/>
        </w:rPr>
        <w:t xml:space="preserve">b </w:t>
      </w:r>
      <w:r w:rsidR="004C372C" w:rsidRPr="00486765">
        <w:rPr>
          <w:sz w:val="22"/>
        </w:rPr>
        <w:t xml:space="preserve">s-depends on </w:t>
      </w:r>
      <w:r w:rsidR="004C372C" w:rsidRPr="00486765">
        <w:rPr>
          <w:i/>
          <w:sz w:val="22"/>
        </w:rPr>
        <w:t xml:space="preserve">c </w:t>
      </w:r>
      <w:r w:rsidR="004C372C" w:rsidRPr="00486765">
        <w:rPr>
          <w:sz w:val="22"/>
        </w:rPr>
        <w:t xml:space="preserve">then </w:t>
      </w:r>
      <w:r w:rsidR="004C372C" w:rsidRPr="00486765">
        <w:rPr>
          <w:i/>
          <w:sz w:val="22"/>
        </w:rPr>
        <w:t xml:space="preserve">a </w:t>
      </w:r>
      <w:r w:rsidR="004C372C" w:rsidRPr="00486765">
        <w:rPr>
          <w:sz w:val="22"/>
        </w:rPr>
        <w:t xml:space="preserve">s-depends on </w:t>
      </w:r>
      <w:r w:rsidR="004C372C" w:rsidRPr="00486765">
        <w:rPr>
          <w:i/>
          <w:sz w:val="22"/>
        </w:rPr>
        <w:t>c</w:t>
      </w:r>
      <w:r w:rsidR="004C372C" w:rsidRPr="00486765">
        <w:rPr>
          <w:sz w:val="22"/>
        </w:rPr>
        <w:t>.</w:t>
      </w:r>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64" w:name="_Toc313270714"/>
      <w:bookmarkStart w:id="65" w:name="_Toc316818750"/>
      <w:r w:rsidRPr="00486765">
        <w:rPr>
          <w:sz w:val="22"/>
        </w:rPr>
        <w:t>2.2.1 Quality</w:t>
      </w:r>
      <w:bookmarkEnd w:id="64"/>
      <w:bookmarkEnd w:id="65"/>
    </w:p>
    <w:p w14:paraId="0B7B6E08" w14:textId="7777777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(Again, no claims are made as to the exhaustiveness of this classification.) Solubility, in order to be realized or manifested, requires a dissolving process in which some solid piece of salt or sugar participates. Their crystalline quality, in contrast, does not stand in need of any realization process of this sort.</w:t>
      </w:r>
    </w:p>
    <w:p w14:paraId="2BE8471A" w14:textId="77777777" w:rsidR="003F3473" w:rsidRPr="00486765" w:rsidRDefault="003F3473">
      <w:pPr>
        <w:rPr>
          <w:sz w:val="22"/>
        </w:rPr>
      </w:pPr>
    </w:p>
    <w:p w14:paraId="6E63B1CD" w14:textId="77777777" w:rsidR="00E2775F" w:rsidRPr="00486765" w:rsidRDefault="00236D40" w:rsidP="00486765">
      <w:pPr>
        <w:pStyle w:val="Specification"/>
        <w:rPr>
          <w:sz w:val="22"/>
        </w:rPr>
      </w:pPr>
      <w:r w:rsidRPr="00486765">
        <w:rPr>
          <w:rStyle w:val="SpecificationType"/>
          <w:sz w:val="22"/>
        </w:rPr>
        <w:t>Elucidation</w:t>
      </w:r>
      <w:r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p>
    <w:p w14:paraId="01A8E9E1" w14:textId="77777777" w:rsidR="00597CDC" w:rsidRPr="00486765" w:rsidRDefault="00597CDC" w:rsidP="00486765">
      <w:pPr>
        <w:rPr>
          <w:sz w:val="22"/>
          <w:shd w:val="clear" w:color="auto" w:fill="FFFF00"/>
        </w:rPr>
      </w:pPr>
    </w:p>
    <w:p w14:paraId="2E40B769" w14:textId="7535D389" w:rsidR="00BC4A0D" w:rsidRPr="00486765" w:rsidRDefault="00BC4A0D" w:rsidP="00486765">
      <w:pPr>
        <w:pStyle w:val="Specification"/>
        <w:rPr>
          <w:sz w:val="22"/>
        </w:rPr>
      </w:pPr>
      <w:r w:rsidRPr="00486765">
        <w:rPr>
          <w:rStyle w:val="SpecificationType"/>
          <w:sz w:val="22"/>
        </w:rPr>
        <w:t>Examples</w:t>
      </w:r>
      <w:r w:rsidRPr="00486765">
        <w:rPr>
          <w:sz w:val="22"/>
        </w:rPr>
        <w:t>: the color of a tomato</w:t>
      </w:r>
      <w:r w:rsidR="00904EC1" w:rsidRPr="00486765">
        <w:rPr>
          <w:sz w:val="22"/>
        </w:rPr>
        <w:t xml:space="preserve">, </w:t>
      </w:r>
      <w:r w:rsidRPr="00486765">
        <w:rPr>
          <w:sz w:val="22"/>
        </w:rPr>
        <w:t>the ambient temperature of a portion of air, the length of the circumference of your waist, the shape of a nose, the mass of a piece of gold, the weight of a chimpanzee.</w:t>
      </w:r>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
    <w:p w14:paraId="275A3A41" w14:textId="77777777" w:rsidR="00D91B4B" w:rsidRPr="00486765" w:rsidRDefault="00D91B4B">
      <w:pPr>
        <w:rPr>
          <w:sz w:val="22"/>
          <w:shd w:val="clear" w:color="auto" w:fill="FFFF00"/>
        </w:rPr>
      </w:pPr>
    </w:p>
    <w:p w14:paraId="4B799539" w14:textId="77777777" w:rsidR="00B1604E" w:rsidRPr="00486765" w:rsidRDefault="00236D40" w:rsidP="00486765">
      <w:pPr>
        <w:pStyle w:val="Specification"/>
        <w:rPr>
          <w:b/>
          <w:sz w:val="22"/>
        </w:rPr>
      </w:pPr>
      <w:r w:rsidRPr="00486765">
        <w:rPr>
          <w:rStyle w:val="SpecificationType"/>
          <w:sz w:val="22"/>
        </w:rPr>
        <w:t>Axiom</w:t>
      </w:r>
      <w:r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p>
    <w:p w14:paraId="2782A2D3" w14:textId="77777777" w:rsidR="00C677CC" w:rsidRPr="00486765" w:rsidRDefault="00C677CC" w:rsidP="00486765">
      <w:pPr>
        <w:rPr>
          <w:sz w:val="22"/>
        </w:rPr>
      </w:pPr>
    </w:p>
    <w:p w14:paraId="7C0F941E" w14:textId="50990B6C" w:rsidR="00107230" w:rsidRPr="00486765" w:rsidRDefault="00BC4A0D">
      <w:pPr>
        <w:pStyle w:val="Specification"/>
        <w:rPr>
          <w:i/>
          <w:sz w:val="22"/>
        </w:rPr>
      </w:pPr>
      <w:r w:rsidRPr="00486765">
        <w:rPr>
          <w:rStyle w:val="SpecificationType"/>
          <w:sz w:val="22"/>
        </w:rPr>
        <w:lastRenderedPageBreak/>
        <w:t>Definition</w:t>
      </w:r>
      <w:r w:rsidRPr="00486765">
        <w:rPr>
          <w:sz w:val="22"/>
        </w:rPr>
        <w:t xml:space="preserve">: </w:t>
      </w:r>
      <w:r w:rsidR="00107230" w:rsidRPr="00486765">
        <w:rPr>
          <w:i/>
          <w:sz w:val="22"/>
        </w:rPr>
        <w:t>a</w:t>
      </w:r>
      <w:r w:rsidR="007A4DDC" w:rsidRPr="00486765">
        <w:rPr>
          <w:i/>
          <w:sz w:val="22"/>
        </w:rPr>
        <w:t xml:space="preserve"> </w:t>
      </w:r>
      <w:r w:rsidR="00107230" w:rsidRPr="00486765">
        <w:rPr>
          <w:b/>
          <w:sz w:val="22"/>
        </w:rPr>
        <w:t>quality_of</w:t>
      </w:r>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 xml:space="preserve">s-depends_on </w:t>
      </w:r>
      <w:r w:rsidR="00107230" w:rsidRPr="00486765">
        <w:rPr>
          <w:i/>
          <w:sz w:val="22"/>
        </w:rPr>
        <w:t xml:space="preserve">b </w:t>
      </w:r>
      <w:r w:rsidR="00107230" w:rsidRPr="00486765">
        <w:rPr>
          <w:b/>
          <w:sz w:val="22"/>
        </w:rPr>
        <w:t xml:space="preserve">at </w:t>
      </w:r>
      <w:r w:rsidR="00107230" w:rsidRPr="00486765">
        <w:rPr>
          <w:i/>
          <w:sz w:val="22"/>
        </w:rPr>
        <w:t>t</w:t>
      </w:r>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66" w:name="_Toc313270715"/>
      <w:bookmarkStart w:id="67" w:name="_Toc316818751"/>
      <w:r w:rsidRPr="00486765">
        <w:rPr>
          <w:sz w:val="22"/>
        </w:rPr>
        <w:t>2.2.1.1 Relational quality</w:t>
      </w:r>
      <w:bookmarkEnd w:id="66"/>
      <w:bookmarkEnd w:id="67"/>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8F4B55">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6314C8D2" w:rsidR="003E2739" w:rsidRPr="00486765" w:rsidRDefault="00EA4C49" w:rsidP="00486765">
      <w:pPr>
        <w:pStyle w:val="Specification"/>
        <w:rPr>
          <w:sz w:val="22"/>
        </w:rPr>
      </w:pPr>
      <w:r w:rsidRPr="00486765">
        <w:rPr>
          <w:rStyle w:val="SpecificationType"/>
          <w:sz w:val="22"/>
        </w:rPr>
        <w:t>Definition</w:t>
      </w:r>
      <w:r w:rsidRPr="00486765">
        <w:rPr>
          <w:smallCaps/>
          <w:sz w:val="22"/>
        </w:rPr>
        <w:t>:</w:t>
      </w:r>
      <w:r w:rsidRPr="00486765">
        <w:rPr>
          <w:i/>
          <w:sz w:val="22"/>
        </w:rPr>
        <w:t xml:space="preserve"> </w:t>
      </w:r>
      <w:proofErr w:type="gramStart"/>
      <w:r w:rsidR="000D245E" w:rsidRPr="00486765">
        <w:rPr>
          <w:i/>
          <w:sz w:val="22"/>
        </w:rPr>
        <w:t>a</w:t>
      </w:r>
      <w:r w:rsidR="007A4DDC" w:rsidRPr="00486765">
        <w:rPr>
          <w:i/>
          <w:sz w:val="22"/>
        </w:rPr>
        <w:t xml:space="preserve"> </w:t>
      </w:r>
      <w:r w:rsidR="000D245E" w:rsidRPr="00486765">
        <w:rPr>
          <w:sz w:val="22"/>
        </w:rPr>
        <w:t>is</w:t>
      </w:r>
      <w:proofErr w:type="gramEnd"/>
      <w:r w:rsidR="000D245E" w:rsidRPr="00486765">
        <w:rPr>
          <w:sz w:val="22"/>
        </w:rPr>
        <w:t xml:space="preserve">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r w:rsidR="000D245E" w:rsidRPr="00486765">
        <w:rPr>
          <w:b/>
          <w:sz w:val="22"/>
        </w:rPr>
        <w:t>quality_of</w:t>
      </w:r>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p>
    <w:p w14:paraId="3F5594F2" w14:textId="4702B374" w:rsidR="003E2739" w:rsidRPr="00486765" w:rsidRDefault="003E2739">
      <w:pPr>
        <w:pStyle w:val="Specification"/>
        <w:rPr>
          <w:sz w:val="22"/>
        </w:rPr>
      </w:pPr>
      <w:r w:rsidRPr="00486765">
        <w:rPr>
          <w:rStyle w:val="SpecificationType"/>
          <w:sz w:val="22"/>
        </w:rPr>
        <w:t>Examples</w:t>
      </w:r>
      <w:r w:rsidRPr="00486765">
        <w:rPr>
          <w:smallCaps/>
          <w:sz w:val="22"/>
        </w:rPr>
        <w:t>:</w:t>
      </w:r>
      <w:r w:rsidRPr="00486765">
        <w:rPr>
          <w:sz w:val="22"/>
        </w:rPr>
        <w:t xml:space="preserve"> a marriage bond, </w:t>
      </w:r>
      <w:r w:rsidR="00D915F5" w:rsidRPr="00486765">
        <w:rPr>
          <w:sz w:val="22"/>
        </w:rPr>
        <w:t xml:space="preserve">an instance of </w:t>
      </w:r>
      <w:r w:rsidR="008C75EE" w:rsidRPr="00486765">
        <w:rPr>
          <w:sz w:val="22"/>
        </w:rPr>
        <w:t xml:space="preserve">love, </w:t>
      </w:r>
      <w:r w:rsidRPr="00486765">
        <w:rPr>
          <w:sz w:val="22"/>
        </w:rPr>
        <w:t>an obligation be</w:t>
      </w:r>
      <w:r w:rsidR="00CB5CA4" w:rsidRPr="00486765">
        <w:rPr>
          <w:sz w:val="22"/>
        </w:rPr>
        <w:t>tween one person and another.</w:t>
      </w:r>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heavier-than …</w:t>
      </w:r>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1A581D48" w:rsidR="004F7B87" w:rsidRPr="00486765" w:rsidRDefault="00597CDC" w:rsidP="00630FA6">
      <w:pPr>
        <w:pStyle w:val="Heading3"/>
      </w:pPr>
      <w:bookmarkStart w:id="68" w:name="_Toc313270716"/>
      <w:bookmarkStart w:id="69" w:name="_Toc316818752"/>
      <w:r w:rsidRPr="00486765">
        <w:rPr>
          <w:sz w:val="22"/>
        </w:rPr>
        <w:t>2.2.2 Realizable</w:t>
      </w:r>
      <w:r w:rsidR="00465C17" w:rsidRPr="00486765">
        <w:rPr>
          <w:sz w:val="22"/>
        </w:rPr>
        <w:t xml:space="preserve"> entity</w:t>
      </w:r>
      <w:bookmarkEnd w:id="68"/>
      <w:bookmarkEnd w:id="69"/>
    </w:p>
    <w:p w14:paraId="13D4A90E" w14:textId="31C1180A" w:rsidR="00597CDC" w:rsidRPr="00486765" w:rsidRDefault="00236D40" w:rsidP="00486765">
      <w:pPr>
        <w:pStyle w:val="Specification"/>
        <w:rPr>
          <w:sz w:val="18"/>
          <w:szCs w:val="20"/>
        </w:rPr>
      </w:pPr>
      <w:r w:rsidRPr="00486765">
        <w:rPr>
          <w:rStyle w:val="SpecificationType"/>
          <w:sz w:val="22"/>
        </w:rPr>
        <w:t>Elucidation</w:t>
      </w:r>
      <w:r w:rsidRPr="00486765">
        <w:rPr>
          <w:smallCaps/>
          <w:sz w:val="22"/>
        </w:rPr>
        <w:t>:</w:t>
      </w:r>
      <w:r w:rsidR="000E0D58" w:rsidRPr="00486765">
        <w:rPr>
          <w:sz w:val="22"/>
        </w:rPr>
        <w:t xml:space="preserve"> To say that </w:t>
      </w:r>
      <w:proofErr w:type="gramStart"/>
      <w:r w:rsidR="004F7B87" w:rsidRPr="00486765">
        <w:rPr>
          <w:i/>
          <w:sz w:val="22"/>
        </w:rPr>
        <w:t>a</w:t>
      </w:r>
      <w:r w:rsidR="007A4DDC" w:rsidRPr="00486765">
        <w:rPr>
          <w:i/>
          <w:sz w:val="22"/>
        </w:rPr>
        <w:t xml:space="preserve"> </w:t>
      </w:r>
      <w:r w:rsidR="004F7B87" w:rsidRPr="00486765">
        <w:rPr>
          <w:sz w:val="22"/>
        </w:rPr>
        <w:t>is</w:t>
      </w:r>
      <w:proofErr w:type="gramEnd"/>
      <w:r w:rsidR="004F7B87" w:rsidRPr="00486765">
        <w:rPr>
          <w:sz w:val="22"/>
        </w:rPr>
        <w:t xml:space="preserve">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p>
    <w:p w14:paraId="6066486A" w14:textId="41681970" w:rsidR="00597CDC" w:rsidRPr="00486765" w:rsidRDefault="00597CDC" w:rsidP="00486765">
      <w:pPr>
        <w:rPr>
          <w:sz w:val="18"/>
          <w:szCs w:val="20"/>
        </w:rPr>
      </w:pPr>
    </w:p>
    <w:p w14:paraId="4EF4EB8A" w14:textId="77777777" w:rsidR="00E32204" w:rsidRPr="00486765" w:rsidRDefault="00F93648" w:rsidP="00486765">
      <w:pPr>
        <w:pStyle w:val="Specification"/>
        <w:rPr>
          <w:sz w:val="22"/>
        </w:rPr>
      </w:pPr>
      <w:r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Pr="00486765">
        <w:rPr>
          <w:sz w:val="22"/>
        </w:rPr>
        <w:t>metal to conduct electricity.</w:t>
      </w:r>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70" w:name="_Toc313270717"/>
      <w:bookmarkStart w:id="71" w:name="_Toc316818753"/>
      <w:r w:rsidRPr="00486765">
        <w:rPr>
          <w:sz w:val="24"/>
        </w:rPr>
        <w:t>Relation of realization</w:t>
      </w:r>
      <w:bookmarkEnd w:id="70"/>
      <w:bookmarkEnd w:id="71"/>
    </w:p>
    <w:p w14:paraId="419BCE6B" w14:textId="77777777" w:rsidR="007A4DDC" w:rsidRPr="00486765" w:rsidRDefault="007A4DDC" w:rsidP="00486765">
      <w:pPr>
        <w:rPr>
          <w:sz w:val="22"/>
        </w:rPr>
      </w:pPr>
    </w:p>
    <w:p w14:paraId="114AB3C5" w14:textId="77777777" w:rsidR="000E0D58" w:rsidRPr="00486765" w:rsidRDefault="00236D40" w:rsidP="00486765">
      <w:pPr>
        <w:pStyle w:val="Specification"/>
        <w:rPr>
          <w:sz w:val="22"/>
        </w:rPr>
      </w:pPr>
      <w:r w:rsidRPr="00486765">
        <w:rPr>
          <w:rStyle w:val="SpecificationType"/>
          <w:sz w:val="22"/>
        </w:rPr>
        <w:t>Elucidation</w:t>
      </w:r>
      <w:r w:rsidRPr="00486765">
        <w:rPr>
          <w:smallCaps/>
          <w:sz w:val="22"/>
        </w:rPr>
        <w:t>:</w:t>
      </w:r>
      <w:r w:rsidR="004F7B87" w:rsidRPr="00486765">
        <w:rPr>
          <w:sz w:val="22"/>
        </w:rPr>
        <w:t xml:space="preserve"> </w:t>
      </w:r>
      <w:r w:rsidR="000E0D58" w:rsidRPr="00486765">
        <w:rPr>
          <w:sz w:val="22"/>
        </w:rPr>
        <w:t>to say that</w:t>
      </w:r>
      <w:r w:rsidR="00346BC6" w:rsidRPr="00486765">
        <w:rPr>
          <w:sz w:val="22"/>
        </w:rPr>
        <w:t xml:space="preserve"> </w:t>
      </w:r>
      <w:r w:rsidR="004F7B87" w:rsidRPr="00486765">
        <w:rPr>
          <w:i/>
          <w:sz w:val="22"/>
        </w:rPr>
        <w:t>a</w:t>
      </w:r>
      <w:r w:rsidR="007A4DDC" w:rsidRPr="00486765">
        <w:rPr>
          <w:i/>
          <w:sz w:val="22"/>
        </w:rPr>
        <w:t xml:space="preserve"> </w:t>
      </w:r>
      <w:r w:rsidR="004F7B87" w:rsidRPr="00486765">
        <w:rPr>
          <w:b/>
          <w:sz w:val="22"/>
        </w:rPr>
        <w:t>realizes</w:t>
      </w:r>
      <w:r w:rsidR="007A4DDC" w:rsidRPr="00486765">
        <w:rPr>
          <w:b/>
          <w:sz w:val="22"/>
        </w:rPr>
        <w:t xml:space="preserve"> </w:t>
      </w:r>
      <w:r w:rsidR="004F7B87" w:rsidRPr="00486765">
        <w:rPr>
          <w:i/>
          <w:sz w:val="22"/>
        </w:rPr>
        <w:t>b</w:t>
      </w:r>
      <w:r w:rsidR="007A4DDC" w:rsidRPr="00486765">
        <w:rPr>
          <w:i/>
          <w:sz w:val="22"/>
        </w:rPr>
        <w:t xml:space="preserve"> </w:t>
      </w:r>
      <w:r w:rsidR="00346BC6" w:rsidRPr="00486765">
        <w:rPr>
          <w:b/>
          <w:sz w:val="22"/>
        </w:rPr>
        <w:t xml:space="preserve">at </w:t>
      </w:r>
      <w:r w:rsidR="00346BC6" w:rsidRPr="00486765">
        <w:rPr>
          <w:i/>
          <w:sz w:val="22"/>
        </w:rPr>
        <w:t>t</w:t>
      </w:r>
      <w:r w:rsidR="000E0D58" w:rsidRPr="00486765">
        <w:rPr>
          <w:sz w:val="22"/>
        </w:rPr>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material</w:t>
      </w:r>
      <w:r w:rsidR="00465C17" w:rsidRPr="00486765">
        <w:rPr>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77777777" w:rsidR="000E0D58"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a</w:t>
      </w:r>
      <w:r w:rsidR="004F7B87" w:rsidRPr="00486765">
        <w:rPr>
          <w:sz w:val="22"/>
        </w:rPr>
        <w:t xml:space="preserve"> is a process</w:t>
      </w:r>
      <w:r w:rsidR="00151755" w:rsidRPr="00486765">
        <w:rPr>
          <w:sz w:val="22"/>
        </w:rPr>
        <w:t xml:space="preserve"> </w:t>
      </w:r>
      <w:r w:rsidR="00346BC6" w:rsidRPr="00486765">
        <w:rPr>
          <w:sz w:val="22"/>
        </w:rPr>
        <w:t xml:space="preserve">in which </w:t>
      </w:r>
      <w:r w:rsidR="00346BC6" w:rsidRPr="00486765">
        <w:rPr>
          <w:i/>
          <w:sz w:val="22"/>
        </w:rPr>
        <w:t xml:space="preserve">c </w:t>
      </w:r>
      <w:r w:rsidR="00346BC6" w:rsidRPr="00486765">
        <w:rPr>
          <w:b/>
          <w:sz w:val="22"/>
        </w:rPr>
        <w:t>participates 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r w:rsidR="004F7B87" w:rsidRPr="00486765">
        <w:rPr>
          <w:i/>
          <w:sz w:val="22"/>
        </w:rPr>
        <w:t xml:space="preserve">b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44CBC7B6" w14:textId="5BE9E0B4" w:rsidR="00C71ED4" w:rsidRPr="00486765" w:rsidRDefault="000E0D58">
      <w:pPr>
        <w:pStyle w:val="Specification"/>
        <w:ind w:left="1440"/>
        <w:rPr>
          <w:sz w:val="22"/>
        </w:rPr>
      </w:pPr>
      <w:r w:rsidRPr="00486765">
        <w:rPr>
          <w:sz w:val="22"/>
        </w:rPr>
        <w:t xml:space="preserve">&amp; </w:t>
      </w:r>
      <w:proofErr w:type="gramStart"/>
      <w:r w:rsidRPr="00486765">
        <w:rPr>
          <w:sz w:val="22"/>
        </w:rPr>
        <w:t>the</w:t>
      </w:r>
      <w:proofErr w:type="gramEnd"/>
      <w:r w:rsidRPr="00486765">
        <w:rPr>
          <w:sz w:val="22"/>
        </w:rPr>
        <w:t xml:space="preserve"> </w:t>
      </w:r>
      <w:r w:rsidR="00C71ED4" w:rsidRPr="00486765">
        <w:rPr>
          <w:sz w:val="22"/>
        </w:rPr>
        <w:t xml:space="preserve">type </w:t>
      </w:r>
      <w:r w:rsidRPr="00486765">
        <w:rPr>
          <w:sz w:val="22"/>
        </w:rPr>
        <w:t xml:space="preserve">instantiated by </w:t>
      </w:r>
      <w:r w:rsidRPr="00630FA6">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p>
    <w:p w14:paraId="58B977C5" w14:textId="6608B6B5" w:rsidR="00C71ED4" w:rsidRPr="00B56876" w:rsidRDefault="00776FEC" w:rsidP="00486765">
      <w:pPr>
        <w:pStyle w:val="Specification"/>
      </w:pPr>
      <w:r w:rsidRPr="00486765">
        <w:rPr>
          <w:rStyle w:val="SpecificationType"/>
          <w:sz w:val="22"/>
        </w:rPr>
        <w:t>Theorem</w:t>
      </w:r>
      <w:r w:rsidRPr="00486765">
        <w:rPr>
          <w:smallCaps/>
          <w:sz w:val="22"/>
        </w:rPr>
        <w:t>:</w:t>
      </w:r>
      <w:r w:rsidR="00C71ED4" w:rsidRPr="00486765">
        <w:rPr>
          <w:sz w:val="22"/>
        </w:rPr>
        <w:t xml:space="preserve"> if a realizable entity is realized in a process </w:t>
      </w:r>
      <w:r w:rsidR="00C71ED4" w:rsidRPr="00486765">
        <w:rPr>
          <w:i/>
          <w:sz w:val="22"/>
        </w:rPr>
        <w:t>p</w:t>
      </w:r>
      <w:r w:rsidR="00C71ED4" w:rsidRPr="00486765">
        <w:rPr>
          <w:sz w:val="22"/>
        </w:rPr>
        <w:t xml:space="preserve">, then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 xml:space="preserve">a </w:t>
      </w:r>
      <w:r w:rsidR="00C71ED4" w:rsidRPr="00486765">
        <w:rPr>
          <w:sz w:val="22"/>
        </w:rPr>
        <w:t xml:space="preserve">participates in </w:t>
      </w:r>
      <w:r w:rsidR="00C71ED4" w:rsidRPr="00486765">
        <w:rPr>
          <w:i/>
          <w:sz w:val="22"/>
        </w:rPr>
        <w:t>p</w:t>
      </w:r>
      <w:r w:rsidR="00C71ED4" w:rsidRPr="00486765">
        <w:rPr>
          <w:sz w:val="22"/>
        </w:rPr>
        <w:t>.</w:t>
      </w:r>
    </w:p>
    <w:p w14:paraId="1593E121" w14:textId="58DB2DF8" w:rsidR="00687850" w:rsidRPr="00486765" w:rsidRDefault="00687850" w:rsidP="00687850">
      <w:pPr>
        <w:pStyle w:val="Specification"/>
        <w:rPr>
          <w:sz w:val="22"/>
        </w:rPr>
      </w:pPr>
      <w:r w:rsidRPr="00486765">
        <w:rPr>
          <w:smallCaps/>
          <w:sz w:val="22"/>
        </w:rPr>
        <w:t>Axiom</w:t>
      </w:r>
      <w:r w:rsidRPr="00486765">
        <w:rPr>
          <w:sz w:val="22"/>
        </w:rPr>
        <w:t xml:space="preserve">: All </w:t>
      </w:r>
      <w:r w:rsidRPr="00486765">
        <w:rPr>
          <w:i/>
          <w:sz w:val="22"/>
        </w:rPr>
        <w:t>realizable dependent continuants</w:t>
      </w:r>
      <w:r w:rsidRPr="00486765">
        <w:rPr>
          <w:sz w:val="22"/>
        </w:rPr>
        <w:t xml:space="preserve"> have </w:t>
      </w:r>
      <w:r w:rsidRPr="00486765">
        <w:rPr>
          <w:i/>
          <w:sz w:val="22"/>
        </w:rPr>
        <w:t>material entities</w:t>
      </w:r>
      <w:r w:rsidRPr="00486765">
        <w:rPr>
          <w:sz w:val="22"/>
        </w:rPr>
        <w:t xml:space="preserve"> or </w:t>
      </w:r>
      <w:r w:rsidRPr="00486765">
        <w:rPr>
          <w:i/>
          <w:sz w:val="22"/>
        </w:rPr>
        <w:t>sites</w:t>
      </w:r>
      <w:r w:rsidRPr="00486765">
        <w:rPr>
          <w:sz w:val="22"/>
        </w:rPr>
        <w:t xml:space="preserve"> as their </w:t>
      </w:r>
      <w:r w:rsidRPr="00486765">
        <w:rPr>
          <w:b/>
          <w:sz w:val="22"/>
        </w:rPr>
        <w:t>bearers</w:t>
      </w:r>
      <w:r w:rsidRPr="00486765">
        <w:rPr>
          <w:sz w:val="22"/>
        </w:rPr>
        <w:t>.</w:t>
      </w:r>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8F4B55">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8F4B55">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72" w:name="_Toc313270718"/>
      <w:r w:rsidRPr="00486765">
        <w:rPr>
          <w:b/>
          <w:sz w:val="22"/>
        </w:rPr>
        <w:t>Role (Externally-Grounded Realizable</w:t>
      </w:r>
      <w:r w:rsidR="00465C17" w:rsidRPr="00486765">
        <w:rPr>
          <w:b/>
          <w:sz w:val="22"/>
        </w:rPr>
        <w:t xml:space="preserve"> entity</w:t>
      </w:r>
      <w:r w:rsidRPr="00486765">
        <w:rPr>
          <w:b/>
          <w:sz w:val="22"/>
        </w:rPr>
        <w:t>)</w:t>
      </w:r>
      <w:bookmarkEnd w:id="72"/>
    </w:p>
    <w:p w14:paraId="6F6496D2" w14:textId="77777777" w:rsidR="00F604ED" w:rsidRPr="00486765" w:rsidRDefault="00F604ED">
      <w:pPr>
        <w:rPr>
          <w:sz w:val="22"/>
        </w:rPr>
      </w:pPr>
    </w:p>
    <w:p w14:paraId="245AC0C6" w14:textId="77777777" w:rsidR="00BC0405" w:rsidRDefault="00236D40" w:rsidP="00486765">
      <w:pPr>
        <w:pStyle w:val="Specification"/>
        <w:rPr>
          <w:sz w:val="22"/>
        </w:rPr>
      </w:pPr>
      <w:r w:rsidRPr="00486765">
        <w:rPr>
          <w:rStyle w:val="SpecificationType"/>
          <w:sz w:val="22"/>
        </w:rPr>
        <w:lastRenderedPageBreak/>
        <w:t>Elucidation</w:t>
      </w:r>
      <w:r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51A4C610" w:rsidR="00BC0405" w:rsidRDefault="00E32204" w:rsidP="00630FA6">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35E01093" w:rsidR="00BC0405" w:rsidRDefault="00BC0405" w:rsidP="00630FA6">
      <w:pPr>
        <w:pStyle w:val="Specification"/>
        <w:ind w:firstLine="720"/>
        <w:rPr>
          <w:sz w:val="22"/>
        </w:rPr>
      </w:pPr>
      <w:r>
        <w:rPr>
          <w:sz w:val="22"/>
        </w:rPr>
        <w:t xml:space="preserve">&amp; </w:t>
      </w:r>
      <w:proofErr w:type="gramStart"/>
      <w:r>
        <w:rPr>
          <w:i/>
          <w:sz w:val="22"/>
        </w:rPr>
        <w:t>a</w:t>
      </w:r>
      <w:proofErr w:type="gramEnd"/>
      <w:r>
        <w:rPr>
          <w:i/>
          <w:sz w:val="22"/>
        </w:rPr>
        <w:t xml:space="preserve">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4BE1B4D6" w:rsidR="00367B48" w:rsidRPr="00486765" w:rsidRDefault="00BC0405" w:rsidP="00630FA6">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630FA6">
        <w:rPr>
          <w:sz w:val="22"/>
        </w:rPr>
        <w:t>is</w:t>
      </w:r>
      <w:r>
        <w:rPr>
          <w:i/>
          <w:sz w:val="22"/>
        </w:rPr>
        <w:t xml:space="preserve"> </w:t>
      </w:r>
      <w:r w:rsidR="00E32204" w:rsidRPr="00486765">
        <w:rPr>
          <w:sz w:val="22"/>
        </w:rPr>
        <w:t>not such that, if it ceases to exist, then the physical make-up of the bearer is thereby changed.</w:t>
      </w:r>
    </w:p>
    <w:p w14:paraId="59170B45" w14:textId="77777777" w:rsidR="00BC0405" w:rsidRDefault="00BC0405">
      <w:pPr>
        <w:pStyle w:val="Specification"/>
        <w:rPr>
          <w:rStyle w:val="SpecificationType"/>
          <w:sz w:val="22"/>
        </w:rPr>
      </w:pPr>
    </w:p>
    <w:p w14:paraId="7D946651" w14:textId="59B4B213" w:rsidR="00BC4A0D" w:rsidRPr="00486765" w:rsidRDefault="00BC4A0D">
      <w:pPr>
        <w:pStyle w:val="Specification"/>
        <w:rPr>
          <w:sz w:val="22"/>
        </w:rPr>
      </w:pPr>
      <w:r w:rsidRPr="00486765">
        <w:rPr>
          <w:rStyle w:val="SpecificationType"/>
          <w:sz w:val="22"/>
        </w:rPr>
        <w:t>Examples</w:t>
      </w:r>
      <w:r w:rsidRPr="00486765">
        <w:rPr>
          <w:sz w:val="22"/>
        </w:rPr>
        <w:t>:</w:t>
      </w:r>
    </w:p>
    <w:p w14:paraId="412637D9" w14:textId="77777777" w:rsidR="00BC4A0D" w:rsidRPr="00486765" w:rsidRDefault="00BC4A0D" w:rsidP="00486765">
      <w:pPr>
        <w:pStyle w:val="Specification"/>
        <w:numPr>
          <w:ilvl w:val="0"/>
          <w:numId w:val="29"/>
        </w:numPr>
        <w:rPr>
          <w:sz w:val="22"/>
        </w:rPr>
      </w:pPr>
      <w:r w:rsidRPr="00486765">
        <w:rPr>
          <w:sz w:val="22"/>
        </w:rPr>
        <w:t xml:space="preserve">the priest role </w:t>
      </w:r>
    </w:p>
    <w:p w14:paraId="72395493" w14:textId="77777777" w:rsidR="00BC4A0D" w:rsidRPr="00486765" w:rsidRDefault="00BC4A0D">
      <w:pPr>
        <w:pStyle w:val="Specification"/>
        <w:numPr>
          <w:ilvl w:val="0"/>
          <w:numId w:val="29"/>
        </w:numPr>
        <w:rPr>
          <w:sz w:val="22"/>
        </w:rPr>
      </w:pPr>
      <w:r w:rsidRPr="00486765">
        <w:rPr>
          <w:sz w:val="22"/>
        </w:rPr>
        <w:t>the student role</w:t>
      </w:r>
    </w:p>
    <w:p w14:paraId="1C6E75F4" w14:textId="77777777" w:rsidR="00BC4A0D" w:rsidRPr="00486765" w:rsidRDefault="00BC4A0D">
      <w:pPr>
        <w:pStyle w:val="Specification"/>
        <w:numPr>
          <w:ilvl w:val="0"/>
          <w:numId w:val="29"/>
        </w:numPr>
        <w:rPr>
          <w:sz w:val="22"/>
        </w:rPr>
      </w:pPr>
      <w:r w:rsidRPr="00486765">
        <w:rPr>
          <w:sz w:val="22"/>
        </w:rPr>
        <w:t>the role of subject in a clinical trial</w:t>
      </w:r>
    </w:p>
    <w:p w14:paraId="54AFD081" w14:textId="77777777" w:rsidR="00BC4A0D" w:rsidRPr="00486765" w:rsidRDefault="00BC4A0D">
      <w:pPr>
        <w:pStyle w:val="Specification"/>
        <w:numPr>
          <w:ilvl w:val="0"/>
          <w:numId w:val="29"/>
        </w:numPr>
        <w:rPr>
          <w:sz w:val="22"/>
        </w:rPr>
      </w:pPr>
      <w:r w:rsidRPr="00486765">
        <w:rPr>
          <w:sz w:val="22"/>
        </w:rPr>
        <w:t>the role of a stone in marking a boundary</w:t>
      </w:r>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r w:rsidRPr="00486765">
        <w:rPr>
          <w:rFonts w:ascii="Times New Roman Italic" w:hAnsi="Times New Roman Italic" w:hint="eastAsia"/>
          <w:sz w:val="22"/>
        </w:rPr>
        <w:t xml:space="preserve">externally-grounded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lastRenderedPageBreak/>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486765">
      <w:pPr>
        <w:pStyle w:val="Heading4"/>
        <w:numPr>
          <w:ilvl w:val="3"/>
          <w:numId w:val="2"/>
        </w:numPr>
        <w:rPr>
          <w:sz w:val="22"/>
        </w:rPr>
      </w:pPr>
      <w:bookmarkStart w:id="73" w:name="_Toc313270719"/>
      <w:r w:rsidRPr="00486765">
        <w:rPr>
          <w:sz w:val="22"/>
        </w:rPr>
        <w:t xml:space="preserve"> </w:t>
      </w:r>
      <w:bookmarkStart w:id="74" w:name="_Toc316818754"/>
      <w:r w:rsidR="00760F91" w:rsidRPr="00486765">
        <w:rPr>
          <w:sz w:val="22"/>
        </w:rPr>
        <w:t>Disposition (Internally-Grounded Realizable</w:t>
      </w:r>
      <w:r w:rsidR="00465C17" w:rsidRPr="00486765">
        <w:rPr>
          <w:sz w:val="22"/>
        </w:rPr>
        <w:t xml:space="preserve"> entity</w:t>
      </w:r>
      <w:r w:rsidR="00760F91" w:rsidRPr="00486765">
        <w:rPr>
          <w:sz w:val="22"/>
        </w:rPr>
        <w:t>)</w:t>
      </w:r>
      <w:bookmarkEnd w:id="73"/>
      <w:bookmarkEnd w:id="74"/>
    </w:p>
    <w:p w14:paraId="38E4E5F4" w14:textId="77777777" w:rsidR="00D871F1" w:rsidRPr="00486765" w:rsidRDefault="00D871F1" w:rsidP="00486765">
      <w:pPr>
        <w:pStyle w:val="ListParagraph"/>
        <w:rPr>
          <w:sz w:val="22"/>
        </w:rPr>
      </w:pPr>
    </w:p>
    <w:p w14:paraId="58DD757D" w14:textId="77777777" w:rsidR="00BC0405" w:rsidRDefault="00236D40" w:rsidP="00486765">
      <w:pPr>
        <w:pStyle w:val="Specification"/>
        <w:rPr>
          <w:sz w:val="22"/>
        </w:rPr>
      </w:pPr>
      <w:r w:rsidRPr="00486765">
        <w:rPr>
          <w:rStyle w:val="SpecificationType"/>
          <w:sz w:val="22"/>
        </w:rPr>
        <w:t>Elucidation</w:t>
      </w:r>
      <w:r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630FA6">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5ED13D1B" w:rsidR="00BC0405" w:rsidRDefault="00BC0405" w:rsidP="00630FA6">
      <w:pPr>
        <w:pStyle w:val="Specification"/>
        <w:ind w:firstLine="720"/>
        <w:rPr>
          <w:sz w:val="22"/>
        </w:rPr>
      </w:pPr>
      <w:r>
        <w:rPr>
          <w:sz w:val="22"/>
        </w:rPr>
        <w:t xml:space="preserve">&amp; </w:t>
      </w:r>
      <w:proofErr w:type="gramStart"/>
      <w:r>
        <w:rPr>
          <w:i/>
          <w:sz w:val="22"/>
        </w:rPr>
        <w:t>a</w:t>
      </w:r>
      <w:proofErr w:type="gramEnd"/>
      <w:r>
        <w:rPr>
          <w:i/>
          <w:sz w:val="22"/>
        </w:rPr>
        <w:t xml:space="preserve"> </w:t>
      </w:r>
      <w:r w:rsidR="00D871F1" w:rsidRPr="00486765">
        <w:rPr>
          <w:sz w:val="22"/>
        </w:rPr>
        <w:t xml:space="preserve">is such that if it ceases to exist, then its bearer is physically changed, </w:t>
      </w:r>
    </w:p>
    <w:p w14:paraId="5AAD95A3" w14:textId="00360E6B" w:rsidR="00BC0405" w:rsidRDefault="00BC0405" w:rsidP="00630FA6">
      <w:pPr>
        <w:pStyle w:val="Specification"/>
        <w:ind w:firstLine="720"/>
        <w:rPr>
          <w:sz w:val="22"/>
        </w:rPr>
      </w:pPr>
      <w:r>
        <w:rPr>
          <w:sz w:val="22"/>
        </w:rPr>
        <w:t xml:space="preserve">&amp; </w:t>
      </w:r>
      <w:proofErr w:type="gramStart"/>
      <w:r w:rsidRPr="00630FA6">
        <w:rPr>
          <w:sz w:val="22"/>
        </w:rPr>
        <w:t>a</w:t>
      </w:r>
      <w:proofErr w:type="gramEnd"/>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0551C88C" w:rsidR="00D871F1" w:rsidRPr="00486765" w:rsidRDefault="00BC0405" w:rsidP="00630FA6">
      <w:pPr>
        <w:pStyle w:val="Specification"/>
        <w:ind w:firstLine="720"/>
        <w:rPr>
          <w:rStyle w:val="Strong1"/>
          <w:rFonts w:ascii="Times New Roman" w:hAnsi="Times New Roman" w:cstheme="majorBidi"/>
          <w:b/>
          <w:bCs/>
          <w:i/>
          <w:iCs/>
          <w:sz w:val="22"/>
        </w:rPr>
      </w:pPr>
      <w:r>
        <w:rPr>
          <w:sz w:val="22"/>
        </w:rPr>
        <w:t xml:space="preserve">&amp; </w:t>
      </w:r>
      <w:r w:rsidR="00D871F1" w:rsidRPr="00486765">
        <w:rPr>
          <w:sz w:val="22"/>
        </w:rPr>
        <w:t>this realization occurs in virtue of the bearer’s physical make-up.</w:t>
      </w:r>
    </w:p>
    <w:p w14:paraId="52DD0EC8" w14:textId="77777777" w:rsidR="00760F91" w:rsidRPr="00486765" w:rsidRDefault="00D871F1">
      <w:pPr>
        <w:pStyle w:val="Specification"/>
        <w:rPr>
          <w:sz w:val="22"/>
        </w:rPr>
      </w:pPr>
      <w:r w:rsidRPr="00486765">
        <w:rPr>
          <w:rStyle w:val="SpecificationType"/>
          <w:sz w:val="22"/>
        </w:rPr>
        <w:t>Examples</w:t>
      </w:r>
      <w:r w:rsidRPr="00486765">
        <w:rPr>
          <w:sz w:val="22"/>
        </w:rPr>
        <w:t>:</w:t>
      </w:r>
    </w:p>
    <w:p w14:paraId="058CEC05" w14:textId="77777777" w:rsidR="00760F91" w:rsidRPr="00486765" w:rsidRDefault="00760F91" w:rsidP="00486765">
      <w:pPr>
        <w:pStyle w:val="Specification"/>
        <w:numPr>
          <w:ilvl w:val="0"/>
          <w:numId w:val="28"/>
        </w:numPr>
        <w:rPr>
          <w:sz w:val="22"/>
        </w:rPr>
      </w:pPr>
      <w:r w:rsidRPr="00486765">
        <w:rPr>
          <w:sz w:val="22"/>
        </w:rPr>
        <w:t>an atom of element X has the disposition to decay</w:t>
      </w:r>
      <w:r w:rsidR="000D245E" w:rsidRPr="00486765">
        <w:rPr>
          <w:sz w:val="22"/>
        </w:rPr>
        <w:t xml:space="preserve"> to an atom of element Y</w:t>
      </w:r>
    </w:p>
    <w:p w14:paraId="0A473BBC" w14:textId="77777777" w:rsidR="00760F91" w:rsidRPr="00486765" w:rsidRDefault="00760F91">
      <w:pPr>
        <w:pStyle w:val="Specification"/>
        <w:numPr>
          <w:ilvl w:val="0"/>
          <w:numId w:val="28"/>
        </w:numPr>
        <w:rPr>
          <w:sz w:val="22"/>
        </w:rPr>
      </w:pPr>
      <w:r w:rsidRPr="00486765">
        <w:rPr>
          <w:sz w:val="22"/>
        </w:rPr>
        <w:t>the cell wall is disposed to filter chemical</w:t>
      </w:r>
      <w:r w:rsidR="000D245E" w:rsidRPr="00486765">
        <w:rPr>
          <w:sz w:val="22"/>
        </w:rPr>
        <w:t>s in endocitosis and exocitosis</w:t>
      </w:r>
    </w:p>
    <w:p w14:paraId="69CB4C73" w14:textId="1D57C78A" w:rsidR="00760F91" w:rsidRPr="00486765" w:rsidRDefault="00760F91">
      <w:pPr>
        <w:pStyle w:val="Specification"/>
        <w:numPr>
          <w:ilvl w:val="0"/>
          <w:numId w:val="28"/>
        </w:numPr>
        <w:rPr>
          <w:sz w:val="22"/>
        </w:rPr>
      </w:pPr>
      <w:r w:rsidRPr="00486765">
        <w:rPr>
          <w:sz w:val="22"/>
        </w:rPr>
        <w:t xml:space="preserve">certain people have a </w:t>
      </w:r>
      <w:r w:rsidR="007325BB" w:rsidRPr="00486765">
        <w:rPr>
          <w:sz w:val="22"/>
        </w:rPr>
        <w:t>pre</w:t>
      </w:r>
      <w:r w:rsidRPr="00486765">
        <w:rPr>
          <w:sz w:val="22"/>
        </w:rPr>
        <w:t>disposition to colon cancer</w:t>
      </w:r>
    </w:p>
    <w:p w14:paraId="3740B79D" w14:textId="77777777" w:rsidR="00760F91" w:rsidRPr="00486765" w:rsidRDefault="00760F91">
      <w:pPr>
        <w:pStyle w:val="Specification"/>
        <w:numPr>
          <w:ilvl w:val="0"/>
          <w:numId w:val="28"/>
        </w:numPr>
        <w:rPr>
          <w:sz w:val="22"/>
        </w:rPr>
      </w:pPr>
      <w:proofErr w:type="gramStart"/>
      <w:r w:rsidRPr="00486765">
        <w:rPr>
          <w:sz w:val="22"/>
        </w:rPr>
        <w:t>children</w:t>
      </w:r>
      <w:proofErr w:type="gramEnd"/>
      <w:r w:rsidRPr="00486765">
        <w:rPr>
          <w:sz w:val="22"/>
        </w:rPr>
        <w:t xml:space="preserve"> are innately disposed to categorize objects in certain ways.</w:t>
      </w:r>
    </w:p>
    <w:p w14:paraId="103A7BF1" w14:textId="6F4B7E80" w:rsidR="00BC0405" w:rsidRPr="00B56876" w:rsidRDefault="00BC0405" w:rsidP="00630FA6">
      <w:r w:rsidRPr="00630FA6">
        <w:rPr>
          <w:sz w:val="22"/>
        </w:rPr>
        <w:t xml:space="preserve">There are no relational </w:t>
      </w:r>
      <w:r>
        <w:rPr>
          <w:sz w:val="22"/>
        </w:rPr>
        <w:t>dispositions</w:t>
      </w:r>
      <w:r w:rsidRPr="00630FA6">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lastRenderedPageBreak/>
        <w:t xml:space="preserve">also </w:t>
      </w:r>
      <w:r w:rsidR="00CE6B56" w:rsidRPr="00486765">
        <w:rPr>
          <w:sz w:val="22"/>
        </w:rPr>
        <w:t xml:space="preserve">be referred to </w:t>
      </w:r>
      <w:r w:rsidRPr="00486765">
        <w:rPr>
          <w:sz w:val="22"/>
        </w:rPr>
        <w:t xml:space="preserve">as an </w:t>
      </w:r>
      <w:r w:rsidRPr="00486765">
        <w:rPr>
          <w:rFonts w:ascii="Times New Roman Italic" w:hAnsi="Times New Roman Italic" w:hint="eastAsia"/>
          <w:i/>
          <w:sz w:val="22"/>
        </w:rPr>
        <w:t xml:space="preserve">internally-grounded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3F8E842C" w:rsidR="00FB0792" w:rsidRPr="00B56876" w:rsidRDefault="00FB0792" w:rsidP="00486765">
      <w:pPr>
        <w:pStyle w:val="Specification"/>
        <w:rPr>
          <w:i/>
        </w:rPr>
      </w:pPr>
      <w:r w:rsidRPr="00486765">
        <w:rPr>
          <w:sz w:val="22"/>
        </w:rPr>
        <w:t xml:space="preserve">Axiom: If </w:t>
      </w:r>
      <w:r w:rsidRPr="00486765">
        <w:rPr>
          <w:i/>
          <w:sz w:val="22"/>
        </w:rPr>
        <w:t xml:space="preserve">a </w:t>
      </w:r>
      <w:r w:rsidRPr="00486765">
        <w:rPr>
          <w:sz w:val="22"/>
        </w:rPr>
        <w:t xml:space="preserve">is a </w:t>
      </w:r>
      <w:r w:rsidRPr="00486765">
        <w:rPr>
          <w:i/>
          <w:sz w:val="22"/>
        </w:rPr>
        <w:t xml:space="preserve">realizable entity </w:t>
      </w:r>
      <w:r w:rsidRPr="00486765">
        <w:rPr>
          <w:sz w:val="22"/>
        </w:rPr>
        <w:t xml:space="preserve">then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some </w:t>
      </w:r>
      <w:r w:rsidRPr="00486765">
        <w:rPr>
          <w:i/>
          <w:sz w:val="22"/>
        </w:rPr>
        <w:t>material entity.</w:t>
      </w:r>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55FA697E"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which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w:t>
      </w:r>
      <w:proofErr w:type="spellStart"/>
      <w:r w:rsidR="00FB0792" w:rsidRPr="00486765">
        <w:rPr>
          <w:rStyle w:val="Strong1"/>
          <w:rFonts w:ascii="Times New Roman" w:hAnsi="Times New Roman"/>
          <w:sz w:val="22"/>
        </w:rPr>
        <w:t>rerfer</w:t>
      </w:r>
      <w:proofErr w:type="spellEnd"/>
      <w:r w:rsidR="00FB0792" w:rsidRPr="00486765">
        <w:rPr>
          <w:rStyle w:val="Strong1"/>
          <w:rFonts w:ascii="Times New Roman" w:hAnsi="Times New Roman"/>
          <w:sz w:val="22"/>
        </w:rPr>
        <w:t xml:space="preserve"> to such trigger-and-realization process pairs.</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8F4B55">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486765">
      <w:pPr>
        <w:pStyle w:val="Heading4"/>
        <w:numPr>
          <w:ilvl w:val="3"/>
          <w:numId w:val="2"/>
        </w:numPr>
        <w:rPr>
          <w:sz w:val="22"/>
        </w:rPr>
      </w:pPr>
      <w:r w:rsidRPr="00486765">
        <w:rPr>
          <w:sz w:val="22"/>
        </w:rPr>
        <w:t xml:space="preserve"> </w:t>
      </w:r>
      <w:bookmarkStart w:id="75" w:name="_Toc313270720"/>
      <w:bookmarkStart w:id="76" w:name="_Toc316818755"/>
      <w:r w:rsidR="00760F91" w:rsidRPr="00486765">
        <w:rPr>
          <w:sz w:val="22"/>
        </w:rPr>
        <w:t>Function</w:t>
      </w:r>
      <w:bookmarkEnd w:id="75"/>
      <w:bookmarkEnd w:id="76"/>
    </w:p>
    <w:p w14:paraId="378FC430" w14:textId="77777777" w:rsidR="0046137A" w:rsidRPr="00486765" w:rsidRDefault="0046137A" w:rsidP="00486765">
      <w:pPr>
        <w:pStyle w:val="Specification"/>
        <w:rPr>
          <w:rStyle w:val="SpecificationType"/>
          <w:sz w:val="22"/>
        </w:rPr>
      </w:pPr>
    </w:p>
    <w:p w14:paraId="7F21FE6A" w14:textId="10C0E111" w:rsidR="00BC4A0D" w:rsidRPr="00B56876" w:rsidRDefault="00BC4A0D" w:rsidP="00486765">
      <w:pPr>
        <w:pStyle w:val="Specification"/>
      </w:pPr>
      <w:r w:rsidRPr="00486765">
        <w:rPr>
          <w:rStyle w:val="SpecificationType"/>
          <w:sz w:val="22"/>
        </w:rPr>
        <w:t>Elucidation</w:t>
      </w:r>
      <w:r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p>
    <w:p w14:paraId="4290787D" w14:textId="77777777" w:rsidR="00760F91" w:rsidRPr="00486765" w:rsidRDefault="00760F91" w:rsidP="00486765">
      <w:pPr>
        <w:pStyle w:val="Specification"/>
        <w:numPr>
          <w:ilvl w:val="0"/>
          <w:numId w:val="26"/>
        </w:numPr>
        <w:rPr>
          <w:sz w:val="22"/>
        </w:rPr>
      </w:pPr>
      <w:r w:rsidRPr="00486765">
        <w:rPr>
          <w:sz w:val="22"/>
        </w:rPr>
        <w:t xml:space="preserve">the function of amylase in saliva </w:t>
      </w:r>
      <w:r w:rsidR="00A608AD" w:rsidRPr="00486765">
        <w:rPr>
          <w:sz w:val="22"/>
        </w:rPr>
        <w:t>to break down starch into sugar</w:t>
      </w:r>
    </w:p>
    <w:p w14:paraId="3B6B2EC0" w14:textId="77777777" w:rsidR="00760F91" w:rsidRPr="00486765" w:rsidRDefault="00760F91">
      <w:pPr>
        <w:pStyle w:val="Specification"/>
        <w:numPr>
          <w:ilvl w:val="0"/>
          <w:numId w:val="26"/>
        </w:numPr>
        <w:rPr>
          <w:sz w:val="22"/>
        </w:rPr>
      </w:pPr>
      <w:r w:rsidRPr="00486765">
        <w:rPr>
          <w:sz w:val="22"/>
        </w:rPr>
        <w:t>the function of a hammer to drive in nails</w:t>
      </w:r>
    </w:p>
    <w:p w14:paraId="19ED3F57" w14:textId="77777777" w:rsidR="00760F91" w:rsidRPr="00486765" w:rsidRDefault="00760F91">
      <w:pPr>
        <w:pStyle w:val="Specification"/>
        <w:numPr>
          <w:ilvl w:val="0"/>
          <w:numId w:val="26"/>
        </w:numPr>
        <w:rPr>
          <w:sz w:val="22"/>
        </w:rPr>
      </w:pPr>
      <w:r w:rsidRPr="00486765">
        <w:rPr>
          <w:sz w:val="22"/>
        </w:rPr>
        <w:lastRenderedPageBreak/>
        <w:t>the function of a heart pacemaker to regulate the beating</w:t>
      </w:r>
      <w:r w:rsidR="00A608AD" w:rsidRPr="00486765">
        <w:rPr>
          <w:sz w:val="22"/>
        </w:rPr>
        <w:t xml:space="preserve"> of a heart through electricity</w:t>
      </w:r>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r w:rsidRPr="00486765">
        <w:rPr>
          <w:rFonts w:ascii="Times New Roman Italic" w:hAnsi="Times New Roman Italic" w:hint="eastAsia"/>
          <w:sz w:val="22"/>
        </w:rPr>
        <w:t>functionings</w:t>
      </w:r>
      <w:r w:rsidRPr="00486765">
        <w:rPr>
          <w:sz w:val="22"/>
        </w:rPr>
        <w:t xml:space="preserve">. Each function has a bearer with a specific type of physical make-up. This is something which,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r w:rsidRPr="00486765">
        <w:rPr>
          <w:sz w:val="22"/>
        </w:rPr>
        <w:t>something which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are by-products of the heart’s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t>Like disposition</w:t>
      </w:r>
      <w:r w:rsidR="00363DCA" w:rsidRPr="00486765">
        <w:rPr>
          <w:sz w:val="22"/>
        </w:rPr>
        <w:t>s of other sorts</w:t>
      </w:r>
      <w:r w:rsidRPr="00486765">
        <w:rPr>
          <w:sz w:val="22"/>
        </w:rPr>
        <w:t>, a function is an internally-grounded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ways which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r w:rsidRPr="00486765">
        <w:rPr>
          <w:rFonts w:ascii="Times New Roman Italic" w:hAnsi="Times New Roman Italic"/>
          <w:sz w:val="22"/>
          <w:szCs w:val="23"/>
        </w:rPr>
        <w:t>artifactual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BFO</w:t>
      </w:r>
      <w:proofErr w:type="gramStart"/>
      <w:r w:rsidR="00861F97" w:rsidRPr="00486765">
        <w:rPr>
          <w:sz w:val="22"/>
          <w:szCs w:val="23"/>
        </w:rPr>
        <w:t>:</w:t>
      </w:r>
      <w:r w:rsidR="00861F97" w:rsidRPr="00486765">
        <w:rPr>
          <w:i/>
          <w:sz w:val="22"/>
          <w:szCs w:val="23"/>
        </w:rPr>
        <w:t>function</w:t>
      </w:r>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xml:space="preserve">, to </w:t>
      </w:r>
      <w:r w:rsidR="00443209" w:rsidRPr="00486765">
        <w:rPr>
          <w:sz w:val="22"/>
          <w:szCs w:val="23"/>
        </w:rPr>
        <w:lastRenderedPageBreak/>
        <w:t>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r w:rsidR="00443209" w:rsidRPr="00486765">
        <w:rPr>
          <w:sz w:val="22"/>
          <w:szCs w:val="23"/>
        </w:rPr>
        <w:t>artifactual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77777777" w:rsidR="00CD7D2D" w:rsidRPr="00486765" w:rsidRDefault="00492DAF" w:rsidP="00486765">
      <w:pPr>
        <w:pStyle w:val="Specification"/>
        <w:rPr>
          <w:i/>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role_of</w:t>
      </w:r>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p>
    <w:p w14:paraId="258F8E36" w14:textId="77777777" w:rsidR="00CD7D2D" w:rsidRPr="00486765" w:rsidRDefault="00492DAF">
      <w:pPr>
        <w:pStyle w:val="Specification"/>
        <w:rPr>
          <w:b/>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disposition_of</w:t>
      </w:r>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p>
    <w:p w14:paraId="0F4F77F3" w14:textId="77777777" w:rsidR="001B0E9B" w:rsidRPr="00486765" w:rsidRDefault="00492DAF">
      <w:pPr>
        <w:pStyle w:val="Specification"/>
        <w:rPr>
          <w:i/>
          <w:sz w:val="22"/>
        </w:rPr>
      </w:pPr>
      <w:r w:rsidRPr="00486765">
        <w:rPr>
          <w:rStyle w:val="SpecificationType"/>
          <w:sz w:val="22"/>
        </w:rPr>
        <w:t>Definition</w:t>
      </w:r>
      <w:r w:rsidRPr="00486765">
        <w:rPr>
          <w:smallCaps/>
          <w:sz w:val="22"/>
        </w:rPr>
        <w:t xml:space="preserve">: </w:t>
      </w:r>
      <w:r w:rsidR="00CD7D2D" w:rsidRPr="00486765">
        <w:rPr>
          <w:i/>
          <w:sz w:val="22"/>
        </w:rPr>
        <w:t>a</w:t>
      </w:r>
      <w:r w:rsidR="00C0143F" w:rsidRPr="00486765">
        <w:rPr>
          <w:i/>
          <w:sz w:val="22"/>
        </w:rPr>
        <w:t xml:space="preserve"> </w:t>
      </w:r>
      <w:r w:rsidR="00CD7D2D" w:rsidRPr="00486765">
        <w:rPr>
          <w:b/>
          <w:sz w:val="22"/>
        </w:rPr>
        <w:t>function_of</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r w:rsidR="00CD7D2D" w:rsidRPr="00486765">
        <w:rPr>
          <w:b/>
          <w:sz w:val="22"/>
        </w:rPr>
        <w:t>inheres_in</w:t>
      </w:r>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p>
    <w:p w14:paraId="40A2A95F" w14:textId="01EA7773" w:rsidR="005E4226" w:rsidRPr="00486765" w:rsidRDefault="00492DAF">
      <w:pPr>
        <w:pStyle w:val="Specification"/>
        <w:rPr>
          <w:i/>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b/>
          <w:sz w:val="22"/>
        </w:rPr>
        <w:t xml:space="preserve">has_role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b/>
          <w:sz w:val="22"/>
        </w:rPr>
        <w:t xml:space="preserve">role_of </w:t>
      </w:r>
      <w:r w:rsidR="005E4226" w:rsidRPr="00486765">
        <w:rPr>
          <w:i/>
          <w:sz w:val="22"/>
        </w:rPr>
        <w:t xml:space="preserve">a </w:t>
      </w:r>
      <w:r w:rsidR="005E4226" w:rsidRPr="00486765">
        <w:rPr>
          <w:b/>
          <w:sz w:val="22"/>
        </w:rPr>
        <w:t xml:space="preserve">at </w:t>
      </w:r>
      <w:r w:rsidR="005E4226" w:rsidRPr="00486765">
        <w:rPr>
          <w:i/>
          <w:sz w:val="22"/>
        </w:rPr>
        <w:t>t</w:t>
      </w:r>
    </w:p>
    <w:p w14:paraId="3B486F10" w14:textId="77777777" w:rsidR="005E4226" w:rsidRPr="00486765" w:rsidRDefault="00492DAF">
      <w:pPr>
        <w:pStyle w:val="Specification"/>
        <w:rPr>
          <w:i/>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has_disposition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disposition_of </w:t>
      </w:r>
      <w:r w:rsidR="005E4226" w:rsidRPr="00486765">
        <w:rPr>
          <w:i/>
          <w:sz w:val="22"/>
        </w:rPr>
        <w:t xml:space="preserve">a </w:t>
      </w:r>
      <w:r w:rsidR="005E4226" w:rsidRPr="00486765">
        <w:rPr>
          <w:sz w:val="22"/>
        </w:rPr>
        <w:t xml:space="preserve">at </w:t>
      </w:r>
      <w:r w:rsidR="005E4226" w:rsidRPr="00486765">
        <w:rPr>
          <w:i/>
          <w:sz w:val="22"/>
        </w:rPr>
        <w:t>t</w:t>
      </w:r>
    </w:p>
    <w:p w14:paraId="64D99293" w14:textId="77777777" w:rsidR="005E4226" w:rsidRPr="00486765" w:rsidRDefault="00492DAF">
      <w:pPr>
        <w:pStyle w:val="Specification"/>
        <w:rPr>
          <w:i/>
          <w:sz w:val="22"/>
        </w:rPr>
      </w:pPr>
      <w:r w:rsidRPr="00486765">
        <w:rPr>
          <w:rStyle w:val="SpecificationType"/>
          <w:sz w:val="22"/>
        </w:rPr>
        <w:t>Definition</w:t>
      </w:r>
      <w:r w:rsidRPr="00486765">
        <w:rPr>
          <w:smallCaps/>
          <w:sz w:val="22"/>
        </w:rPr>
        <w:t xml:space="preserve">: </w:t>
      </w:r>
      <w:r w:rsidR="005E4226" w:rsidRPr="00486765">
        <w:rPr>
          <w:i/>
          <w:sz w:val="22"/>
        </w:rPr>
        <w:t xml:space="preserve">a </w:t>
      </w:r>
      <w:r w:rsidR="005E4226" w:rsidRPr="00486765">
        <w:rPr>
          <w:sz w:val="22"/>
        </w:rPr>
        <w:t xml:space="preserve">has_function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r w:rsidR="005E4226" w:rsidRPr="00486765">
        <w:rPr>
          <w:sz w:val="22"/>
        </w:rPr>
        <w:t xml:space="preserve">function_of </w:t>
      </w:r>
      <w:r w:rsidR="005E4226" w:rsidRPr="00486765">
        <w:rPr>
          <w:i/>
          <w:sz w:val="22"/>
        </w:rPr>
        <w:t xml:space="preserve">a </w:t>
      </w:r>
      <w:r w:rsidR="005E4226" w:rsidRPr="00486765">
        <w:rPr>
          <w:sz w:val="22"/>
        </w:rPr>
        <w:t xml:space="preserve">at </w:t>
      </w:r>
      <w:r w:rsidR="005E4226" w:rsidRPr="00486765">
        <w:rPr>
          <w:i/>
          <w:sz w:val="22"/>
        </w:rPr>
        <w:t>t</w:t>
      </w:r>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0076EF69" w:rsidR="00F12306" w:rsidRPr="00486765" w:rsidRDefault="0054207A" w:rsidP="00486765">
      <w:pPr>
        <w:pStyle w:val="Specification"/>
        <w:rPr>
          <w:sz w:val="22"/>
        </w:rPr>
      </w:pPr>
      <w:r w:rsidRPr="00486765">
        <w:rPr>
          <w:rStyle w:val="SpecificationType"/>
          <w:sz w:val="22"/>
        </w:rPr>
        <w:t>Elucidation</w:t>
      </w:r>
      <w:r w:rsidRPr="00486765">
        <w:rPr>
          <w:sz w:val="22"/>
        </w:rPr>
        <w:t xml:space="preserve">: </w:t>
      </w:r>
      <w:r w:rsidR="00F12306" w:rsidRPr="00486765">
        <w:rPr>
          <w:i/>
          <w:sz w:val="22"/>
        </w:rPr>
        <w:t>a</w:t>
      </w:r>
      <w:r w:rsidR="00F12306" w:rsidRPr="00486765">
        <w:rPr>
          <w:sz w:val="22"/>
        </w:rPr>
        <w:t xml:space="preserve"> </w:t>
      </w:r>
      <w:r w:rsidR="00551C5E" w:rsidRPr="00486765">
        <w:rPr>
          <w:b/>
          <w:sz w:val="22"/>
        </w:rPr>
        <w:t>has_material_basis</w:t>
      </w:r>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lastRenderedPageBreak/>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b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there is some </w:t>
      </w:r>
      <w:r w:rsidRPr="00486765">
        <w:rPr>
          <w:i/>
          <w:sz w:val="22"/>
        </w:rPr>
        <w:t xml:space="preserve">c </w:t>
      </w:r>
      <w:r w:rsidRPr="00486765">
        <w:rPr>
          <w:b/>
          <w:sz w:val="22"/>
        </w:rPr>
        <w:t>bearer_of</w:t>
      </w:r>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r w:rsidRPr="00486765">
        <w:rPr>
          <w:i/>
          <w:sz w:val="22"/>
        </w:rPr>
        <w:t xml:space="preserve">b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355EF5E7" w:rsidR="000C52A3" w:rsidRPr="00486765" w:rsidRDefault="005E4226">
      <w:pPr>
        <w:pStyle w:val="Specification"/>
        <w:ind w:left="1440"/>
        <w:rPr>
          <w:sz w:val="22"/>
        </w:rPr>
      </w:pPr>
      <w:r w:rsidRPr="00486765">
        <w:rPr>
          <w:sz w:val="22"/>
        </w:rPr>
        <w:t xml:space="preserve">&amp; </w:t>
      </w:r>
      <w:r w:rsidRPr="00486765">
        <w:rPr>
          <w:i/>
          <w:sz w:val="22"/>
        </w:rPr>
        <w:t xml:space="preserve">c </w:t>
      </w:r>
      <w:r w:rsidRPr="00486765">
        <w:rPr>
          <w:b/>
          <w:sz w:val="22"/>
        </w:rPr>
        <w:t>has_disposition</w:t>
      </w:r>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p>
    <w:p w14:paraId="45653FF0" w14:textId="77777777" w:rsidR="005E4226" w:rsidRPr="00486765" w:rsidRDefault="005E4226" w:rsidP="00486765">
      <w:pPr>
        <w:pStyle w:val="Specification"/>
        <w:rPr>
          <w:sz w:val="22"/>
        </w:rPr>
      </w:pPr>
      <w:r w:rsidRPr="00486765">
        <w:rPr>
          <w:rStyle w:val="SpecificationType"/>
          <w:sz w:val="22"/>
        </w:rPr>
        <w:t>Examples</w:t>
      </w:r>
      <w:r w:rsidRPr="00486765">
        <w:rPr>
          <w:sz w:val="22"/>
        </w:rPr>
        <w:t xml:space="preserve">: the material basis of John’s disposition to cough is the viral infection in John’s upper respiratory tract; the material basis of the disposition to wear unevenly of John’s </w:t>
      </w:r>
      <w:r w:rsidR="00D17B61" w:rsidRPr="00486765">
        <w:rPr>
          <w:sz w:val="22"/>
        </w:rPr>
        <w:t>tires</w:t>
      </w:r>
      <w:r w:rsidRPr="00486765">
        <w:rPr>
          <w:sz w:val="22"/>
        </w:rPr>
        <w:t xml:space="preserve"> is the worn suspension of his car.</w:t>
      </w:r>
    </w:p>
    <w:p w14:paraId="5852A809" w14:textId="77777777" w:rsidR="0079125C" w:rsidRPr="00486765" w:rsidRDefault="00480161" w:rsidP="00486765">
      <w:pPr>
        <w:pStyle w:val="Heading3"/>
        <w:rPr>
          <w:sz w:val="22"/>
        </w:rPr>
      </w:pPr>
      <w:bookmarkStart w:id="77" w:name="_Ref309403428"/>
      <w:bookmarkStart w:id="78" w:name="_Toc313270721"/>
      <w:bookmarkStart w:id="79" w:name="_Toc316818756"/>
      <w:r w:rsidRPr="00486765">
        <w:rPr>
          <w:sz w:val="22"/>
        </w:rPr>
        <w:t xml:space="preserve">2.3 </w:t>
      </w:r>
      <w:r w:rsidR="00DA4D68" w:rsidRPr="00486765">
        <w:rPr>
          <w:sz w:val="22"/>
        </w:rPr>
        <w:t>Generically dependent</w:t>
      </w:r>
      <w:r w:rsidR="00921592" w:rsidRPr="00486765">
        <w:rPr>
          <w:sz w:val="22"/>
        </w:rPr>
        <w:t xml:space="preserve"> continuant</w:t>
      </w:r>
      <w:bookmarkEnd w:id="77"/>
      <w:bookmarkEnd w:id="78"/>
      <w:bookmarkEnd w:id="79"/>
    </w:p>
    <w:p w14:paraId="760556E7" w14:textId="77777777" w:rsidR="0020142B" w:rsidRPr="00486765" w:rsidRDefault="0020142B" w:rsidP="00486765">
      <w:pPr>
        <w:rPr>
          <w:sz w:val="22"/>
        </w:rPr>
      </w:pPr>
    </w:p>
    <w:p w14:paraId="45E3E2DD" w14:textId="77777777" w:rsidR="008E7991" w:rsidRPr="00486765" w:rsidRDefault="00492DAF" w:rsidP="00486765">
      <w:pPr>
        <w:pStyle w:val="Specification"/>
        <w:rPr>
          <w:sz w:val="22"/>
        </w:rPr>
      </w:pPr>
      <w:r w:rsidRPr="00486765">
        <w:rPr>
          <w:rStyle w:val="SpecificationType"/>
          <w:sz w:val="22"/>
        </w:rPr>
        <w:t>Definition</w:t>
      </w:r>
      <w:r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3E0C5C" w:rsidRPr="00486765">
        <w:rPr>
          <w:sz w:val="22"/>
        </w:rPr>
        <w:t>=Def.</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t xml:space="preserve">&amp; </w:t>
      </w:r>
      <w:r w:rsidR="003E0C5C" w:rsidRPr="00486765">
        <w:rPr>
          <w:sz w:val="22"/>
        </w:rPr>
        <w:t xml:space="preserve">for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r w:rsidR="003E0C5C" w:rsidRPr="00486765">
        <w:rPr>
          <w:sz w:val="22"/>
        </w:rPr>
        <w:t xml:space="preserve">necessarily,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r w:rsidR="00861F97" w:rsidRPr="00486765">
        <w:rPr>
          <w:b/>
          <w:sz w:val="22"/>
        </w:rPr>
        <w:t>instance_</w:t>
      </w:r>
      <w:r w:rsidR="00F93648" w:rsidRPr="00486765">
        <w:rPr>
          <w:b/>
          <w:sz w:val="22"/>
        </w:rPr>
        <w:t>of</w:t>
      </w:r>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64EDF9DE" w:rsidR="003E0C5C" w:rsidRPr="00486765" w:rsidRDefault="008E7991">
      <w:pPr>
        <w:pStyle w:val="Specification"/>
        <w:ind w:left="1440"/>
        <w:rPr>
          <w:sz w:val="22"/>
        </w:rPr>
      </w:pPr>
      <w:r w:rsidRPr="00486765">
        <w:rPr>
          <w:sz w:val="22"/>
        </w:rPr>
        <w:t>&amp; not (</w:t>
      </w:r>
      <w:r w:rsidRPr="00486765">
        <w:rPr>
          <w:i/>
          <w:sz w:val="22"/>
        </w:rPr>
        <w:t xml:space="preserve">a </w:t>
      </w:r>
      <w:r w:rsidRPr="00486765">
        <w:rPr>
          <w:b/>
          <w:sz w:val="22"/>
        </w:rPr>
        <w:t>s-depends_on</w:t>
      </w:r>
      <w:r w:rsidRPr="00486765">
        <w:rPr>
          <w:sz w:val="22"/>
        </w:rPr>
        <w:t xml:space="preserve"> </w:t>
      </w:r>
      <w:r w:rsidRPr="00486765">
        <w:rPr>
          <w:i/>
          <w:sz w:val="22"/>
        </w:rPr>
        <w:t>b</w:t>
      </w:r>
      <w:r w:rsidRPr="00486765">
        <w:rPr>
          <w:sz w:val="22"/>
        </w:rPr>
        <w:t>)</w:t>
      </w:r>
    </w:p>
    <w:p w14:paraId="5D9BDEA7" w14:textId="77777777" w:rsidR="008E7991" w:rsidRPr="00486765" w:rsidRDefault="00EA4C49" w:rsidP="00486765">
      <w:pPr>
        <w:pStyle w:val="Specification"/>
        <w:rPr>
          <w:smallCaps/>
          <w:sz w:val="22"/>
        </w:rPr>
      </w:pPr>
      <w:r w:rsidRPr="00486765">
        <w:rPr>
          <w:rStyle w:val="SpecificationType"/>
          <w:sz w:val="22"/>
        </w:rPr>
        <w:t>Domain</w:t>
      </w:r>
      <w:r w:rsidRPr="00486765">
        <w:rPr>
          <w:smallCaps/>
          <w:sz w:val="22"/>
        </w:rPr>
        <w:t xml:space="preserve">: </w:t>
      </w:r>
      <w:r w:rsidRPr="00486765">
        <w:rPr>
          <w:sz w:val="22"/>
        </w:rPr>
        <w:t>generically dependent continuant</w:t>
      </w:r>
    </w:p>
    <w:p w14:paraId="3FB98815" w14:textId="58447A01" w:rsidR="00EA4C49" w:rsidRPr="00486765" w:rsidRDefault="00EA4C49">
      <w:pPr>
        <w:pStyle w:val="Specification"/>
        <w:rPr>
          <w:sz w:val="22"/>
        </w:rPr>
      </w:pPr>
      <w:r w:rsidRPr="00486765">
        <w:rPr>
          <w:rStyle w:val="SpecificationType"/>
          <w:sz w:val="22"/>
        </w:rPr>
        <w:t>Range</w:t>
      </w:r>
      <w:r w:rsidRPr="00486765">
        <w:rPr>
          <w:smallCaps/>
          <w:sz w:val="22"/>
        </w:rPr>
        <w:t xml:space="preserve">: </w:t>
      </w:r>
      <w:r w:rsidRPr="00486765">
        <w:rPr>
          <w:sz w:val="22"/>
        </w:rPr>
        <w:t xml:space="preserve">independent continuant </w:t>
      </w:r>
    </w:p>
    <w:p w14:paraId="00E6BDEC" w14:textId="77777777" w:rsidR="00CF68CB" w:rsidRPr="00486765" w:rsidRDefault="00CF68CB">
      <w:pPr>
        <w:pStyle w:val="Specification"/>
        <w:rPr>
          <w:sz w:val="22"/>
        </w:rPr>
      </w:pPr>
    </w:p>
    <w:p w14:paraId="4BA6582F" w14:textId="77777777" w:rsidR="00943EF8" w:rsidRPr="00486765" w:rsidRDefault="00236D40">
      <w:pPr>
        <w:pStyle w:val="Specification"/>
        <w:rPr>
          <w:sz w:val="22"/>
        </w:rPr>
      </w:pPr>
      <w:r w:rsidRPr="00486765">
        <w:rPr>
          <w:rStyle w:val="SpecificationType"/>
          <w:sz w:val="22"/>
        </w:rPr>
        <w:t>Axiom</w:t>
      </w:r>
      <w:r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p>
    <w:p w14:paraId="4791D2A6" w14:textId="77777777" w:rsidR="00943EF8" w:rsidRPr="00486765" w:rsidRDefault="00943EF8">
      <w:pPr>
        <w:pStyle w:val="Specification"/>
        <w:rPr>
          <w:sz w:val="22"/>
        </w:rPr>
      </w:pPr>
    </w:p>
    <w:p w14:paraId="185B1795" w14:textId="59CA5ED5" w:rsidR="00587B67" w:rsidRPr="00486765" w:rsidRDefault="008520E4">
      <w:pPr>
        <w:pStyle w:val="Specification"/>
        <w:rPr>
          <w:sz w:val="22"/>
        </w:rPr>
      </w:pPr>
      <w:r w:rsidRPr="00486765">
        <w:rPr>
          <w:rStyle w:val="SpecificationType"/>
          <w:sz w:val="22"/>
        </w:rPr>
        <w:t>Definition</w:t>
      </w:r>
      <w:r w:rsidRPr="00486765">
        <w:rPr>
          <w:smallCaps/>
          <w:sz w:val="22"/>
        </w:rPr>
        <w:t xml:space="preserve">: </w:t>
      </w:r>
      <w:proofErr w:type="gramStart"/>
      <w:r w:rsidR="0020142B" w:rsidRPr="00486765">
        <w:rPr>
          <w:i/>
          <w:sz w:val="22"/>
        </w:rPr>
        <w:t>a</w:t>
      </w:r>
      <w:r w:rsidR="00B57B3C" w:rsidRPr="00486765">
        <w:rPr>
          <w:i/>
          <w:sz w:val="22"/>
        </w:rPr>
        <w:t xml:space="preserve"> i</w:t>
      </w:r>
      <w:r w:rsidR="0020142B" w:rsidRPr="00486765">
        <w:rPr>
          <w:sz w:val="22"/>
        </w:rPr>
        <w:t>s</w:t>
      </w:r>
      <w:proofErr w:type="gramEnd"/>
      <w:r w:rsidR="0020142B" w:rsidRPr="00486765">
        <w:rPr>
          <w:sz w:val="22"/>
        </w:rPr>
        <w:t xml:space="preserve">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p>
    <w:p w14:paraId="79A47063" w14:textId="701C3E5C" w:rsidR="00587B67" w:rsidRPr="00486765" w:rsidRDefault="00F93648">
      <w:pPr>
        <w:pStyle w:val="Specification"/>
        <w:rPr>
          <w:sz w:val="18"/>
          <w:szCs w:val="20"/>
        </w:rPr>
      </w:pPr>
      <w:r w:rsidRPr="00486765">
        <w:rPr>
          <w:rStyle w:val="SpecificationType"/>
          <w:sz w:val="22"/>
        </w:rPr>
        <w:lastRenderedPageBreak/>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the pdf file on your laptop, the p</w:t>
      </w:r>
      <w:r w:rsidR="00DA4D68" w:rsidRPr="00486765">
        <w:rPr>
          <w:sz w:val="22"/>
        </w:rPr>
        <w:t>df file that is a copy thereof o</w:t>
      </w:r>
      <w:r w:rsidR="00587B67" w:rsidRPr="00486765">
        <w:rPr>
          <w:sz w:val="22"/>
        </w:rPr>
        <w:t>n my laptop; the sequence of this protein molecule; the sequence that is a copy thereof in that protein molecule</w:t>
      </w:r>
      <w:r w:rsidR="00861F97" w:rsidRPr="00486765">
        <w:rPr>
          <w:sz w:val="22"/>
        </w:rPr>
        <w:t>.</w:t>
      </w:r>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the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r w:rsidR="003138D6" w:rsidRPr="00486765">
        <w:rPr>
          <w:sz w:val="22"/>
        </w:rPr>
        <w:t>)</w:t>
      </w:r>
      <w:r w:rsidRPr="00486765">
        <w:rPr>
          <w:sz w:val="22"/>
        </w:rPr>
        <w:t xml:space="preserve"> which is </w:t>
      </w:r>
      <w:r w:rsidR="003138D6" w:rsidRPr="00486765">
        <w:rPr>
          <w:sz w:val="22"/>
        </w:rPr>
        <w:t xml:space="preserve">a work of literature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inkmarks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80" w:name="_Toc313270722"/>
      <w:bookmarkStart w:id="81" w:name="_Toc316818757"/>
      <w:r w:rsidRPr="00486765">
        <w:rPr>
          <w:sz w:val="24"/>
        </w:rPr>
        <w:t>Relation of concretization</w:t>
      </w:r>
      <w:bookmarkEnd w:id="80"/>
      <w:bookmarkEnd w:id="81"/>
    </w:p>
    <w:p w14:paraId="125446CD" w14:textId="77777777" w:rsidR="0046137A" w:rsidRPr="00486765" w:rsidRDefault="0046137A" w:rsidP="00486765">
      <w:pPr>
        <w:rPr>
          <w:sz w:val="22"/>
        </w:rPr>
      </w:pPr>
    </w:p>
    <w:p w14:paraId="0152A224" w14:textId="6F3F038F" w:rsidR="00B734E8" w:rsidRPr="00486765" w:rsidRDefault="0054207A" w:rsidP="00486765">
      <w:pPr>
        <w:pStyle w:val="Specification"/>
        <w:rPr>
          <w:i/>
          <w:sz w:val="22"/>
        </w:rPr>
      </w:pPr>
      <w:r w:rsidRPr="00486765">
        <w:rPr>
          <w:rStyle w:val="SpecificationType"/>
          <w:sz w:val="22"/>
        </w:rPr>
        <w:t>Definition</w:t>
      </w:r>
      <w:r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 </w:t>
      </w:r>
      <w:r w:rsidR="00B734E8" w:rsidRPr="00486765">
        <w:rPr>
          <w:sz w:val="22"/>
        </w:rPr>
        <w:t xml:space="preserve">Def.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w:t>
      </w:r>
      <w:proofErr w:type="gramStart"/>
      <w:r w:rsidR="00B734E8" w:rsidRPr="00486765">
        <w:rPr>
          <w:i/>
          <w:sz w:val="22"/>
        </w:rPr>
        <w:t>a</w:t>
      </w:r>
      <w:proofErr w:type="gramEnd"/>
      <w:r w:rsidR="00B734E8" w:rsidRPr="00486765">
        <w:rPr>
          <w:i/>
          <w:sz w:val="22"/>
        </w:rPr>
        <w:t xml:space="preserve">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datum</w:t>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t>Data, databases, pdf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templating process. Only where such a templating process exists do we have the sorts of patterns which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2E4852F4" w:rsidR="00047E4F" w:rsidRPr="00486765" w:rsidRDefault="00236D40" w:rsidP="00486765">
      <w:pPr>
        <w:pStyle w:val="Specification"/>
        <w:rPr>
          <w:i/>
          <w:sz w:val="22"/>
        </w:rPr>
      </w:pPr>
      <w:r w:rsidRPr="00486765">
        <w:rPr>
          <w:rStyle w:val="SpecificationType"/>
          <w:sz w:val="22"/>
        </w:rPr>
        <w:t>Axiom</w:t>
      </w:r>
      <w:r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 xml:space="preserve">at some time, then there is some </w:t>
      </w:r>
      <w:r w:rsidR="00601C8D" w:rsidRPr="00486765">
        <w:rPr>
          <w:i/>
          <w:sz w:val="22"/>
        </w:rPr>
        <w:t>c</w:t>
      </w:r>
      <w:r w:rsidR="00773334" w:rsidRPr="00486765">
        <w:rPr>
          <w:sz w:val="22"/>
        </w:rPr>
        <w:t>,</w:t>
      </w:r>
      <w:r w:rsidR="00FB0792" w:rsidRPr="00486765">
        <w:rPr>
          <w:i/>
          <w:sz w:val="22"/>
        </w:rPr>
        <w:t xml:space="preserve"> </w:t>
      </w:r>
      <w:r w:rsidR="00FB0792" w:rsidRPr="00486765">
        <w:rPr>
          <w:sz w:val="22"/>
        </w:rPr>
        <w:t>which is</w:t>
      </w:r>
      <w:r w:rsidR="00601C8D" w:rsidRPr="00486765">
        <w:rPr>
          <w:i/>
          <w:sz w:val="22"/>
        </w:rPr>
        <w:t xml:space="preserve"> </w:t>
      </w:r>
      <w:r w:rsidR="00601C8D" w:rsidRPr="00486765">
        <w:rPr>
          <w:sz w:val="22"/>
        </w:rPr>
        <w:t xml:space="preserve">a </w:t>
      </w:r>
      <w:r w:rsidR="00601C8D" w:rsidRPr="00486765">
        <w:rPr>
          <w:b/>
          <w:sz w:val="22"/>
        </w:rPr>
        <w:t>concretization</w:t>
      </w:r>
      <w:r w:rsidR="00601C8D" w:rsidRPr="00486765">
        <w:rPr>
          <w:sz w:val="22"/>
        </w:rPr>
        <w:t xml:space="preserve"> of </w:t>
      </w:r>
      <w:r w:rsidR="00601C8D" w:rsidRPr="00486765">
        <w:rPr>
          <w:i/>
          <w:sz w:val="22"/>
        </w:rPr>
        <w:t>a</w:t>
      </w:r>
      <w:r w:rsidR="00FB0792" w:rsidRPr="00486765">
        <w:rPr>
          <w:sz w:val="22"/>
        </w:rPr>
        <w:t xml:space="preserve"> and</w:t>
      </w:r>
      <w:r w:rsidR="00601C8D" w:rsidRPr="00486765">
        <w:rPr>
          <w:sz w:val="22"/>
        </w:rPr>
        <w:t xml:space="preserve"> which</w:t>
      </w:r>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r w:rsidR="00D37C38" w:rsidRPr="00486765">
        <w:rPr>
          <w:sz w:val="22"/>
        </w:rPr>
        <w:lastRenderedPageBreak/>
        <w:t>sub</w:t>
      </w:r>
      <w:r w:rsidR="004F7B87" w:rsidRPr="00486765">
        <w:rPr>
          <w:sz w:val="22"/>
        </w:rPr>
        <w:t>plans</w:t>
      </w:r>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r w:rsidR="00AD4F8F" w:rsidRPr="00486765">
        <w:rPr>
          <w:sz w:val="22"/>
        </w:rPr>
        <w:t xml:space="preserve">subactivities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1"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82" w:name="_Toc313270723"/>
      <w:bookmarkStart w:id="83" w:name="_Toc316818758"/>
      <w:r w:rsidRPr="00486765">
        <w:rPr>
          <w:sz w:val="24"/>
        </w:rPr>
        <w:t xml:space="preserve">3. </w:t>
      </w:r>
      <w:r w:rsidR="00FB129B" w:rsidRPr="00486765">
        <w:rPr>
          <w:sz w:val="24"/>
        </w:rPr>
        <w:t>Occurrent</w:t>
      </w:r>
      <w:bookmarkEnd w:id="82"/>
      <w:bookmarkEnd w:id="83"/>
    </w:p>
    <w:p w14:paraId="299C82B5" w14:textId="187EFA7D" w:rsidR="00604D54" w:rsidRDefault="00604D54" w:rsidP="00630FA6">
      <w:pPr>
        <w:ind w:left="720"/>
        <w:rPr>
          <w:sz w:val="22"/>
        </w:rPr>
      </w:pPr>
      <w:r w:rsidRPr="00486765">
        <w:rPr>
          <w:rStyle w:val="SpecificationType"/>
          <w:sz w:val="22"/>
        </w:rPr>
        <w:t>Elucidation</w:t>
      </w:r>
      <w:r w:rsidRPr="00486765">
        <w:rPr>
          <w:sz w:val="22"/>
        </w:rPr>
        <w:t xml:space="preserve">: </w:t>
      </w:r>
      <w:r>
        <w:rPr>
          <w:sz w:val="22"/>
        </w:rPr>
        <w:t xml:space="preserve">An </w:t>
      </w:r>
      <w:r w:rsidRPr="00630FA6">
        <w:rPr>
          <w:i/>
          <w:sz w:val="22"/>
        </w:rPr>
        <w:t>occurrent</w:t>
      </w:r>
      <w:r w:rsidRPr="00486765">
        <w:rPr>
          <w:sz w:val="22"/>
        </w:rPr>
        <w:t xml:space="preserve"> </w:t>
      </w:r>
      <w:r>
        <w:rPr>
          <w:sz w:val="22"/>
        </w:rPr>
        <w:t>is an entity that unfolds itself in time or it is the instantaneous boundary of such an entity (for example a beginning or an ending) or it is a temporal or spatiotemporal region which such an entity occupies</w:t>
      </w:r>
      <w:r w:rsidRPr="00486765">
        <w:rPr>
          <w:i/>
          <w:sz w:val="22"/>
        </w:rPr>
        <w:t>.</w:t>
      </w:r>
    </w:p>
    <w:p w14:paraId="58AC0962" w14:textId="4616B515" w:rsidR="008A6C9D" w:rsidRPr="00486765" w:rsidRDefault="00AD4F8F">
      <w:pPr>
        <w:rPr>
          <w:sz w:val="22"/>
        </w:rPr>
      </w:pPr>
      <w:r w:rsidRPr="00486765">
        <w:rPr>
          <w:sz w:val="22"/>
        </w:rPr>
        <w:t>The realm of o</w:t>
      </w:r>
      <w:r w:rsidR="00F93648" w:rsidRPr="00486765">
        <w:rPr>
          <w:sz w:val="22"/>
        </w:rPr>
        <w:t>ccurrents</w:t>
      </w:r>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occurrent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occurrents </w:t>
      </w:r>
      <w:r w:rsidR="00F93648" w:rsidRPr="00486765">
        <w:rPr>
          <w:sz w:val="22"/>
        </w:rPr>
        <w:t>are typically either parasitic on the existence of natural units on the continuant side</w:t>
      </w:r>
      <w:r w:rsidRPr="00486765">
        <w:rPr>
          <w:sz w:val="22"/>
        </w:rPr>
        <w:t xml:space="preserve"> (for example in the cases of births and deaths, and of similar object-bound process boundaries)</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lastRenderedPageBreak/>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zebrafish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 </w:t>
      </w:r>
      <w:r w:rsidRPr="00486765">
        <w:rPr>
          <w:sz w:val="22"/>
        </w:rPr>
        <w:t>which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84" w:name="_Toc313270724"/>
      <w:bookmarkStart w:id="85" w:name="_Toc316818759"/>
      <w:r w:rsidRPr="00486765">
        <w:rPr>
          <w:sz w:val="24"/>
          <w:shd w:val="clear" w:color="auto" w:fill="FFFFFF"/>
        </w:rPr>
        <w:t>Relation of temporal parthood</w:t>
      </w:r>
      <w:bookmarkEnd w:id="84"/>
      <w:bookmarkEnd w:id="85"/>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proofErr w:type="spellStart"/>
      <w:r w:rsidR="003D5797" w:rsidRPr="00486765">
        <w:rPr>
          <w:b/>
          <w:sz w:val="22"/>
        </w:rPr>
        <w:t>occurrent_</w:t>
      </w:r>
      <w:r w:rsidR="007F452D" w:rsidRPr="00486765">
        <w:rPr>
          <w:b/>
          <w:sz w:val="22"/>
        </w:rPr>
        <w:t>part_of</w:t>
      </w:r>
      <w:proofErr w:type="spellEnd"/>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r w:rsidR="007F452D" w:rsidRPr="00486765">
        <w:rPr>
          <w:b/>
          <w:sz w:val="22"/>
        </w:rPr>
        <w:t xml:space="preserve">temporal_part_of </w:t>
      </w:r>
      <w:r w:rsidR="007F452D" w:rsidRPr="00486765">
        <w:rPr>
          <w:sz w:val="22"/>
        </w:rPr>
        <w:t xml:space="preserve">which holds between two occurrents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516B7F3C" w:rsidR="00773334" w:rsidRPr="00B56876" w:rsidRDefault="00E961B4" w:rsidP="00486765">
      <w:pPr>
        <w:pStyle w:val="Specification"/>
      </w:pPr>
      <w:r>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r w:rsidR="00A94D95" w:rsidRPr="00486765">
        <w:rPr>
          <w:b/>
          <w:sz w:val="22"/>
        </w:rPr>
        <w:t xml:space="preserve">temporal_part_of </w:t>
      </w:r>
      <w:r w:rsidR="00A94D95" w:rsidRPr="00486765">
        <w:rPr>
          <w:i/>
          <w:sz w:val="22"/>
        </w:rPr>
        <w:t xml:space="preserve">b </w:t>
      </w:r>
      <w:r>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proofErr w:type="spellStart"/>
      <w:r w:rsidR="00455895" w:rsidRPr="00486765">
        <w:rPr>
          <w:b/>
          <w:sz w:val="22"/>
        </w:rPr>
        <w:t>occurrent_</w:t>
      </w:r>
      <w:r w:rsidRPr="00486765">
        <w:rPr>
          <w:b/>
          <w:sz w:val="22"/>
        </w:rPr>
        <w:t>part_of</w:t>
      </w:r>
      <w:proofErr w:type="spellEnd"/>
      <w:r w:rsidRPr="00486765">
        <w:rPr>
          <w:b/>
          <w:sz w:val="22"/>
        </w:rPr>
        <w:t xml:space="preserve">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for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630FA6">
      <w:pPr>
        <w:pStyle w:val="Specification"/>
      </w:pPr>
      <w:r>
        <w:t xml:space="preserve">&amp; for all occurrents </w:t>
      </w:r>
      <w:r w:rsidRPr="00630FA6">
        <w:rPr>
          <w:i/>
        </w:rPr>
        <w:t>c</w:t>
      </w:r>
      <w:r w:rsidRPr="0003148A">
        <w:t>,</w:t>
      </w:r>
      <w:r>
        <w:t xml:space="preserve"> </w:t>
      </w:r>
      <w:r w:rsidRPr="00630FA6">
        <w:rPr>
          <w:i/>
        </w:rPr>
        <w:t>r</w:t>
      </w:r>
      <w:r>
        <w:sym w:font="Symbol" w:char="F0A2"/>
      </w:r>
      <w:r>
        <w:t xml:space="preserve"> (if </w:t>
      </w:r>
      <w:r w:rsidRPr="00630FA6">
        <w:rPr>
          <w:i/>
        </w:rPr>
        <w:t>c</w:t>
      </w:r>
      <w:r>
        <w:t xml:space="preserve"> </w:t>
      </w:r>
      <w:r>
        <w:rPr>
          <w:b/>
        </w:rPr>
        <w:t xml:space="preserve">occupies </w:t>
      </w:r>
      <w:r w:rsidRPr="00630FA6">
        <w:rPr>
          <w:i/>
        </w:rPr>
        <w:t>r</w:t>
      </w:r>
      <w:r>
        <w:sym w:font="Symbol" w:char="F0A2"/>
      </w:r>
      <w:r>
        <w:t xml:space="preserve">  </w:t>
      </w:r>
      <w:r w:rsidR="007C3D0F" w:rsidRPr="007C3D0F">
        <w:t>&amp; </w:t>
      </w:r>
      <w:r w:rsidR="007C3D0F" w:rsidRPr="00630FA6">
        <w:rPr>
          <w:i/>
        </w:rPr>
        <w:t>r</w:t>
      </w:r>
      <w:r w:rsidR="007C3D0F" w:rsidRPr="007C3D0F">
        <w:rPr>
          <w:rFonts w:ascii="Symbol" w:hAnsi="Symbol"/>
        </w:rPr>
        <w:t></w:t>
      </w:r>
      <w:r w:rsidR="007C3D0F" w:rsidRPr="007C3D0F">
        <w:t> </w:t>
      </w:r>
      <w:proofErr w:type="spellStart"/>
      <w:r w:rsidR="007C3D0F" w:rsidRPr="00630FA6">
        <w:rPr>
          <w:rFonts w:ascii="Times New Roman" w:eastAsiaTheme="minorEastAsia" w:hAnsi="Times New Roman"/>
          <w:b/>
        </w:rPr>
        <w:t>occurrent_part_of</w:t>
      </w:r>
      <w:proofErr w:type="spellEnd"/>
      <w:r w:rsidR="007C3D0F" w:rsidRPr="007C3D0F">
        <w:rPr>
          <w:b/>
          <w:bCs/>
        </w:rPr>
        <w:t> </w:t>
      </w:r>
      <w:r w:rsidR="007C3D0F" w:rsidRPr="00630FA6">
        <w:rPr>
          <w:i/>
        </w:rPr>
        <w:t>r</w:t>
      </w:r>
      <w:r w:rsidR="007C3D0F" w:rsidRPr="007C3D0F">
        <w:t> </w:t>
      </w:r>
    </w:p>
    <w:p w14:paraId="429A3CD7" w14:textId="34D3C29D" w:rsidR="00E961B4" w:rsidRPr="0003148A" w:rsidRDefault="00E961B4" w:rsidP="00630FA6">
      <w:pPr>
        <w:pStyle w:val="Specification"/>
        <w:ind w:left="1440"/>
      </w:pPr>
      <w:proofErr w:type="gramStart"/>
      <w:r>
        <w:rPr>
          <w:sz w:val="22"/>
        </w:rPr>
        <w:t>then</w:t>
      </w:r>
      <w:proofErr w:type="gramEnd"/>
      <w:r>
        <w:rPr>
          <w:sz w:val="22"/>
        </w:rPr>
        <w:t xml:space="preserve"> (</w:t>
      </w:r>
      <w:r>
        <w:rPr>
          <w:i/>
          <w:sz w:val="22"/>
        </w:rPr>
        <w:t xml:space="preserve">c </w:t>
      </w:r>
      <w:proofErr w:type="spellStart"/>
      <w:r>
        <w:rPr>
          <w:b/>
          <w:sz w:val="22"/>
        </w:rPr>
        <w:t>occurrent_part_of</w:t>
      </w:r>
      <w:proofErr w:type="spellEnd"/>
      <w:r>
        <w:rPr>
          <w:b/>
          <w:sz w:val="22"/>
        </w:rPr>
        <w:t xml:space="preserve"> </w:t>
      </w:r>
      <w:r>
        <w:rPr>
          <w:i/>
          <w:sz w:val="22"/>
        </w:rPr>
        <w:t xml:space="preserve">a </w:t>
      </w:r>
      <w:r>
        <w:rPr>
          <w:sz w:val="22"/>
        </w:rPr>
        <w:t xml:space="preserve">iff </w:t>
      </w:r>
      <w:r>
        <w:rPr>
          <w:i/>
          <w:sz w:val="22"/>
        </w:rPr>
        <w:t xml:space="preserve">c </w:t>
      </w:r>
      <w:proofErr w:type="spellStart"/>
      <w:r>
        <w:rPr>
          <w:b/>
          <w:sz w:val="22"/>
        </w:rPr>
        <w:t>occurrent_part_of</w:t>
      </w:r>
      <w:proofErr w:type="spellEnd"/>
      <w:r>
        <w:rPr>
          <w:b/>
          <w:sz w:val="22"/>
        </w:rPr>
        <w:t xml:space="preserve"> </w:t>
      </w:r>
      <w:r w:rsidRPr="0003148A">
        <w:rPr>
          <w:i/>
          <w:sz w:val="22"/>
        </w:rPr>
        <w:t>b</w:t>
      </w:r>
      <w:r>
        <w:rPr>
          <w:sz w:val="22"/>
        </w:rPr>
        <w:t>)</w:t>
      </w:r>
      <w:r w:rsidR="007C3D0F">
        <w:rPr>
          <w:sz w:val="22"/>
        </w:rPr>
        <w:t>)</w:t>
      </w:r>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r w:rsidR="00904EC1" w:rsidRPr="00486765">
        <w:rPr>
          <w:b/>
          <w:sz w:val="22"/>
        </w:rPr>
        <w:t>occurrent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0AF614" w:rsidR="00405B03" w:rsidRPr="00486765" w:rsidRDefault="00A94D95" w:rsidP="00486765">
      <w:pPr>
        <w:pStyle w:val="Specification"/>
        <w:rPr>
          <w:rFonts w:ascii="Times New Roman" w:hAnsi="Times New Roman"/>
          <w:b/>
          <w:sz w:val="22"/>
        </w:rPr>
      </w:pPr>
      <w:r w:rsidRPr="00486765">
        <w:rPr>
          <w:rStyle w:val="SpecificationType"/>
          <w:sz w:val="22"/>
        </w:rPr>
        <w:lastRenderedPageBreak/>
        <w:t>Examples</w:t>
      </w:r>
      <w:r w:rsidRPr="00486765">
        <w:rPr>
          <w:sz w:val="22"/>
        </w:rPr>
        <w:t>: your heart</w:t>
      </w:r>
      <w:r w:rsidR="00D54118" w:rsidRPr="00486765">
        <w:rPr>
          <w:rFonts w:ascii="Times New Roman" w:hAnsi="Times New Roman"/>
          <w:sz w:val="22"/>
        </w:rPr>
        <w:t xml:space="preserve"> </w:t>
      </w:r>
      <w:r w:rsidRPr="00486765">
        <w:rPr>
          <w:sz w:val="22"/>
        </w:rPr>
        <w:t xml:space="preserve">beating from 4pm to 5pm today is a </w:t>
      </w:r>
      <w:r w:rsidRPr="00486765">
        <w:rPr>
          <w:b/>
          <w:sz w:val="22"/>
        </w:rPr>
        <w:t>temporal part</w:t>
      </w:r>
      <w:r w:rsidRPr="00486765">
        <w:rPr>
          <w:sz w:val="22"/>
        </w:rPr>
        <w:t xml:space="preserve"> of the </w:t>
      </w:r>
      <w:r w:rsidRPr="00486765">
        <w:rPr>
          <w:i/>
          <w:sz w:val="22"/>
        </w:rPr>
        <w:t>process</w:t>
      </w:r>
      <w:r w:rsidRPr="00486765">
        <w:rPr>
          <w:sz w:val="22"/>
        </w:rPr>
        <w:t xml:space="preserve"> of your heart beating; the 4th year of your life is a </w:t>
      </w:r>
      <w:r w:rsidRPr="00486765">
        <w:rPr>
          <w:b/>
          <w:sz w:val="22"/>
        </w:rPr>
        <w:t>temporal part</w:t>
      </w:r>
      <w:r w:rsidRPr="00486765">
        <w:rPr>
          <w:sz w:val="22"/>
        </w:rPr>
        <w:t xml:space="preserve"> of your life.</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p>
    <w:p w14:paraId="198F232D" w14:textId="77777777" w:rsidR="008E09E5" w:rsidRPr="00B56876" w:rsidRDefault="008E09E5" w:rsidP="00486765">
      <w:pPr>
        <w:pStyle w:val="Specification"/>
      </w:pPr>
    </w:p>
    <w:p w14:paraId="5A4D197E" w14:textId="13448035" w:rsidR="00A94D95" w:rsidRPr="00486765" w:rsidRDefault="008E09E5" w:rsidP="00486765">
      <w:pPr>
        <w:pStyle w:val="Specification"/>
        <w:ind w:left="0"/>
        <w:rPr>
          <w:rFonts w:ascii="Times New Roman" w:hAnsi="Times New Roman"/>
          <w:b/>
        </w:rPr>
      </w:pPr>
      <w:r w:rsidRPr="00486765">
        <w:rPr>
          <w:rFonts w:ascii="Times New Roman" w:hAnsi="Times New Roman"/>
          <w:sz w:val="22"/>
        </w:rPr>
        <w:t xml:space="preserve">Temporal parts are often referred to as </w:t>
      </w:r>
      <w:proofErr w:type="spellStart"/>
      <w:r w:rsidR="00443209" w:rsidRPr="00486765">
        <w:rPr>
          <w:rFonts w:ascii="Times New Roman" w:hAnsi="Times New Roman"/>
          <w:sz w:val="22"/>
        </w:rPr>
        <w:t>as</w:t>
      </w:r>
      <w:proofErr w:type="spellEnd"/>
      <w:r w:rsidR="00443209" w:rsidRPr="00486765">
        <w:rPr>
          <w:rFonts w:ascii="Times New Roman" w:hAnsi="Times New Roman"/>
          <w:sz w:val="22"/>
        </w:rPr>
        <w:t xml:space="preserve"> stages or phases of an occurrent.</w:t>
      </w:r>
    </w:p>
    <w:p w14:paraId="644C4B86" w14:textId="77777777" w:rsidR="008E09E5" w:rsidRPr="00486765" w:rsidRDefault="008E09E5" w:rsidP="00486765">
      <w:pPr>
        <w:ind w:firstLine="720"/>
        <w:rPr>
          <w:rStyle w:val="SpecificationType"/>
          <w:sz w:val="22"/>
        </w:rPr>
      </w:pPr>
    </w:p>
    <w:p w14:paraId="6D49AE7D" w14:textId="6A149B19" w:rsidR="001D31E3" w:rsidRPr="00B56876" w:rsidRDefault="00604D54" w:rsidP="00486765">
      <w:pPr>
        <w:ind w:firstLine="720"/>
      </w:pPr>
      <w:r>
        <w:rPr>
          <w:rStyle w:val="SpecificationType"/>
          <w:sz w:val="22"/>
        </w:rPr>
        <w:t>Axiom</w:t>
      </w:r>
      <w:r w:rsidR="00773334" w:rsidRPr="00486765">
        <w:rPr>
          <w:smallCaps/>
          <w:sz w:val="22"/>
        </w:rPr>
        <w:t xml:space="preserve">: </w:t>
      </w:r>
      <w:proofErr w:type="gramStart"/>
      <w:r w:rsidR="00773334" w:rsidRPr="00486765">
        <w:rPr>
          <w:i/>
          <w:sz w:val="22"/>
        </w:rPr>
        <w:t xml:space="preserve">a </w:t>
      </w:r>
      <w:r w:rsidR="00773334" w:rsidRPr="00486765">
        <w:rPr>
          <w:sz w:val="22"/>
        </w:rPr>
        <w:t>is</w:t>
      </w:r>
      <w:proofErr w:type="gramEnd"/>
      <w:r w:rsidR="00773334" w:rsidRPr="00486765">
        <w:rPr>
          <w:sz w:val="22"/>
        </w:rPr>
        <w:t xml:space="preserve"> an occurrent entity </w:t>
      </w:r>
      <w:proofErr w:type="spellStart"/>
      <w:r>
        <w:rPr>
          <w:sz w:val="22"/>
        </w:rPr>
        <w:t>iff</w:t>
      </w:r>
      <w:proofErr w:type="spellEnd"/>
      <w:r>
        <w:rPr>
          <w:sz w:val="22"/>
        </w:rPr>
        <w:t xml:space="preserve"> </w:t>
      </w:r>
      <w:r w:rsidR="00773334" w:rsidRPr="00486765">
        <w:rPr>
          <w:i/>
          <w:sz w:val="22"/>
        </w:rPr>
        <w:t xml:space="preserve">a </w:t>
      </w:r>
      <w:r w:rsidR="00773334" w:rsidRPr="00486765">
        <w:rPr>
          <w:sz w:val="22"/>
        </w:rPr>
        <w:t>is an entity that has temporal parts.</w:t>
      </w:r>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r w:rsidRPr="00486765">
        <w:rPr>
          <w:i/>
          <w:sz w:val="22"/>
        </w:rPr>
        <w:t>occurrents</w:t>
      </w:r>
      <w:r w:rsidRPr="00486765">
        <w:rPr>
          <w:sz w:val="22"/>
        </w:rPr>
        <w:t>.</w:t>
      </w:r>
    </w:p>
    <w:p w14:paraId="019E2790" w14:textId="02632490" w:rsidR="00EA1B8B" w:rsidRPr="00486765" w:rsidRDefault="00EA1B8B">
      <w:pPr>
        <w:rPr>
          <w:sz w:val="22"/>
        </w:rPr>
      </w:pPr>
      <w:r w:rsidRPr="00486765">
        <w:rPr>
          <w:sz w:val="22"/>
        </w:rPr>
        <w:t xml:space="preserve">Subtypes of </w:t>
      </w:r>
      <w:r w:rsidRPr="00486765">
        <w:rPr>
          <w:i/>
          <w:sz w:val="22"/>
        </w:rPr>
        <w:t>occurrent</w:t>
      </w:r>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42092037" w:rsidR="004558A1" w:rsidRPr="00486765" w:rsidRDefault="00023196" w:rsidP="00486765">
      <w:pPr>
        <w:pStyle w:val="Specification"/>
        <w:rPr>
          <w:sz w:val="22"/>
        </w:rPr>
      </w:pPr>
      <w:r w:rsidRPr="00486765">
        <w:rPr>
          <w:rStyle w:val="SpecificationType"/>
          <w:sz w:val="22"/>
        </w:rPr>
        <w:lastRenderedPageBreak/>
        <w:t>Elucidation</w:t>
      </w:r>
      <w:r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r w:rsidR="005B0184"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p>
    <w:p w14:paraId="2EF4EC69" w14:textId="051E42A1" w:rsidR="008E09E5" w:rsidRPr="00486765" w:rsidRDefault="00023196">
      <w:pPr>
        <w:pStyle w:val="Specification"/>
        <w:rPr>
          <w:i/>
          <w:sz w:val="22"/>
        </w:rPr>
      </w:pPr>
      <w:r w:rsidRPr="00486765">
        <w:rPr>
          <w:rStyle w:val="SpecificationType"/>
          <w:sz w:val="22"/>
        </w:rPr>
        <w:t>Elucidation</w:t>
      </w:r>
      <w:r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r w:rsidR="00203208" w:rsidRPr="00486765">
        <w:rPr>
          <w:b/>
          <w:sz w:val="22"/>
        </w:rPr>
        <w:t>projects_</w:t>
      </w:r>
      <w:r w:rsidR="004558A1" w:rsidRPr="00486765">
        <w:rPr>
          <w:b/>
          <w:sz w:val="22"/>
        </w:rPr>
        <w:t>on</w:t>
      </w:r>
      <w:r w:rsidR="005B0184" w:rsidRPr="00486765">
        <w:rPr>
          <w:b/>
          <w:sz w:val="22"/>
        </w:rPr>
        <w:t>to</w:t>
      </w:r>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86" w:name="_Toc313270725"/>
      <w:r w:rsidRPr="00486765">
        <w:rPr>
          <w:sz w:val="22"/>
          <w:shd w:val="clear" w:color="auto" w:fill="FFFFFF"/>
        </w:rPr>
        <w:t xml:space="preserve">Every </w:t>
      </w:r>
      <w:proofErr w:type="spellStart"/>
      <w:r w:rsidRPr="00486765">
        <w:rPr>
          <w:sz w:val="22"/>
          <w:shd w:val="clear" w:color="auto" w:fill="FFFFFF"/>
        </w:rPr>
        <w:t>spatiotempoeral</w:t>
      </w:r>
      <w:proofErr w:type="spellEnd"/>
      <w:r w:rsidRPr="00486765">
        <w:rPr>
          <w:sz w:val="22"/>
          <w:shd w:val="clear" w:color="auto" w:fill="FFFFFF"/>
        </w:rPr>
        <w:t xml:space="preserve">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87" w:name="_Toc316818760"/>
      <w:r w:rsidRPr="00486765">
        <w:rPr>
          <w:sz w:val="24"/>
          <w:shd w:val="clear" w:color="auto" w:fill="FFFFFF"/>
        </w:rPr>
        <w:t>Occupies relation</w:t>
      </w:r>
      <w:bookmarkEnd w:id="86"/>
      <w:bookmarkEnd w:id="87"/>
    </w:p>
    <w:p w14:paraId="178A7510" w14:textId="77777777" w:rsidR="008A5BDC" w:rsidRPr="00486765" w:rsidRDefault="008A5BDC" w:rsidP="00486765">
      <w:pPr>
        <w:rPr>
          <w:sz w:val="22"/>
        </w:rPr>
      </w:pPr>
    </w:p>
    <w:p w14:paraId="35B99BF0" w14:textId="77777777" w:rsidR="008A5BDC" w:rsidRPr="00486765" w:rsidRDefault="00236D40" w:rsidP="00486765">
      <w:pPr>
        <w:pStyle w:val="Specification"/>
        <w:rPr>
          <w:rStyle w:val="apple-style-span"/>
          <w:rFonts w:eastAsiaTheme="majorEastAsia" w:cstheme="majorBidi"/>
          <w:b/>
          <w:bCs/>
          <w:color w:val="4F81BD" w:themeColor="accent1"/>
          <w:szCs w:val="26"/>
        </w:rPr>
      </w:pPr>
      <w:r w:rsidRPr="00486765">
        <w:rPr>
          <w:rStyle w:val="SpecificationType"/>
          <w:sz w:val="22"/>
        </w:rPr>
        <w:t>Elucidation</w:t>
      </w:r>
      <w:r w:rsidRPr="00486765">
        <w:rPr>
          <w:sz w:val="22"/>
        </w:rPr>
        <w:t>:</w:t>
      </w:r>
      <w:r w:rsidR="008A5BDC" w:rsidRPr="00486765">
        <w:rPr>
          <w:sz w:val="22"/>
        </w:rPr>
        <w:t xml:space="preserve"> </w:t>
      </w:r>
      <w:proofErr w:type="gramStart"/>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proofErr w:type="gramEnd"/>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r w:rsidR="00FB129B" w:rsidRPr="00486765">
        <w:rPr>
          <w:rStyle w:val="apple-style-span"/>
          <w:i/>
          <w:sz w:val="22"/>
        </w:rPr>
        <w:t>occurrent</w:t>
      </w:r>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or spatiotemporal region</w:t>
      </w:r>
      <w:r w:rsidR="008A5BDC" w:rsidRPr="00486765">
        <w:rPr>
          <w:rStyle w:val="apple-style-span"/>
          <w:sz w:val="22"/>
        </w:rPr>
        <w:t xml:space="preserve"> which it </w:t>
      </w:r>
      <w:r w:rsidR="00EA1B8B" w:rsidRPr="00486765">
        <w:rPr>
          <w:rStyle w:val="apple-style-span"/>
          <w:sz w:val="22"/>
        </w:rPr>
        <w:t xml:space="preserve">exactly </w:t>
      </w:r>
      <w:r w:rsidR="008A5BDC" w:rsidRPr="00486765">
        <w:rPr>
          <w:rStyle w:val="apple-style-span"/>
          <w:sz w:val="22"/>
        </w:rPr>
        <w:t xml:space="preserve">occupies. </w:t>
      </w:r>
    </w:p>
    <w:p w14:paraId="2CA017B6" w14:textId="77777777" w:rsidR="008A5BDC" w:rsidRPr="00486765" w:rsidRDefault="008A5BDC" w:rsidP="00486765">
      <w:pPr>
        <w:rPr>
          <w:rStyle w:val="apple-style-span"/>
          <w:color w:val="000000"/>
          <w:sz w:val="22"/>
          <w:szCs w:val="23"/>
          <w:shd w:val="clear" w:color="auto" w:fill="FFFFFF"/>
        </w:rPr>
      </w:pPr>
    </w:p>
    <w:p w14:paraId="14BA6C93" w14:textId="77777777" w:rsidR="008A5BDC" w:rsidRPr="00486765" w:rsidRDefault="008A5BDC">
      <w:pPr>
        <w:rPr>
          <w:b/>
          <w:sz w:val="22"/>
        </w:rPr>
      </w:pPr>
      <w:proofErr w:type="gramStart"/>
      <w:r w:rsidRPr="00486765">
        <w:rPr>
          <w:sz w:val="22"/>
        </w:rPr>
        <w:t xml:space="preserve">The </w:t>
      </w:r>
      <w:r w:rsidRPr="00486765">
        <w:rPr>
          <w:b/>
          <w:sz w:val="22"/>
        </w:rPr>
        <w:t>occupies</w:t>
      </w:r>
      <w:proofErr w:type="gramEnd"/>
      <w:r w:rsidRPr="00486765">
        <w:rPr>
          <w:sz w:val="22"/>
        </w:rPr>
        <w:t xml:space="preserve"> relation is the counterpart, on the </w:t>
      </w:r>
      <w:r w:rsidR="00FB129B" w:rsidRPr="00486765">
        <w:rPr>
          <w:i/>
          <w:sz w:val="22"/>
        </w:rPr>
        <w:t>occurrent</w:t>
      </w:r>
      <w:r w:rsidRPr="00486765">
        <w:rPr>
          <w:sz w:val="22"/>
        </w:rPr>
        <w:t xml:space="preserve"> side, of the relation </w:t>
      </w:r>
      <w:r w:rsidRPr="00486765">
        <w:rPr>
          <w:b/>
          <w:sz w:val="22"/>
        </w:rPr>
        <w:t xml:space="preserve">located_at.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2"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8F4B55">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r w:rsidR="00400CAF" w:rsidRPr="00486765">
        <w:rPr>
          <w:sz w:val="22"/>
        </w:rPr>
        <w:t xml:space="preserve">BFO </w:t>
      </w:r>
      <w:r w:rsidRPr="00486765">
        <w:rPr>
          <w:sz w:val="22"/>
        </w:rPr>
        <w:t>which would define the history of an entity as the sum of processes in which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lastRenderedPageBreak/>
        <w:t>The relation between a material entity and its history should be one-to-one.</w:t>
      </w:r>
      <w:r w:rsidR="00400CAF" w:rsidRPr="00486765">
        <w:rPr>
          <w:sz w:val="22"/>
        </w:rPr>
        <w:t xml:space="preserve"> Histories are thus very special kinds of processes, </w:t>
      </w:r>
      <w:proofErr w:type="spellStart"/>
      <w:r w:rsidR="00400CAF" w:rsidRPr="00486765">
        <w:rPr>
          <w:sz w:val="22"/>
        </w:rPr>
        <w:t>cince</w:t>
      </w:r>
      <w:proofErr w:type="spellEnd"/>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88" w:name="_Toc313270726"/>
      <w:bookmarkStart w:id="89" w:name="_Toc316818761"/>
      <w:r w:rsidRPr="00486765">
        <w:rPr>
          <w:sz w:val="24"/>
        </w:rPr>
        <w:t xml:space="preserve">3.1. </w:t>
      </w:r>
      <w:r w:rsidR="00203208" w:rsidRPr="00486765">
        <w:rPr>
          <w:sz w:val="24"/>
        </w:rPr>
        <w:t>Process</w:t>
      </w:r>
      <w:bookmarkEnd w:id="88"/>
      <w:bookmarkEnd w:id="89"/>
    </w:p>
    <w:p w14:paraId="7A4D521D" w14:textId="77777777" w:rsidR="00203208" w:rsidRPr="00486765" w:rsidRDefault="00203208" w:rsidP="00486765">
      <w:pPr>
        <w:rPr>
          <w:sz w:val="22"/>
        </w:rPr>
      </w:pPr>
    </w:p>
    <w:p w14:paraId="4ADA2008" w14:textId="2B5D4869" w:rsidR="008A6C9D" w:rsidRPr="00486765" w:rsidRDefault="00023196" w:rsidP="00486765">
      <w:pPr>
        <w:pStyle w:val="Specification"/>
        <w:rPr>
          <w:sz w:val="22"/>
        </w:rPr>
      </w:pPr>
      <w:r w:rsidRPr="00486765">
        <w:rPr>
          <w:rStyle w:val="SpecificationType"/>
          <w:sz w:val="22"/>
        </w:rPr>
        <w:t>Definition</w:t>
      </w:r>
      <w:r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proofErr w:type="gramStart"/>
      <w:r w:rsidR="00203208" w:rsidRPr="00486765">
        <w:rPr>
          <w:i/>
          <w:sz w:val="22"/>
        </w:rPr>
        <w:t xml:space="preserve">a </w:t>
      </w:r>
      <w:r w:rsidR="00203208" w:rsidRPr="00486765">
        <w:rPr>
          <w:sz w:val="22"/>
        </w:rPr>
        <w:t>is</w:t>
      </w:r>
      <w:proofErr w:type="gramEnd"/>
      <w:r w:rsidR="00203208" w:rsidRPr="00486765">
        <w:rPr>
          <w:sz w:val="22"/>
        </w:rPr>
        <w:t xml:space="preserve"> an </w:t>
      </w:r>
      <w:r w:rsidR="00FB129B" w:rsidRPr="00486765">
        <w:rPr>
          <w:i/>
          <w:sz w:val="22"/>
        </w:rPr>
        <w:t>occurrent</w:t>
      </w:r>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203208" w:rsidRPr="00486765">
        <w:rPr>
          <w:b/>
          <w:sz w:val="22"/>
        </w:rPr>
        <w:t xml:space="preserve">s-depends </w:t>
      </w:r>
      <w:r w:rsidR="00203208" w:rsidRPr="00486765">
        <w:rPr>
          <w:sz w:val="22"/>
        </w:rPr>
        <w:t xml:space="preserve">on </w:t>
      </w:r>
      <w:r w:rsidR="008A6C9D" w:rsidRPr="00486765">
        <w:rPr>
          <w:sz w:val="22"/>
        </w:rPr>
        <w:t xml:space="preserve">one or more </w:t>
      </w:r>
      <w:r w:rsidR="00203208" w:rsidRPr="00486765">
        <w:rPr>
          <w:sz w:val="22"/>
        </w:rPr>
        <w:t>material</w:t>
      </w:r>
      <w:r w:rsidR="008A6C9D" w:rsidRPr="00486765">
        <w:rPr>
          <w:sz w:val="22"/>
        </w:rPr>
        <w:t xml:space="preserve"> entities</w:t>
      </w:r>
      <w:r w:rsidR="00203208" w:rsidRPr="00486765">
        <w:rPr>
          <w:sz w:val="22"/>
        </w:rPr>
        <w:t>.</w:t>
      </w:r>
    </w:p>
    <w:p w14:paraId="2D0BB092" w14:textId="383BA6EB" w:rsidR="003047AF" w:rsidRPr="00486765" w:rsidRDefault="003047AF">
      <w:pPr>
        <w:pStyle w:val="Specification"/>
        <w:rPr>
          <w:sz w:val="18"/>
          <w:szCs w:val="20"/>
        </w:rPr>
      </w:pPr>
      <w:r w:rsidRPr="00486765">
        <w:rPr>
          <w:rStyle w:val="SpecificationType"/>
          <w:sz w:val="22"/>
        </w:rPr>
        <w:t>Examples</w:t>
      </w:r>
      <w:r w:rsidRPr="00486765">
        <w:rPr>
          <w:sz w:val="22"/>
        </w:rPr>
        <w:t xml:space="preserve">: the life of an organism, </w:t>
      </w:r>
      <w:r w:rsidR="00400CAF" w:rsidRPr="00486765">
        <w:rPr>
          <w:sz w:val="22"/>
        </w:rPr>
        <w:t xml:space="preserve">a </w:t>
      </w:r>
      <w:r w:rsidRPr="00486765">
        <w:rPr>
          <w:sz w:val="22"/>
        </w:rPr>
        <w:t xml:space="preserve">process of sleeping, </w:t>
      </w:r>
      <w:r w:rsidR="00400CAF" w:rsidRPr="00486765">
        <w:rPr>
          <w:sz w:val="22"/>
        </w:rPr>
        <w:t xml:space="preserve">a </w:t>
      </w:r>
      <w:r w:rsidRPr="00486765">
        <w:rPr>
          <w:sz w:val="22"/>
        </w:rPr>
        <w:t xml:space="preserve">process of cell-division, a beating of the heart, </w:t>
      </w:r>
      <w:r w:rsidR="00400CAF" w:rsidRPr="00486765">
        <w:rPr>
          <w:sz w:val="22"/>
        </w:rPr>
        <w:t xml:space="preserve">a </w:t>
      </w:r>
      <w:r w:rsidRPr="00486765">
        <w:rPr>
          <w:sz w:val="22"/>
        </w:rPr>
        <w:t xml:space="preserve">process of meiosis, the course of a disease, the flight of a bird, </w:t>
      </w:r>
      <w:r w:rsidR="00400CAF" w:rsidRPr="00486765">
        <w:rPr>
          <w:sz w:val="22"/>
        </w:rPr>
        <w:t xml:space="preserve">your </w:t>
      </w:r>
      <w:r w:rsidRPr="00486765">
        <w:rPr>
          <w:sz w:val="22"/>
        </w:rPr>
        <w:t>process of aging.</w:t>
      </w:r>
    </w:p>
    <w:p w14:paraId="34819D78" w14:textId="77777777" w:rsidR="004229FD" w:rsidRPr="00486765" w:rsidRDefault="004229FD" w:rsidP="00486765">
      <w:pPr>
        <w:rPr>
          <w:sz w:val="22"/>
        </w:rPr>
      </w:pPr>
    </w:p>
    <w:p w14:paraId="6B82C28F" w14:textId="205452FB"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Pr="00486765">
        <w:rPr>
          <w:sz w:val="22"/>
        </w:rPr>
        <w:t xml:space="preserve"> on multiple material entities as their relata.</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8F4B55">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8F4B55">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90" w:name="_Toc313270727"/>
      <w:bookmarkStart w:id="91" w:name="_Toc31681876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90"/>
      <w:bookmarkEnd w:id="91"/>
    </w:p>
    <w:p w14:paraId="314ECD0D" w14:textId="7FE4E252" w:rsidR="00C0143F" w:rsidRPr="00486765" w:rsidRDefault="00C0143F" w:rsidP="00486765">
      <w:pPr>
        <w:rPr>
          <w:sz w:val="22"/>
        </w:rPr>
      </w:pPr>
    </w:p>
    <w:p w14:paraId="3B08B504" w14:textId="247D5EFC" w:rsidR="006738BC" w:rsidRDefault="00023196" w:rsidP="00486765">
      <w:pPr>
        <w:pStyle w:val="Specification"/>
        <w:rPr>
          <w:sz w:val="22"/>
        </w:rPr>
      </w:pPr>
      <w:r w:rsidRPr="00486765">
        <w:rPr>
          <w:rStyle w:val="SpecificationType"/>
          <w:sz w:val="22"/>
        </w:rPr>
        <w:t>Definition</w:t>
      </w:r>
      <w:r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proofErr w:type="gramStart"/>
      <w:r w:rsidR="0017019A">
        <w:rPr>
          <w:sz w:val="22"/>
        </w:rPr>
        <w:t xml:space="preserve">&amp; </w:t>
      </w:r>
      <w:r w:rsidR="00222C8B" w:rsidRPr="00486765">
        <w:rPr>
          <w:i/>
          <w:sz w:val="22"/>
        </w:rPr>
        <w:t xml:space="preserve"> </w:t>
      </w:r>
      <w:r w:rsidR="0017019A">
        <w:rPr>
          <w:i/>
          <w:sz w:val="22"/>
        </w:rPr>
        <w:t>p</w:t>
      </w:r>
      <w:proofErr w:type="gramEnd"/>
      <w:r w:rsidR="0017019A">
        <w:rPr>
          <w:i/>
          <w:sz w:val="22"/>
        </w:rPr>
        <w:t xml:space="preserve"> </w:t>
      </w:r>
      <w:r w:rsidR="0017019A" w:rsidRPr="00486765">
        <w:rPr>
          <w:sz w:val="22"/>
        </w:rPr>
        <w:t>has no</w:t>
      </w:r>
      <w:r w:rsidR="0017019A">
        <w:rPr>
          <w:i/>
          <w:sz w:val="22"/>
        </w:rPr>
        <w:t xml:space="preserve"> </w:t>
      </w:r>
      <w:r w:rsidR="0017019A">
        <w:rPr>
          <w:b/>
          <w:sz w:val="22"/>
        </w:rPr>
        <w:t xml:space="preserve">proper temporal parts. </w:t>
      </w:r>
    </w:p>
    <w:p w14:paraId="406FD3D3" w14:textId="77777777" w:rsidR="006738BC" w:rsidRPr="00486765" w:rsidRDefault="006738BC" w:rsidP="00486765">
      <w:pPr>
        <w:pStyle w:val="Specification"/>
        <w:rPr>
          <w:rStyle w:val="SpecificationType"/>
          <w:sz w:val="22"/>
        </w:rPr>
      </w:pPr>
    </w:p>
    <w:p w14:paraId="791C55D1" w14:textId="16929E19" w:rsidR="00222C8B" w:rsidRPr="00486765" w:rsidRDefault="006738BC" w:rsidP="00486765">
      <w:pPr>
        <w:pStyle w:val="Specification"/>
        <w:rPr>
          <w:sz w:val="22"/>
        </w:rPr>
      </w:pPr>
      <w:r w:rsidRPr="00486765">
        <w:rPr>
          <w:rStyle w:val="SpecificationType"/>
          <w:sz w:val="22"/>
        </w:rPr>
        <w:lastRenderedPageBreak/>
        <w:t>Axiom:</w:t>
      </w:r>
      <w:r>
        <w:rPr>
          <w:i/>
          <w:sz w:val="22"/>
        </w:rPr>
        <w:t xml:space="preserve"> </w:t>
      </w:r>
      <w:r>
        <w:rPr>
          <w:sz w:val="22"/>
        </w:rPr>
        <w:t xml:space="preserve">Every process boundary </w:t>
      </w:r>
      <w:proofErr w:type="spellStart"/>
      <w:r w:rsidRPr="00486765">
        <w:rPr>
          <w:b/>
          <w:sz w:val="22"/>
        </w:rPr>
        <w:t>occuplies</w:t>
      </w:r>
      <w:proofErr w:type="spellEnd"/>
      <w:r>
        <w:rPr>
          <w:sz w:val="22"/>
        </w:rPr>
        <w:t xml:space="preserve"> </w:t>
      </w:r>
      <w:r w:rsidR="00222C8B" w:rsidRPr="00486765">
        <w:rPr>
          <w:i/>
          <w:sz w:val="22"/>
        </w:rPr>
        <w:t>zero-dimensional temporal region.</w:t>
      </w:r>
    </w:p>
    <w:p w14:paraId="754CB453" w14:textId="77777777" w:rsidR="00222C8B" w:rsidRPr="00486765" w:rsidRDefault="00222C8B" w:rsidP="00486765">
      <w:pPr>
        <w:rPr>
          <w:sz w:val="22"/>
        </w:rPr>
      </w:pPr>
    </w:p>
    <w:p w14:paraId="4F1533F4" w14:textId="2C0088B2" w:rsidR="003047AF" w:rsidRPr="00486765" w:rsidRDefault="003047AF" w:rsidP="00486765">
      <w:pPr>
        <w:pStyle w:val="Specification"/>
        <w:rPr>
          <w:sz w:val="18"/>
          <w:szCs w:val="20"/>
        </w:rPr>
      </w:pPr>
      <w:r w:rsidRPr="00486765">
        <w:rPr>
          <w:rStyle w:val="SpecificationType"/>
          <w:sz w:val="22"/>
        </w:rPr>
        <w:t>E</w:t>
      </w:r>
      <w:r w:rsidR="00E44217" w:rsidRPr="00486765">
        <w:rPr>
          <w:rStyle w:val="SpecificationType"/>
          <w:sz w:val="22"/>
        </w:rPr>
        <w:t>xample</w:t>
      </w:r>
      <w:r w:rsidRPr="00486765">
        <w:rPr>
          <w:sz w:val="22"/>
        </w:rPr>
        <w:t xml:space="preserve">: </w:t>
      </w:r>
      <w:r w:rsidR="00E44217" w:rsidRPr="00486765">
        <w:rPr>
          <w:sz w:val="22"/>
        </w:rPr>
        <w:t>the boundary between the 2nd and 3rd year of your life.</w:t>
      </w:r>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92" w:name="_Toc313270728"/>
      <w:bookmarkStart w:id="93" w:name="_Toc316818763"/>
      <w:r w:rsidRPr="00486765">
        <w:rPr>
          <w:sz w:val="24"/>
        </w:rPr>
        <w:t>Relation of participation</w:t>
      </w:r>
      <w:bookmarkEnd w:id="92"/>
      <w:bookmarkEnd w:id="93"/>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77777777" w:rsidR="00C1546F" w:rsidRPr="00486765" w:rsidRDefault="00C1546F" w:rsidP="00486765">
      <w:pPr>
        <w:pStyle w:val="Specification"/>
        <w:rPr>
          <w:sz w:val="22"/>
        </w:rPr>
      </w:pPr>
      <w:r w:rsidRPr="00486765">
        <w:rPr>
          <w:rStyle w:val="SpecificationType"/>
          <w:sz w:val="22"/>
        </w:rPr>
        <w:t>Elucidation</w:t>
      </w:r>
      <w:r w:rsidRPr="00486765">
        <w:rPr>
          <w:rStyle w:val="Strong"/>
          <w:rFonts w:ascii="Times New Roman" w:hAnsi="Times New Roman"/>
          <w:b w:val="0"/>
          <w:smallCaps/>
          <w:color w:val="000000"/>
          <w:sz w:val="22"/>
          <w:szCs w:val="23"/>
          <w:bdr w:val="none" w:sz="0" w:space="0" w:color="auto" w:frame="1"/>
        </w:rPr>
        <w:t xml:space="preserve">: </w:t>
      </w:r>
      <w:r w:rsidRPr="00486765">
        <w:rPr>
          <w:rStyle w:val="Strong"/>
          <w:rFonts w:ascii="Times New Roman" w:hAnsi="Times New Roman"/>
          <w:color w:val="000000"/>
          <w:sz w:val="22"/>
          <w:szCs w:val="23"/>
          <w:bdr w:val="none" w:sz="0" w:space="0" w:color="auto" w:frame="1"/>
        </w:rPr>
        <w:t xml:space="preserve">has_participant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an occurrent, an independent continuant, and a time at which the continuant participates in some way in the occurrent. </w:t>
      </w:r>
    </w:p>
    <w:p w14:paraId="4D29E90C" w14:textId="77777777" w:rsidR="00C1546F" w:rsidRPr="00486765" w:rsidRDefault="00C1546F">
      <w:pPr>
        <w:pStyle w:val="Specification"/>
        <w:rPr>
          <w:sz w:val="22"/>
        </w:rPr>
      </w:pPr>
      <w:r w:rsidRPr="00486765">
        <w:rPr>
          <w:rStyle w:val="SpecificationType"/>
          <w:sz w:val="22"/>
        </w:rPr>
        <w:t>Domain</w:t>
      </w:r>
      <w:r w:rsidRPr="00486765">
        <w:rPr>
          <w:rStyle w:val="Strong"/>
          <w:rFonts w:ascii="Times New Roman" w:hAnsi="Times New Roman"/>
          <w:b w:val="0"/>
          <w:smallCaps/>
          <w:color w:val="000000"/>
          <w:sz w:val="22"/>
          <w:szCs w:val="23"/>
          <w:bdr w:val="none" w:sz="0" w:space="0" w:color="auto" w:frame="1"/>
        </w:rPr>
        <w:t xml:space="preserve">: </w:t>
      </w:r>
      <w:r w:rsidRPr="00486765">
        <w:rPr>
          <w:sz w:val="22"/>
        </w:rPr>
        <w:t>occurrent</w:t>
      </w:r>
    </w:p>
    <w:p w14:paraId="5BDE3E62" w14:textId="7F7D0436" w:rsidR="00C1546F" w:rsidRPr="00486765" w:rsidRDefault="00C1546F">
      <w:pPr>
        <w:pStyle w:val="Specification"/>
        <w:rPr>
          <w:rStyle w:val="Strong"/>
          <w:rFonts w:ascii="Times New Roman" w:hAnsi="Times New Roman"/>
          <w:b w:val="0"/>
          <w:smallCaps/>
          <w:color w:val="000000"/>
          <w:sz w:val="22"/>
          <w:szCs w:val="23"/>
          <w:bdr w:val="none" w:sz="0" w:space="0" w:color="auto" w:frame="1"/>
        </w:rPr>
      </w:pPr>
      <w:r w:rsidRPr="00486765">
        <w:rPr>
          <w:rStyle w:val="SpecificationType"/>
          <w:sz w:val="22"/>
        </w:rPr>
        <w:t>Range</w:t>
      </w:r>
      <w:r w:rsidRPr="00486765">
        <w:rPr>
          <w:rStyle w:val="Strong"/>
          <w:rFonts w:ascii="Times New Roman" w:hAnsi="Times New Roman"/>
          <w:b w:val="0"/>
          <w:smallCaps/>
          <w:color w:val="000000"/>
          <w:sz w:val="22"/>
          <w:szCs w:val="23"/>
          <w:bdr w:val="none" w:sz="0" w:space="0" w:color="auto" w:frame="1"/>
        </w:rPr>
        <w:t xml:space="preserve">: </w:t>
      </w:r>
      <w:r w:rsidRPr="00486765">
        <w:rPr>
          <w:sz w:val="22"/>
        </w:rPr>
        <w:t>independent continuant</w:t>
      </w:r>
      <w:r w:rsidR="00AB13CB">
        <w:rPr>
          <w:sz w:val="22"/>
        </w:rPr>
        <w:t>, specifically dependent continuant, generically dependent continuant</w:t>
      </w:r>
    </w:p>
    <w:p w14:paraId="780C2B50" w14:textId="77777777" w:rsidR="00C1546F" w:rsidRPr="00486765" w:rsidRDefault="00C1546F" w:rsidP="00486765">
      <w:pPr>
        <w:rPr>
          <w:sz w:val="22"/>
        </w:rPr>
      </w:pPr>
    </w:p>
    <w:p w14:paraId="39492A26" w14:textId="50FC2D8D" w:rsidR="007132E0" w:rsidRPr="00486765" w:rsidRDefault="00236D40" w:rsidP="00486765">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r w:rsidR="007132E0" w:rsidRPr="00486765">
        <w:rPr>
          <w:i/>
          <w:sz w:val="22"/>
        </w:rPr>
        <w:t>occurrent</w:t>
      </w:r>
      <w:r w:rsidR="007132E0" w:rsidRPr="00486765">
        <w:rPr>
          <w:sz w:val="22"/>
        </w:rPr>
        <w:t xml:space="preserve"> </w:t>
      </w:r>
    </w:p>
    <w:p w14:paraId="46E2D609" w14:textId="3DFD0CC9" w:rsidR="007132E0" w:rsidRPr="00486765" w:rsidRDefault="00236D40">
      <w:pPr>
        <w:pStyle w:val="Specification"/>
        <w:rPr>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486765">
        <w:rPr>
          <w:sz w:val="22"/>
        </w:rPr>
        <w:t xml:space="preserve">continuant </w:t>
      </w:r>
    </w:p>
    <w:p w14:paraId="15A63E89" w14:textId="756C5FBF" w:rsidR="007132E0" w:rsidRDefault="00236D40">
      <w:pPr>
        <w:pStyle w:val="Specification"/>
        <w:rPr>
          <w:i/>
          <w:sz w:val="22"/>
        </w:rPr>
      </w:pPr>
      <w:r w:rsidRPr="00486765">
        <w:rPr>
          <w:rStyle w:val="SpecificationType"/>
          <w:sz w:val="22"/>
        </w:rPr>
        <w:t>Axiom</w:t>
      </w:r>
      <w:r w:rsidRPr="00486765">
        <w:rPr>
          <w:smallCaps/>
          <w:sz w:val="22"/>
        </w:rPr>
        <w:t>:</w:t>
      </w:r>
      <w:r w:rsidR="007132E0" w:rsidRPr="00486765">
        <w:rPr>
          <w:sz w:val="22"/>
        </w:rPr>
        <w:t xml:space="preserve"> if </w:t>
      </w:r>
      <w:r w:rsidR="007132E0" w:rsidRPr="00486765">
        <w:rPr>
          <w:i/>
          <w:sz w:val="22"/>
        </w:rPr>
        <w:t xml:space="preserve">a </w:t>
      </w:r>
      <w:r w:rsidR="007132E0" w:rsidRPr="00486765">
        <w:rPr>
          <w:b/>
          <w:sz w:val="22"/>
        </w:rPr>
        <w:t xml:space="preserve">has_participant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p>
    <w:p w14:paraId="0D9B53D5" w14:textId="77777777" w:rsidR="00AB13CB" w:rsidRDefault="00AB13CB" w:rsidP="00486765">
      <w:pPr>
        <w:pStyle w:val="Specification"/>
        <w:ind w:left="0"/>
        <w:rPr>
          <w:b/>
          <w:sz w:val="22"/>
        </w:rPr>
      </w:pPr>
    </w:p>
    <w:p w14:paraId="38D5B8EA" w14:textId="0F92CBA6" w:rsidR="00AB13CB" w:rsidRPr="00486765" w:rsidRDefault="00AB13CB" w:rsidP="00486765">
      <w:pPr>
        <w:pStyle w:val="Specification"/>
        <w:ind w:left="0"/>
        <w:rPr>
          <w:b/>
          <w:sz w:val="22"/>
        </w:rPr>
      </w:pPr>
      <w:r w:rsidRPr="00486765">
        <w:rPr>
          <w:b/>
          <w:sz w:val="22"/>
        </w:rPr>
        <w:t>Participation always involves some material entity</w:t>
      </w:r>
    </w:p>
    <w:p w14:paraId="20D73534" w14:textId="77777777" w:rsidR="00AB13CB" w:rsidRDefault="00AB13CB" w:rsidP="00AB13CB">
      <w:pPr>
        <w:pStyle w:val="Specification"/>
      </w:pPr>
      <w:r w:rsidRPr="00751DA3">
        <w:rPr>
          <w:rStyle w:val="SpecificationType"/>
          <w:sz w:val="22"/>
        </w:rPr>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sidRPr="00486765">
        <w:rPr>
          <w:i/>
        </w:rPr>
        <w:t>specifically</w:t>
      </w:r>
      <w:r>
        <w:t xml:space="preserve"> </w:t>
      </w:r>
      <w:r w:rsidRPr="00486765">
        <w:rPr>
          <w:i/>
        </w:rPr>
        <w:t>dependent continuant</w:t>
      </w:r>
      <w:r>
        <w:t xml:space="preserve">, then </w:t>
      </w:r>
    </w:p>
    <w:p w14:paraId="6D610F08" w14:textId="0CC21FD7" w:rsidR="00AB13CB" w:rsidRPr="00486765" w:rsidRDefault="00AB13CB" w:rsidP="00486765">
      <w:pPr>
        <w:pStyle w:val="Specification"/>
        <w:ind w:firstLine="720"/>
        <w:rPr>
          <w:i/>
        </w:rPr>
      </w:pPr>
      <w:proofErr w:type="gramStart"/>
      <w:r>
        <w:t>there</w:t>
      </w:r>
      <w:proofErr w:type="gramEnd"/>
      <w:r>
        <w:t xml:space="preserv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r w:rsidR="00EB5D75">
        <w:t xml:space="preserve">&amp; </w:t>
      </w:r>
      <w:r w:rsidR="00EB5D75">
        <w:rPr>
          <w:i/>
        </w:rPr>
        <w:t xml:space="preserve">a </w:t>
      </w:r>
      <w:r w:rsidR="00EB5D75" w:rsidRPr="00486765">
        <w:rPr>
          <w:b/>
        </w:rPr>
        <w:t>s-depends on</w:t>
      </w:r>
      <w:r w:rsidR="00EB5D75">
        <w:t xml:space="preserve"> </w:t>
      </w:r>
      <w:r w:rsidR="00EB5D75">
        <w:rPr>
          <w:i/>
        </w:rPr>
        <w:t>c</w:t>
      </w:r>
    </w:p>
    <w:p w14:paraId="3E155CC1" w14:textId="4364B5DB" w:rsidR="00AB13CB" w:rsidRPr="0017019A" w:rsidRDefault="00EB5D75" w:rsidP="00486765">
      <w:r>
        <w:tab/>
      </w:r>
    </w:p>
    <w:p w14:paraId="685BF407" w14:textId="407088AF" w:rsidR="00EB5D75" w:rsidRDefault="00EB5D75" w:rsidP="00EB5D75">
      <w:pPr>
        <w:pStyle w:val="Specification"/>
      </w:pPr>
      <w:r w:rsidRPr="00751DA3">
        <w:rPr>
          <w:rStyle w:val="SpecificationType"/>
          <w:sz w:val="22"/>
        </w:rPr>
        <w:lastRenderedPageBreak/>
        <w:t>Axiom</w:t>
      </w:r>
      <w:r w:rsidRPr="00751DA3">
        <w:rPr>
          <w:smallCaps/>
          <w:sz w:val="22"/>
        </w:rPr>
        <w:t>:</w:t>
      </w:r>
      <w:r w:rsidRPr="00751DA3">
        <w:rPr>
          <w:sz w:val="22"/>
        </w:rPr>
        <w:t xml:space="preserve"> if </w:t>
      </w:r>
      <w:r w:rsidRPr="00751DA3">
        <w:rPr>
          <w:i/>
          <w:sz w:val="22"/>
        </w:rPr>
        <w:t xml:space="preserve">a </w:t>
      </w:r>
      <w:r w:rsidRPr="00751DA3">
        <w:rPr>
          <w:b/>
          <w:sz w:val="22"/>
        </w:rPr>
        <w:t xml:space="preserve">has_participant </w:t>
      </w:r>
      <w:r w:rsidRPr="00751DA3">
        <w:rPr>
          <w:i/>
          <w:sz w:val="22"/>
        </w:rPr>
        <w:t>b</w:t>
      </w:r>
      <w:r w:rsidRPr="00751DA3">
        <w:rPr>
          <w:b/>
          <w:i/>
          <w:sz w:val="22"/>
        </w:rPr>
        <w:t xml:space="preserve"> </w:t>
      </w:r>
      <w:r w:rsidRPr="00751DA3">
        <w:rPr>
          <w:b/>
          <w:sz w:val="22"/>
        </w:rPr>
        <w:t xml:space="preserve">at </w:t>
      </w:r>
      <w:r w:rsidRPr="00751DA3">
        <w:rPr>
          <w:i/>
          <w:sz w:val="22"/>
        </w:rPr>
        <w:t xml:space="preserve">t </w:t>
      </w:r>
      <w:r>
        <w:t xml:space="preserve">&amp; </w:t>
      </w:r>
      <w:r>
        <w:rPr>
          <w:i/>
        </w:rPr>
        <w:t xml:space="preserve">b </w:t>
      </w:r>
      <w:r>
        <w:t xml:space="preserve">is a </w:t>
      </w:r>
      <w:r>
        <w:rPr>
          <w:i/>
        </w:rPr>
        <w:t xml:space="preserve">generically </w:t>
      </w:r>
      <w:r w:rsidRPr="00751DA3">
        <w:rPr>
          <w:i/>
        </w:rPr>
        <w:t>dependent continuant</w:t>
      </w:r>
      <w:r>
        <w:t xml:space="preserve">, then </w:t>
      </w:r>
    </w:p>
    <w:p w14:paraId="2AADA80E" w14:textId="68D80F34" w:rsidR="00EB5D75" w:rsidRPr="00751DA3" w:rsidRDefault="00EB5D75" w:rsidP="00EB5D75">
      <w:pPr>
        <w:pStyle w:val="Specification"/>
        <w:ind w:firstLine="720"/>
        <w:rPr>
          <w:i/>
        </w:rPr>
      </w:pPr>
      <w:proofErr w:type="gramStart"/>
      <w:r>
        <w:t>there</w:t>
      </w:r>
      <w:proofErr w:type="gramEnd"/>
      <w:r>
        <w:t xml:space="preserve"> is some </w:t>
      </w:r>
      <w:r>
        <w:rPr>
          <w:i/>
        </w:rPr>
        <w:t>material entity c</w:t>
      </w:r>
      <w:r>
        <w:t xml:space="preserve">, </w:t>
      </w:r>
      <w:r>
        <w:rPr>
          <w:i/>
        </w:rPr>
        <w:t xml:space="preserve">b </w:t>
      </w:r>
      <w:r>
        <w:rPr>
          <w:b/>
        </w:rPr>
        <w:t>g</w:t>
      </w:r>
      <w:r w:rsidRPr="00751DA3">
        <w:rPr>
          <w:b/>
        </w:rPr>
        <w:t>-depends on</w:t>
      </w:r>
      <w:r>
        <w:t xml:space="preserve"> </w:t>
      </w:r>
      <w:r>
        <w:rPr>
          <w:i/>
        </w:rPr>
        <w:t xml:space="preserve">c </w:t>
      </w:r>
      <w:r>
        <w:t xml:space="preserve">&amp; </w:t>
      </w:r>
      <w:r>
        <w:rPr>
          <w:i/>
        </w:rPr>
        <w:t xml:space="preserve">a </w:t>
      </w:r>
      <w:r w:rsidRPr="00751DA3">
        <w:rPr>
          <w:b/>
        </w:rPr>
        <w:t>s-depends on</w:t>
      </w:r>
      <w:r>
        <w:t xml:space="preserve"> </w:t>
      </w:r>
      <w:r>
        <w:rPr>
          <w:i/>
        </w:rPr>
        <w:t>c</w:t>
      </w:r>
    </w:p>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94" w:name="_Toc313270729"/>
      <w:bookmarkStart w:id="95" w:name="_Toc316818764"/>
      <w:r w:rsidRPr="00486765">
        <w:rPr>
          <w:sz w:val="22"/>
        </w:rPr>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profiles</w:t>
      </w:r>
      <w:bookmarkEnd w:id="94"/>
      <w:bookmarkEnd w:id="95"/>
    </w:p>
    <w:p w14:paraId="6C4C3333" w14:textId="421CE00A" w:rsidR="0097354E" w:rsidRPr="00486765" w:rsidRDefault="0097354E">
      <w:pPr>
        <w:rPr>
          <w:b/>
          <w:sz w:val="22"/>
        </w:rPr>
      </w:pPr>
      <w:r w:rsidRPr="00486765">
        <w:rPr>
          <w:b/>
          <w:sz w:val="22"/>
        </w:rPr>
        <w:t>The problem of process qualities</w:t>
      </w:r>
    </w:p>
    <w:p w14:paraId="425525BC" w14:textId="77777777" w:rsidR="00084F5F" w:rsidRPr="00486765" w:rsidRDefault="00D47F07">
      <w:pPr>
        <w:rPr>
          <w:sz w:val="22"/>
        </w:rPr>
      </w:pPr>
      <w:r w:rsidRPr="00486765">
        <w:rPr>
          <w:sz w:val="22"/>
        </w:rPr>
        <w:t xml:space="preserve">In the case of a body moving with a constant speed, </w:t>
      </w:r>
      <w:r w:rsidR="00084F5F" w:rsidRPr="00486765">
        <w:rPr>
          <w:sz w:val="22"/>
        </w:rPr>
        <w:t xml:space="preserve">we can distinguish at least the following </w:t>
      </w:r>
      <w:r w:rsidR="00700F32" w:rsidRPr="00486765">
        <w:rPr>
          <w:sz w:val="22"/>
        </w:rPr>
        <w:t>elements of an ontological analysis:</w:t>
      </w:r>
      <w:r w:rsidR="00084F5F" w:rsidRPr="00486765">
        <w:rPr>
          <w:sz w:val="22"/>
        </w:rPr>
        <w:t xml:space="preserve"> </w:t>
      </w:r>
    </w:p>
    <w:p w14:paraId="57958106" w14:textId="77777777" w:rsidR="00084F5F" w:rsidRPr="00486765" w:rsidRDefault="00084F5F" w:rsidP="00486765">
      <w:pPr>
        <w:pStyle w:val="ListParagraph"/>
        <w:numPr>
          <w:ilvl w:val="0"/>
          <w:numId w:val="18"/>
        </w:numPr>
        <w:rPr>
          <w:sz w:val="22"/>
        </w:rPr>
      </w:pPr>
      <w:r w:rsidRPr="00486765">
        <w:rPr>
          <w:sz w:val="22"/>
        </w:rPr>
        <w:t>the body (</w:t>
      </w:r>
      <w:r w:rsidRPr="00486765">
        <w:rPr>
          <w:i/>
          <w:sz w:val="22"/>
        </w:rPr>
        <w:t>object</w:t>
      </w:r>
      <w:r w:rsidRPr="00486765">
        <w:rPr>
          <w:sz w:val="22"/>
        </w:rPr>
        <w:t>) that is moving</w:t>
      </w:r>
    </w:p>
    <w:p w14:paraId="1D83BA51" w14:textId="77777777" w:rsidR="00084F5F" w:rsidRPr="00486765" w:rsidRDefault="00D47F07">
      <w:pPr>
        <w:pStyle w:val="ListParagraph"/>
        <w:numPr>
          <w:ilvl w:val="0"/>
          <w:numId w:val="18"/>
        </w:numPr>
        <w:rPr>
          <w:sz w:val="22"/>
        </w:rPr>
      </w:pPr>
      <w:r w:rsidRPr="00486765">
        <w:rPr>
          <w:sz w:val="22"/>
        </w:rPr>
        <w:t xml:space="preserve">the </w:t>
      </w:r>
      <w:r w:rsidRPr="00486765">
        <w:rPr>
          <w:i/>
          <w:sz w:val="22"/>
        </w:rPr>
        <w:t>process</w:t>
      </w:r>
      <w:r w:rsidRPr="00486765">
        <w:rPr>
          <w:sz w:val="22"/>
        </w:rPr>
        <w:t xml:space="preserve"> of moving </w:t>
      </w:r>
    </w:p>
    <w:p w14:paraId="618F87EC" w14:textId="77777777" w:rsidR="00084F5F" w:rsidRPr="00486765" w:rsidRDefault="00084F5F">
      <w:pPr>
        <w:pStyle w:val="ListParagraph"/>
        <w:numPr>
          <w:ilvl w:val="0"/>
          <w:numId w:val="18"/>
        </w:numPr>
        <w:rPr>
          <w:sz w:val="22"/>
        </w:rPr>
      </w:pPr>
      <w:r w:rsidRPr="00486765">
        <w:rPr>
          <w:sz w:val="22"/>
        </w:rPr>
        <w:t xml:space="preserve">the </w:t>
      </w:r>
      <w:r w:rsidRPr="00486765">
        <w:rPr>
          <w:i/>
          <w:sz w:val="22"/>
        </w:rPr>
        <w:t>temporal region</w:t>
      </w:r>
      <w:r w:rsidR="008E7283" w:rsidRPr="00486765">
        <w:rPr>
          <w:sz w:val="22"/>
        </w:rPr>
        <w:t xml:space="preserve"> </w:t>
      </w:r>
      <w:r w:rsidRPr="00486765">
        <w:rPr>
          <w:b/>
          <w:sz w:val="22"/>
        </w:rPr>
        <w:t>occupied</w:t>
      </w:r>
      <w:r w:rsidRPr="00486765">
        <w:rPr>
          <w:sz w:val="22"/>
        </w:rPr>
        <w:t xml:space="preserve"> by this process</w:t>
      </w:r>
    </w:p>
    <w:p w14:paraId="5A5E420C" w14:textId="34E9B556" w:rsidR="00084F5F" w:rsidRPr="00486765" w:rsidRDefault="00084F5F">
      <w:pPr>
        <w:pStyle w:val="ListParagraph"/>
        <w:numPr>
          <w:ilvl w:val="0"/>
          <w:numId w:val="18"/>
        </w:numPr>
        <w:rPr>
          <w:sz w:val="22"/>
        </w:rPr>
      </w:pPr>
      <w:r w:rsidRPr="00486765">
        <w:rPr>
          <w:sz w:val="22"/>
        </w:rPr>
        <w:t xml:space="preserve">the </w:t>
      </w:r>
      <w:r w:rsidRPr="00486765">
        <w:rPr>
          <w:i/>
          <w:sz w:val="22"/>
        </w:rPr>
        <w:t xml:space="preserve">spatiotemporal region </w:t>
      </w:r>
      <w:r w:rsidRPr="00486765">
        <w:rPr>
          <w:b/>
          <w:sz w:val="22"/>
        </w:rPr>
        <w:t>occupied</w:t>
      </w:r>
      <w:r w:rsidRPr="00486765">
        <w:rPr>
          <w:sz w:val="22"/>
        </w:rPr>
        <w:t xml:space="preserve"> by this process (trajectory of the motion)</w:t>
      </w:r>
    </w:p>
    <w:p w14:paraId="6D18B3FA" w14:textId="77777777" w:rsidR="00084F5F" w:rsidRPr="00486765" w:rsidRDefault="00084F5F">
      <w:pPr>
        <w:pStyle w:val="ListParagraph"/>
        <w:numPr>
          <w:ilvl w:val="0"/>
          <w:numId w:val="18"/>
        </w:numPr>
        <w:rPr>
          <w:sz w:val="22"/>
        </w:rPr>
      </w:pPr>
      <w:r w:rsidRPr="00486765">
        <w:rPr>
          <w:sz w:val="22"/>
        </w:rPr>
        <w:t xml:space="preserve">the speed, </w:t>
      </w:r>
      <w:r w:rsidR="00D47F07" w:rsidRPr="00486765">
        <w:rPr>
          <w:sz w:val="22"/>
        </w:rPr>
        <w:t xml:space="preserve">referred to by means of </w:t>
      </w:r>
    </w:p>
    <w:p w14:paraId="67BD740E" w14:textId="34BF48CB" w:rsidR="00D47F07" w:rsidRPr="00486765" w:rsidRDefault="00D47F07">
      <w:pPr>
        <w:pStyle w:val="ListParagraph"/>
        <w:numPr>
          <w:ilvl w:val="0"/>
          <w:numId w:val="18"/>
        </w:numPr>
        <w:rPr>
          <w:sz w:val="22"/>
        </w:rPr>
      </w:pPr>
      <w:proofErr w:type="gramStart"/>
      <w:r w:rsidRPr="00486765">
        <w:rPr>
          <w:sz w:val="22"/>
        </w:rPr>
        <w:t>an</w:t>
      </w:r>
      <w:proofErr w:type="gramEnd"/>
      <w:r w:rsidRPr="00486765">
        <w:rPr>
          <w:sz w:val="22"/>
        </w:rPr>
        <w:t xml:space="preserve"> expression </w:t>
      </w:r>
      <w:r w:rsidR="00862564" w:rsidRPr="00486765">
        <w:rPr>
          <w:sz w:val="22"/>
        </w:rPr>
        <w:t xml:space="preserve">such as ‘3.12 </w:t>
      </w:r>
      <w:r w:rsidRPr="00486765">
        <w:rPr>
          <w:sz w:val="22"/>
        </w:rPr>
        <w:t>m/s’.</w:t>
      </w:r>
    </w:p>
    <w:p w14:paraId="6A1A2F33" w14:textId="781C5365" w:rsidR="00640FA6" w:rsidRPr="00486765" w:rsidRDefault="00B32A35" w:rsidP="001C5CAA">
      <w:pPr>
        <w:rPr>
          <w:sz w:val="22"/>
        </w:rPr>
      </w:pPr>
      <w:r>
        <w:rPr>
          <w:sz w:val="22"/>
        </w:rPr>
        <w:t xml:space="preserve">Each of items </w:t>
      </w:r>
      <w:r w:rsidR="00B860B6" w:rsidRPr="00486765">
        <w:rPr>
          <w:sz w:val="22"/>
        </w:rPr>
        <w:t>(1)-</w:t>
      </w:r>
      <w:r w:rsidR="00D47F07" w:rsidRPr="00486765">
        <w:rPr>
          <w:sz w:val="22"/>
        </w:rPr>
        <w:t xml:space="preserve">(4) </w:t>
      </w:r>
      <w:r w:rsidR="00B860B6" w:rsidRPr="00486765">
        <w:rPr>
          <w:sz w:val="22"/>
        </w:rPr>
        <w:t xml:space="preserve">and (6) </w:t>
      </w:r>
      <w:r>
        <w:rPr>
          <w:sz w:val="22"/>
        </w:rPr>
        <w:t xml:space="preserve">instantiates a </w:t>
      </w:r>
      <w:r w:rsidR="00640FA6" w:rsidRPr="00486765">
        <w:rPr>
          <w:sz w:val="22"/>
        </w:rPr>
        <w:t>readily identifiable BFO categor</w:t>
      </w:r>
      <w:r>
        <w:rPr>
          <w:sz w:val="22"/>
        </w:rPr>
        <w:t>y</w:t>
      </w:r>
      <w:r w:rsidR="00640FA6" w:rsidRPr="00486765">
        <w:rPr>
          <w:sz w:val="22"/>
        </w:rPr>
        <w:t xml:space="preserve">. </w:t>
      </w:r>
      <w:r>
        <w:rPr>
          <w:sz w:val="22"/>
        </w:rPr>
        <w:t xml:space="preserve">(6) </w:t>
      </w:r>
      <w:proofErr w:type="gramStart"/>
      <w:r>
        <w:rPr>
          <w:sz w:val="22"/>
        </w:rPr>
        <w:t>is</w:t>
      </w:r>
      <w:proofErr w:type="gramEnd"/>
      <w:r>
        <w:rPr>
          <w:sz w:val="22"/>
        </w:rPr>
        <w:t xml:space="preserve"> an </w:t>
      </w:r>
      <w:r w:rsidRPr="00751DA3">
        <w:rPr>
          <w:sz w:val="22"/>
        </w:rPr>
        <w:t>information artifact, thus a BFO:</w:t>
      </w:r>
      <w:r w:rsidRPr="00751DA3">
        <w:rPr>
          <w:i/>
          <w:sz w:val="22"/>
        </w:rPr>
        <w:t>generically dependent continuant</w:t>
      </w:r>
      <w:r>
        <w:rPr>
          <w:sz w:val="22"/>
        </w:rPr>
        <w:t>.</w:t>
      </w:r>
      <w:r w:rsidRPr="00751DA3">
        <w:rPr>
          <w:sz w:val="22"/>
        </w:rPr>
        <w:t xml:space="preserve"> </w:t>
      </w:r>
      <w:r w:rsidR="00640FA6" w:rsidRPr="00486765">
        <w:rPr>
          <w:sz w:val="22"/>
        </w:rPr>
        <w:t xml:space="preserve">In regard to item (5), it has been proposed that BFO recognize a new category of </w:t>
      </w:r>
      <w:r w:rsidR="00640FA6" w:rsidRPr="00486765">
        <w:rPr>
          <w:i/>
          <w:sz w:val="22"/>
        </w:rPr>
        <w:t>process quality</w:t>
      </w:r>
      <w:r w:rsidR="00640FA6" w:rsidRPr="00486765">
        <w:rPr>
          <w:sz w:val="22"/>
        </w:rPr>
        <w:t xml:space="preserve">, </w:t>
      </w:r>
      <w:r>
        <w:rPr>
          <w:sz w:val="22"/>
        </w:rPr>
        <w:t xml:space="preserve">a </w:t>
      </w:r>
      <w:r w:rsidR="00640FA6" w:rsidRPr="00486765">
        <w:rPr>
          <w:sz w:val="22"/>
        </w:rPr>
        <w:t xml:space="preserve">counterpart on the occurrent side of </w:t>
      </w:r>
      <w:r w:rsidR="00640FA6" w:rsidRPr="00486765">
        <w:rPr>
          <w:i/>
          <w:sz w:val="22"/>
        </w:rPr>
        <w:t>qualities</w:t>
      </w:r>
      <w:r w:rsidR="00640FA6" w:rsidRPr="00486765">
        <w:rPr>
          <w:sz w:val="22"/>
        </w:rPr>
        <w:t xml:space="preserve"> </w:t>
      </w:r>
      <w:r w:rsidR="003E0658" w:rsidRPr="00486765">
        <w:rPr>
          <w:sz w:val="22"/>
        </w:rPr>
        <w:t xml:space="preserve">on the side </w:t>
      </w:r>
      <w:r w:rsidR="00640FA6" w:rsidRPr="00486765">
        <w:rPr>
          <w:sz w:val="22"/>
        </w:rPr>
        <w:t xml:space="preserve">of continuants. To see the problems with such an approach, consider the following scenario, which is designed to illustrate the contrasting logico-ontological orders </w:t>
      </w:r>
      <w:r>
        <w:rPr>
          <w:sz w:val="22"/>
        </w:rPr>
        <w:t xml:space="preserve">governing the </w:t>
      </w:r>
      <w:r w:rsidR="00640FA6" w:rsidRPr="00486765">
        <w:rPr>
          <w:sz w:val="22"/>
        </w:rPr>
        <w:t>continuant (three-dimension</w:t>
      </w:r>
      <w:r w:rsidR="001157BF" w:rsidRPr="00486765">
        <w:rPr>
          <w:sz w:val="22"/>
        </w:rPr>
        <w:t>al</w:t>
      </w:r>
      <w:r w:rsidR="00640FA6" w:rsidRPr="00486765">
        <w:rPr>
          <w:sz w:val="22"/>
        </w:rPr>
        <w:t xml:space="preserve">) and occurrent (four-dimensional) </w:t>
      </w:r>
      <w:r>
        <w:rPr>
          <w:sz w:val="22"/>
        </w:rPr>
        <w:t xml:space="preserve">realms </w:t>
      </w:r>
      <w:r w:rsidR="00640FA6" w:rsidRPr="00486765">
        <w:rPr>
          <w:sz w:val="22"/>
        </w:rPr>
        <w:t>[</w:t>
      </w:r>
      <w:r w:rsidR="001E591D" w:rsidRPr="00486765">
        <w:rPr>
          <w:sz w:val="22"/>
        </w:rPr>
        <w:fldChar w:fldCharType="begin"/>
      </w:r>
      <w:r w:rsidR="00640FA6" w:rsidRPr="00486765">
        <w:rPr>
          <w:sz w:val="22"/>
        </w:rPr>
        <w:instrText xml:space="preserve"> REF _Ref309506172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14</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_Ref309506180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21</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_Ref309506188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30</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_Ref309506190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31</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_Ref309506192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32</w:t>
      </w:r>
      <w:r w:rsidR="001E591D" w:rsidRPr="00486765">
        <w:rPr>
          <w:sz w:val="22"/>
        </w:rPr>
        <w:fldChar w:fldCharType="end"/>
      </w:r>
      <w:r w:rsidR="00640FA6" w:rsidRPr="00486765">
        <w:rPr>
          <w:sz w:val="22"/>
        </w:rPr>
        <w:t xml:space="preserve">, </w:t>
      </w:r>
      <w:r w:rsidR="001E591D" w:rsidRPr="00486765">
        <w:rPr>
          <w:sz w:val="22"/>
        </w:rPr>
        <w:fldChar w:fldCharType="begin"/>
      </w:r>
      <w:r w:rsidR="00640FA6" w:rsidRPr="00486765">
        <w:rPr>
          <w:sz w:val="22"/>
        </w:rPr>
        <w:instrText xml:space="preserve"> REF _Ref309506194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33</w:t>
      </w:r>
      <w:r w:rsidR="001E591D" w:rsidRPr="00486765">
        <w:rPr>
          <w:sz w:val="22"/>
        </w:rPr>
        <w:fldChar w:fldCharType="end"/>
      </w:r>
      <w:r w:rsidR="00640FA6" w:rsidRPr="00486765">
        <w:rPr>
          <w:sz w:val="22"/>
        </w:rPr>
        <w:t xml:space="preserve">]. </w:t>
      </w:r>
    </w:p>
    <w:p w14:paraId="342E8A88" w14:textId="0C60B503" w:rsidR="00D47F07" w:rsidRPr="00486765" w:rsidRDefault="00640FA6">
      <w:pPr>
        <w:rPr>
          <w:sz w:val="22"/>
        </w:rPr>
      </w:pPr>
      <w:r w:rsidRPr="00486765">
        <w:rPr>
          <w:sz w:val="22"/>
        </w:rPr>
        <w:t>I</w:t>
      </w:r>
      <w:r w:rsidR="00D47F07" w:rsidRPr="00486765">
        <w:rPr>
          <w:sz w:val="22"/>
        </w:rPr>
        <w:t>magine</w:t>
      </w:r>
      <w:r w:rsidRPr="00486765">
        <w:rPr>
          <w:sz w:val="22"/>
        </w:rPr>
        <w:t>, first,</w:t>
      </w:r>
      <w:r w:rsidR="00D47F07" w:rsidRPr="00486765">
        <w:rPr>
          <w:sz w:val="22"/>
        </w:rPr>
        <w:t xml:space="preserve"> John, </w:t>
      </w:r>
      <w:r w:rsidRPr="00486765">
        <w:rPr>
          <w:sz w:val="22"/>
        </w:rPr>
        <w:t xml:space="preserve">an </w:t>
      </w:r>
      <w:r w:rsidRPr="00486765">
        <w:rPr>
          <w:i/>
          <w:sz w:val="22"/>
        </w:rPr>
        <w:t>object</w:t>
      </w:r>
      <w:r w:rsidRPr="00486765">
        <w:rPr>
          <w:sz w:val="22"/>
        </w:rPr>
        <w:t xml:space="preserve">, </w:t>
      </w:r>
      <w:r w:rsidR="00D47F07" w:rsidRPr="00486765">
        <w:rPr>
          <w:sz w:val="22"/>
        </w:rPr>
        <w:t>who</w:t>
      </w:r>
      <w:r w:rsidR="00DA4D68" w:rsidRPr="00486765">
        <w:rPr>
          <w:sz w:val="22"/>
        </w:rPr>
        <w:t>, on</w:t>
      </w:r>
      <w:r w:rsidR="00D47F07" w:rsidRPr="00486765">
        <w:rPr>
          <w:sz w:val="22"/>
        </w:rPr>
        <w:t xml:space="preserve"> a certain day, either does or does not go on a </w:t>
      </w:r>
      <w:r w:rsidRPr="00486765">
        <w:rPr>
          <w:sz w:val="22"/>
        </w:rPr>
        <w:t xml:space="preserve">one-month </w:t>
      </w:r>
      <w:r w:rsidR="00D47F07" w:rsidRPr="00486765">
        <w:rPr>
          <w:sz w:val="22"/>
        </w:rPr>
        <w:t xml:space="preserve">diet. In the former case </w:t>
      </w:r>
      <w:r w:rsidR="00B32A35">
        <w:rPr>
          <w:sz w:val="22"/>
        </w:rPr>
        <w:t xml:space="preserve">John’s determinable </w:t>
      </w:r>
      <w:r w:rsidRPr="00486765">
        <w:rPr>
          <w:sz w:val="22"/>
        </w:rPr>
        <w:t>weight quality will decrease;</w:t>
      </w:r>
      <w:r w:rsidR="00D47F07" w:rsidRPr="00486765">
        <w:rPr>
          <w:sz w:val="22"/>
        </w:rPr>
        <w:t xml:space="preserve"> in the latter case this quality will </w:t>
      </w:r>
      <w:r w:rsidR="00D47F07" w:rsidRPr="00486765">
        <w:rPr>
          <w:sz w:val="22"/>
        </w:rPr>
        <w:lastRenderedPageBreak/>
        <w:t xml:space="preserve">remain constant. In either case John will remain </w:t>
      </w:r>
      <w:r w:rsidRPr="00486765">
        <w:rPr>
          <w:sz w:val="22"/>
        </w:rPr>
        <w:t xml:space="preserve">at the end of the month </w:t>
      </w:r>
      <w:r w:rsidR="00D47F07" w:rsidRPr="00486765">
        <w:rPr>
          <w:i/>
          <w:sz w:val="22"/>
        </w:rPr>
        <w:t xml:space="preserve">the same </w:t>
      </w:r>
      <w:r w:rsidRPr="00486765">
        <w:rPr>
          <w:i/>
          <w:sz w:val="22"/>
        </w:rPr>
        <w:t>object</w:t>
      </w:r>
      <w:r w:rsidR="00D47F07" w:rsidRPr="00486765">
        <w:rPr>
          <w:sz w:val="22"/>
        </w:rPr>
        <w:t xml:space="preserve"> as he was </w:t>
      </w:r>
      <w:r w:rsidRPr="00486765">
        <w:rPr>
          <w:sz w:val="22"/>
        </w:rPr>
        <w:t xml:space="preserve">on </w:t>
      </w:r>
      <w:r w:rsidR="00D47F07" w:rsidRPr="00486765">
        <w:rPr>
          <w:sz w:val="22"/>
        </w:rPr>
        <w:t xml:space="preserve">the day in question. </w:t>
      </w:r>
    </w:p>
    <w:p w14:paraId="2E8AF4BE" w14:textId="48B329BE" w:rsidR="009B1D2B" w:rsidRPr="00486765" w:rsidRDefault="00D47F07">
      <w:pPr>
        <w:rPr>
          <w:sz w:val="22"/>
        </w:rPr>
      </w:pPr>
      <w:r w:rsidRPr="00486765">
        <w:rPr>
          <w:sz w:val="22"/>
        </w:rPr>
        <w:t xml:space="preserve">In the case of a </w:t>
      </w:r>
      <w:r w:rsidRPr="00486765">
        <w:rPr>
          <w:i/>
          <w:sz w:val="22"/>
        </w:rPr>
        <w:t>process</w:t>
      </w:r>
      <w:r w:rsidRPr="00486765">
        <w:rPr>
          <w:sz w:val="22"/>
        </w:rPr>
        <w:t xml:space="preserve">, in contrast, no parallel scenario is imaginable. </w:t>
      </w:r>
      <w:r w:rsidR="002B6FE7" w:rsidRPr="00486765">
        <w:rPr>
          <w:sz w:val="22"/>
        </w:rPr>
        <w:t>Of course we can imagine</w:t>
      </w:r>
      <w:r w:rsidR="00640FA6" w:rsidRPr="00486765">
        <w:rPr>
          <w:sz w:val="22"/>
        </w:rPr>
        <w:t xml:space="preserve"> John’s </w:t>
      </w:r>
      <w:r w:rsidR="00640FA6" w:rsidRPr="00486765">
        <w:rPr>
          <w:i/>
          <w:sz w:val="22"/>
        </w:rPr>
        <w:t xml:space="preserve">life </w:t>
      </w:r>
      <w:r w:rsidR="002B6FE7" w:rsidRPr="00486765">
        <w:rPr>
          <w:sz w:val="22"/>
        </w:rPr>
        <w:t xml:space="preserve">as </w:t>
      </w:r>
      <w:r w:rsidRPr="00486765">
        <w:rPr>
          <w:sz w:val="22"/>
        </w:rPr>
        <w:t>vary</w:t>
      </w:r>
      <w:r w:rsidR="002B6FE7" w:rsidRPr="00486765">
        <w:rPr>
          <w:sz w:val="22"/>
        </w:rPr>
        <w:t>ing</w:t>
      </w:r>
      <w:r w:rsidRPr="00486765">
        <w:rPr>
          <w:sz w:val="22"/>
        </w:rPr>
        <w:t xml:space="preserve"> </w:t>
      </w:r>
      <w:r w:rsidR="00640FA6" w:rsidRPr="00486765">
        <w:rPr>
          <w:sz w:val="22"/>
        </w:rPr>
        <w:t>under two different scenarios –</w:t>
      </w:r>
      <w:r w:rsidR="00640FA6" w:rsidRPr="00486765">
        <w:rPr>
          <w:i/>
          <w:sz w:val="22"/>
        </w:rPr>
        <w:t>life with diet</w:t>
      </w:r>
      <w:r w:rsidR="00B32A35">
        <w:rPr>
          <w:sz w:val="22"/>
        </w:rPr>
        <w:t xml:space="preserve"> and</w:t>
      </w:r>
      <w:r w:rsidR="00640FA6" w:rsidRPr="00486765">
        <w:rPr>
          <w:sz w:val="22"/>
        </w:rPr>
        <w:t xml:space="preserve"> </w:t>
      </w:r>
      <w:r w:rsidR="00640FA6" w:rsidRPr="00486765">
        <w:rPr>
          <w:i/>
          <w:sz w:val="22"/>
        </w:rPr>
        <w:t>life without diet</w:t>
      </w:r>
      <w:r w:rsidR="002B6FE7" w:rsidRPr="00486765">
        <w:rPr>
          <w:sz w:val="22"/>
        </w:rPr>
        <w:t>. But then, however small the variation from one imagined life to another, we are imag</w:t>
      </w:r>
      <w:r w:rsidR="00B32A35">
        <w:rPr>
          <w:sz w:val="22"/>
        </w:rPr>
        <w:t>in</w:t>
      </w:r>
      <w:r w:rsidR="002B6FE7" w:rsidRPr="00486765">
        <w:rPr>
          <w:sz w:val="22"/>
        </w:rPr>
        <w:t xml:space="preserve">ing </w:t>
      </w:r>
      <w:r w:rsidR="002B6FE7" w:rsidRPr="00486765">
        <w:rPr>
          <w:i/>
          <w:sz w:val="22"/>
        </w:rPr>
        <w:t>different</w:t>
      </w:r>
      <w:r w:rsidR="002B6FE7" w:rsidRPr="00486765">
        <w:rPr>
          <w:sz w:val="22"/>
        </w:rPr>
        <w:t xml:space="preserve"> individual processes. </w:t>
      </w:r>
    </w:p>
    <w:p w14:paraId="6CBFD9E8" w14:textId="75C3DCA1" w:rsidR="00EC2386" w:rsidRPr="00486765" w:rsidRDefault="00443209" w:rsidP="00AB13CB">
      <w:pPr>
        <w:rPr>
          <w:sz w:val="22"/>
        </w:rPr>
      </w:pPr>
      <w:r w:rsidRPr="00486765">
        <w:rPr>
          <w:sz w:val="22"/>
        </w:rPr>
        <w:t xml:space="preserve">Someone might argue that John’s life would remain </w:t>
      </w:r>
      <w:r w:rsidRPr="00486765">
        <w:rPr>
          <w:i/>
          <w:sz w:val="22"/>
        </w:rPr>
        <w:t>the same process</w:t>
      </w:r>
      <w:r w:rsidRPr="00486765">
        <w:rPr>
          <w:sz w:val="22"/>
        </w:rPr>
        <w:t xml:space="preserve"> if John had gone on a diet in one case and did not in another</w:t>
      </w:r>
      <w:r w:rsidR="00B32A35">
        <w:rPr>
          <w:sz w:val="22"/>
        </w:rPr>
        <w:t xml:space="preserve">. </w:t>
      </w:r>
      <w:r w:rsidRPr="00486765">
        <w:rPr>
          <w:sz w:val="22"/>
        </w:rPr>
        <w:t xml:space="preserve">This life would be different in certain respects, </w:t>
      </w:r>
      <w:r w:rsidR="002B6FE7" w:rsidRPr="00486765">
        <w:rPr>
          <w:sz w:val="22"/>
        </w:rPr>
        <w:t xml:space="preserve">they say, </w:t>
      </w:r>
      <w:r w:rsidRPr="00486765">
        <w:rPr>
          <w:sz w:val="22"/>
        </w:rPr>
        <w:t xml:space="preserve">but it would still be John’s life. </w:t>
      </w:r>
      <w:r w:rsidR="00B32A35">
        <w:rPr>
          <w:sz w:val="22"/>
        </w:rPr>
        <w:t xml:space="preserve">One and the same </w:t>
      </w:r>
      <w:r w:rsidRPr="00486765">
        <w:rPr>
          <w:sz w:val="22"/>
        </w:rPr>
        <w:t xml:space="preserve">process would simply have different </w:t>
      </w:r>
      <w:proofErr w:type="spellStart"/>
      <w:r w:rsidRPr="00486765">
        <w:rPr>
          <w:sz w:val="22"/>
        </w:rPr>
        <w:t>subprocesses</w:t>
      </w:r>
      <w:proofErr w:type="spellEnd"/>
      <w:r w:rsidRPr="00486765">
        <w:rPr>
          <w:sz w:val="22"/>
        </w:rPr>
        <w:t xml:space="preserve"> and unfold differently through time. </w:t>
      </w:r>
      <w:r w:rsidR="0063585C" w:rsidRPr="00486765">
        <w:rPr>
          <w:sz w:val="22"/>
        </w:rPr>
        <w:t xml:space="preserve">But what then is meant </w:t>
      </w:r>
      <w:r w:rsidR="001157BF" w:rsidRPr="00486765">
        <w:rPr>
          <w:sz w:val="22"/>
        </w:rPr>
        <w:t xml:space="preserve">here </w:t>
      </w:r>
      <w:r w:rsidR="0063585C" w:rsidRPr="00486765">
        <w:rPr>
          <w:sz w:val="22"/>
        </w:rPr>
        <w:t xml:space="preserve">by </w:t>
      </w:r>
      <w:r w:rsidR="00B32A35" w:rsidRPr="00486765">
        <w:rPr>
          <w:sz w:val="22"/>
        </w:rPr>
        <w:t>‘</w:t>
      </w:r>
      <w:r w:rsidR="0063585C" w:rsidRPr="00486765">
        <w:rPr>
          <w:i/>
          <w:sz w:val="22"/>
        </w:rPr>
        <w:t>same process</w:t>
      </w:r>
      <w:r w:rsidR="00B32A35" w:rsidRPr="00486765">
        <w:rPr>
          <w:sz w:val="22"/>
        </w:rPr>
        <w:t>’</w:t>
      </w:r>
      <w:r w:rsidR="00B32A35">
        <w:rPr>
          <w:sz w:val="22"/>
        </w:rPr>
        <w:t>?</w:t>
      </w:r>
      <w:r w:rsidR="0063585C" w:rsidRPr="00486765">
        <w:rPr>
          <w:i/>
          <w:sz w:val="22"/>
        </w:rPr>
        <w:t xml:space="preserve"> </w:t>
      </w:r>
      <w:r w:rsidR="0063585C" w:rsidRPr="00486765">
        <w:rPr>
          <w:sz w:val="22"/>
        </w:rPr>
        <w:t xml:space="preserve">If </w:t>
      </w:r>
      <w:proofErr w:type="gramStart"/>
      <w:r w:rsidR="0063585C" w:rsidRPr="00486765">
        <w:rPr>
          <w:i/>
          <w:sz w:val="22"/>
        </w:rPr>
        <w:t xml:space="preserve">a </w:t>
      </w:r>
      <w:r w:rsidR="0063585C" w:rsidRPr="00486765">
        <w:rPr>
          <w:sz w:val="22"/>
        </w:rPr>
        <w:t>and</w:t>
      </w:r>
      <w:proofErr w:type="gramEnd"/>
      <w:r w:rsidR="0063585C" w:rsidRPr="00486765">
        <w:rPr>
          <w:sz w:val="22"/>
        </w:rPr>
        <w:t xml:space="preserve"> </w:t>
      </w:r>
      <w:r w:rsidR="0063585C" w:rsidRPr="00486765">
        <w:rPr>
          <w:i/>
          <w:sz w:val="22"/>
        </w:rPr>
        <w:t xml:space="preserve">b </w:t>
      </w:r>
      <w:r w:rsidR="0063585C" w:rsidRPr="00486765">
        <w:rPr>
          <w:sz w:val="22"/>
        </w:rPr>
        <w:t xml:space="preserve">are </w:t>
      </w:r>
      <w:r w:rsidR="00B32A35">
        <w:rPr>
          <w:sz w:val="22"/>
        </w:rPr>
        <w:t xml:space="preserve">indeed </w:t>
      </w:r>
      <w:r w:rsidR="0063585C" w:rsidRPr="00486765">
        <w:rPr>
          <w:sz w:val="22"/>
        </w:rPr>
        <w:t xml:space="preserve">the </w:t>
      </w:r>
      <w:r w:rsidR="0063585C" w:rsidRPr="00486765">
        <w:rPr>
          <w:i/>
          <w:sz w:val="22"/>
        </w:rPr>
        <w:t>same process</w:t>
      </w:r>
      <w:r w:rsidR="0063585C" w:rsidRPr="00486765">
        <w:rPr>
          <w:sz w:val="22"/>
        </w:rPr>
        <w:t xml:space="preserve">, then </w:t>
      </w:r>
      <w:r w:rsidR="0063585C" w:rsidRPr="00486765">
        <w:rPr>
          <w:i/>
          <w:sz w:val="22"/>
        </w:rPr>
        <w:t xml:space="preserve">a </w:t>
      </w:r>
      <w:r w:rsidR="0063585C" w:rsidRPr="00486765">
        <w:rPr>
          <w:sz w:val="22"/>
        </w:rPr>
        <w:t xml:space="preserve">and </w:t>
      </w:r>
      <w:r w:rsidR="0063585C" w:rsidRPr="00486765">
        <w:rPr>
          <w:i/>
          <w:sz w:val="22"/>
        </w:rPr>
        <w:t xml:space="preserve">b </w:t>
      </w:r>
      <w:r w:rsidR="0063585C" w:rsidRPr="00486765">
        <w:rPr>
          <w:sz w:val="22"/>
        </w:rPr>
        <w:t xml:space="preserve">are identical, and then so also are all their parts. If </w:t>
      </w:r>
      <w:proofErr w:type="gramStart"/>
      <w:r w:rsidR="0063585C" w:rsidRPr="00486765">
        <w:rPr>
          <w:i/>
          <w:sz w:val="22"/>
        </w:rPr>
        <w:t xml:space="preserve">a </w:t>
      </w:r>
      <w:r w:rsidR="0063585C" w:rsidRPr="00486765">
        <w:rPr>
          <w:sz w:val="22"/>
        </w:rPr>
        <w:t>and</w:t>
      </w:r>
      <w:proofErr w:type="gramEnd"/>
      <w:r w:rsidR="0063585C" w:rsidRPr="00486765">
        <w:rPr>
          <w:i/>
          <w:sz w:val="22"/>
        </w:rPr>
        <w:t xml:space="preserve"> b </w:t>
      </w:r>
      <w:r w:rsidR="0063585C" w:rsidRPr="00486765">
        <w:rPr>
          <w:sz w:val="22"/>
        </w:rPr>
        <w:t xml:space="preserve">are </w:t>
      </w:r>
      <w:r w:rsidR="00B32A35">
        <w:rPr>
          <w:sz w:val="22"/>
        </w:rPr>
        <w:t xml:space="preserve">have </w:t>
      </w:r>
      <w:r w:rsidR="0063585C" w:rsidRPr="00486765">
        <w:rPr>
          <w:sz w:val="22"/>
        </w:rPr>
        <w:t xml:space="preserve">different </w:t>
      </w:r>
      <w:proofErr w:type="spellStart"/>
      <w:r w:rsidR="00B32A35">
        <w:rPr>
          <w:sz w:val="22"/>
        </w:rPr>
        <w:t>sub</w:t>
      </w:r>
      <w:r w:rsidR="0063585C" w:rsidRPr="00486765">
        <w:rPr>
          <w:sz w:val="22"/>
        </w:rPr>
        <w:t>processes</w:t>
      </w:r>
      <w:proofErr w:type="spellEnd"/>
      <w:r w:rsidR="0063585C" w:rsidRPr="00486765">
        <w:rPr>
          <w:sz w:val="22"/>
        </w:rPr>
        <w:t xml:space="preserve"> </w:t>
      </w:r>
      <w:r w:rsidR="00B32A35">
        <w:rPr>
          <w:sz w:val="22"/>
        </w:rPr>
        <w:t xml:space="preserve">as parts, then they are </w:t>
      </w:r>
      <w:r w:rsidR="0063585C" w:rsidRPr="00486765">
        <w:rPr>
          <w:i/>
          <w:sz w:val="22"/>
        </w:rPr>
        <w:t>different processes</w:t>
      </w:r>
      <w:r w:rsidR="00B32A35">
        <w:rPr>
          <w:sz w:val="22"/>
        </w:rPr>
        <w:t>,</w:t>
      </w:r>
      <w:r w:rsidR="0063585C" w:rsidRPr="00486765">
        <w:rPr>
          <w:sz w:val="22"/>
        </w:rPr>
        <w:t xml:space="preserve"> </w:t>
      </w:r>
      <w:r w:rsidR="00B32A35">
        <w:rPr>
          <w:sz w:val="22"/>
        </w:rPr>
        <w:t xml:space="preserve">and thus </w:t>
      </w:r>
      <w:r w:rsidR="0063585C" w:rsidRPr="00486765">
        <w:rPr>
          <w:i/>
          <w:sz w:val="22"/>
        </w:rPr>
        <w:t>different lives</w:t>
      </w:r>
      <w:r w:rsidR="00B32A35">
        <w:rPr>
          <w:sz w:val="22"/>
        </w:rPr>
        <w:t xml:space="preserve"> – </w:t>
      </w:r>
      <w:r w:rsidR="0063585C" w:rsidRPr="00486765">
        <w:rPr>
          <w:sz w:val="22"/>
        </w:rPr>
        <w:t>each of which (in its respective possible world) is referred to as ‘John’s life’.</w:t>
      </w:r>
      <w:r w:rsidR="001157BF" w:rsidRPr="00486765">
        <w:rPr>
          <w:sz w:val="22"/>
        </w:rPr>
        <w:t xml:space="preserve"> </w:t>
      </w:r>
    </w:p>
    <w:p w14:paraId="4666E74E" w14:textId="3EA0F9FA" w:rsidR="00DB33F3" w:rsidRPr="00486765" w:rsidRDefault="00DB33F3">
      <w:pPr>
        <w:rPr>
          <w:b/>
          <w:sz w:val="22"/>
        </w:rPr>
      </w:pPr>
      <w:r w:rsidRPr="00486765">
        <w:rPr>
          <w:b/>
          <w:sz w:val="22"/>
        </w:rPr>
        <w:t>Why processes do not change</w:t>
      </w:r>
    </w:p>
    <w:p w14:paraId="516E9404" w14:textId="338EFBEE" w:rsidR="00DB33F3" w:rsidRPr="00486765" w:rsidRDefault="00B32A35">
      <w:pPr>
        <w:rPr>
          <w:sz w:val="22"/>
        </w:rPr>
      </w:pPr>
      <w:r w:rsidRPr="00751DA3">
        <w:rPr>
          <w:sz w:val="22"/>
        </w:rPr>
        <w:t>As Galton and Mizoguchi point out [</w:t>
      </w:r>
      <w:r w:rsidRPr="00751DA3">
        <w:rPr>
          <w:sz w:val="22"/>
        </w:rPr>
        <w:fldChar w:fldCharType="begin"/>
      </w:r>
      <w:r w:rsidRPr="00751DA3">
        <w:rPr>
          <w:sz w:val="22"/>
        </w:rPr>
        <w:instrText xml:space="preserve"> REF _Ref309506826 \r \h </w:instrText>
      </w:r>
      <w:r>
        <w:rPr>
          <w:sz w:val="22"/>
        </w:rPr>
        <w:instrText xml:space="preserve"> \* MERGEFORMAT </w:instrText>
      </w:r>
      <w:r w:rsidRPr="00751DA3">
        <w:rPr>
          <w:sz w:val="22"/>
        </w:rPr>
      </w:r>
      <w:r w:rsidRPr="00751DA3">
        <w:rPr>
          <w:sz w:val="22"/>
        </w:rPr>
        <w:fldChar w:fldCharType="separate"/>
      </w:r>
      <w:r w:rsidR="008F4B55">
        <w:rPr>
          <w:sz w:val="22"/>
        </w:rPr>
        <w:t>53</w:t>
      </w:r>
      <w:r w:rsidRPr="00751DA3">
        <w:rPr>
          <w:sz w:val="22"/>
        </w:rPr>
        <w:fldChar w:fldCharType="end"/>
      </w:r>
      <w:r w:rsidRPr="00751DA3">
        <w:rPr>
          <w:sz w:val="22"/>
        </w:rPr>
        <w:t>], persuasive arguments can be found in the literature (e.g., [</w:t>
      </w:r>
      <w:r w:rsidRPr="00751DA3">
        <w:rPr>
          <w:sz w:val="22"/>
        </w:rPr>
        <w:fldChar w:fldCharType="begin"/>
      </w:r>
      <w:r w:rsidRPr="00751DA3">
        <w:rPr>
          <w:sz w:val="22"/>
        </w:rPr>
        <w:instrText xml:space="preserve"> REF _Ref309506844 \r \h </w:instrText>
      </w:r>
      <w:r>
        <w:rPr>
          <w:sz w:val="22"/>
        </w:rPr>
        <w:instrText xml:space="preserve"> \* MERGEFORMAT </w:instrText>
      </w:r>
      <w:r w:rsidRPr="00751DA3">
        <w:rPr>
          <w:sz w:val="22"/>
        </w:rPr>
      </w:r>
      <w:r w:rsidRPr="00751DA3">
        <w:rPr>
          <w:sz w:val="22"/>
        </w:rPr>
        <w:fldChar w:fldCharType="separate"/>
      </w:r>
      <w:r w:rsidR="008F4B55">
        <w:rPr>
          <w:sz w:val="22"/>
        </w:rPr>
        <w:t>54</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_Ref309506845 \r \h </w:instrText>
      </w:r>
      <w:r>
        <w:rPr>
          <w:sz w:val="22"/>
        </w:rPr>
        <w:instrText xml:space="preserve"> \* MERGEFORMAT </w:instrText>
      </w:r>
      <w:r w:rsidRPr="00751DA3">
        <w:rPr>
          <w:sz w:val="22"/>
        </w:rPr>
      </w:r>
      <w:r w:rsidRPr="00751DA3">
        <w:rPr>
          <w:sz w:val="22"/>
        </w:rPr>
        <w:fldChar w:fldCharType="separate"/>
      </w:r>
      <w:r w:rsidR="008F4B55">
        <w:rPr>
          <w:sz w:val="22"/>
        </w:rPr>
        <w:t>55</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_Ref309506846 \r \h </w:instrText>
      </w:r>
      <w:r>
        <w:rPr>
          <w:sz w:val="22"/>
        </w:rPr>
        <w:instrText xml:space="preserve"> \* MERGEFORMAT </w:instrText>
      </w:r>
      <w:r w:rsidRPr="00751DA3">
        <w:rPr>
          <w:sz w:val="22"/>
        </w:rPr>
      </w:r>
      <w:r w:rsidRPr="00751DA3">
        <w:rPr>
          <w:sz w:val="22"/>
        </w:rPr>
        <w:fldChar w:fldCharType="separate"/>
      </w:r>
      <w:r w:rsidR="008F4B55">
        <w:rPr>
          <w:sz w:val="22"/>
        </w:rPr>
        <w:t>56</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_Ref309506847 \r \h </w:instrText>
      </w:r>
      <w:r>
        <w:rPr>
          <w:sz w:val="22"/>
        </w:rPr>
        <w:instrText xml:space="preserve"> \* MERGEFORMAT </w:instrText>
      </w:r>
      <w:r w:rsidRPr="00751DA3">
        <w:rPr>
          <w:sz w:val="22"/>
        </w:rPr>
      </w:r>
      <w:r w:rsidRPr="00751DA3">
        <w:rPr>
          <w:sz w:val="22"/>
        </w:rPr>
        <w:fldChar w:fldCharType="separate"/>
      </w:r>
      <w:r w:rsidR="008F4B55">
        <w:rPr>
          <w:sz w:val="22"/>
        </w:rPr>
        <w:t>57</w:t>
      </w:r>
      <w:r w:rsidRPr="00751DA3">
        <w:rPr>
          <w:sz w:val="22"/>
        </w:rPr>
        <w:fldChar w:fldCharType="end"/>
      </w:r>
      <w:r w:rsidRPr="00751DA3">
        <w:rPr>
          <w:sz w:val="22"/>
        </w:rPr>
        <w:t xml:space="preserve">, </w:t>
      </w:r>
      <w:r w:rsidRPr="00751DA3">
        <w:rPr>
          <w:sz w:val="22"/>
        </w:rPr>
        <w:fldChar w:fldCharType="begin"/>
      </w:r>
      <w:r w:rsidRPr="00751DA3">
        <w:rPr>
          <w:sz w:val="22"/>
        </w:rPr>
        <w:instrText xml:space="preserve"> REF _Ref310672052 \r \h </w:instrText>
      </w:r>
      <w:r>
        <w:rPr>
          <w:sz w:val="22"/>
        </w:rPr>
        <w:instrText xml:space="preserve"> \* MERGEFORMAT </w:instrText>
      </w:r>
      <w:r w:rsidRPr="00751DA3">
        <w:rPr>
          <w:sz w:val="22"/>
        </w:rPr>
      </w:r>
      <w:r w:rsidRPr="00751DA3">
        <w:rPr>
          <w:sz w:val="22"/>
        </w:rPr>
        <w:fldChar w:fldCharType="separate"/>
      </w:r>
      <w:r w:rsidR="008F4B55">
        <w:rPr>
          <w:sz w:val="22"/>
        </w:rPr>
        <w:t>62</w:t>
      </w:r>
      <w:r w:rsidRPr="00751DA3">
        <w:rPr>
          <w:sz w:val="22"/>
        </w:rPr>
        <w:fldChar w:fldCharType="end"/>
      </w:r>
      <w:r w:rsidRPr="00751DA3">
        <w:rPr>
          <w:sz w:val="22"/>
        </w:rPr>
        <w:t xml:space="preserve">]) that </w:t>
      </w:r>
      <w:r w:rsidR="009E2993">
        <w:rPr>
          <w:sz w:val="22"/>
        </w:rPr>
        <w:t>processes</w:t>
      </w:r>
      <w:r w:rsidR="009E2993" w:rsidRPr="00751DA3">
        <w:rPr>
          <w:sz w:val="22"/>
        </w:rPr>
        <w:t xml:space="preserve"> </w:t>
      </w:r>
      <w:r w:rsidRPr="00751DA3">
        <w:rPr>
          <w:sz w:val="22"/>
        </w:rPr>
        <w:t>cannot change.</w:t>
      </w:r>
      <w:r>
        <w:rPr>
          <w:sz w:val="22"/>
        </w:rPr>
        <w:t xml:space="preserve"> </w:t>
      </w:r>
      <w:r w:rsidR="00DB33F3" w:rsidRPr="00486765">
        <w:rPr>
          <w:sz w:val="22"/>
        </w:rPr>
        <w:t xml:space="preserve">Processes do not change, because processes </w:t>
      </w:r>
      <w:r w:rsidR="00DB33F3" w:rsidRPr="00486765">
        <w:rPr>
          <w:i/>
          <w:sz w:val="22"/>
        </w:rPr>
        <w:t xml:space="preserve">are </w:t>
      </w:r>
      <w:r w:rsidR="00DB33F3" w:rsidRPr="00486765">
        <w:rPr>
          <w:sz w:val="22"/>
        </w:rPr>
        <w:t>changes (they are changes</w:t>
      </w:r>
      <w:r>
        <w:rPr>
          <w:sz w:val="22"/>
        </w:rPr>
        <w:t xml:space="preserve"> which unfold</w:t>
      </w:r>
      <w:r w:rsidR="00DB33F3" w:rsidRPr="00486765">
        <w:rPr>
          <w:sz w:val="22"/>
        </w:rPr>
        <w:t xml:space="preserve">, for example, with </w:t>
      </w:r>
      <w:r>
        <w:rPr>
          <w:sz w:val="22"/>
        </w:rPr>
        <w:t xml:space="preserve">different </w:t>
      </w:r>
      <w:r w:rsidR="00DB33F3" w:rsidRPr="00486765">
        <w:rPr>
          <w:sz w:val="22"/>
        </w:rPr>
        <w:t>rates</w:t>
      </w:r>
      <w:r>
        <w:rPr>
          <w:sz w:val="22"/>
        </w:rPr>
        <w:t xml:space="preserve"> or intensities</w:t>
      </w:r>
      <w:r w:rsidR="00DB33F3" w:rsidRPr="00486765">
        <w:rPr>
          <w:sz w:val="22"/>
        </w:rPr>
        <w:t xml:space="preserve">. They are changes in those </w:t>
      </w:r>
      <w:r>
        <w:rPr>
          <w:i/>
          <w:sz w:val="22"/>
        </w:rPr>
        <w:t xml:space="preserve">continuant </w:t>
      </w:r>
      <w:r w:rsidRPr="00486765">
        <w:rPr>
          <w:i/>
          <w:sz w:val="22"/>
        </w:rPr>
        <w:t>entities</w:t>
      </w:r>
      <w:r>
        <w:rPr>
          <w:sz w:val="22"/>
        </w:rPr>
        <w:t xml:space="preserve"> </w:t>
      </w:r>
      <w:r w:rsidR="00DB33F3" w:rsidRPr="00486765">
        <w:rPr>
          <w:sz w:val="22"/>
        </w:rPr>
        <w:t xml:space="preserve">which are their participants. </w:t>
      </w:r>
    </w:p>
    <w:p w14:paraId="74C476D2" w14:textId="55A7A9CC" w:rsidR="00DB33F3" w:rsidRPr="00486765" w:rsidRDefault="007B3E28">
      <w:pPr>
        <w:rPr>
          <w:sz w:val="22"/>
        </w:rPr>
      </w:pPr>
      <w:r w:rsidRPr="00486765">
        <w:rPr>
          <w:sz w:val="22"/>
        </w:rPr>
        <w:t xml:space="preserve">When people say: </w:t>
      </w:r>
      <w:r w:rsidRPr="00486765">
        <w:rPr>
          <w:i/>
          <w:sz w:val="22"/>
        </w:rPr>
        <w:t>let’s speed up the process</w:t>
      </w:r>
      <w:r w:rsidRPr="00486765">
        <w:rPr>
          <w:sz w:val="22"/>
        </w:rPr>
        <w:t xml:space="preserve">, what they mean is: let’s ensure that </w:t>
      </w:r>
      <w:r w:rsidR="00B32A35">
        <w:rPr>
          <w:sz w:val="22"/>
        </w:rPr>
        <w:t xml:space="preserve">some </w:t>
      </w:r>
      <w:r w:rsidRPr="00486765">
        <w:rPr>
          <w:sz w:val="22"/>
        </w:rPr>
        <w:t xml:space="preserve">process </w:t>
      </w:r>
      <w:r w:rsidR="00B32A35">
        <w:rPr>
          <w:sz w:val="22"/>
        </w:rPr>
        <w:t xml:space="preserve">on-going </w:t>
      </w:r>
      <w:r w:rsidRPr="00486765">
        <w:rPr>
          <w:sz w:val="22"/>
        </w:rPr>
        <w:t xml:space="preserve">is one which will be quicker than </w:t>
      </w:r>
      <w:r w:rsidR="001157BF" w:rsidRPr="00486765">
        <w:rPr>
          <w:sz w:val="22"/>
        </w:rPr>
        <w:t xml:space="preserve">that process which </w:t>
      </w:r>
      <w:r w:rsidRPr="00486765">
        <w:rPr>
          <w:sz w:val="22"/>
        </w:rPr>
        <w:t xml:space="preserve">would have </w:t>
      </w:r>
      <w:r w:rsidR="001157BF" w:rsidRPr="00486765">
        <w:rPr>
          <w:sz w:val="22"/>
        </w:rPr>
        <w:t xml:space="preserve">occurred </w:t>
      </w:r>
      <w:r w:rsidRPr="00486765">
        <w:rPr>
          <w:sz w:val="22"/>
        </w:rPr>
        <w:t xml:space="preserve">had we not made </w:t>
      </w:r>
      <w:r w:rsidR="00E52F09">
        <w:rPr>
          <w:sz w:val="22"/>
        </w:rPr>
        <w:t>some specific e</w:t>
      </w:r>
      <w:r w:rsidRPr="00486765">
        <w:rPr>
          <w:sz w:val="22"/>
        </w:rPr>
        <w:t>xtra effort.</w:t>
      </w:r>
      <w:r w:rsidR="00DB33F3" w:rsidRPr="00486765">
        <w:rPr>
          <w:sz w:val="22"/>
        </w:rPr>
        <w:t xml:space="preserve"> </w:t>
      </w:r>
    </w:p>
    <w:p w14:paraId="07A93B9C" w14:textId="6886DB36" w:rsidR="00DB33F3" w:rsidRPr="00B56876" w:rsidRDefault="00DB33F3" w:rsidP="00486765">
      <w:pPr>
        <w:rPr>
          <w:color w:val="000000" w:themeColor="text1"/>
        </w:rPr>
      </w:pPr>
      <w:r w:rsidRPr="00486765">
        <w:rPr>
          <w:sz w:val="22"/>
        </w:rPr>
        <w:t>The</w:t>
      </w:r>
      <w:r w:rsidR="0097354E" w:rsidRPr="00486765">
        <w:rPr>
          <w:sz w:val="22"/>
        </w:rPr>
        <w:t xml:space="preserve"> difference in logico-ontological order </w:t>
      </w:r>
      <w:r w:rsidRPr="00486765">
        <w:rPr>
          <w:sz w:val="22"/>
        </w:rPr>
        <w:t xml:space="preserve">as between continuants and occurrents </w:t>
      </w:r>
      <w:r w:rsidR="0097354E" w:rsidRPr="00486765">
        <w:rPr>
          <w:sz w:val="22"/>
        </w:rPr>
        <w:t>is captured in the fact that instance-level parthood and other instance-level relations on the side of continuants are indexed by time; not however on the side of occurrents.</w:t>
      </w:r>
      <w:r w:rsidR="00E52F09">
        <w:rPr>
          <w:sz w:val="22"/>
        </w:rPr>
        <w:t xml:space="preserve"> </w:t>
      </w:r>
      <w:r w:rsidRPr="00486765">
        <w:rPr>
          <w:sz w:val="22"/>
        </w:rPr>
        <w:t xml:space="preserve">For example, if </w:t>
      </w:r>
      <w:proofErr w:type="gramStart"/>
      <w:r w:rsidRPr="00486765">
        <w:rPr>
          <w:i/>
          <w:sz w:val="22"/>
        </w:rPr>
        <w:t>a</w:t>
      </w:r>
      <w:proofErr w:type="gramEnd"/>
      <w:r w:rsidR="008E7283" w:rsidRPr="00486765">
        <w:rPr>
          <w:i/>
          <w:sz w:val="22"/>
        </w:rPr>
        <w:t xml:space="preserve"> </w:t>
      </w:r>
      <w:r w:rsidRPr="00486765">
        <w:rPr>
          <w:b/>
          <w:sz w:val="22"/>
        </w:rPr>
        <w:t>instantiates</w:t>
      </w:r>
      <w:r w:rsidRPr="00486765">
        <w:rPr>
          <w:sz w:val="22"/>
        </w:rPr>
        <w:t xml:space="preserve"> </w:t>
      </w:r>
      <w:r w:rsidRPr="00486765">
        <w:rPr>
          <w:i/>
          <w:sz w:val="22"/>
        </w:rPr>
        <w:t>larva</w:t>
      </w:r>
      <w:r w:rsidRPr="00486765">
        <w:rPr>
          <w:sz w:val="22"/>
        </w:rPr>
        <w:t xml:space="preserve"> at </w:t>
      </w:r>
      <w:r w:rsidRPr="00486765">
        <w:rPr>
          <w:i/>
          <w:sz w:val="22"/>
        </w:rPr>
        <w:t>t</w:t>
      </w:r>
      <w:r w:rsidRPr="00486765">
        <w:rPr>
          <w:sz w:val="22"/>
        </w:rPr>
        <w:t xml:space="preserve">, then it does not follow that </w:t>
      </w:r>
      <w:r w:rsidRPr="00486765">
        <w:rPr>
          <w:i/>
          <w:sz w:val="22"/>
        </w:rPr>
        <w:t xml:space="preserve">a </w:t>
      </w:r>
      <w:r w:rsidRPr="00486765">
        <w:rPr>
          <w:b/>
          <w:sz w:val="22"/>
        </w:rPr>
        <w:t>instantiates</w:t>
      </w:r>
      <w:r w:rsidR="008E7283" w:rsidRPr="00486765">
        <w:rPr>
          <w:b/>
          <w:i/>
          <w:sz w:val="22"/>
        </w:rPr>
        <w:t xml:space="preserve"> </w:t>
      </w:r>
      <w:r w:rsidRPr="00486765">
        <w:rPr>
          <w:i/>
          <w:sz w:val="22"/>
        </w:rPr>
        <w:t>larva</w:t>
      </w:r>
      <w:r w:rsidR="008E7283" w:rsidRPr="00486765">
        <w:rPr>
          <w:sz w:val="22"/>
        </w:rPr>
        <w:t xml:space="preserve"> </w:t>
      </w:r>
      <w:r w:rsidRPr="00486765">
        <w:rPr>
          <w:i/>
          <w:sz w:val="22"/>
        </w:rPr>
        <w:t>simpliciter</w:t>
      </w:r>
      <w:r w:rsidRPr="00486765">
        <w:rPr>
          <w:sz w:val="22"/>
        </w:rPr>
        <w:t xml:space="preserve">. For occurrents, in contrast, instantiation relations always hold </w:t>
      </w:r>
      <w:r w:rsidRPr="00486765">
        <w:rPr>
          <w:i/>
          <w:sz w:val="22"/>
        </w:rPr>
        <w:t>simpliciter</w:t>
      </w:r>
      <w:r w:rsidRPr="00486765">
        <w:rPr>
          <w:sz w:val="22"/>
        </w:rPr>
        <w:t xml:space="preserve">. This is because, while </w:t>
      </w:r>
      <w:r w:rsidRPr="00486765">
        <w:rPr>
          <w:i/>
          <w:sz w:val="22"/>
        </w:rPr>
        <w:t>continuants</w:t>
      </w:r>
      <w:r w:rsidRPr="00486765">
        <w:rPr>
          <w:sz w:val="22"/>
        </w:rPr>
        <w:t xml:space="preserve"> can change their typ</w:t>
      </w:r>
      <w:r w:rsidR="00DA4D68" w:rsidRPr="00486765">
        <w:rPr>
          <w:sz w:val="22"/>
        </w:rPr>
        <w:t>e from one tim</w:t>
      </w:r>
      <w:r w:rsidRPr="00486765">
        <w:rPr>
          <w:sz w:val="22"/>
        </w:rPr>
        <w:t>e to the next (a</w:t>
      </w:r>
      <w:r w:rsidR="001157BF" w:rsidRPr="00486765">
        <w:rPr>
          <w:sz w:val="22"/>
        </w:rPr>
        <w:t xml:space="preserve">n embryo </w:t>
      </w:r>
      <w:r w:rsidRPr="00486765">
        <w:rPr>
          <w:sz w:val="22"/>
        </w:rPr>
        <w:t xml:space="preserve">becomes </w:t>
      </w:r>
      <w:r w:rsidR="001157BF" w:rsidRPr="00486765">
        <w:rPr>
          <w:sz w:val="22"/>
        </w:rPr>
        <w:t xml:space="preserve">a fetus </w:t>
      </w:r>
      <w:r w:rsidRPr="00486765">
        <w:rPr>
          <w:sz w:val="22"/>
        </w:rPr>
        <w:t xml:space="preserve">becomes an infant), </w:t>
      </w:r>
      <w:r w:rsidRPr="00486765">
        <w:rPr>
          <w:i/>
          <w:sz w:val="22"/>
        </w:rPr>
        <w:t>occurrents</w:t>
      </w:r>
      <w:r w:rsidRPr="00486765">
        <w:rPr>
          <w:sz w:val="22"/>
        </w:rPr>
        <w:t xml:space="preserve"> can never change </w:t>
      </w:r>
      <w:r w:rsidR="001157BF" w:rsidRPr="00486765">
        <w:rPr>
          <w:sz w:val="22"/>
        </w:rPr>
        <w:t>in this way</w:t>
      </w:r>
      <w:r w:rsidRPr="00486765">
        <w:rPr>
          <w:sz w:val="22"/>
        </w:rPr>
        <w:t xml:space="preserve">. </w:t>
      </w:r>
      <w:r w:rsidRPr="00486765">
        <w:rPr>
          <w:color w:val="000000" w:themeColor="text1"/>
          <w:sz w:val="22"/>
        </w:rPr>
        <w:t xml:space="preserve">Certainly an </w:t>
      </w:r>
      <w:r w:rsidRPr="00486765">
        <w:rPr>
          <w:i/>
          <w:color w:val="000000" w:themeColor="text1"/>
          <w:sz w:val="22"/>
        </w:rPr>
        <w:t>occurrent</w:t>
      </w:r>
      <w:r w:rsidRPr="00486765">
        <w:rPr>
          <w:color w:val="000000" w:themeColor="text1"/>
          <w:sz w:val="22"/>
        </w:rPr>
        <w:t xml:space="preserve"> can </w:t>
      </w:r>
      <w:r w:rsidR="00E52F09">
        <w:rPr>
          <w:color w:val="000000" w:themeColor="text1"/>
          <w:sz w:val="22"/>
        </w:rPr>
        <w:t xml:space="preserve">be unfolding in different ways at </w:t>
      </w:r>
      <w:r w:rsidRPr="00486765">
        <w:rPr>
          <w:color w:val="000000" w:themeColor="text1"/>
          <w:sz w:val="22"/>
        </w:rPr>
        <w:t>different times</w:t>
      </w:r>
      <w:r w:rsidR="00E52F09">
        <w:rPr>
          <w:color w:val="000000" w:themeColor="text1"/>
          <w:sz w:val="22"/>
        </w:rPr>
        <w:t xml:space="preserve"> during its entire course</w:t>
      </w:r>
      <w:r w:rsidR="00700F32" w:rsidRPr="00486765">
        <w:rPr>
          <w:color w:val="000000" w:themeColor="text1"/>
          <w:sz w:val="22"/>
        </w:rPr>
        <w:t xml:space="preserve">. A process of </w:t>
      </w:r>
      <w:r w:rsidR="00E52F09">
        <w:rPr>
          <w:color w:val="000000" w:themeColor="text1"/>
          <w:sz w:val="22"/>
        </w:rPr>
        <w:t xml:space="preserve">running </w:t>
      </w:r>
      <w:r w:rsidR="00700F32" w:rsidRPr="00486765">
        <w:rPr>
          <w:color w:val="000000" w:themeColor="text1"/>
          <w:sz w:val="22"/>
        </w:rPr>
        <w:t xml:space="preserve">can, for example, be described as having speed </w:t>
      </w:r>
      <w:r w:rsidR="00700F32" w:rsidRPr="00486765">
        <w:rPr>
          <w:i/>
          <w:color w:val="000000" w:themeColor="text1"/>
          <w:sz w:val="22"/>
        </w:rPr>
        <w:t>v</w:t>
      </w:r>
      <w:r w:rsidR="00700F32" w:rsidRPr="00486765">
        <w:rPr>
          <w:color w:val="000000" w:themeColor="text1"/>
          <w:sz w:val="22"/>
          <w:vertAlign w:val="subscript"/>
        </w:rPr>
        <w:t xml:space="preserve">1 </w:t>
      </w:r>
      <w:r w:rsidR="00700F32" w:rsidRPr="00486765">
        <w:rPr>
          <w:color w:val="000000" w:themeColor="text1"/>
          <w:sz w:val="22"/>
        </w:rPr>
        <w:t xml:space="preserve">at one time and then as having a different speed </w:t>
      </w:r>
      <w:r w:rsidR="00700F32" w:rsidRPr="00486765">
        <w:rPr>
          <w:i/>
          <w:color w:val="000000" w:themeColor="text1"/>
          <w:sz w:val="22"/>
        </w:rPr>
        <w:t>v</w:t>
      </w:r>
      <w:r w:rsidR="00700F32" w:rsidRPr="00486765">
        <w:rPr>
          <w:color w:val="000000" w:themeColor="text1"/>
          <w:sz w:val="22"/>
          <w:vertAlign w:val="subscript"/>
        </w:rPr>
        <w:t xml:space="preserve">2 </w:t>
      </w:r>
      <w:r w:rsidR="00700F32" w:rsidRPr="00486765">
        <w:rPr>
          <w:color w:val="000000" w:themeColor="text1"/>
          <w:sz w:val="22"/>
        </w:rPr>
        <w:t xml:space="preserve">at a later </w:t>
      </w:r>
      <w:r w:rsidR="00700F32" w:rsidRPr="00486765">
        <w:rPr>
          <w:color w:val="000000" w:themeColor="text1"/>
          <w:sz w:val="22"/>
        </w:rPr>
        <w:lastRenderedPageBreak/>
        <w:t>time</w:t>
      </w:r>
      <w:r w:rsidRPr="00486765">
        <w:rPr>
          <w:color w:val="000000" w:themeColor="text1"/>
          <w:sz w:val="22"/>
        </w:rPr>
        <w:t xml:space="preserve">. But there is </w:t>
      </w:r>
      <w:r w:rsidR="00700F32" w:rsidRPr="00486765">
        <w:rPr>
          <w:color w:val="000000" w:themeColor="text1"/>
          <w:sz w:val="22"/>
        </w:rPr>
        <w:t xml:space="preserve">then </w:t>
      </w:r>
      <w:r w:rsidRPr="00486765">
        <w:rPr>
          <w:color w:val="000000" w:themeColor="text1"/>
          <w:sz w:val="22"/>
        </w:rPr>
        <w:t>nothing in the realm of occurrents</w:t>
      </w:r>
      <w:r w:rsidR="008E7283" w:rsidRPr="00486765">
        <w:rPr>
          <w:color w:val="000000" w:themeColor="text1"/>
          <w:sz w:val="22"/>
        </w:rPr>
        <w:t xml:space="preserve"> </w:t>
      </w:r>
      <w:r w:rsidRPr="00486765">
        <w:rPr>
          <w:color w:val="000000" w:themeColor="text1"/>
          <w:sz w:val="22"/>
        </w:rPr>
        <w:t>which changes; rather, there is (</w:t>
      </w:r>
      <w:r w:rsidRPr="00486765">
        <w:rPr>
          <w:i/>
          <w:color w:val="000000" w:themeColor="text1"/>
          <w:sz w:val="22"/>
        </w:rPr>
        <w:t>simpliciter</w:t>
      </w:r>
      <w:r w:rsidRPr="00486765">
        <w:rPr>
          <w:color w:val="000000" w:themeColor="text1"/>
          <w:sz w:val="22"/>
        </w:rPr>
        <w:t>, un-time-indexedly)</w:t>
      </w:r>
      <w:r w:rsidR="008E7283" w:rsidRPr="00486765">
        <w:rPr>
          <w:color w:val="000000" w:themeColor="text1"/>
          <w:sz w:val="22"/>
        </w:rPr>
        <w:t xml:space="preserve"> </w:t>
      </w:r>
      <w:r w:rsidRPr="00486765">
        <w:rPr>
          <w:color w:val="000000" w:themeColor="text1"/>
          <w:sz w:val="22"/>
        </w:rPr>
        <w:t>a process with two different parts.</w:t>
      </w:r>
      <w:r w:rsidR="001157BF" w:rsidRPr="00486765">
        <w:rPr>
          <w:color w:val="000000" w:themeColor="text1"/>
          <w:sz w:val="22"/>
        </w:rPr>
        <w:t xml:space="preserve"> It is </w:t>
      </w:r>
      <w:r w:rsidR="00E52F09">
        <w:rPr>
          <w:color w:val="000000" w:themeColor="text1"/>
          <w:sz w:val="22"/>
        </w:rPr>
        <w:t xml:space="preserve">as </w:t>
      </w:r>
      <w:r w:rsidR="001157BF" w:rsidRPr="00486765">
        <w:rPr>
          <w:color w:val="000000" w:themeColor="text1"/>
          <w:sz w:val="22"/>
        </w:rPr>
        <w:t xml:space="preserve">incorrect to describe the process itself as changing, as it would be to </w:t>
      </w:r>
      <w:r w:rsidR="00E52F09">
        <w:rPr>
          <w:color w:val="000000" w:themeColor="text1"/>
          <w:sz w:val="22"/>
        </w:rPr>
        <w:t xml:space="preserve">describe, say, </w:t>
      </w:r>
      <w:r w:rsidR="001157BF" w:rsidRPr="00486765">
        <w:rPr>
          <w:color w:val="000000" w:themeColor="text1"/>
          <w:sz w:val="22"/>
        </w:rPr>
        <w:t xml:space="preserve">a strip of colored ribbon </w:t>
      </w:r>
      <w:r w:rsidR="00E52F09">
        <w:rPr>
          <w:color w:val="000000" w:themeColor="text1"/>
          <w:sz w:val="22"/>
        </w:rPr>
        <w:t xml:space="preserve">as </w:t>
      </w:r>
      <w:r w:rsidR="00E52F09" w:rsidRPr="00486765">
        <w:rPr>
          <w:color w:val="000000" w:themeColor="text1"/>
          <w:sz w:val="22"/>
        </w:rPr>
        <w:t>changing</w:t>
      </w:r>
      <w:r w:rsidR="001157BF" w:rsidRPr="00486765">
        <w:rPr>
          <w:i/>
          <w:color w:val="000000" w:themeColor="text1"/>
          <w:sz w:val="22"/>
        </w:rPr>
        <w:t xml:space="preserve"> </w:t>
      </w:r>
      <w:r w:rsidR="001157BF" w:rsidRPr="00486765">
        <w:rPr>
          <w:color w:val="000000" w:themeColor="text1"/>
          <w:sz w:val="22"/>
        </w:rPr>
        <w:t xml:space="preserve">because it is red </w:t>
      </w:r>
      <w:r w:rsidR="00E52F09" w:rsidRPr="00751DA3">
        <w:rPr>
          <w:color w:val="000000" w:themeColor="text1"/>
          <w:sz w:val="22"/>
        </w:rPr>
        <w:t xml:space="preserve">at one end </w:t>
      </w:r>
      <w:r w:rsidR="001157BF" w:rsidRPr="00486765">
        <w:rPr>
          <w:color w:val="000000" w:themeColor="text1"/>
          <w:sz w:val="22"/>
        </w:rPr>
        <w:t xml:space="preserve">and </w:t>
      </w:r>
      <w:r w:rsidR="00E52F09" w:rsidRPr="00751DA3">
        <w:rPr>
          <w:color w:val="000000" w:themeColor="text1"/>
          <w:sz w:val="22"/>
        </w:rPr>
        <w:t>blue</w:t>
      </w:r>
      <w:r w:rsidR="00E52F09" w:rsidRPr="00151103">
        <w:rPr>
          <w:color w:val="000000" w:themeColor="text1"/>
          <w:sz w:val="22"/>
        </w:rPr>
        <w:t xml:space="preserve"> </w:t>
      </w:r>
      <w:r w:rsidR="001157BF" w:rsidRPr="00486765">
        <w:rPr>
          <w:color w:val="000000" w:themeColor="text1"/>
          <w:sz w:val="22"/>
        </w:rPr>
        <w:t>at the other.</w:t>
      </w:r>
    </w:p>
    <w:p w14:paraId="5AC6C96C" w14:textId="18948BC6" w:rsidR="00BA0E99" w:rsidRPr="00751DA3" w:rsidRDefault="00B32A35" w:rsidP="00361607">
      <w:pPr>
        <w:rPr>
          <w:sz w:val="22"/>
        </w:rPr>
      </w:pPr>
      <w:r w:rsidRPr="00751DA3">
        <w:rPr>
          <w:sz w:val="22"/>
        </w:rPr>
        <w:t xml:space="preserve">Certainly we can </w:t>
      </w:r>
      <w:r w:rsidRPr="00751DA3">
        <w:rPr>
          <w:i/>
          <w:sz w:val="22"/>
        </w:rPr>
        <w:t>talk</w:t>
      </w:r>
      <w:r w:rsidRPr="00751DA3">
        <w:rPr>
          <w:sz w:val="22"/>
        </w:rPr>
        <w:t xml:space="preserve"> as if, given, say, a </w:t>
      </w:r>
      <w:r>
        <w:rPr>
          <w:sz w:val="22"/>
        </w:rPr>
        <w:t xml:space="preserve">running with speed </w:t>
      </w:r>
      <w:r>
        <w:rPr>
          <w:i/>
          <w:sz w:val="22"/>
        </w:rPr>
        <w:t xml:space="preserve">v </w:t>
      </w:r>
      <w:r w:rsidRPr="00751DA3">
        <w:rPr>
          <w:sz w:val="22"/>
        </w:rPr>
        <w:t>process</w:t>
      </w:r>
      <w:r>
        <w:rPr>
          <w:sz w:val="22"/>
        </w:rPr>
        <w:t xml:space="preserve">, </w:t>
      </w:r>
      <w:r w:rsidRPr="00751DA3">
        <w:rPr>
          <w:sz w:val="22"/>
        </w:rPr>
        <w:t xml:space="preserve">then there is some attribute of this process in addition to the </w:t>
      </w:r>
      <w:r>
        <w:rPr>
          <w:sz w:val="22"/>
        </w:rPr>
        <w:t xml:space="preserve">running </w:t>
      </w:r>
      <w:r w:rsidRPr="00751DA3">
        <w:rPr>
          <w:sz w:val="22"/>
        </w:rPr>
        <w:t>itself.</w:t>
      </w:r>
      <w:r w:rsidR="00BA0E99">
        <w:rPr>
          <w:sz w:val="22"/>
        </w:rPr>
        <w:t xml:space="preserve"> But then this attribute is not an extra first-class entity in addition to the running process itself. Compare the way in which, if you</w:t>
      </w:r>
      <w:r w:rsidR="00BA0E99" w:rsidRPr="00751DA3">
        <w:rPr>
          <w:sz w:val="22"/>
        </w:rPr>
        <w:t xml:space="preserve"> have three apples in a box, then you do not have four first-class entities, namely the three apples, and the number 3. </w:t>
      </w:r>
    </w:p>
    <w:p w14:paraId="4D0F8968" w14:textId="20B00BFE" w:rsidR="0097354E" w:rsidRPr="00486765" w:rsidRDefault="0097354E">
      <w:pPr>
        <w:rPr>
          <w:b/>
          <w:sz w:val="22"/>
        </w:rPr>
      </w:pPr>
      <w:r w:rsidRPr="00486765">
        <w:rPr>
          <w:b/>
          <w:sz w:val="22"/>
        </w:rPr>
        <w:t>The solution to the problem</w:t>
      </w:r>
    </w:p>
    <w:p w14:paraId="5C30ED1C" w14:textId="72CE2198" w:rsidR="00D524A7" w:rsidRDefault="001157BF">
      <w:pPr>
        <w:rPr>
          <w:i/>
          <w:sz w:val="22"/>
        </w:rPr>
      </w:pPr>
      <w:r w:rsidRPr="00486765">
        <w:rPr>
          <w:sz w:val="22"/>
        </w:rPr>
        <w:t>Yet still, there is a genuine need on the part of the users of BFO for the re</w:t>
      </w:r>
      <w:r w:rsidR="00BA0E99" w:rsidRPr="00151103">
        <w:rPr>
          <w:sz w:val="22"/>
        </w:rPr>
        <w:t>sources to annotate data deriv</w:t>
      </w:r>
      <w:r w:rsidR="00BA0E99">
        <w:rPr>
          <w:sz w:val="22"/>
        </w:rPr>
        <w:t>ing</w:t>
      </w:r>
      <w:r w:rsidRPr="00486765">
        <w:rPr>
          <w:sz w:val="22"/>
        </w:rPr>
        <w:t xml:space="preserve"> from process</w:t>
      </w:r>
      <w:r w:rsidR="00BA0E99">
        <w:rPr>
          <w:sz w:val="22"/>
        </w:rPr>
        <w:t>es</w:t>
      </w:r>
      <w:r w:rsidRPr="00486765">
        <w:rPr>
          <w:sz w:val="22"/>
        </w:rPr>
        <w:t xml:space="preserve"> </w:t>
      </w:r>
      <w:r w:rsidR="00BA0E99">
        <w:rPr>
          <w:sz w:val="22"/>
        </w:rPr>
        <w:t xml:space="preserve">of </w:t>
      </w:r>
      <w:r w:rsidR="00BA0E99" w:rsidRPr="00151103">
        <w:rPr>
          <w:sz w:val="22"/>
        </w:rPr>
        <w:t>measurement</w:t>
      </w:r>
      <w:r w:rsidRPr="00486765">
        <w:rPr>
          <w:sz w:val="22"/>
        </w:rPr>
        <w:t xml:space="preserve">. Our response to this need draws on </w:t>
      </w:r>
      <w:r w:rsidR="0097354E" w:rsidRPr="00486765">
        <w:rPr>
          <w:sz w:val="22"/>
        </w:rPr>
        <w:t xml:space="preserve">the insight that to predicate, for instance, </w:t>
      </w:r>
      <w:r w:rsidR="00D47F07" w:rsidRPr="00486765">
        <w:rPr>
          <w:sz w:val="22"/>
        </w:rPr>
        <w:t>‘</w:t>
      </w:r>
      <w:r w:rsidR="0097354E" w:rsidRPr="00486765">
        <w:rPr>
          <w:sz w:val="22"/>
        </w:rPr>
        <w:t xml:space="preserve">has speed </w:t>
      </w:r>
      <w:r w:rsidR="00862564" w:rsidRPr="00486765">
        <w:rPr>
          <w:sz w:val="22"/>
        </w:rPr>
        <w:t>3.12</w:t>
      </w:r>
      <w:r w:rsidR="00D47F07" w:rsidRPr="00486765">
        <w:rPr>
          <w:sz w:val="22"/>
        </w:rPr>
        <w:t xml:space="preserve"> m/s’, to a process of motion is to assert</w:t>
      </w:r>
      <w:r w:rsidRPr="00486765">
        <w:rPr>
          <w:sz w:val="22"/>
        </w:rPr>
        <w:t>,</w:t>
      </w:r>
      <w:r w:rsidR="008E7283" w:rsidRPr="00486765">
        <w:rPr>
          <w:sz w:val="22"/>
        </w:rPr>
        <w:t xml:space="preserve"> </w:t>
      </w:r>
      <w:r w:rsidR="00D524A7" w:rsidRPr="00486765">
        <w:rPr>
          <w:sz w:val="22"/>
        </w:rPr>
        <w:t xml:space="preserve">not </w:t>
      </w:r>
      <w:r w:rsidR="00D47F07" w:rsidRPr="00486765">
        <w:rPr>
          <w:sz w:val="22"/>
        </w:rPr>
        <w:t xml:space="preserve">that that the process </w:t>
      </w:r>
      <w:r w:rsidR="00D524A7" w:rsidRPr="00486765">
        <w:rPr>
          <w:sz w:val="22"/>
        </w:rPr>
        <w:t xml:space="preserve">has </w:t>
      </w:r>
      <w:r w:rsidRPr="00486765">
        <w:rPr>
          <w:sz w:val="22"/>
        </w:rPr>
        <w:t>some</w:t>
      </w:r>
      <w:r w:rsidR="00D524A7" w:rsidRPr="00486765">
        <w:rPr>
          <w:sz w:val="22"/>
        </w:rPr>
        <w:t xml:space="preserve"> special quality (which the same process, in another </w:t>
      </w:r>
      <w:r w:rsidR="00DA4D68" w:rsidRPr="00486765">
        <w:rPr>
          <w:sz w:val="22"/>
        </w:rPr>
        <w:t xml:space="preserve">scenario, could </w:t>
      </w:r>
      <w:r w:rsidR="00D524A7" w:rsidRPr="00486765">
        <w:rPr>
          <w:sz w:val="22"/>
        </w:rPr>
        <w:t>conceivably have lacked)</w:t>
      </w:r>
      <w:r w:rsidRPr="00486765">
        <w:rPr>
          <w:sz w:val="22"/>
        </w:rPr>
        <w:t>,</w:t>
      </w:r>
      <w:r w:rsidR="00D524A7" w:rsidRPr="00486765">
        <w:rPr>
          <w:sz w:val="22"/>
        </w:rPr>
        <w:t xml:space="preserve"> but rather that the process </w:t>
      </w:r>
      <w:r w:rsidR="00D47F07" w:rsidRPr="00486765">
        <w:rPr>
          <w:sz w:val="22"/>
        </w:rPr>
        <w:t xml:space="preserve">in question </w:t>
      </w:r>
      <w:r w:rsidR="00D47F07" w:rsidRPr="00486765">
        <w:rPr>
          <w:i/>
          <w:sz w:val="22"/>
        </w:rPr>
        <w:t>is of a certain determinate type</w:t>
      </w:r>
      <w:r w:rsidR="00D47F07" w:rsidRPr="00486765">
        <w:rPr>
          <w:sz w:val="22"/>
        </w:rPr>
        <w:t xml:space="preserve">. </w:t>
      </w:r>
      <w:r w:rsidR="00BA0E99">
        <w:rPr>
          <w:sz w:val="22"/>
        </w:rPr>
        <w:t xml:space="preserve">BFO has insisted from the very beginning </w:t>
      </w:r>
      <w:r w:rsidR="00D524A7" w:rsidRPr="00486765">
        <w:rPr>
          <w:sz w:val="22"/>
        </w:rPr>
        <w:t xml:space="preserve">that process </w:t>
      </w:r>
      <w:r w:rsidR="00D524A7" w:rsidRPr="00486765">
        <w:rPr>
          <w:i/>
          <w:sz w:val="22"/>
        </w:rPr>
        <w:t xml:space="preserve">p </w:t>
      </w:r>
      <w:r w:rsidR="00D524A7" w:rsidRPr="00486765">
        <w:rPr>
          <w:sz w:val="22"/>
        </w:rPr>
        <w:t xml:space="preserve">has speed </w:t>
      </w:r>
      <w:r w:rsidR="00D524A7" w:rsidRPr="00486765">
        <w:rPr>
          <w:i/>
          <w:sz w:val="22"/>
        </w:rPr>
        <w:t xml:space="preserve">v </w:t>
      </w:r>
      <w:r w:rsidR="00D524A7" w:rsidRPr="00486765">
        <w:rPr>
          <w:sz w:val="22"/>
        </w:rPr>
        <w:t xml:space="preserve">is analogous not to: rabbit </w:t>
      </w:r>
      <w:r w:rsidR="00D524A7" w:rsidRPr="00486765">
        <w:rPr>
          <w:i/>
          <w:sz w:val="22"/>
        </w:rPr>
        <w:t xml:space="preserve">r </w:t>
      </w:r>
      <w:r w:rsidR="00D524A7" w:rsidRPr="00486765">
        <w:rPr>
          <w:sz w:val="22"/>
        </w:rPr>
        <w:t xml:space="preserve">has weight </w:t>
      </w:r>
      <w:r w:rsidR="00D524A7" w:rsidRPr="00486765">
        <w:rPr>
          <w:i/>
          <w:sz w:val="22"/>
        </w:rPr>
        <w:t xml:space="preserve">w, </w:t>
      </w:r>
      <w:r w:rsidR="00D524A7" w:rsidRPr="00486765">
        <w:rPr>
          <w:sz w:val="22"/>
        </w:rPr>
        <w:t xml:space="preserve">but rather to rabbit </w:t>
      </w:r>
      <w:r w:rsidR="00D524A7" w:rsidRPr="00486765">
        <w:rPr>
          <w:i/>
          <w:sz w:val="22"/>
        </w:rPr>
        <w:t xml:space="preserve">r </w:t>
      </w:r>
      <w:r w:rsidR="00D524A7" w:rsidRPr="00486765">
        <w:rPr>
          <w:b/>
          <w:sz w:val="22"/>
        </w:rPr>
        <w:t>instance_of</w:t>
      </w:r>
      <w:r w:rsidR="008E7283" w:rsidRPr="00486765">
        <w:rPr>
          <w:b/>
          <w:sz w:val="22"/>
        </w:rPr>
        <w:t xml:space="preserve"> </w:t>
      </w:r>
      <w:r w:rsidR="00D524A7" w:rsidRPr="00486765">
        <w:rPr>
          <w:sz w:val="22"/>
        </w:rPr>
        <w:t xml:space="preserve">universal: </w:t>
      </w:r>
      <w:r w:rsidR="00D524A7" w:rsidRPr="00486765">
        <w:rPr>
          <w:i/>
          <w:sz w:val="22"/>
        </w:rPr>
        <w:t>rabbit.</w:t>
      </w:r>
      <w:r w:rsidR="00C3445C" w:rsidRPr="00486765">
        <w:rPr>
          <w:i/>
          <w:sz w:val="22"/>
        </w:rPr>
        <w:t xml:space="preserve"> </w:t>
      </w:r>
    </w:p>
    <w:p w14:paraId="778FE410" w14:textId="4D70CAB8" w:rsidR="00BA0E99" w:rsidRDefault="00BA0E99" w:rsidP="00361607">
      <w:pPr>
        <w:rPr>
          <w:sz w:val="22"/>
        </w:rPr>
      </w:pPr>
      <w:r>
        <w:rPr>
          <w:sz w:val="22"/>
        </w:rPr>
        <w:t xml:space="preserve">There is a problem with an approach along these lines, </w:t>
      </w:r>
      <w:proofErr w:type="spellStart"/>
      <w:r>
        <w:rPr>
          <w:sz w:val="22"/>
        </w:rPr>
        <w:t>however</w:t>
      </w:r>
      <w:proofErr w:type="gramStart"/>
      <w:r>
        <w:rPr>
          <w:sz w:val="22"/>
        </w:rPr>
        <w:t>,which</w:t>
      </w:r>
      <w:proofErr w:type="spellEnd"/>
      <w:proofErr w:type="gramEnd"/>
      <w:r>
        <w:rPr>
          <w:sz w:val="22"/>
        </w:rPr>
        <w:t xml:space="preserve"> turns on the fact that the processes with which we have to deal are often highly complex. John’s running process, for example, might incorporate simultaneously instances of </w:t>
      </w:r>
      <w:r w:rsidR="00D524A7" w:rsidRPr="00486765">
        <w:rPr>
          <w:sz w:val="22"/>
        </w:rPr>
        <w:t xml:space="preserve">the </w:t>
      </w:r>
      <w:r>
        <w:rPr>
          <w:sz w:val="22"/>
        </w:rPr>
        <w:t xml:space="preserve">quantitative </w:t>
      </w:r>
      <w:r w:rsidR="00D524A7" w:rsidRPr="00486765">
        <w:rPr>
          <w:sz w:val="22"/>
        </w:rPr>
        <w:t>universal</w:t>
      </w:r>
      <w:r>
        <w:rPr>
          <w:sz w:val="22"/>
        </w:rPr>
        <w:t>s</w:t>
      </w:r>
      <w:r w:rsidR="00D524A7" w:rsidRPr="00486765">
        <w:rPr>
          <w:sz w:val="22"/>
        </w:rPr>
        <w:t xml:space="preserve"> </w:t>
      </w:r>
    </w:p>
    <w:p w14:paraId="52B0435A" w14:textId="3D3BA33D" w:rsidR="00BA0E99" w:rsidRPr="00486765" w:rsidRDefault="00D524A7" w:rsidP="00486765">
      <w:pPr>
        <w:pStyle w:val="ListParagraph"/>
        <w:numPr>
          <w:ilvl w:val="1"/>
          <w:numId w:val="14"/>
        </w:numPr>
        <w:rPr>
          <w:sz w:val="22"/>
        </w:rPr>
      </w:pPr>
      <w:r w:rsidRPr="00486765">
        <w:rPr>
          <w:i/>
          <w:sz w:val="22"/>
        </w:rPr>
        <w:t>m/s motion process</w:t>
      </w:r>
      <w:r w:rsidRPr="00486765">
        <w:rPr>
          <w:sz w:val="22"/>
        </w:rPr>
        <w:t xml:space="preserve">, </w:t>
      </w:r>
    </w:p>
    <w:p w14:paraId="3CEB756B" w14:textId="33F23F6A" w:rsidR="00BA0E99" w:rsidRDefault="00862564" w:rsidP="00486765">
      <w:pPr>
        <w:ind w:left="720"/>
        <w:rPr>
          <w:sz w:val="22"/>
        </w:rPr>
      </w:pPr>
      <w:proofErr w:type="gramStart"/>
      <w:r w:rsidRPr="00486765">
        <w:rPr>
          <w:i/>
          <w:sz w:val="22"/>
        </w:rPr>
        <w:t>burning</w:t>
      </w:r>
      <w:proofErr w:type="gramEnd"/>
      <w:r w:rsidRPr="00486765">
        <w:rPr>
          <w:i/>
          <w:sz w:val="22"/>
        </w:rPr>
        <w:t xml:space="preserve"> 9.2 calories per minute process</w:t>
      </w:r>
    </w:p>
    <w:p w14:paraId="0756757C" w14:textId="0CBFD0CA" w:rsidR="00BA0E99" w:rsidRDefault="00D60C53" w:rsidP="00486765">
      <w:pPr>
        <w:ind w:left="720"/>
        <w:rPr>
          <w:rStyle w:val="apple-style-span"/>
          <w:i/>
          <w:color w:val="000000"/>
          <w:sz w:val="22"/>
          <w:szCs w:val="23"/>
        </w:rPr>
      </w:pPr>
      <w:proofErr w:type="gramStart"/>
      <w:r w:rsidRPr="00486765">
        <w:rPr>
          <w:rStyle w:val="apple-style-span"/>
          <w:i/>
          <w:color w:val="000000"/>
          <w:sz w:val="22"/>
          <w:szCs w:val="23"/>
        </w:rPr>
        <w:t>utilizing</w:t>
      </w:r>
      <w:proofErr w:type="gramEnd"/>
      <w:r w:rsidRPr="00486765">
        <w:rPr>
          <w:rStyle w:val="apple-style-span"/>
          <w:i/>
          <w:color w:val="000000"/>
          <w:sz w:val="22"/>
          <w:szCs w:val="23"/>
        </w:rPr>
        <w:t xml:space="preserve"> 30.12 </w:t>
      </w:r>
      <w:r w:rsidR="00151755" w:rsidRPr="00486765">
        <w:rPr>
          <w:rStyle w:val="apple-style-span"/>
          <w:i/>
          <w:color w:val="000000"/>
          <w:sz w:val="22"/>
          <w:szCs w:val="23"/>
        </w:rPr>
        <w:t>liters</w:t>
      </w:r>
      <w:r w:rsidRPr="00486765">
        <w:rPr>
          <w:rStyle w:val="apple-style-span"/>
          <w:i/>
          <w:color w:val="000000"/>
          <w:sz w:val="22"/>
          <w:szCs w:val="23"/>
        </w:rPr>
        <w:t xml:space="preserve"> of oxygen per </w:t>
      </w:r>
      <w:r w:rsidR="00151755" w:rsidRPr="00486765">
        <w:rPr>
          <w:rStyle w:val="apple-style-span"/>
          <w:i/>
          <w:color w:val="000000"/>
          <w:sz w:val="22"/>
          <w:szCs w:val="23"/>
        </w:rPr>
        <w:t>kilometer</w:t>
      </w:r>
      <w:r w:rsidR="00DA4D68" w:rsidRPr="00486765">
        <w:rPr>
          <w:rStyle w:val="apple-style-span"/>
          <w:i/>
          <w:color w:val="000000"/>
          <w:sz w:val="22"/>
          <w:szCs w:val="23"/>
        </w:rPr>
        <w:t xml:space="preserve"> process</w:t>
      </w:r>
    </w:p>
    <w:p w14:paraId="009BEA6B" w14:textId="1CAC6AB8" w:rsidR="00BA0E99" w:rsidRDefault="00BA0E99" w:rsidP="00151103">
      <w:pPr>
        <w:rPr>
          <w:sz w:val="22"/>
        </w:rPr>
      </w:pPr>
      <w:proofErr w:type="gramStart"/>
      <w:r>
        <w:rPr>
          <w:rStyle w:val="apple-style-span"/>
          <w:color w:val="000000"/>
          <w:sz w:val="22"/>
          <w:szCs w:val="23"/>
        </w:rPr>
        <w:t>in</w:t>
      </w:r>
      <w:proofErr w:type="gramEnd"/>
      <w:r>
        <w:rPr>
          <w:rStyle w:val="apple-style-span"/>
          <w:color w:val="000000"/>
          <w:sz w:val="22"/>
          <w:szCs w:val="23"/>
        </w:rPr>
        <w:t xml:space="preserve"> addition to qualitative </w:t>
      </w:r>
      <w:r w:rsidR="00D60C53" w:rsidRPr="00486765">
        <w:rPr>
          <w:sz w:val="22"/>
        </w:rPr>
        <w:t xml:space="preserve">universals such as: </w:t>
      </w:r>
    </w:p>
    <w:p w14:paraId="4A06CFFA" w14:textId="5A323BC2" w:rsidR="00BA0E99" w:rsidRDefault="00D524A7" w:rsidP="00486765">
      <w:pPr>
        <w:ind w:firstLine="720"/>
        <w:rPr>
          <w:sz w:val="22"/>
        </w:rPr>
      </w:pPr>
      <w:proofErr w:type="gramStart"/>
      <w:r w:rsidRPr="00486765">
        <w:rPr>
          <w:i/>
          <w:sz w:val="22"/>
        </w:rPr>
        <w:t>running</w:t>
      </w:r>
      <w:proofErr w:type="gramEnd"/>
      <w:r w:rsidRPr="00486765">
        <w:rPr>
          <w:i/>
          <w:sz w:val="22"/>
        </w:rPr>
        <w:t xml:space="preserve"> process</w:t>
      </w:r>
    </w:p>
    <w:p w14:paraId="1C6B7071" w14:textId="542B5BB0" w:rsidR="00BA0E99" w:rsidRDefault="00D524A7" w:rsidP="00486765">
      <w:pPr>
        <w:ind w:firstLine="720"/>
        <w:rPr>
          <w:sz w:val="22"/>
        </w:rPr>
      </w:pPr>
      <w:proofErr w:type="gramStart"/>
      <w:r w:rsidRPr="00486765">
        <w:rPr>
          <w:i/>
          <w:sz w:val="22"/>
        </w:rPr>
        <w:t>cardiovascular</w:t>
      </w:r>
      <w:proofErr w:type="gramEnd"/>
      <w:r w:rsidRPr="00486765">
        <w:rPr>
          <w:i/>
          <w:sz w:val="22"/>
        </w:rPr>
        <w:t xml:space="preserve"> exercise process</w:t>
      </w:r>
    </w:p>
    <w:p w14:paraId="0CCD7CD0" w14:textId="11F76110" w:rsidR="00BA0E99" w:rsidRDefault="00BA0E99" w:rsidP="00486765">
      <w:pPr>
        <w:ind w:firstLine="720"/>
        <w:rPr>
          <w:i/>
          <w:sz w:val="22"/>
        </w:rPr>
      </w:pPr>
      <w:proofErr w:type="gramStart"/>
      <w:r>
        <w:rPr>
          <w:i/>
          <w:sz w:val="22"/>
        </w:rPr>
        <w:t>compression</w:t>
      </w:r>
      <w:proofErr w:type="gramEnd"/>
      <w:r>
        <w:rPr>
          <w:i/>
          <w:sz w:val="22"/>
        </w:rPr>
        <w:t xml:space="preserve"> sock testing process </w:t>
      </w:r>
    </w:p>
    <w:p w14:paraId="6D3AAD7A" w14:textId="7AC651F9" w:rsidR="00361607" w:rsidRDefault="00BA0E99" w:rsidP="00486765">
      <w:pPr>
        <w:tabs>
          <w:tab w:val="left" w:pos="1350"/>
        </w:tabs>
        <w:rPr>
          <w:sz w:val="22"/>
        </w:rPr>
      </w:pPr>
      <w:proofErr w:type="gramStart"/>
      <w:r>
        <w:rPr>
          <w:sz w:val="22"/>
        </w:rPr>
        <w:lastRenderedPageBreak/>
        <w:t>and</w:t>
      </w:r>
      <w:proofErr w:type="gramEnd"/>
      <w:r>
        <w:rPr>
          <w:sz w:val="22"/>
        </w:rPr>
        <w:t xml:space="preserve"> so on. (Compare also </w:t>
      </w:r>
      <w:r w:rsidR="00361607">
        <w:rPr>
          <w:sz w:val="22"/>
        </w:rPr>
        <w:fldChar w:fldCharType="begin"/>
      </w:r>
      <w:r w:rsidR="00361607">
        <w:rPr>
          <w:sz w:val="22"/>
        </w:rPr>
        <w:instrText xml:space="preserve"> REF _Ref316817846 \h </w:instrText>
      </w:r>
      <w:r w:rsidR="00361607">
        <w:rPr>
          <w:sz w:val="22"/>
        </w:rPr>
      </w:r>
      <w:r w:rsidR="00361607">
        <w:rPr>
          <w:sz w:val="22"/>
        </w:rPr>
        <w:fldChar w:fldCharType="separate"/>
      </w:r>
      <w:r w:rsidR="008F4B55" w:rsidRPr="00751DA3">
        <w:rPr>
          <w:sz w:val="20"/>
        </w:rPr>
        <w:t xml:space="preserve">Figure </w:t>
      </w:r>
      <w:r w:rsidR="008F4B55">
        <w:rPr>
          <w:noProof/>
          <w:sz w:val="20"/>
        </w:rPr>
        <w:t>10</w:t>
      </w:r>
      <w:r w:rsidR="00361607">
        <w:rPr>
          <w:sz w:val="22"/>
        </w:rPr>
        <w:fldChar w:fldCharType="end"/>
      </w:r>
      <w:r>
        <w:rPr>
          <w:sz w:val="22"/>
        </w:rPr>
        <w:fldChar w:fldCharType="begin"/>
      </w:r>
      <w:r>
        <w:rPr>
          <w:sz w:val="22"/>
        </w:rPr>
        <w:instrText xml:space="preserve"> REF _Ref309559218 \h  \* MERGEFORMAT </w:instrText>
      </w:r>
      <w:r>
        <w:rPr>
          <w:sz w:val="22"/>
        </w:rPr>
      </w:r>
      <w:r>
        <w:rPr>
          <w:sz w:val="22"/>
        </w:rPr>
        <w:fldChar w:fldCharType="separate"/>
      </w:r>
      <w:proofErr w:type="gramStart"/>
      <w:r w:rsidR="008F4B55">
        <w:rPr>
          <w:b/>
          <w:bCs/>
          <w:sz w:val="22"/>
        </w:rPr>
        <w:t>Error</w:t>
      </w:r>
      <w:proofErr w:type="gramEnd"/>
      <w:r w:rsidR="008F4B55">
        <w:rPr>
          <w:b/>
          <w:bCs/>
          <w:sz w:val="22"/>
        </w:rPr>
        <w:t>! Reference source not found.</w:t>
      </w:r>
      <w:r>
        <w:rPr>
          <w:sz w:val="22"/>
        </w:rPr>
        <w:fldChar w:fldCharType="end"/>
      </w:r>
      <w:r>
        <w:rPr>
          <w:sz w:val="22"/>
        </w:rPr>
        <w:t>.)</w:t>
      </w:r>
    </w:p>
    <w:p w14:paraId="4254DF4A" w14:textId="77777777" w:rsidR="00361607" w:rsidRPr="00751DA3" w:rsidRDefault="00361607" w:rsidP="00361607">
      <w:pPr>
        <w:rPr>
          <w:sz w:val="22"/>
        </w:rPr>
      </w:pPr>
    </w:p>
    <w:p w14:paraId="4D06E988" w14:textId="77777777" w:rsidR="00361607" w:rsidRPr="00751DA3" w:rsidRDefault="00361607" w:rsidP="00361607">
      <w:pPr>
        <w:rPr>
          <w:sz w:val="22"/>
        </w:rPr>
      </w:pPr>
    </w:p>
    <w:p w14:paraId="1D39E378" w14:textId="77777777" w:rsidR="00361607" w:rsidRPr="00751DA3" w:rsidRDefault="00361607" w:rsidP="00361607">
      <w:pPr>
        <w:jc w:val="center"/>
        <w:rPr>
          <w:sz w:val="22"/>
        </w:rPr>
      </w:pPr>
      <w:r w:rsidRPr="00751DA3">
        <w:rPr>
          <w:noProof/>
          <w:sz w:val="22"/>
        </w:rPr>
        <w:drawing>
          <wp:inline distT="0" distB="0" distL="0" distR="0" wp14:anchorId="12A8EAA4" wp14:editId="753E4D8C">
            <wp:extent cx="4675367" cy="3374768"/>
            <wp:effectExtent l="19050" t="0" r="0" b="0"/>
            <wp:docPr id="41" name="Picture 41"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14:paraId="50D83CFF" w14:textId="77777777" w:rsidR="00361607" w:rsidRPr="00751DA3" w:rsidRDefault="00361607" w:rsidP="00361607">
      <w:pPr>
        <w:pStyle w:val="Caption"/>
        <w:jc w:val="center"/>
        <w:rPr>
          <w:sz w:val="20"/>
          <w:szCs w:val="23"/>
        </w:rPr>
      </w:pPr>
      <w:bookmarkStart w:id="96" w:name="_Ref316817846"/>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8F4B55">
        <w:rPr>
          <w:noProof/>
          <w:sz w:val="20"/>
        </w:rPr>
        <w:t>10</w:t>
      </w:r>
      <w:r w:rsidRPr="00751DA3">
        <w:rPr>
          <w:noProof/>
          <w:sz w:val="20"/>
        </w:rPr>
        <w:fldChar w:fldCharType="end"/>
      </w:r>
      <w:bookmarkEnd w:id="96"/>
      <w:r w:rsidRPr="00751DA3">
        <w:rPr>
          <w:sz w:val="20"/>
        </w:rPr>
        <w:t>: Representations of sample process profiles in the domain of cardiology (</w:t>
      </w:r>
      <w:hyperlink r:id="rId34" w:history="1">
        <w:r w:rsidRPr="00751DA3">
          <w:rPr>
            <w:rStyle w:val="Hyperlink"/>
            <w:sz w:val="20"/>
          </w:rPr>
          <w:t>Cardiac Cycle, Left Ventricle</w:t>
        </w:r>
      </w:hyperlink>
      <w:r w:rsidRPr="00751DA3">
        <w:rPr>
          <w:rStyle w:val="Hyperlink"/>
          <w:sz w:val="20"/>
        </w:rPr>
        <w:t>)</w:t>
      </w:r>
    </w:p>
    <w:p w14:paraId="7F1E23EB" w14:textId="77777777" w:rsidR="00361607" w:rsidRPr="00486765" w:rsidRDefault="00361607" w:rsidP="00486765">
      <w:pPr>
        <w:tabs>
          <w:tab w:val="left" w:pos="1350"/>
        </w:tabs>
        <w:rPr>
          <w:sz w:val="22"/>
        </w:rPr>
      </w:pPr>
    </w:p>
    <w:p w14:paraId="4E04C344" w14:textId="7A19C43D" w:rsidR="00D524A7" w:rsidRPr="00486765" w:rsidRDefault="00D524A7" w:rsidP="00151103">
      <w:pPr>
        <w:rPr>
          <w:sz w:val="22"/>
        </w:rPr>
      </w:pPr>
      <w:r w:rsidRPr="00486765">
        <w:rPr>
          <w:sz w:val="22"/>
        </w:rPr>
        <w:t xml:space="preserve">The proposed solution thus </w:t>
      </w:r>
      <w:r w:rsidR="00D60C53" w:rsidRPr="00486765">
        <w:rPr>
          <w:sz w:val="22"/>
        </w:rPr>
        <w:t xml:space="preserve">threatens </w:t>
      </w:r>
      <w:r w:rsidRPr="00486765">
        <w:rPr>
          <w:sz w:val="22"/>
        </w:rPr>
        <w:t xml:space="preserve">a consequence which conflicts with the BFO </w:t>
      </w:r>
      <w:r w:rsidR="00151103" w:rsidRPr="00486765">
        <w:rPr>
          <w:sz w:val="22"/>
        </w:rPr>
        <w:t>pairwise disjointness (</w:t>
      </w:r>
      <w:proofErr w:type="spellStart"/>
      <w:r w:rsidR="00151103" w:rsidRPr="00486765">
        <w:rPr>
          <w:sz w:val="22"/>
        </w:rPr>
        <w:t>monohierarchy</w:t>
      </w:r>
      <w:proofErr w:type="spellEnd"/>
      <w:r w:rsidR="00151103" w:rsidRPr="00486765">
        <w:rPr>
          <w:sz w:val="22"/>
        </w:rPr>
        <w:t>) principle</w:t>
      </w:r>
      <w:r w:rsidR="00151103">
        <w:rPr>
          <w:sz w:val="22"/>
        </w:rPr>
        <w:t xml:space="preserve"> </w:t>
      </w:r>
      <w:r w:rsidR="00BA0E99">
        <w:rPr>
          <w:sz w:val="22"/>
        </w:rPr>
        <w:t>according to which</w:t>
      </w:r>
      <w:r w:rsidR="00151103">
        <w:rPr>
          <w:sz w:val="22"/>
        </w:rPr>
        <w:t xml:space="preserve"> </w:t>
      </w:r>
      <w:r w:rsidR="00BA0E99">
        <w:rPr>
          <w:sz w:val="22"/>
        </w:rPr>
        <w:t xml:space="preserve">ontologies should be created on the basis of the assumption of single inheritance, with multiple inheritance </w:t>
      </w:r>
      <w:proofErr w:type="spellStart"/>
      <w:r w:rsidR="00BA0E99">
        <w:rPr>
          <w:sz w:val="22"/>
        </w:rPr>
        <w:t>polyhierarchies</w:t>
      </w:r>
      <w:proofErr w:type="spellEnd"/>
      <w:r w:rsidR="00BA0E99">
        <w:rPr>
          <w:sz w:val="22"/>
        </w:rPr>
        <w:t xml:space="preserve"> being generated from such ontologies according to need </w:t>
      </w:r>
      <w:r w:rsidRPr="00486765">
        <w:rPr>
          <w:sz w:val="22"/>
        </w:rPr>
        <w:t>[</w:t>
      </w:r>
      <w:r w:rsidR="001E591D" w:rsidRPr="00486765">
        <w:rPr>
          <w:sz w:val="22"/>
        </w:rPr>
        <w:fldChar w:fldCharType="begin"/>
      </w:r>
      <w:r w:rsidRPr="00486765">
        <w:rPr>
          <w:sz w:val="22"/>
        </w:rPr>
        <w:instrText xml:space="preserve"> REF _Ref309403777 \r \h </w:instrText>
      </w:r>
      <w:r w:rsidR="001C5CAA" w:rsidRPr="00486765">
        <w:rPr>
          <w:sz w:val="22"/>
        </w:rPr>
        <w:instrText xml:space="preserve"> \* MERGEFORMAT </w:instrText>
      </w:r>
      <w:r w:rsidR="001E591D" w:rsidRPr="00486765">
        <w:rPr>
          <w:sz w:val="22"/>
        </w:rPr>
      </w:r>
      <w:r w:rsidR="001E591D" w:rsidRPr="00486765">
        <w:rPr>
          <w:sz w:val="22"/>
        </w:rPr>
        <w:fldChar w:fldCharType="separate"/>
      </w:r>
      <w:r w:rsidR="008F4B55">
        <w:rPr>
          <w:sz w:val="22"/>
        </w:rPr>
        <w:t>19</w:t>
      </w:r>
      <w:r w:rsidR="001E591D" w:rsidRPr="00486765">
        <w:rPr>
          <w:sz w:val="22"/>
        </w:rPr>
        <w:fldChar w:fldCharType="end"/>
      </w:r>
      <w:r w:rsidR="00BA0E99">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8F4B55">
        <w:rPr>
          <w:sz w:val="22"/>
        </w:rPr>
        <w:t>83</w:t>
      </w:r>
      <w:r w:rsidR="00151103">
        <w:rPr>
          <w:sz w:val="22"/>
        </w:rPr>
        <w:fldChar w:fldCharType="end"/>
      </w:r>
      <w:r w:rsidRPr="00486765">
        <w:rPr>
          <w:sz w:val="22"/>
        </w:rPr>
        <w:t xml:space="preserve">]. </w:t>
      </w:r>
    </w:p>
    <w:p w14:paraId="244B19A8" w14:textId="1BEE2A08" w:rsidR="00862564" w:rsidRPr="00486765" w:rsidRDefault="00D524A7">
      <w:pPr>
        <w:rPr>
          <w:sz w:val="22"/>
        </w:rPr>
      </w:pPr>
      <w:r w:rsidRPr="00486765">
        <w:rPr>
          <w:sz w:val="22"/>
        </w:rPr>
        <w:t xml:space="preserve">How, then, is BFO to do justice to the need to annotate data in which speed or other putative qualities are ascribed to </w:t>
      </w:r>
      <w:r w:rsidR="00D60C53" w:rsidRPr="00486765">
        <w:rPr>
          <w:sz w:val="22"/>
        </w:rPr>
        <w:t>processes</w:t>
      </w:r>
      <w:r w:rsidRPr="00486765">
        <w:rPr>
          <w:sz w:val="22"/>
        </w:rPr>
        <w:t xml:space="preserve">? The answer lies in the recognition that, when measuring </w:t>
      </w:r>
      <w:r w:rsidR="00D60C53" w:rsidRPr="00486765">
        <w:rPr>
          <w:sz w:val="22"/>
        </w:rPr>
        <w:t>a process,</w:t>
      </w:r>
      <w:r w:rsidRPr="00486765">
        <w:rPr>
          <w:sz w:val="22"/>
        </w:rPr>
        <w:t xml:space="preserve"> it is in fact always only certain </w:t>
      </w:r>
      <w:r w:rsidR="00D47F07" w:rsidRPr="00486765">
        <w:rPr>
          <w:i/>
          <w:sz w:val="22"/>
        </w:rPr>
        <w:t xml:space="preserve">structural </w:t>
      </w:r>
      <w:r w:rsidR="00151755" w:rsidRPr="00486765">
        <w:rPr>
          <w:i/>
          <w:sz w:val="22"/>
        </w:rPr>
        <w:t>dimensions</w:t>
      </w:r>
      <w:r w:rsidR="00151755" w:rsidRPr="00486765">
        <w:rPr>
          <w:sz w:val="22"/>
        </w:rPr>
        <w:t xml:space="preserve"> of</w:t>
      </w:r>
      <w:r w:rsidRPr="00486765">
        <w:rPr>
          <w:sz w:val="22"/>
        </w:rPr>
        <w:t xml:space="preserve"> the </w:t>
      </w:r>
      <w:r w:rsidR="00D47F07" w:rsidRPr="00486765">
        <w:rPr>
          <w:sz w:val="22"/>
        </w:rPr>
        <w:t xml:space="preserve">corresponding </w:t>
      </w:r>
      <w:r w:rsidR="00862564" w:rsidRPr="00486765">
        <w:rPr>
          <w:sz w:val="22"/>
        </w:rPr>
        <w:t xml:space="preserve">whole processes to </w:t>
      </w:r>
      <w:r w:rsidR="00D47F07" w:rsidRPr="00486765">
        <w:rPr>
          <w:sz w:val="22"/>
        </w:rPr>
        <w:t xml:space="preserve">which </w:t>
      </w:r>
      <w:r w:rsidR="00862564" w:rsidRPr="00486765">
        <w:rPr>
          <w:sz w:val="22"/>
        </w:rPr>
        <w:t xml:space="preserve">the measurement datum directly relates. In the mentioned case these would include structural </w:t>
      </w:r>
      <w:r w:rsidR="00AA3724" w:rsidRPr="00486765">
        <w:rPr>
          <w:sz w:val="22"/>
        </w:rPr>
        <w:t xml:space="preserve">dimensions </w:t>
      </w:r>
      <w:r w:rsidR="00862564" w:rsidRPr="00486765">
        <w:rPr>
          <w:sz w:val="22"/>
        </w:rPr>
        <w:t xml:space="preserve">pertaining to </w:t>
      </w:r>
      <w:r w:rsidR="00700F32" w:rsidRPr="00486765">
        <w:rPr>
          <w:i/>
          <w:sz w:val="22"/>
        </w:rPr>
        <w:t>speed</w:t>
      </w:r>
      <w:r w:rsidR="00862564" w:rsidRPr="00486765">
        <w:rPr>
          <w:i/>
          <w:sz w:val="22"/>
        </w:rPr>
        <w:t xml:space="preserve"> of motion</w:t>
      </w:r>
      <w:r w:rsidR="00D60C53" w:rsidRPr="00486765">
        <w:rPr>
          <w:sz w:val="22"/>
        </w:rPr>
        <w:t>,</w:t>
      </w:r>
      <w:r w:rsidR="00862564" w:rsidRPr="00486765">
        <w:rPr>
          <w:i/>
          <w:sz w:val="22"/>
        </w:rPr>
        <w:t xml:space="preserve"> energy consumed</w:t>
      </w:r>
      <w:r w:rsidR="00D60C53" w:rsidRPr="00486765">
        <w:rPr>
          <w:sz w:val="22"/>
        </w:rPr>
        <w:t xml:space="preserve">, </w:t>
      </w:r>
      <w:r w:rsidR="00D60C53" w:rsidRPr="00486765">
        <w:rPr>
          <w:i/>
          <w:sz w:val="22"/>
        </w:rPr>
        <w:t>oxygen consumed</w:t>
      </w:r>
      <w:r w:rsidR="00151103">
        <w:rPr>
          <w:sz w:val="22"/>
        </w:rPr>
        <w:t>, and so forth</w:t>
      </w:r>
      <w:r w:rsidR="00862564" w:rsidRPr="00486765">
        <w:rPr>
          <w:i/>
          <w:sz w:val="22"/>
        </w:rPr>
        <w:t>.</w:t>
      </w:r>
      <w:r w:rsidR="00862564" w:rsidRPr="00486765">
        <w:rPr>
          <w:sz w:val="22"/>
        </w:rPr>
        <w:t xml:space="preserve"> We shall in what follows </w:t>
      </w:r>
      <w:r w:rsidR="00862564" w:rsidRPr="00486765">
        <w:rPr>
          <w:sz w:val="22"/>
        </w:rPr>
        <w:lastRenderedPageBreak/>
        <w:t xml:space="preserve">call </w:t>
      </w:r>
      <w:r w:rsidR="00D60C53" w:rsidRPr="00486765">
        <w:rPr>
          <w:sz w:val="22"/>
        </w:rPr>
        <w:t xml:space="preserve">such </w:t>
      </w:r>
      <w:r w:rsidR="00862564" w:rsidRPr="00486765">
        <w:rPr>
          <w:sz w:val="22"/>
        </w:rPr>
        <w:t xml:space="preserve">structural dimensions </w:t>
      </w:r>
      <w:r w:rsidR="00862564" w:rsidRPr="00486765">
        <w:rPr>
          <w:i/>
          <w:sz w:val="22"/>
        </w:rPr>
        <w:t xml:space="preserve">process profiles. </w:t>
      </w:r>
      <w:r w:rsidR="00151103">
        <w:rPr>
          <w:sz w:val="22"/>
        </w:rPr>
        <w:t>The proposal can be summarized as follows: w</w:t>
      </w:r>
      <w:r w:rsidR="00AA3724" w:rsidRPr="00486765">
        <w:rPr>
          <w:sz w:val="22"/>
        </w:rPr>
        <w:t>hen measuring</w:t>
      </w:r>
      <w:r w:rsidR="00151103">
        <w:rPr>
          <w:sz w:val="22"/>
        </w:rPr>
        <w:t xml:space="preserve">, </w:t>
      </w:r>
      <w:r w:rsidR="00AA3724" w:rsidRPr="00486765">
        <w:rPr>
          <w:sz w:val="22"/>
        </w:rPr>
        <w:t xml:space="preserve">we always focus on one such structural dimension of the measured process, and ignore, or strip away in a process of </w:t>
      </w:r>
      <w:r w:rsidR="00151103">
        <w:rPr>
          <w:sz w:val="22"/>
        </w:rPr>
        <w:t xml:space="preserve">selective </w:t>
      </w:r>
      <w:r w:rsidR="00AA3724" w:rsidRPr="00486765">
        <w:rPr>
          <w:sz w:val="22"/>
        </w:rPr>
        <w:t>abstraction, the other dimensions.</w:t>
      </w:r>
      <w:r w:rsidR="00151103">
        <w:rPr>
          <w:sz w:val="22"/>
        </w:rPr>
        <w:t xml:space="preserve"> When measuring continuants this process of selective abstraction yields representations of qualities (of height, weight, and so on). When measuring processes it yields representations of process profiles.</w:t>
      </w:r>
    </w:p>
    <w:p w14:paraId="3176CC67" w14:textId="0488C153" w:rsidR="00D47F07" w:rsidRPr="00486765" w:rsidRDefault="00D47F07">
      <w:pPr>
        <w:rPr>
          <w:b/>
          <w:sz w:val="22"/>
        </w:rPr>
      </w:pPr>
      <w:r w:rsidRPr="00486765">
        <w:rPr>
          <w:b/>
          <w:sz w:val="22"/>
        </w:rPr>
        <w:t xml:space="preserve">Structural dimensions of </w:t>
      </w:r>
      <w:r w:rsidR="00786C5B" w:rsidRPr="00486765">
        <w:rPr>
          <w:b/>
          <w:sz w:val="22"/>
        </w:rPr>
        <w:t>qualitie</w:t>
      </w:r>
      <w:r w:rsidRPr="00486765">
        <w:rPr>
          <w:b/>
          <w:sz w:val="22"/>
        </w:rPr>
        <w:t>s</w:t>
      </w:r>
    </w:p>
    <w:p w14:paraId="3A0FB754" w14:textId="1C0CA262" w:rsidR="00EC71F1" w:rsidRPr="00486765" w:rsidRDefault="00AA3724" w:rsidP="00486765">
      <w:pPr>
        <w:rPr>
          <w:sz w:val="22"/>
        </w:rPr>
      </w:pPr>
      <w:r w:rsidRPr="00486765">
        <w:rPr>
          <w:sz w:val="22"/>
        </w:rPr>
        <w:t xml:space="preserve">Compare, to fix our ideas, the structural dimensions that we find </w:t>
      </w:r>
      <w:r w:rsidR="006063A4" w:rsidRPr="00486765">
        <w:rPr>
          <w:sz w:val="22"/>
        </w:rPr>
        <w:t>in the world of continuant qualities. Here, familiar</w:t>
      </w:r>
      <w:r w:rsidR="00DA4D68" w:rsidRPr="00486765">
        <w:rPr>
          <w:sz w:val="22"/>
        </w:rPr>
        <w:t>ly</w:t>
      </w:r>
      <w:r w:rsidR="006063A4" w:rsidRPr="00486765">
        <w:rPr>
          <w:sz w:val="22"/>
        </w:rPr>
        <w:t xml:space="preserve">, </w:t>
      </w:r>
      <w:r w:rsidR="00A53C04" w:rsidRPr="00486765">
        <w:rPr>
          <w:sz w:val="22"/>
        </w:rPr>
        <w:t xml:space="preserve">we can distinguish </w:t>
      </w:r>
      <w:r w:rsidR="006063A4" w:rsidRPr="00486765">
        <w:rPr>
          <w:sz w:val="22"/>
        </w:rPr>
        <w:t xml:space="preserve">in every color quality </w:t>
      </w:r>
      <w:r w:rsidR="00151103">
        <w:rPr>
          <w:sz w:val="22"/>
        </w:rPr>
        <w:t xml:space="preserve">instance </w:t>
      </w:r>
      <w:r w:rsidR="00A53C04" w:rsidRPr="00486765">
        <w:rPr>
          <w:sz w:val="22"/>
        </w:rPr>
        <w:t xml:space="preserve">three dimensions of variation, corresponding to three inseparable parts </w:t>
      </w:r>
      <w:r w:rsidR="00700F32" w:rsidRPr="00486765">
        <w:rPr>
          <w:sz w:val="22"/>
        </w:rPr>
        <w:t xml:space="preserve">– </w:t>
      </w:r>
      <w:r w:rsidR="00A53C04" w:rsidRPr="00486765">
        <w:rPr>
          <w:sz w:val="22"/>
        </w:rPr>
        <w:t>of</w:t>
      </w:r>
      <w:r w:rsidR="00700F32" w:rsidRPr="00486765">
        <w:rPr>
          <w:sz w:val="22"/>
        </w:rPr>
        <w:t xml:space="preserve"> hue, brightness and saturation –</w:t>
      </w:r>
      <w:r w:rsidR="00151103">
        <w:rPr>
          <w:sz w:val="22"/>
        </w:rPr>
        <w:t xml:space="preserve"> </w:t>
      </w:r>
      <w:r w:rsidR="00A53C04" w:rsidRPr="00486765">
        <w:rPr>
          <w:sz w:val="22"/>
        </w:rPr>
        <w:t xml:space="preserve">tied together in a three-sided reciprocal </w:t>
      </w:r>
      <w:r w:rsidRPr="00486765">
        <w:rPr>
          <w:b/>
          <w:sz w:val="22"/>
        </w:rPr>
        <w:t>s-</w:t>
      </w:r>
      <w:r w:rsidR="00A53C04" w:rsidRPr="00486765">
        <w:rPr>
          <w:b/>
          <w:sz w:val="22"/>
        </w:rPr>
        <w:t>dependence</w:t>
      </w:r>
      <w:r w:rsidR="00A53C04" w:rsidRPr="00486765">
        <w:rPr>
          <w:sz w:val="22"/>
        </w:rPr>
        <w:t xml:space="preserve"> relation. </w:t>
      </w:r>
      <w:r w:rsidR="00786C5B" w:rsidRPr="00486765">
        <w:rPr>
          <w:sz w:val="22"/>
        </w:rPr>
        <w:t>A</w:t>
      </w:r>
      <w:r w:rsidR="00A21DC8" w:rsidRPr="00486765">
        <w:rPr>
          <w:sz w:val="22"/>
        </w:rPr>
        <w:t xml:space="preserve">n instance </w:t>
      </w:r>
      <w:r w:rsidR="00151755" w:rsidRPr="00486765">
        <w:rPr>
          <w:sz w:val="22"/>
        </w:rPr>
        <w:t>of color</w:t>
      </w:r>
      <w:r w:rsidR="00786C5B" w:rsidRPr="00486765">
        <w:rPr>
          <w:sz w:val="22"/>
        </w:rPr>
        <w:noBreakHyphen/>
        <w:t xml:space="preserve">hue cannot of its nature exist, except as bound up with some </w:t>
      </w:r>
      <w:r w:rsidR="00A21DC8" w:rsidRPr="00486765">
        <w:rPr>
          <w:sz w:val="22"/>
        </w:rPr>
        <w:t xml:space="preserve">instance of </w:t>
      </w:r>
      <w:r w:rsidR="00786C5B" w:rsidRPr="00486765">
        <w:rPr>
          <w:sz w:val="22"/>
        </w:rPr>
        <w:t xml:space="preserve">brightness and saturation; </w:t>
      </w:r>
      <w:r w:rsidR="00A21DC8" w:rsidRPr="00486765">
        <w:rPr>
          <w:sz w:val="22"/>
        </w:rPr>
        <w:t xml:space="preserve">instances of </w:t>
      </w:r>
      <w:r w:rsidR="00786C5B" w:rsidRPr="00486765">
        <w:rPr>
          <w:sz w:val="22"/>
        </w:rPr>
        <w:t>brightness and saturation</w:t>
      </w:r>
      <w:r w:rsidR="00A53C04" w:rsidRPr="00486765">
        <w:rPr>
          <w:sz w:val="22"/>
        </w:rPr>
        <w:t>, similarly,</w:t>
      </w:r>
      <w:r w:rsidR="00786C5B" w:rsidRPr="00486765">
        <w:rPr>
          <w:sz w:val="22"/>
        </w:rPr>
        <w:t xml:space="preserve"> cannot exist except as bound up with some specific </w:t>
      </w:r>
      <w:r w:rsidR="00A21DC8" w:rsidRPr="00486765">
        <w:rPr>
          <w:sz w:val="22"/>
        </w:rPr>
        <w:t xml:space="preserve">instance of </w:t>
      </w:r>
      <w:r w:rsidR="00786C5B" w:rsidRPr="00486765">
        <w:rPr>
          <w:sz w:val="22"/>
        </w:rPr>
        <w:t>hue [</w:t>
      </w:r>
      <w:r w:rsidR="001E591D" w:rsidRPr="00486765">
        <w:rPr>
          <w:sz w:val="22"/>
        </w:rPr>
        <w:fldChar w:fldCharType="begin"/>
      </w:r>
      <w:r w:rsidR="00A53C04" w:rsidRPr="00486765">
        <w:rPr>
          <w:sz w:val="22"/>
        </w:rPr>
        <w:instrText xml:space="preserve"> PAGEREF _Ref309193297 \h </w:instrText>
      </w:r>
      <w:r w:rsidR="001E591D" w:rsidRPr="00486765">
        <w:rPr>
          <w:sz w:val="22"/>
        </w:rPr>
      </w:r>
      <w:r w:rsidR="001E591D" w:rsidRPr="00486765">
        <w:rPr>
          <w:sz w:val="22"/>
        </w:rPr>
        <w:fldChar w:fldCharType="separate"/>
      </w:r>
      <w:r w:rsidR="008F4B55">
        <w:rPr>
          <w:noProof/>
          <w:sz w:val="22"/>
        </w:rPr>
        <w:t>80</w:t>
      </w:r>
      <w:r w:rsidR="001E591D" w:rsidRPr="00486765">
        <w:rPr>
          <w:sz w:val="22"/>
        </w:rPr>
        <w:fldChar w:fldCharType="end"/>
      </w:r>
      <w:r w:rsidR="00A53C04" w:rsidRPr="00486765">
        <w:rPr>
          <w:sz w:val="22"/>
        </w:rPr>
        <w:t xml:space="preserve">, </w:t>
      </w:r>
      <w:r w:rsidR="001E591D" w:rsidRPr="00486765">
        <w:rPr>
          <w:sz w:val="22"/>
        </w:rPr>
        <w:fldChar w:fldCharType="begin"/>
      </w:r>
      <w:r w:rsidR="00A53C04" w:rsidRPr="00486765">
        <w:rPr>
          <w:sz w:val="22"/>
        </w:rPr>
        <w:instrText xml:space="preserve"> PAGEREF _Ref309193309 \h </w:instrText>
      </w:r>
      <w:r w:rsidR="001E591D" w:rsidRPr="00486765">
        <w:rPr>
          <w:sz w:val="22"/>
        </w:rPr>
      </w:r>
      <w:r w:rsidR="001E591D" w:rsidRPr="00486765">
        <w:rPr>
          <w:sz w:val="22"/>
        </w:rPr>
        <w:fldChar w:fldCharType="separate"/>
      </w:r>
      <w:r w:rsidR="008F4B55">
        <w:rPr>
          <w:noProof/>
          <w:sz w:val="22"/>
        </w:rPr>
        <w:t>81</w:t>
      </w:r>
      <w:r w:rsidR="001E591D" w:rsidRPr="00486765">
        <w:rPr>
          <w:sz w:val="22"/>
        </w:rPr>
        <w:fldChar w:fldCharType="end"/>
      </w:r>
      <w:r w:rsidR="00A53C04" w:rsidRPr="00486765">
        <w:rPr>
          <w:sz w:val="22"/>
        </w:rPr>
        <w:t xml:space="preserve">, </w:t>
      </w:r>
      <w:r w:rsidR="001E591D" w:rsidRPr="00486765">
        <w:rPr>
          <w:sz w:val="22"/>
        </w:rPr>
        <w:fldChar w:fldCharType="begin"/>
      </w:r>
      <w:r w:rsidR="00786C5B" w:rsidRPr="00486765">
        <w:rPr>
          <w:sz w:val="22"/>
        </w:rPr>
        <w:instrText xml:space="preserve"> PAGEREF _Ref309157074 \h </w:instrText>
      </w:r>
      <w:r w:rsidR="001E591D" w:rsidRPr="00486765">
        <w:rPr>
          <w:sz w:val="22"/>
        </w:rPr>
      </w:r>
      <w:r w:rsidR="001E591D" w:rsidRPr="00486765">
        <w:rPr>
          <w:sz w:val="22"/>
        </w:rPr>
        <w:fldChar w:fldCharType="separate"/>
      </w:r>
      <w:r w:rsidR="008F4B55">
        <w:rPr>
          <w:noProof/>
          <w:sz w:val="22"/>
        </w:rPr>
        <w:t>84</w:t>
      </w:r>
      <w:r w:rsidR="001E591D" w:rsidRPr="00486765">
        <w:rPr>
          <w:sz w:val="22"/>
        </w:rPr>
        <w:fldChar w:fldCharType="end"/>
      </w:r>
      <w:r w:rsidR="00141642" w:rsidRPr="00486765">
        <w:rPr>
          <w:sz w:val="22"/>
        </w:rPr>
        <w:t>]</w:t>
      </w:r>
      <w:r w:rsidR="00A21DC8" w:rsidRPr="00486765">
        <w:rPr>
          <w:sz w:val="22"/>
        </w:rPr>
        <w:t xml:space="preserve">, yielding a dependence structure of the sort depicted </w:t>
      </w:r>
      <w:r w:rsidR="00720014" w:rsidRPr="00486765">
        <w:rPr>
          <w:sz w:val="22"/>
        </w:rPr>
        <w:t xml:space="preserve">in </w:t>
      </w:r>
      <w:r w:rsidR="00151755" w:rsidRPr="00486765">
        <w:rPr>
          <w:sz w:val="22"/>
        </w:rPr>
        <w:fldChar w:fldCharType="begin"/>
      </w:r>
      <w:r w:rsidR="00151755" w:rsidRPr="00486765">
        <w:rPr>
          <w:sz w:val="22"/>
        </w:rPr>
        <w:instrText xml:space="preserve"> REF _Ref309541644 \h  \* MERGEFORMAT </w:instrText>
      </w:r>
      <w:r w:rsidR="00151755" w:rsidRPr="00486765">
        <w:rPr>
          <w:sz w:val="22"/>
        </w:rPr>
      </w:r>
      <w:r w:rsidR="00151755" w:rsidRPr="00486765">
        <w:rPr>
          <w:sz w:val="22"/>
        </w:rPr>
        <w:fldChar w:fldCharType="separate"/>
      </w:r>
      <w:r w:rsidR="008F4B55">
        <w:rPr>
          <w:b/>
          <w:bCs/>
          <w:sz w:val="22"/>
        </w:rPr>
        <w:t>Error! Reference source not found.</w:t>
      </w:r>
      <w:r w:rsidR="00151755"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_Ref309193297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w:t>
      </w:r>
      <w:r w:rsidR="001E591D"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_Ref309543155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3</w:t>
      </w:r>
      <w:r w:rsidR="001E591D" w:rsidRPr="00486765">
        <w:rPr>
          <w:sz w:val="22"/>
        </w:rPr>
        <w:fldChar w:fldCharType="end"/>
      </w:r>
      <w:r w:rsidR="00A21DC8" w:rsidRPr="00486765">
        <w:rPr>
          <w:sz w:val="22"/>
        </w:rPr>
        <w:t xml:space="preserve">, </w:t>
      </w:r>
      <w:r w:rsidR="001E591D" w:rsidRPr="00486765">
        <w:rPr>
          <w:sz w:val="22"/>
        </w:rPr>
        <w:fldChar w:fldCharType="begin"/>
      </w:r>
      <w:r w:rsidR="00A21DC8"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20</w:t>
      </w:r>
      <w:r w:rsidR="001E591D" w:rsidRPr="00486765">
        <w:rPr>
          <w:sz w:val="22"/>
        </w:rPr>
        <w:fldChar w:fldCharType="end"/>
      </w:r>
      <w:r w:rsidR="00A21DC8" w:rsidRPr="00486765">
        <w:rPr>
          <w:sz w:val="22"/>
        </w:rPr>
        <w:t>]</w:t>
      </w:r>
      <w:r w:rsidR="00151103">
        <w:rPr>
          <w:sz w:val="22"/>
        </w:rPr>
        <w:t xml:space="preserve">, </w:t>
      </w:r>
      <w:r w:rsidR="00EC71F1" w:rsidRPr="00486765">
        <w:rPr>
          <w:sz w:val="22"/>
        </w:rPr>
        <w:t>where</w:t>
      </w:r>
      <w:r w:rsidR="008E7283" w:rsidRPr="00486765">
        <w:rPr>
          <w:sz w:val="22"/>
        </w:rPr>
        <w:t xml:space="preserve"> </w:t>
      </w:r>
      <w:r w:rsidR="00EC71F1" w:rsidRPr="00486765">
        <w:rPr>
          <w:i/>
          <w:sz w:val="22"/>
        </w:rPr>
        <w:t>a</w:t>
      </w:r>
      <w:r w:rsidR="00EC71F1" w:rsidRPr="00486765">
        <w:rPr>
          <w:sz w:val="22"/>
        </w:rPr>
        <w:t xml:space="preserve">, </w:t>
      </w:r>
      <w:r w:rsidR="00EC71F1" w:rsidRPr="00486765">
        <w:rPr>
          <w:i/>
          <w:sz w:val="22"/>
        </w:rPr>
        <w:t>b</w:t>
      </w:r>
      <w:r w:rsidR="00EC71F1" w:rsidRPr="00486765">
        <w:rPr>
          <w:sz w:val="22"/>
        </w:rPr>
        <w:t xml:space="preserve">, </w:t>
      </w:r>
      <w:r w:rsidR="00EC71F1" w:rsidRPr="00486765">
        <w:rPr>
          <w:i/>
          <w:sz w:val="22"/>
        </w:rPr>
        <w:t>c</w:t>
      </w:r>
      <w:r w:rsidR="00EC71F1" w:rsidRPr="00486765">
        <w:rPr>
          <w:sz w:val="22"/>
        </w:rPr>
        <w:t xml:space="preserve">, are instances of three </w:t>
      </w:r>
      <w:r w:rsidR="00151103">
        <w:rPr>
          <w:sz w:val="22"/>
        </w:rPr>
        <w:t xml:space="preserve">distinct </w:t>
      </w:r>
      <w:r w:rsidR="00EC71F1" w:rsidRPr="00486765">
        <w:rPr>
          <w:sz w:val="22"/>
        </w:rPr>
        <w:t xml:space="preserve">universals </w:t>
      </w:r>
      <w:r w:rsidR="00151103">
        <w:rPr>
          <w:sz w:val="22"/>
        </w:rPr>
        <w:t>each such instance capable of being measured separately.</w:t>
      </w:r>
    </w:p>
    <w:p w14:paraId="4BBFA774" w14:textId="77777777" w:rsidR="00151103" w:rsidRPr="00751DA3" w:rsidRDefault="00151103" w:rsidP="00151103">
      <w:pPr>
        <w:jc w:val="center"/>
        <w:rPr>
          <w:sz w:val="22"/>
        </w:rPr>
      </w:pPr>
      <w:r w:rsidRPr="00751DA3">
        <w:rPr>
          <w:noProof/>
          <w:sz w:val="22"/>
        </w:rPr>
        <w:drawing>
          <wp:inline distT="0" distB="0" distL="0" distR="0" wp14:anchorId="05E83800" wp14:editId="38B919CA">
            <wp:extent cx="2099144" cy="191626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1287FC56" w14:textId="77777777" w:rsidR="00151103" w:rsidRPr="00751DA3" w:rsidRDefault="00151103" w:rsidP="00151103">
      <w:pPr>
        <w:pStyle w:val="Caption"/>
        <w:jc w:val="center"/>
        <w:rPr>
          <w:sz w:val="20"/>
        </w:rPr>
      </w:pPr>
      <w:r w:rsidRPr="00751DA3">
        <w:rPr>
          <w:sz w:val="20"/>
        </w:rPr>
        <w:t xml:space="preserve">Figure </w:t>
      </w:r>
      <w:r w:rsidRPr="00751DA3">
        <w:rPr>
          <w:sz w:val="20"/>
        </w:rPr>
        <w:fldChar w:fldCharType="begin"/>
      </w:r>
      <w:r w:rsidRPr="00751DA3">
        <w:rPr>
          <w:sz w:val="20"/>
        </w:rPr>
        <w:instrText xml:space="preserve"> SEQ Figure \* ARABIC </w:instrText>
      </w:r>
      <w:r w:rsidRPr="00751DA3">
        <w:rPr>
          <w:sz w:val="20"/>
        </w:rPr>
        <w:fldChar w:fldCharType="separate"/>
      </w:r>
      <w:r w:rsidR="008F4B55">
        <w:rPr>
          <w:noProof/>
          <w:sz w:val="20"/>
        </w:rPr>
        <w:t>11</w:t>
      </w:r>
      <w:r w:rsidRPr="00751DA3">
        <w:rPr>
          <w:noProof/>
          <w:sz w:val="20"/>
        </w:rPr>
        <w:fldChar w:fldCharType="end"/>
      </w:r>
      <w:r w:rsidRPr="00751DA3">
        <w:rPr>
          <w:sz w:val="20"/>
        </w:rPr>
        <w:t xml:space="preserve">: Three-sided reciprocal dependence of the </w:t>
      </w:r>
      <w:r>
        <w:rPr>
          <w:sz w:val="20"/>
        </w:rPr>
        <w:t xml:space="preserve">three </w:t>
      </w:r>
      <w:r w:rsidRPr="00751DA3">
        <w:rPr>
          <w:sz w:val="20"/>
        </w:rPr>
        <w:t>structural parts of a color instance</w:t>
      </w:r>
      <w:r>
        <w:rPr>
          <w:sz w:val="20"/>
        </w:rPr>
        <w:t xml:space="preserve">: </w:t>
      </w:r>
      <w:r>
        <w:rPr>
          <w:sz w:val="20"/>
        </w:rPr>
        <w:br/>
      </w:r>
      <w:r w:rsidRPr="00751DA3">
        <w:rPr>
          <w:sz w:val="20"/>
        </w:rPr>
        <w:t>hue (</w:t>
      </w:r>
      <w:r w:rsidRPr="00751DA3">
        <w:rPr>
          <w:sz w:val="20"/>
        </w:rPr>
        <w:sym w:font="Symbol" w:char="F061"/>
      </w:r>
      <w:r w:rsidRPr="00751DA3">
        <w:rPr>
          <w:sz w:val="20"/>
        </w:rPr>
        <w:t>), brightness (</w:t>
      </w:r>
      <w:r w:rsidRPr="00751DA3">
        <w:rPr>
          <w:sz w:val="20"/>
        </w:rPr>
        <w:sym w:font="Symbol" w:char="F062"/>
      </w:r>
      <w:r w:rsidRPr="00751DA3">
        <w:rPr>
          <w:sz w:val="20"/>
        </w:rPr>
        <w:t>) and saturation (</w:t>
      </w:r>
      <w:r w:rsidRPr="00751DA3">
        <w:rPr>
          <w:sz w:val="20"/>
        </w:rPr>
        <w:sym w:font="Symbol" w:char="F067"/>
      </w:r>
      <w:r w:rsidRPr="00751DA3">
        <w:rPr>
          <w:sz w:val="20"/>
        </w:rPr>
        <w:t>),</w:t>
      </w:r>
    </w:p>
    <w:p w14:paraId="263F9BB7" w14:textId="77777777" w:rsidR="00151103" w:rsidRDefault="00151103">
      <w:pPr>
        <w:rPr>
          <w:sz w:val="22"/>
        </w:rPr>
      </w:pPr>
    </w:p>
    <w:p w14:paraId="07F8E151" w14:textId="4AD486A3" w:rsidR="00EC71F1" w:rsidRPr="00486765" w:rsidRDefault="00EC71F1">
      <w:pPr>
        <w:rPr>
          <w:sz w:val="22"/>
        </w:rPr>
      </w:pPr>
      <w:r w:rsidRPr="00486765">
        <w:rPr>
          <w:sz w:val="22"/>
        </w:rPr>
        <w:t xml:space="preserve">Analogous dependence structures are found also in other sensory domains, for example in the three-sided reciprocal dependence of the pitch, timbre and loudness which are the three structural </w:t>
      </w:r>
      <w:r w:rsidR="00AA3724" w:rsidRPr="00486765">
        <w:rPr>
          <w:sz w:val="22"/>
        </w:rPr>
        <w:t xml:space="preserve">parts </w:t>
      </w:r>
      <w:r w:rsidRPr="00486765">
        <w:rPr>
          <w:sz w:val="22"/>
        </w:rPr>
        <w:t>of a tone</w:t>
      </w:r>
      <w:r w:rsidR="00AA3724" w:rsidRPr="00486765">
        <w:rPr>
          <w:sz w:val="22"/>
        </w:rPr>
        <w:t xml:space="preserve"> instance</w:t>
      </w:r>
      <w:r w:rsidRPr="00486765">
        <w:rPr>
          <w:sz w:val="22"/>
        </w:rPr>
        <w:t>, and similar analyses can be used to describe the structures of cognitive and linguistic acts of a range of different sorts [</w:t>
      </w:r>
      <w:r w:rsidR="001E591D" w:rsidRPr="00486765">
        <w:rPr>
          <w:sz w:val="22"/>
        </w:rPr>
        <w:fldChar w:fldCharType="begin"/>
      </w:r>
      <w:r w:rsidRPr="00486765">
        <w:rPr>
          <w:sz w:val="22"/>
        </w:rPr>
        <w:instrText xml:space="preserve"> REF _Ref309155275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1</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_Ref309543858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58</w:t>
      </w:r>
      <w:r w:rsidR="001E591D" w:rsidRPr="00486765">
        <w:rPr>
          <w:sz w:val="22"/>
        </w:rPr>
        <w:fldChar w:fldCharType="end"/>
      </w:r>
      <w:r w:rsidRPr="00486765">
        <w:rPr>
          <w:sz w:val="22"/>
        </w:rPr>
        <w:t xml:space="preserve">, </w:t>
      </w:r>
      <w:r w:rsidR="001E591D" w:rsidRPr="00486765">
        <w:rPr>
          <w:sz w:val="22"/>
        </w:rPr>
        <w:fldChar w:fldCharType="begin"/>
      </w:r>
      <w:r w:rsidRPr="00486765">
        <w:rPr>
          <w:sz w:val="22"/>
        </w:rPr>
        <w:instrText xml:space="preserve"> REF _Ref309543859 \r \h </w:instrText>
      </w:r>
      <w:r w:rsidR="001C5CAA">
        <w:rPr>
          <w:sz w:val="22"/>
        </w:rPr>
        <w:instrText xml:space="preserve"> \* MERGEFORMAT </w:instrText>
      </w:r>
      <w:r w:rsidR="001E591D" w:rsidRPr="00486765">
        <w:rPr>
          <w:sz w:val="22"/>
        </w:rPr>
      </w:r>
      <w:r w:rsidR="001E591D" w:rsidRPr="00486765">
        <w:rPr>
          <w:sz w:val="22"/>
        </w:rPr>
        <w:fldChar w:fldCharType="separate"/>
      </w:r>
      <w:r w:rsidR="008F4B55">
        <w:rPr>
          <w:sz w:val="22"/>
        </w:rPr>
        <w:t>59</w:t>
      </w:r>
      <w:r w:rsidR="001E591D" w:rsidRPr="00486765">
        <w:rPr>
          <w:sz w:val="22"/>
        </w:rPr>
        <w:fldChar w:fldCharType="end"/>
      </w:r>
      <w:r w:rsidRPr="00486765">
        <w:rPr>
          <w:sz w:val="22"/>
        </w:rPr>
        <w:t>].</w:t>
      </w:r>
    </w:p>
    <w:p w14:paraId="40E1DA08" w14:textId="563DF9D9" w:rsidR="00AA3724" w:rsidRPr="00B56876" w:rsidRDefault="00EC71F1" w:rsidP="00486765">
      <w:r w:rsidRPr="00486765">
        <w:rPr>
          <w:sz w:val="22"/>
        </w:rPr>
        <w:lastRenderedPageBreak/>
        <w:t>To say that there are three dimensions of variation within each instance of color or tone is to assert</w:t>
      </w:r>
      <w:r w:rsidR="00FC2C64" w:rsidRPr="00486765">
        <w:rPr>
          <w:sz w:val="22"/>
        </w:rPr>
        <w:t xml:space="preserve"> </w:t>
      </w:r>
      <w:r w:rsidRPr="00486765">
        <w:rPr>
          <w:sz w:val="22"/>
        </w:rPr>
        <w:t>that each such instance includes three structural parts</w:t>
      </w:r>
      <w:r w:rsidR="008E7283" w:rsidRPr="00486765">
        <w:rPr>
          <w:sz w:val="22"/>
        </w:rPr>
        <w:t xml:space="preserve"> </w:t>
      </w:r>
      <w:r w:rsidR="00FC2C64" w:rsidRPr="00486765">
        <w:rPr>
          <w:sz w:val="22"/>
        </w:rPr>
        <w:t>– ‘structural’ in the sense that the parts in question cannot exist except in the context of some whole of the given sort, including those other structural parts upon which they are reciprocally dependent</w:t>
      </w:r>
      <w:r w:rsidRPr="00486765">
        <w:rPr>
          <w:sz w:val="22"/>
        </w:rPr>
        <w:t xml:space="preserve">. </w:t>
      </w:r>
      <w:r w:rsidR="00AA3724" w:rsidRPr="00486765">
        <w:rPr>
          <w:sz w:val="22"/>
        </w:rPr>
        <w:t xml:space="preserve">Such structural parts can be, again, separated out by the observer through a process of </w:t>
      </w:r>
      <w:r w:rsidR="00151103" w:rsidRPr="00486765">
        <w:rPr>
          <w:sz w:val="22"/>
        </w:rPr>
        <w:t>selective attention</w:t>
      </w:r>
      <w:r w:rsidR="00AA3724" w:rsidRPr="00486765">
        <w:rPr>
          <w:sz w:val="22"/>
        </w:rPr>
        <w:t xml:space="preserve"> – </w:t>
      </w:r>
      <w:r w:rsidR="00151103">
        <w:rPr>
          <w:sz w:val="22"/>
        </w:rPr>
        <w:t xml:space="preserve">as when </w:t>
      </w:r>
      <w:r w:rsidR="00AA3724" w:rsidRPr="00486765">
        <w:rPr>
          <w:sz w:val="22"/>
        </w:rPr>
        <w:t xml:space="preserve">we measure the loudness of successive tones </w:t>
      </w:r>
      <w:r w:rsidR="00151103">
        <w:rPr>
          <w:sz w:val="22"/>
        </w:rPr>
        <w:t xml:space="preserve">and ignore their </w:t>
      </w:r>
      <w:r w:rsidR="00151103" w:rsidRPr="00151103">
        <w:rPr>
          <w:sz w:val="22"/>
        </w:rPr>
        <w:t>timbre or pitch</w:t>
      </w:r>
      <w:r w:rsidR="00AA3724" w:rsidRPr="00486765">
        <w:rPr>
          <w:sz w:val="22"/>
        </w:rPr>
        <w:t xml:space="preserve">. </w:t>
      </w:r>
    </w:p>
    <w:p w14:paraId="623916E6" w14:textId="7366A73A" w:rsidR="00AA3724" w:rsidRPr="00486765" w:rsidRDefault="00AA3724" w:rsidP="00486765">
      <w:pPr>
        <w:rPr>
          <w:b/>
        </w:rPr>
      </w:pPr>
      <w:r w:rsidRPr="00486765">
        <w:rPr>
          <w:b/>
          <w:sz w:val="22"/>
        </w:rPr>
        <w:t>The idea of process profiles</w:t>
      </w:r>
    </w:p>
    <w:p w14:paraId="71E8A50F" w14:textId="2C716080" w:rsidR="00FC2C64" w:rsidRPr="00486765" w:rsidRDefault="00AA3724">
      <w:pPr>
        <w:rPr>
          <w:sz w:val="22"/>
        </w:rPr>
      </w:pPr>
      <w:r w:rsidRPr="00486765">
        <w:rPr>
          <w:sz w:val="22"/>
        </w:rPr>
        <w:t xml:space="preserve">We can now introduce, by analogy, the idea of a process profile, which is a structural part of a process that is of the sort that can be measured on the basis of selective abstraction. </w:t>
      </w:r>
      <w:r w:rsidR="00F52A07" w:rsidRPr="00486765">
        <w:rPr>
          <w:sz w:val="22"/>
        </w:rPr>
        <w:t>Process profiles are parts of processes, but they are parts not in the sense of ‘pieces’ (separable parts), but rather in the sense of inseparable structural parts. They are entities which cannot exist except in the conte</w:t>
      </w:r>
      <w:r w:rsidRPr="00486765">
        <w:rPr>
          <w:sz w:val="22"/>
        </w:rPr>
        <w:t>x</w:t>
      </w:r>
      <w:r w:rsidR="00F52A07" w:rsidRPr="00486765">
        <w:rPr>
          <w:sz w:val="22"/>
        </w:rPr>
        <w:t xml:space="preserve">t of a surrounding whole of </w:t>
      </w:r>
      <w:r w:rsidRPr="00486765">
        <w:rPr>
          <w:sz w:val="22"/>
        </w:rPr>
        <w:t xml:space="preserve">a </w:t>
      </w:r>
      <w:r w:rsidR="00151103">
        <w:rPr>
          <w:sz w:val="22"/>
        </w:rPr>
        <w:t xml:space="preserve">certain </w:t>
      </w:r>
      <w:r w:rsidRPr="00486765">
        <w:rPr>
          <w:sz w:val="22"/>
        </w:rPr>
        <w:t xml:space="preserve">specific </w:t>
      </w:r>
      <w:r w:rsidR="00F52A07" w:rsidRPr="00486765">
        <w:rPr>
          <w:sz w:val="22"/>
        </w:rPr>
        <w:t>sort</w:t>
      </w:r>
      <w:r w:rsidR="00151103">
        <w:rPr>
          <w:sz w:val="22"/>
        </w:rPr>
        <w:t xml:space="preserve"> [</w:t>
      </w:r>
      <w:r w:rsidR="00151103">
        <w:rPr>
          <w:sz w:val="22"/>
        </w:rPr>
        <w:fldChar w:fldCharType="begin"/>
      </w:r>
      <w:r w:rsidR="00151103">
        <w:rPr>
          <w:sz w:val="22"/>
        </w:rPr>
        <w:instrText xml:space="preserve"> REF _Ref309193309 \r \h </w:instrText>
      </w:r>
      <w:r w:rsidR="00151103">
        <w:rPr>
          <w:sz w:val="22"/>
        </w:rPr>
      </w:r>
      <w:r w:rsidR="00151103">
        <w:rPr>
          <w:sz w:val="22"/>
        </w:rPr>
        <w:fldChar w:fldCharType="separate"/>
      </w:r>
      <w:r w:rsidR="008F4B55">
        <w:rPr>
          <w:sz w:val="22"/>
        </w:rPr>
        <w:t>20</w:t>
      </w:r>
      <w:r w:rsidR="00151103">
        <w:rPr>
          <w:sz w:val="22"/>
        </w:rPr>
        <w:fldChar w:fldCharType="end"/>
      </w:r>
      <w:r w:rsidR="00151103">
        <w:rPr>
          <w:sz w:val="22"/>
        </w:rPr>
        <w:t>]</w:t>
      </w:r>
      <w:r w:rsidR="00F52A07" w:rsidRPr="00486765">
        <w:rPr>
          <w:sz w:val="22"/>
        </w:rPr>
        <w:t xml:space="preserve">. </w:t>
      </w:r>
    </w:p>
    <w:p w14:paraId="051118FA" w14:textId="067414DC" w:rsidR="00E571F9" w:rsidRPr="00486765" w:rsidRDefault="00AA3724">
      <w:pPr>
        <w:rPr>
          <w:sz w:val="22"/>
        </w:rPr>
      </w:pPr>
      <w:r w:rsidRPr="00486765">
        <w:rPr>
          <w:sz w:val="22"/>
          <w:szCs w:val="23"/>
        </w:rPr>
        <w:t>F</w:t>
      </w:r>
      <w:r w:rsidR="00E571F9" w:rsidRPr="00486765">
        <w:rPr>
          <w:sz w:val="22"/>
        </w:rPr>
        <w:t xml:space="preserve">or </w:t>
      </w:r>
      <w:r w:rsidR="00F86988" w:rsidRPr="00486765">
        <w:rPr>
          <w:sz w:val="22"/>
        </w:rPr>
        <w:t>processes of each</w:t>
      </w:r>
      <w:r w:rsidR="00E571F9" w:rsidRPr="00486765">
        <w:rPr>
          <w:sz w:val="22"/>
        </w:rPr>
        <w:t xml:space="preserve"> given sort, for example </w:t>
      </w:r>
      <w:r w:rsidR="00FC2C64" w:rsidRPr="00486765">
        <w:rPr>
          <w:sz w:val="22"/>
        </w:rPr>
        <w:t>of bodily motion or of human metabolism</w:t>
      </w:r>
      <w:r w:rsidR="00E571F9" w:rsidRPr="00486765">
        <w:rPr>
          <w:sz w:val="22"/>
        </w:rPr>
        <w:t xml:space="preserve">, there is a repertoire of such </w:t>
      </w:r>
      <w:r w:rsidR="00FC2C64" w:rsidRPr="00486765">
        <w:rPr>
          <w:sz w:val="22"/>
        </w:rPr>
        <w:t xml:space="preserve">process profiles, and it is entities of this sort </w:t>
      </w:r>
      <w:r w:rsidR="00151103">
        <w:rPr>
          <w:sz w:val="22"/>
        </w:rPr>
        <w:t xml:space="preserve">which are represented in </w:t>
      </w:r>
      <w:r w:rsidR="00FC2C64" w:rsidRPr="00486765">
        <w:rPr>
          <w:sz w:val="22"/>
        </w:rPr>
        <w:t>many of the assertions we make about processes</w:t>
      </w:r>
      <w:r w:rsidR="00151755" w:rsidRPr="00486765">
        <w:rPr>
          <w:sz w:val="22"/>
        </w:rPr>
        <w:t>. This</w:t>
      </w:r>
      <w:r w:rsidR="00F86988" w:rsidRPr="00486765">
        <w:rPr>
          <w:sz w:val="22"/>
        </w:rPr>
        <w:t xml:space="preserve"> idea has been advanced already under a different terminology in </w:t>
      </w:r>
      <w:r w:rsidR="00A1283B" w:rsidRPr="00486765">
        <w:rPr>
          <w:sz w:val="22"/>
        </w:rPr>
        <w:t xml:space="preserve">the studies referenced in </w:t>
      </w:r>
      <w:r w:rsidR="006E32BD" w:rsidRPr="00486765">
        <w:rPr>
          <w:sz w:val="22"/>
        </w:rPr>
        <w:t>[</w:t>
      </w:r>
      <w:r w:rsidR="001E591D" w:rsidRPr="00486765">
        <w:rPr>
          <w:sz w:val="22"/>
        </w:rPr>
        <w:fldChar w:fldCharType="begin"/>
      </w:r>
      <w:r w:rsidR="006E32BD" w:rsidRPr="00486765">
        <w:rPr>
          <w:sz w:val="22"/>
        </w:rPr>
        <w:instrText xml:space="preserve"> REF _Ref309473259 \r \h </w:instrText>
      </w:r>
      <w:r w:rsidR="00DE59FA" w:rsidRPr="00486765">
        <w:rPr>
          <w:sz w:val="22"/>
        </w:rPr>
        <w:instrText xml:space="preserve"> \* MERGEFORMAT </w:instrText>
      </w:r>
      <w:r w:rsidR="001E591D" w:rsidRPr="00486765">
        <w:rPr>
          <w:sz w:val="22"/>
        </w:rPr>
      </w:r>
      <w:r w:rsidR="001E591D" w:rsidRPr="00486765">
        <w:rPr>
          <w:sz w:val="22"/>
        </w:rPr>
        <w:fldChar w:fldCharType="separate"/>
      </w:r>
      <w:r w:rsidR="008F4B55">
        <w:rPr>
          <w:sz w:val="22"/>
        </w:rPr>
        <w:t>50</w:t>
      </w:r>
      <w:r w:rsidR="001E591D" w:rsidRPr="00486765">
        <w:rPr>
          <w:sz w:val="22"/>
        </w:rPr>
        <w:fldChar w:fldCharType="end"/>
      </w:r>
      <w:r w:rsidR="006E32BD" w:rsidRPr="00486765">
        <w:rPr>
          <w:sz w:val="22"/>
        </w:rPr>
        <w:t xml:space="preserve">] </w:t>
      </w:r>
      <w:r w:rsidR="00E571F9" w:rsidRPr="00486765">
        <w:rPr>
          <w:sz w:val="22"/>
        </w:rPr>
        <w:t>on the variables encoded in physiology models used in the st</w:t>
      </w:r>
      <w:r w:rsidR="00E672F8" w:rsidRPr="00486765">
        <w:rPr>
          <w:sz w:val="22"/>
        </w:rPr>
        <w:t>udy of physiological processes</w:t>
      </w:r>
      <w:r w:rsidR="00A1283B" w:rsidRPr="00486765">
        <w:rPr>
          <w:sz w:val="22"/>
        </w:rPr>
        <w:t xml:space="preserve"> and represented in biophysical measurement data</w:t>
      </w:r>
      <w:r w:rsidR="00E672F8" w:rsidRPr="00486765">
        <w:rPr>
          <w:sz w:val="22"/>
        </w:rPr>
        <w:t xml:space="preserve">. </w:t>
      </w:r>
      <w:r w:rsidR="00C16900" w:rsidRPr="00486765">
        <w:rPr>
          <w:sz w:val="22"/>
        </w:rPr>
        <w:t xml:space="preserve">Two </w:t>
      </w:r>
      <w:r w:rsidR="00A1283B" w:rsidRPr="00486765">
        <w:rPr>
          <w:sz w:val="22"/>
        </w:rPr>
        <w:t xml:space="preserve">particularly important process profiles </w:t>
      </w:r>
      <w:r w:rsidR="00151103">
        <w:rPr>
          <w:sz w:val="22"/>
        </w:rPr>
        <w:t xml:space="preserve">for medical purposes </w:t>
      </w:r>
      <w:r w:rsidR="00C16900" w:rsidRPr="00486765">
        <w:rPr>
          <w:sz w:val="22"/>
        </w:rPr>
        <w:t xml:space="preserve">are those </w:t>
      </w:r>
      <w:r w:rsidR="00A1283B" w:rsidRPr="00486765">
        <w:rPr>
          <w:sz w:val="22"/>
        </w:rPr>
        <w:t xml:space="preserve">of </w:t>
      </w:r>
      <w:r w:rsidR="00C16900" w:rsidRPr="00486765">
        <w:rPr>
          <w:sz w:val="22"/>
        </w:rPr>
        <w:t>respiration rate and</w:t>
      </w:r>
      <w:r w:rsidR="00A1283B" w:rsidRPr="00486765">
        <w:rPr>
          <w:sz w:val="22"/>
        </w:rPr>
        <w:t xml:space="preserve"> pulse rate</w:t>
      </w:r>
      <w:r w:rsidR="00C16900" w:rsidRPr="00486765">
        <w:rPr>
          <w:sz w:val="22"/>
        </w:rPr>
        <w:t xml:space="preserve"> </w:t>
      </w:r>
      <w:r w:rsidR="00151103">
        <w:rPr>
          <w:sz w:val="22"/>
        </w:rPr>
        <w:t>(</w:t>
      </w:r>
      <w:r w:rsidR="00A1283B" w:rsidRPr="00486765">
        <w:rPr>
          <w:sz w:val="22"/>
        </w:rPr>
        <w:t xml:space="preserve">documented in the </w:t>
      </w:r>
      <w:hyperlink r:id="rId36" w:history="1">
        <w:r w:rsidR="00A1283B" w:rsidRPr="00486765">
          <w:rPr>
            <w:rStyle w:val="Hyperlink"/>
            <w:sz w:val="22"/>
          </w:rPr>
          <w:t>Vital Sign Ontology</w:t>
        </w:r>
      </w:hyperlink>
      <w:r w:rsidR="00151103">
        <w:rPr>
          <w:rStyle w:val="Hyperlink"/>
          <w:sz w:val="22"/>
        </w:rPr>
        <w:t>)</w:t>
      </w:r>
      <w:r w:rsidR="00A1283B" w:rsidRPr="00486765">
        <w:rPr>
          <w:sz w:val="22"/>
        </w:rPr>
        <w:t>.</w:t>
      </w:r>
      <w:r w:rsidR="008E7283" w:rsidRPr="00486765">
        <w:rPr>
          <w:sz w:val="22"/>
        </w:rPr>
        <w:t xml:space="preserve"> </w:t>
      </w:r>
    </w:p>
    <w:p w14:paraId="0B94FAD2" w14:textId="77777777" w:rsidR="003904E6" w:rsidRPr="00751DA3" w:rsidRDefault="003904E6" w:rsidP="003904E6">
      <w:pPr>
        <w:rPr>
          <w:sz w:val="22"/>
        </w:rPr>
      </w:pPr>
      <w:r w:rsidRPr="00751DA3">
        <w:rPr>
          <w:sz w:val="22"/>
        </w:rPr>
        <w:t>Process profiles in human development are identified in the Anatomical Transformation Abstraction (ATA) of the Foundational Model of Anatomy, which represents the ‘time-dependent morphological transformations of the entities represented in the taxonomy during the human life cycle’ from prenatal development to post-natal growth and aging’ [</w:t>
      </w:r>
      <w:r w:rsidRPr="00751DA3">
        <w:rPr>
          <w:sz w:val="22"/>
        </w:rPr>
        <w:fldChar w:fldCharType="begin"/>
      </w:r>
      <w:r w:rsidRPr="00751DA3">
        <w:rPr>
          <w:sz w:val="22"/>
        </w:rPr>
        <w:instrText xml:space="preserve"> REF _Ref309153892 \r \h  \* MERGEFORMAT </w:instrText>
      </w:r>
      <w:r w:rsidRPr="00751DA3">
        <w:rPr>
          <w:sz w:val="22"/>
        </w:rPr>
      </w:r>
      <w:r w:rsidRPr="00751DA3">
        <w:rPr>
          <w:sz w:val="22"/>
        </w:rPr>
        <w:fldChar w:fldCharType="separate"/>
      </w:r>
      <w:r w:rsidR="008F4B55">
        <w:rPr>
          <w:sz w:val="22"/>
        </w:rPr>
        <w:t>43</w:t>
      </w:r>
      <w:r w:rsidRPr="00751DA3">
        <w:rPr>
          <w:sz w:val="22"/>
        </w:rPr>
        <w:fldChar w:fldCharType="end"/>
      </w:r>
      <w:r w:rsidRPr="00751DA3">
        <w:rPr>
          <w:sz w:val="22"/>
        </w:rPr>
        <w:t xml:space="preserve">]. These transformations are represented by mathematical equations – thus they involve not </w:t>
      </w:r>
      <w:r>
        <w:rPr>
          <w:sz w:val="22"/>
        </w:rPr>
        <w:t xml:space="preserve">everything </w:t>
      </w:r>
      <w:r w:rsidRPr="00751DA3">
        <w:rPr>
          <w:sz w:val="22"/>
        </w:rPr>
        <w:t xml:space="preserve">that is going on in morphological transformations, growth and so on, but rather, again, only certain structural parts. </w:t>
      </w:r>
    </w:p>
    <w:p w14:paraId="13318A02" w14:textId="2E50E7C2" w:rsidR="006870A5" w:rsidRPr="00486765" w:rsidRDefault="006870A5">
      <w:pPr>
        <w:rPr>
          <w:sz w:val="22"/>
        </w:rPr>
      </w:pPr>
      <w:r w:rsidRPr="00486765">
        <w:rPr>
          <w:sz w:val="22"/>
        </w:rPr>
        <w:t xml:space="preserve">The key to representing given process </w:t>
      </w:r>
      <w:r w:rsidR="006B36C3">
        <w:rPr>
          <w:sz w:val="22"/>
        </w:rPr>
        <w:t>measurement</w:t>
      </w:r>
      <w:r w:rsidRPr="00486765">
        <w:rPr>
          <w:sz w:val="22"/>
        </w:rPr>
        <w:t xml:space="preserve"> data, now, is to create ontologies of the process profiles represented by the measurement charts in the salient domains. </w:t>
      </w:r>
      <w:r w:rsidR="003904E6">
        <w:rPr>
          <w:sz w:val="22"/>
        </w:rPr>
        <w:t>In the simplest case, s</w:t>
      </w:r>
      <w:r w:rsidRPr="00486765">
        <w:rPr>
          <w:sz w:val="22"/>
        </w:rPr>
        <w:t xml:space="preserve">uch charts plot values against the time axis, values representing for example qualities of the underlying participants along some given quality dimension. </w:t>
      </w:r>
      <w:r w:rsidR="003904E6" w:rsidRPr="00751DA3">
        <w:rPr>
          <w:sz w:val="22"/>
          <w:szCs w:val="23"/>
        </w:rPr>
        <w:t xml:space="preserve">Bruno’s diary of his daily weight measurements represents the </w:t>
      </w:r>
      <w:r w:rsidR="003904E6" w:rsidRPr="00751DA3">
        <w:rPr>
          <w:sz w:val="22"/>
          <w:szCs w:val="23"/>
        </w:rPr>
        <w:lastRenderedPageBreak/>
        <w:t>weight gain-and-loss profile of his dieting process.</w:t>
      </w:r>
      <w:r w:rsidR="003904E6">
        <w:rPr>
          <w:sz w:val="22"/>
          <w:szCs w:val="23"/>
        </w:rPr>
        <w:t xml:space="preserve"> His diary of calories consumed represents a complementary process profile; it plots the measured values of successive portions of the food he eats).</w:t>
      </w:r>
    </w:p>
    <w:p w14:paraId="71F0356A" w14:textId="70D7BAEA" w:rsidR="00DB33F3" w:rsidRPr="00486765" w:rsidRDefault="00DB33F3">
      <w:pPr>
        <w:rPr>
          <w:sz w:val="22"/>
        </w:rPr>
      </w:pPr>
      <w:r w:rsidRPr="00486765">
        <w:rPr>
          <w:sz w:val="22"/>
        </w:rPr>
        <w:t xml:space="preserve">Some examples of </w:t>
      </w:r>
      <w:r w:rsidR="006870A5" w:rsidRPr="00486765">
        <w:rPr>
          <w:sz w:val="22"/>
        </w:rPr>
        <w:t xml:space="preserve">such </w:t>
      </w:r>
      <w:r w:rsidRPr="00486765">
        <w:rPr>
          <w:sz w:val="22"/>
        </w:rPr>
        <w:t>quantitative (measurable) process profile types</w:t>
      </w:r>
      <w:r w:rsidR="006870A5" w:rsidRPr="00486765">
        <w:rPr>
          <w:sz w:val="22"/>
        </w:rPr>
        <w:t>, with associated subtypes</w:t>
      </w:r>
      <w:r w:rsidRPr="00486765">
        <w:rPr>
          <w:sz w:val="22"/>
        </w:rPr>
        <w:t>, include:</w:t>
      </w:r>
    </w:p>
    <w:p w14:paraId="13186F75" w14:textId="555F20EB" w:rsidR="00DB33F3" w:rsidRPr="00486765" w:rsidRDefault="00700F32" w:rsidP="00486765">
      <w:pPr>
        <w:ind w:left="720"/>
        <w:rPr>
          <w:sz w:val="22"/>
        </w:rPr>
      </w:pPr>
      <w:proofErr w:type="gramStart"/>
      <w:r w:rsidRPr="00486765">
        <w:rPr>
          <w:sz w:val="22"/>
        </w:rPr>
        <w:t>speed</w:t>
      </w:r>
      <w:proofErr w:type="gramEnd"/>
      <w:r w:rsidRPr="00486765">
        <w:rPr>
          <w:sz w:val="22"/>
        </w:rPr>
        <w:t xml:space="preserve"> </w:t>
      </w:r>
      <w:r w:rsidR="00DB33F3" w:rsidRPr="00486765">
        <w:rPr>
          <w:sz w:val="22"/>
        </w:rPr>
        <w:t>profile</w:t>
      </w:r>
    </w:p>
    <w:p w14:paraId="2B789833" w14:textId="77777777" w:rsidR="00DB33F3" w:rsidRPr="00486765" w:rsidRDefault="00DB33F3" w:rsidP="00486765">
      <w:pPr>
        <w:ind w:left="720" w:firstLine="720"/>
        <w:rPr>
          <w:sz w:val="22"/>
        </w:rPr>
      </w:pPr>
      <w:proofErr w:type="gramStart"/>
      <w:r w:rsidRPr="00486765">
        <w:rPr>
          <w:sz w:val="22"/>
        </w:rPr>
        <w:t>constant</w:t>
      </w:r>
      <w:proofErr w:type="gramEnd"/>
      <w:r w:rsidRPr="00486765">
        <w:rPr>
          <w:sz w:val="22"/>
        </w:rPr>
        <w:t xml:space="preserve"> </w:t>
      </w:r>
      <w:r w:rsidR="00700F32" w:rsidRPr="00486765">
        <w:rPr>
          <w:sz w:val="22"/>
        </w:rPr>
        <w:t xml:space="preserve">speed </w:t>
      </w:r>
      <w:r w:rsidRPr="00486765">
        <w:rPr>
          <w:sz w:val="22"/>
        </w:rPr>
        <w:t xml:space="preserve">profile </w:t>
      </w:r>
    </w:p>
    <w:p w14:paraId="4C7394F3" w14:textId="77777777" w:rsidR="00DB33F3" w:rsidRPr="00486765" w:rsidRDefault="00DB33F3" w:rsidP="00486765">
      <w:pPr>
        <w:ind w:left="1440" w:firstLine="720"/>
        <w:rPr>
          <w:sz w:val="22"/>
        </w:rPr>
      </w:pPr>
      <w:r w:rsidRPr="00486765">
        <w:rPr>
          <w:sz w:val="22"/>
        </w:rPr>
        <w:t xml:space="preserve">2 mph constant </w:t>
      </w:r>
      <w:r w:rsidR="00700F32" w:rsidRPr="00486765">
        <w:rPr>
          <w:sz w:val="22"/>
        </w:rPr>
        <w:t>speed</w:t>
      </w:r>
      <w:r w:rsidRPr="00486765">
        <w:rPr>
          <w:sz w:val="22"/>
        </w:rPr>
        <w:t xml:space="preserve"> profile</w:t>
      </w:r>
    </w:p>
    <w:p w14:paraId="0925FF81" w14:textId="77777777" w:rsidR="00DB33F3" w:rsidRPr="00486765" w:rsidRDefault="00DB33F3" w:rsidP="00486765">
      <w:pPr>
        <w:ind w:left="1440" w:firstLine="720"/>
        <w:rPr>
          <w:sz w:val="22"/>
        </w:rPr>
      </w:pPr>
      <w:r w:rsidRPr="00486765">
        <w:rPr>
          <w:sz w:val="22"/>
        </w:rPr>
        <w:t xml:space="preserve">3 mph constant </w:t>
      </w:r>
      <w:r w:rsidR="00700F32" w:rsidRPr="00486765">
        <w:rPr>
          <w:sz w:val="22"/>
        </w:rPr>
        <w:t xml:space="preserve">speed </w:t>
      </w:r>
      <w:r w:rsidRPr="00486765">
        <w:rPr>
          <w:sz w:val="22"/>
        </w:rPr>
        <w:t>profile</w:t>
      </w:r>
    </w:p>
    <w:p w14:paraId="11C7A772" w14:textId="77777777" w:rsidR="00DB33F3" w:rsidRPr="00486765" w:rsidRDefault="00DB33F3" w:rsidP="00486765">
      <w:pPr>
        <w:ind w:left="1080" w:firstLine="360"/>
        <w:rPr>
          <w:sz w:val="22"/>
        </w:rPr>
      </w:pPr>
      <w:proofErr w:type="gramStart"/>
      <w:r w:rsidRPr="00486765">
        <w:rPr>
          <w:sz w:val="22"/>
        </w:rPr>
        <w:t>increasing</w:t>
      </w:r>
      <w:proofErr w:type="gramEnd"/>
      <w:r w:rsidRPr="00486765">
        <w:rPr>
          <w:sz w:val="22"/>
        </w:rPr>
        <w:t xml:space="preserve"> </w:t>
      </w:r>
      <w:r w:rsidR="00700F32" w:rsidRPr="00486765">
        <w:rPr>
          <w:sz w:val="22"/>
        </w:rPr>
        <w:t xml:space="preserve">speed </w:t>
      </w:r>
      <w:r w:rsidRPr="00486765">
        <w:rPr>
          <w:sz w:val="22"/>
        </w:rPr>
        <w:t>profile</w:t>
      </w:r>
    </w:p>
    <w:p w14:paraId="336F8101" w14:textId="77777777" w:rsidR="00DB33F3" w:rsidRPr="00486765" w:rsidRDefault="00DB33F3" w:rsidP="00486765">
      <w:pPr>
        <w:pStyle w:val="ListParagraph"/>
        <w:ind w:left="1800"/>
        <w:rPr>
          <w:sz w:val="22"/>
        </w:rPr>
      </w:pPr>
      <w:proofErr w:type="gramStart"/>
      <w:r w:rsidRPr="00486765">
        <w:rPr>
          <w:sz w:val="22"/>
        </w:rPr>
        <w:t>acceleration</w:t>
      </w:r>
      <w:proofErr w:type="gramEnd"/>
      <w:r w:rsidRPr="00486765">
        <w:rPr>
          <w:sz w:val="22"/>
        </w:rPr>
        <w:t xml:space="preserve"> profile</w:t>
      </w:r>
    </w:p>
    <w:p w14:paraId="57B4CCDE" w14:textId="77777777" w:rsidR="00DB33F3" w:rsidRPr="00486765" w:rsidRDefault="00DB33F3" w:rsidP="00486765">
      <w:pPr>
        <w:ind w:left="1080"/>
        <w:rPr>
          <w:sz w:val="22"/>
        </w:rPr>
      </w:pPr>
      <w:r w:rsidRPr="00486765">
        <w:rPr>
          <w:sz w:val="22"/>
        </w:rPr>
        <w:tab/>
      </w:r>
      <w:r w:rsidRPr="00486765">
        <w:rPr>
          <w:sz w:val="22"/>
        </w:rPr>
        <w:tab/>
      </w:r>
      <w:proofErr w:type="gramStart"/>
      <w:r w:rsidRPr="00486765">
        <w:rPr>
          <w:sz w:val="22"/>
        </w:rPr>
        <w:t>constant</w:t>
      </w:r>
      <w:proofErr w:type="gramEnd"/>
      <w:r w:rsidRPr="00486765">
        <w:rPr>
          <w:sz w:val="22"/>
        </w:rPr>
        <w:t xml:space="preserve"> </w:t>
      </w:r>
      <w:r w:rsidR="00700F32" w:rsidRPr="00486765">
        <w:rPr>
          <w:sz w:val="22"/>
        </w:rPr>
        <w:t>acceleration</w:t>
      </w:r>
      <w:r w:rsidRPr="00486765">
        <w:rPr>
          <w:sz w:val="22"/>
        </w:rPr>
        <w:t xml:space="preserve"> profile </w:t>
      </w:r>
    </w:p>
    <w:p w14:paraId="5FFB7289" w14:textId="77777777" w:rsidR="00DB33F3" w:rsidRPr="00486765" w:rsidRDefault="00DB33F3" w:rsidP="00486765">
      <w:pPr>
        <w:ind w:left="720"/>
        <w:rPr>
          <w:sz w:val="22"/>
        </w:rPr>
      </w:pPr>
      <w:r w:rsidRPr="00486765">
        <w:rPr>
          <w:sz w:val="22"/>
        </w:rPr>
        <w:tab/>
      </w:r>
      <w:r w:rsidRPr="00486765">
        <w:rPr>
          <w:sz w:val="22"/>
        </w:rPr>
        <w:tab/>
      </w:r>
      <w:r w:rsidRPr="00486765">
        <w:rPr>
          <w:sz w:val="22"/>
        </w:rPr>
        <w:tab/>
        <w:t>32ft/s</w:t>
      </w:r>
      <w:r w:rsidRPr="00486765">
        <w:rPr>
          <w:sz w:val="22"/>
          <w:vertAlign w:val="superscript"/>
        </w:rPr>
        <w:t xml:space="preserve">2 </w:t>
      </w:r>
      <w:r w:rsidRPr="00486765">
        <w:rPr>
          <w:sz w:val="22"/>
        </w:rPr>
        <w:t>acceleration profile</w:t>
      </w:r>
    </w:p>
    <w:p w14:paraId="4C65E16A" w14:textId="77777777" w:rsidR="00DB33F3" w:rsidRPr="00486765" w:rsidRDefault="00DB33F3" w:rsidP="00486765">
      <w:pPr>
        <w:ind w:left="720"/>
        <w:rPr>
          <w:sz w:val="22"/>
        </w:rPr>
      </w:pPr>
      <w:r w:rsidRPr="00486765">
        <w:rPr>
          <w:sz w:val="22"/>
        </w:rPr>
        <w:tab/>
      </w:r>
      <w:r w:rsidRPr="00486765">
        <w:rPr>
          <w:sz w:val="22"/>
        </w:rPr>
        <w:tab/>
      </w:r>
      <w:r w:rsidRPr="00486765">
        <w:rPr>
          <w:sz w:val="22"/>
        </w:rPr>
        <w:tab/>
        <w:t>33 ft/s</w:t>
      </w:r>
      <w:r w:rsidRPr="00486765">
        <w:rPr>
          <w:sz w:val="22"/>
          <w:vertAlign w:val="superscript"/>
        </w:rPr>
        <w:t xml:space="preserve">2 </w:t>
      </w:r>
      <w:r w:rsidRPr="00486765">
        <w:rPr>
          <w:sz w:val="22"/>
        </w:rPr>
        <w:t>acceleration profile</w:t>
      </w:r>
    </w:p>
    <w:p w14:paraId="7B856BB5" w14:textId="77777777" w:rsidR="00DB33F3" w:rsidRPr="00B56876" w:rsidRDefault="00DB33F3" w:rsidP="00486765">
      <w:pPr>
        <w:ind w:left="720"/>
      </w:pPr>
      <w:r w:rsidRPr="00486765">
        <w:rPr>
          <w:sz w:val="22"/>
        </w:rPr>
        <w:tab/>
      </w:r>
      <w:r w:rsidRPr="00486765">
        <w:rPr>
          <w:sz w:val="22"/>
        </w:rPr>
        <w:tab/>
      </w:r>
      <w:proofErr w:type="gramStart"/>
      <w:r w:rsidRPr="00486765">
        <w:rPr>
          <w:sz w:val="22"/>
        </w:rPr>
        <w:t>increasing</w:t>
      </w:r>
      <w:proofErr w:type="gramEnd"/>
      <w:r w:rsidRPr="00486765">
        <w:rPr>
          <w:sz w:val="22"/>
        </w:rPr>
        <w:t xml:space="preserve"> acceleration profile</w:t>
      </w:r>
    </w:p>
    <w:p w14:paraId="7823D59A" w14:textId="269F8F42" w:rsidR="006870A5" w:rsidRPr="00486765" w:rsidRDefault="006870A5" w:rsidP="00486765">
      <w:pPr>
        <w:ind w:left="720"/>
        <w:rPr>
          <w:sz w:val="22"/>
        </w:rPr>
      </w:pPr>
      <w:proofErr w:type="gramStart"/>
      <w:r w:rsidRPr="00486765">
        <w:rPr>
          <w:sz w:val="22"/>
        </w:rPr>
        <w:t>temperature</w:t>
      </w:r>
      <w:proofErr w:type="gramEnd"/>
      <w:r w:rsidRPr="00486765">
        <w:rPr>
          <w:sz w:val="22"/>
        </w:rPr>
        <w:t xml:space="preserve"> process profile</w:t>
      </w:r>
    </w:p>
    <w:p w14:paraId="223A8067" w14:textId="77777777" w:rsidR="003904E6" w:rsidRDefault="006870A5" w:rsidP="00486765">
      <w:pPr>
        <w:ind w:left="720"/>
        <w:rPr>
          <w:sz w:val="22"/>
        </w:rPr>
      </w:pPr>
      <w:r w:rsidRPr="00486765">
        <w:rPr>
          <w:sz w:val="22"/>
        </w:rPr>
        <w:tab/>
      </w:r>
      <w:proofErr w:type="gramStart"/>
      <w:r w:rsidRPr="00486765">
        <w:rPr>
          <w:sz w:val="22"/>
        </w:rPr>
        <w:t>constant</w:t>
      </w:r>
      <w:proofErr w:type="gramEnd"/>
      <w:r w:rsidRPr="00486765">
        <w:rPr>
          <w:sz w:val="22"/>
        </w:rPr>
        <w:t xml:space="preserve"> temperature profile </w:t>
      </w:r>
    </w:p>
    <w:p w14:paraId="3BCE9B9D" w14:textId="69B6685B" w:rsidR="006870A5" w:rsidRPr="00B56876" w:rsidRDefault="003904E6" w:rsidP="00486765">
      <w:pPr>
        <w:ind w:left="720"/>
      </w:pPr>
      <w:r>
        <w:rPr>
          <w:sz w:val="22"/>
        </w:rPr>
        <w:tab/>
      </w:r>
      <w:r>
        <w:rPr>
          <w:sz w:val="22"/>
        </w:rPr>
        <w:tab/>
        <w:t>63°C constant temperature profile</w:t>
      </w:r>
      <w:r w:rsidR="006870A5" w:rsidRPr="00486765">
        <w:rPr>
          <w:sz w:val="22"/>
        </w:rPr>
        <w:tab/>
      </w:r>
      <w:r w:rsidR="006870A5" w:rsidRPr="00486765">
        <w:rPr>
          <w:sz w:val="22"/>
        </w:rPr>
        <w:tab/>
      </w:r>
    </w:p>
    <w:p w14:paraId="22D6D318" w14:textId="41F5BC65" w:rsidR="006870A5" w:rsidRPr="00B56876" w:rsidRDefault="006870A5" w:rsidP="00486765">
      <w:pPr>
        <w:ind w:left="720" w:firstLine="720"/>
      </w:pPr>
      <w:proofErr w:type="gramStart"/>
      <w:r w:rsidRPr="00486765">
        <w:rPr>
          <w:sz w:val="22"/>
        </w:rPr>
        <w:t>rising</w:t>
      </w:r>
      <w:proofErr w:type="gramEnd"/>
      <w:r w:rsidRPr="00486765">
        <w:rPr>
          <w:sz w:val="22"/>
        </w:rPr>
        <w:t xml:space="preserve"> temperature profile</w:t>
      </w:r>
    </w:p>
    <w:p w14:paraId="04E0DFC8" w14:textId="7CF99895" w:rsidR="006870A5" w:rsidRPr="00B56876" w:rsidRDefault="006870A5" w:rsidP="00486765">
      <w:pPr>
        <w:ind w:left="720" w:firstLine="720"/>
      </w:pPr>
      <w:proofErr w:type="gramStart"/>
      <w:r w:rsidRPr="00486765">
        <w:rPr>
          <w:sz w:val="22"/>
        </w:rPr>
        <w:t>falling</w:t>
      </w:r>
      <w:proofErr w:type="gramEnd"/>
      <w:r w:rsidRPr="00486765">
        <w:rPr>
          <w:sz w:val="22"/>
        </w:rPr>
        <w:t xml:space="preserve"> temperature profile</w:t>
      </w:r>
    </w:p>
    <w:p w14:paraId="0E5F7B07" w14:textId="7FFF686C" w:rsidR="006870A5" w:rsidRPr="00B56876" w:rsidRDefault="006870A5" w:rsidP="00486765">
      <w:proofErr w:type="gramStart"/>
      <w:r w:rsidRPr="00486765">
        <w:rPr>
          <w:sz w:val="22"/>
        </w:rPr>
        <w:t>and</w:t>
      </w:r>
      <w:proofErr w:type="gramEnd"/>
      <w:r w:rsidRPr="00486765">
        <w:rPr>
          <w:sz w:val="22"/>
        </w:rPr>
        <w:t xml:space="preserve"> so on.</w:t>
      </w:r>
    </w:p>
    <w:p w14:paraId="3C8F40A7" w14:textId="154309A8" w:rsidR="00DB33F3" w:rsidRPr="00486765" w:rsidRDefault="00DB33F3">
      <w:pPr>
        <w:rPr>
          <w:sz w:val="22"/>
        </w:rPr>
      </w:pPr>
      <w:r w:rsidRPr="00486765">
        <w:rPr>
          <w:sz w:val="22"/>
        </w:rPr>
        <w:t>The types a</w:t>
      </w:r>
      <w:r w:rsidR="0046137A" w:rsidRPr="00486765">
        <w:rPr>
          <w:sz w:val="22"/>
        </w:rPr>
        <w:t>n</w:t>
      </w:r>
      <w:r w:rsidRPr="00486765">
        <w:rPr>
          <w:sz w:val="22"/>
        </w:rPr>
        <w:t>d subtypes here are analogous to the types and subtypes of qualities recognized by BFO-conformant ontologies on the continuant side</w:t>
      </w:r>
      <w:r w:rsidR="003904E6" w:rsidRPr="003904E6">
        <w:rPr>
          <w:sz w:val="22"/>
        </w:rPr>
        <w:t xml:space="preserve"> </w:t>
      </w:r>
      <w:r w:rsidR="003904E6">
        <w:rPr>
          <w:sz w:val="22"/>
        </w:rPr>
        <w:t>d</w:t>
      </w:r>
      <w:r w:rsidR="003904E6" w:rsidRPr="00751DA3">
        <w:rPr>
          <w:sz w:val="22"/>
        </w:rPr>
        <w:t>escribed in the section on determinable a</w:t>
      </w:r>
      <w:r w:rsidR="003904E6">
        <w:rPr>
          <w:sz w:val="22"/>
        </w:rPr>
        <w:t xml:space="preserve">nd determinate universals above, </w:t>
      </w:r>
      <w:r w:rsidRPr="00486765">
        <w:rPr>
          <w:sz w:val="22"/>
        </w:rPr>
        <w:t>for example:</w:t>
      </w:r>
    </w:p>
    <w:p w14:paraId="5EB01D6F" w14:textId="77777777" w:rsidR="00DB33F3" w:rsidRPr="00486765" w:rsidRDefault="00DB33F3" w:rsidP="00486765">
      <w:pPr>
        <w:ind w:left="720"/>
        <w:rPr>
          <w:sz w:val="22"/>
        </w:rPr>
      </w:pPr>
      <w:proofErr w:type="gramStart"/>
      <w:r w:rsidRPr="00486765">
        <w:rPr>
          <w:sz w:val="22"/>
        </w:rPr>
        <w:lastRenderedPageBreak/>
        <w:t>length</w:t>
      </w:r>
      <w:proofErr w:type="gramEnd"/>
    </w:p>
    <w:p w14:paraId="25661234" w14:textId="77777777" w:rsidR="00DB33F3" w:rsidRPr="00486765" w:rsidRDefault="00DB33F3">
      <w:pPr>
        <w:ind w:left="720"/>
        <w:rPr>
          <w:sz w:val="22"/>
        </w:rPr>
      </w:pPr>
      <w:r w:rsidRPr="00486765">
        <w:rPr>
          <w:sz w:val="22"/>
        </w:rPr>
        <w:tab/>
        <w:t>6 cm length</w:t>
      </w:r>
    </w:p>
    <w:p w14:paraId="57D5176D" w14:textId="77777777" w:rsidR="00DB33F3" w:rsidRPr="00B56876" w:rsidRDefault="00DB33F3" w:rsidP="00486765">
      <w:pPr>
        <w:ind w:left="720"/>
      </w:pPr>
      <w:r w:rsidRPr="00486765">
        <w:rPr>
          <w:sz w:val="22"/>
        </w:rPr>
        <w:tab/>
        <w:t>7 cm length</w:t>
      </w:r>
    </w:p>
    <w:p w14:paraId="3CB0A8B4" w14:textId="7C13CA79" w:rsidR="00DB33F3" w:rsidRPr="00486765" w:rsidRDefault="003904E6">
      <w:pPr>
        <w:rPr>
          <w:sz w:val="22"/>
        </w:rPr>
      </w:pPr>
      <w:r>
        <w:rPr>
          <w:sz w:val="22"/>
        </w:rPr>
        <w:t>Here t</w:t>
      </w:r>
      <w:r w:rsidR="00DB33F3" w:rsidRPr="00486765">
        <w:rPr>
          <w:sz w:val="22"/>
        </w:rPr>
        <w:t xml:space="preserve">he </w:t>
      </w:r>
      <w:r>
        <w:rPr>
          <w:sz w:val="22"/>
        </w:rPr>
        <w:t xml:space="preserve">reader </w:t>
      </w:r>
      <w:r w:rsidR="00DB33F3" w:rsidRPr="00486765">
        <w:rPr>
          <w:sz w:val="22"/>
        </w:rPr>
        <w:t>must bear in mind</w:t>
      </w:r>
      <w:r w:rsidR="006870A5" w:rsidRPr="00486765">
        <w:rPr>
          <w:sz w:val="22"/>
        </w:rPr>
        <w:t xml:space="preserve"> that</w:t>
      </w:r>
      <w:r w:rsidR="00DB33F3" w:rsidRPr="00486765">
        <w:rPr>
          <w:sz w:val="22"/>
        </w:rPr>
        <w:t xml:space="preserve"> in both sets of </w:t>
      </w:r>
      <w:r w:rsidR="006870A5" w:rsidRPr="00486765">
        <w:rPr>
          <w:sz w:val="22"/>
        </w:rPr>
        <w:t xml:space="preserve">examples the determinate universals </w:t>
      </w:r>
      <w:r w:rsidR="00DB33F3" w:rsidRPr="00486765">
        <w:rPr>
          <w:sz w:val="22"/>
        </w:rPr>
        <w:t>in question, while they need to be formulated using a specific unit of measure, are in fact unit-specification independent.</w:t>
      </w:r>
    </w:p>
    <w:p w14:paraId="4AA70E9C" w14:textId="7885677C" w:rsidR="00A1283B" w:rsidRPr="00486765" w:rsidRDefault="00A1283B">
      <w:pPr>
        <w:rPr>
          <w:sz w:val="22"/>
          <w:szCs w:val="23"/>
        </w:rPr>
      </w:pPr>
      <w:r w:rsidRPr="00486765">
        <w:rPr>
          <w:sz w:val="22"/>
          <w:highlight w:val="yellow"/>
        </w:rPr>
        <w:t xml:space="preserve">There are also non-quantitative process profiles, such as auditory process profiles (for example that part of a given process of a heart’s beating which </w:t>
      </w:r>
      <w:r w:rsidR="003904E6" w:rsidRPr="00486765">
        <w:rPr>
          <w:sz w:val="22"/>
          <w:highlight w:val="yellow"/>
        </w:rPr>
        <w:t xml:space="preserve">consist in the generation of </w:t>
      </w:r>
      <w:r w:rsidRPr="00486765">
        <w:rPr>
          <w:sz w:val="22"/>
          <w:highlight w:val="yellow"/>
        </w:rPr>
        <w:t xml:space="preserve">audible </w:t>
      </w:r>
      <w:r w:rsidR="003904E6" w:rsidRPr="00486765">
        <w:rPr>
          <w:sz w:val="22"/>
          <w:highlight w:val="yellow"/>
        </w:rPr>
        <w:t xml:space="preserve">signals </w:t>
      </w:r>
      <w:r w:rsidRPr="00486765">
        <w:rPr>
          <w:sz w:val="22"/>
          <w:highlight w:val="yellow"/>
        </w:rPr>
        <w:t>detectible by a given auditory monitoring device</w:t>
      </w:r>
      <w:r w:rsidR="003904E6" w:rsidRPr="00486765">
        <w:rPr>
          <w:sz w:val="22"/>
          <w:highlight w:val="yellow"/>
        </w:rPr>
        <w:t>)</w:t>
      </w:r>
      <w:r w:rsidRPr="00486765">
        <w:rPr>
          <w:sz w:val="22"/>
          <w:highlight w:val="yellow"/>
        </w:rPr>
        <w:t>. More subtle examples of non-quantitative process profiles are provided by</w:t>
      </w:r>
      <w:r w:rsidRPr="00486765">
        <w:rPr>
          <w:sz w:val="22"/>
          <w:szCs w:val="23"/>
          <w:highlight w:val="yellow"/>
        </w:rPr>
        <w:t xml:space="preserve">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w:t>
      </w:r>
      <w:r w:rsidRPr="00486765">
        <w:rPr>
          <w:sz w:val="22"/>
          <w:szCs w:val="23"/>
        </w:rPr>
        <w:t xml:space="preserve"> </w:t>
      </w:r>
    </w:p>
    <w:p w14:paraId="55B2C4E7" w14:textId="71994877" w:rsidR="00FC2C64" w:rsidRPr="00486765" w:rsidRDefault="003904E6" w:rsidP="00361607">
      <w:pPr>
        <w:rPr>
          <w:sz w:val="22"/>
        </w:rPr>
      </w:pPr>
      <w:r>
        <w:rPr>
          <w:sz w:val="22"/>
        </w:rPr>
        <w:t xml:space="preserve">We shall argue, now, that </w:t>
      </w:r>
      <w:r w:rsidR="00FC2C64" w:rsidRPr="00486765">
        <w:rPr>
          <w:sz w:val="22"/>
        </w:rPr>
        <w:t xml:space="preserve">it is process profiles, </w:t>
      </w:r>
      <w:r>
        <w:rPr>
          <w:sz w:val="22"/>
        </w:rPr>
        <w:t xml:space="preserve">and </w:t>
      </w:r>
      <w:r w:rsidR="00FC2C64" w:rsidRPr="00486765">
        <w:rPr>
          <w:sz w:val="22"/>
        </w:rPr>
        <w:t xml:space="preserve">not </w:t>
      </w:r>
      <w:r>
        <w:rPr>
          <w:sz w:val="22"/>
        </w:rPr>
        <w:t xml:space="preserve">surrounding </w:t>
      </w:r>
      <w:r w:rsidR="0087523F" w:rsidRPr="00486765">
        <w:rPr>
          <w:sz w:val="22"/>
        </w:rPr>
        <w:t xml:space="preserve">whole </w:t>
      </w:r>
      <w:r w:rsidR="00F52A07" w:rsidRPr="00486765">
        <w:rPr>
          <w:sz w:val="22"/>
        </w:rPr>
        <w:t>process</w:t>
      </w:r>
      <w:r>
        <w:rPr>
          <w:sz w:val="22"/>
        </w:rPr>
        <w:t>es</w:t>
      </w:r>
      <w:r w:rsidR="00F52A07" w:rsidRPr="00486765">
        <w:rPr>
          <w:sz w:val="22"/>
        </w:rPr>
        <w:t>, which instantiate</w:t>
      </w:r>
      <w:r w:rsidR="00FC2C64" w:rsidRPr="00486765">
        <w:rPr>
          <w:sz w:val="22"/>
        </w:rPr>
        <w:t xml:space="preserve"> the corresponding (</w:t>
      </w:r>
      <w:r w:rsidR="00FC2C64" w:rsidRPr="00486765">
        <w:rPr>
          <w:i/>
          <w:sz w:val="22"/>
        </w:rPr>
        <w:t>3.12 m/s</w:t>
      </w:r>
      <w:r w:rsidR="00FC2C64" w:rsidRPr="00486765">
        <w:rPr>
          <w:sz w:val="22"/>
        </w:rPr>
        <w:t xml:space="preserve">, </w:t>
      </w:r>
      <w:r w:rsidR="00FC2C64" w:rsidRPr="00486765">
        <w:rPr>
          <w:i/>
          <w:sz w:val="22"/>
        </w:rPr>
        <w:t>9.2 calories/minute</w:t>
      </w:r>
      <w:r>
        <w:rPr>
          <w:sz w:val="22"/>
        </w:rPr>
        <w:t xml:space="preserve">, </w:t>
      </w:r>
      <w:r w:rsidRPr="00486765">
        <w:rPr>
          <w:i/>
          <w:sz w:val="22"/>
        </w:rPr>
        <w:t>63 beats per minute</w:t>
      </w:r>
      <w:r w:rsidR="00FC2C64" w:rsidRPr="00486765">
        <w:rPr>
          <w:sz w:val="22"/>
        </w:rPr>
        <w:t>) universal</w:t>
      </w:r>
      <w:r w:rsidR="0087523F" w:rsidRPr="00486765">
        <w:rPr>
          <w:sz w:val="22"/>
        </w:rPr>
        <w:t xml:space="preserve">s represented in many different sorts of process measurement </w:t>
      </w:r>
      <w:r w:rsidR="00151755" w:rsidRPr="00486765">
        <w:rPr>
          <w:sz w:val="22"/>
        </w:rPr>
        <w:t>data. Thus</w:t>
      </w:r>
      <w:r w:rsidR="00F52A07" w:rsidRPr="00486765">
        <w:rPr>
          <w:sz w:val="22"/>
        </w:rPr>
        <w:t xml:space="preserve"> while </w:t>
      </w:r>
      <w:r>
        <w:rPr>
          <w:sz w:val="22"/>
        </w:rPr>
        <w:t xml:space="preserve">such </w:t>
      </w:r>
      <w:r w:rsidR="00F52A07" w:rsidRPr="00486765">
        <w:rPr>
          <w:sz w:val="22"/>
        </w:rPr>
        <w:t>quantitative values</w:t>
      </w:r>
      <w:r>
        <w:rPr>
          <w:sz w:val="22"/>
        </w:rPr>
        <w:t xml:space="preserve"> </w:t>
      </w:r>
      <w:r w:rsidR="00F52A07" w:rsidRPr="00486765">
        <w:rPr>
          <w:sz w:val="22"/>
        </w:rPr>
        <w:t xml:space="preserve">are associated </w:t>
      </w:r>
      <w:r w:rsidR="00F52A07" w:rsidRPr="00486765">
        <w:rPr>
          <w:i/>
          <w:sz w:val="22"/>
        </w:rPr>
        <w:t>directly</w:t>
      </w:r>
      <w:r w:rsidR="00F52A07" w:rsidRPr="00486765">
        <w:rPr>
          <w:sz w:val="22"/>
        </w:rPr>
        <w:t xml:space="preserve"> with process profiles, </w:t>
      </w:r>
      <w:r w:rsidR="00700F32" w:rsidRPr="00486765">
        <w:rPr>
          <w:sz w:val="22"/>
        </w:rPr>
        <w:t xml:space="preserve">they are associated </w:t>
      </w:r>
      <w:r w:rsidR="00F52A07" w:rsidRPr="00486765">
        <w:rPr>
          <w:sz w:val="22"/>
        </w:rPr>
        <w:t xml:space="preserve">with the relevant whole processes only in a secondary sense. </w:t>
      </w:r>
    </w:p>
    <w:p w14:paraId="4638C622" w14:textId="77777777" w:rsidR="00FC2C64" w:rsidRPr="00486765" w:rsidRDefault="0087523F">
      <w:pPr>
        <w:rPr>
          <w:b/>
          <w:sz w:val="22"/>
        </w:rPr>
      </w:pPr>
      <w:r w:rsidRPr="00486765">
        <w:rPr>
          <w:b/>
          <w:sz w:val="22"/>
          <w:highlight w:val="yellow"/>
        </w:rPr>
        <w:t>Four-dimensional process shapes</w:t>
      </w:r>
    </w:p>
    <w:p w14:paraId="5FB13BB5" w14:textId="215295DB" w:rsidR="00E571F9" w:rsidRPr="00486765" w:rsidRDefault="0087523F">
      <w:pPr>
        <w:rPr>
          <w:sz w:val="22"/>
          <w:highlight w:val="yellow"/>
        </w:rPr>
      </w:pPr>
      <w:r w:rsidRPr="00486765">
        <w:rPr>
          <w:sz w:val="22"/>
          <w:highlight w:val="yellow"/>
        </w:rPr>
        <w:t xml:space="preserve">As </w:t>
      </w:r>
      <w:r w:rsidR="00E571F9" w:rsidRPr="00486765">
        <w:rPr>
          <w:sz w:val="22"/>
          <w:highlight w:val="yellow"/>
        </w:rPr>
        <w:t xml:space="preserve">Johansson </w:t>
      </w:r>
      <w:r w:rsidRPr="00486765">
        <w:rPr>
          <w:sz w:val="22"/>
          <w:highlight w:val="yellow"/>
        </w:rPr>
        <w:t>pointed out in his [</w:t>
      </w:r>
      <w:r w:rsidR="001E591D" w:rsidRPr="00486765">
        <w:rPr>
          <w:sz w:val="22"/>
          <w:highlight w:val="yellow"/>
        </w:rPr>
        <w:fldChar w:fldCharType="begin"/>
      </w:r>
      <w:r w:rsidRPr="00486765">
        <w:rPr>
          <w:sz w:val="22"/>
          <w:highlight w:val="yellow"/>
        </w:rPr>
        <w:instrText xml:space="preserve"> REF _Ref309155319 \r \h </w:instrText>
      </w:r>
      <w:r w:rsidR="00405B03" w:rsidRPr="00486765">
        <w:rPr>
          <w:sz w:val="22"/>
          <w:highlight w:val="yellow"/>
        </w:rPr>
        <w:instrText xml:space="preserve"> \* MERGEFORMAT </w:instrText>
      </w:r>
      <w:r w:rsidR="001E591D" w:rsidRPr="00486765">
        <w:rPr>
          <w:sz w:val="22"/>
          <w:highlight w:val="yellow"/>
        </w:rPr>
      </w:r>
      <w:r w:rsidR="001E591D" w:rsidRPr="00486765">
        <w:rPr>
          <w:sz w:val="22"/>
          <w:highlight w:val="yellow"/>
        </w:rPr>
        <w:fldChar w:fldCharType="separate"/>
      </w:r>
      <w:r w:rsidR="008F4B55">
        <w:rPr>
          <w:sz w:val="22"/>
          <w:highlight w:val="yellow"/>
        </w:rPr>
        <w:t>42</w:t>
      </w:r>
      <w:r w:rsidR="001E591D" w:rsidRPr="00486765">
        <w:rPr>
          <w:sz w:val="22"/>
          <w:highlight w:val="yellow"/>
        </w:rPr>
        <w:fldChar w:fldCharType="end"/>
      </w:r>
      <w:r w:rsidRPr="00486765">
        <w:rPr>
          <w:sz w:val="22"/>
          <w:highlight w:val="yellow"/>
        </w:rPr>
        <w:t xml:space="preserve">], processes involving motion or change of shape or size – any given instance of your walking, for example – must have a certain </w:t>
      </w:r>
      <w:r w:rsidRPr="00486765">
        <w:rPr>
          <w:i/>
          <w:sz w:val="22"/>
          <w:highlight w:val="yellow"/>
        </w:rPr>
        <w:t>determinable</w:t>
      </w:r>
      <w:r w:rsidR="001E66EA" w:rsidRPr="00486765">
        <w:rPr>
          <w:i/>
          <w:sz w:val="22"/>
          <w:highlight w:val="yellow"/>
        </w:rPr>
        <w:t xml:space="preserve"> </w:t>
      </w:r>
      <w:r w:rsidRPr="00486765">
        <w:rPr>
          <w:i/>
          <w:sz w:val="22"/>
          <w:highlight w:val="yellow"/>
        </w:rPr>
        <w:t>4-dimensional process shape</w:t>
      </w:r>
      <w:r w:rsidR="00E571F9" w:rsidRPr="00486765">
        <w:rPr>
          <w:sz w:val="22"/>
          <w:highlight w:val="yellow"/>
        </w:rPr>
        <w:t xml:space="preserve">. But which </w:t>
      </w:r>
      <w:r w:rsidR="00E571F9" w:rsidRPr="00486765">
        <w:rPr>
          <w:i/>
          <w:sz w:val="22"/>
          <w:highlight w:val="yellow"/>
        </w:rPr>
        <w:t xml:space="preserve">determinate </w:t>
      </w:r>
      <w:r w:rsidR="00E571F9" w:rsidRPr="00486765">
        <w:rPr>
          <w:sz w:val="22"/>
          <w:highlight w:val="yellow"/>
        </w:rPr>
        <w:t>shape</w:t>
      </w:r>
      <w:r w:rsidRPr="00486765">
        <w:rPr>
          <w:sz w:val="22"/>
          <w:highlight w:val="yellow"/>
        </w:rPr>
        <w:t xml:space="preserve"> is instantiated will </w:t>
      </w:r>
      <w:r w:rsidR="00E571F9" w:rsidRPr="00486765">
        <w:rPr>
          <w:sz w:val="22"/>
          <w:highlight w:val="yellow"/>
        </w:rPr>
        <w:t xml:space="preserve">of course vary from </w:t>
      </w:r>
      <w:r w:rsidRPr="00486765">
        <w:rPr>
          <w:sz w:val="22"/>
          <w:highlight w:val="yellow"/>
        </w:rPr>
        <w:t>instance to instance</w:t>
      </w:r>
      <w:r w:rsidR="00E571F9" w:rsidRPr="00486765">
        <w:rPr>
          <w:sz w:val="22"/>
          <w:highlight w:val="yellow"/>
        </w:rPr>
        <w:t xml:space="preserve">. </w:t>
      </w:r>
    </w:p>
    <w:p w14:paraId="2D4C6DC4" w14:textId="77777777" w:rsidR="00E571F9" w:rsidRPr="00486765" w:rsidRDefault="0087523F">
      <w:pPr>
        <w:rPr>
          <w:sz w:val="22"/>
        </w:rPr>
      </w:pPr>
      <w:r w:rsidRPr="00486765">
        <w:rPr>
          <w:sz w:val="22"/>
          <w:highlight w:val="yellow"/>
        </w:rPr>
        <w:t xml:space="preserve">Your specific </w:t>
      </w:r>
      <w:r w:rsidR="00E571F9" w:rsidRPr="00486765">
        <w:rPr>
          <w:sz w:val="22"/>
          <w:highlight w:val="yellow"/>
        </w:rPr>
        <w:t xml:space="preserve">process of walking is not </w:t>
      </w:r>
      <w:r w:rsidRPr="00486765">
        <w:rPr>
          <w:sz w:val="22"/>
          <w:highlight w:val="yellow"/>
        </w:rPr>
        <w:t xml:space="preserve">itself an instance of the universal </w:t>
      </w:r>
      <w:r w:rsidRPr="00486765">
        <w:rPr>
          <w:i/>
          <w:sz w:val="22"/>
          <w:highlight w:val="yellow"/>
        </w:rPr>
        <w:t xml:space="preserve">four-dimensional </w:t>
      </w:r>
      <w:r w:rsidR="00E571F9" w:rsidRPr="00486765">
        <w:rPr>
          <w:i/>
          <w:sz w:val="22"/>
          <w:highlight w:val="yellow"/>
        </w:rPr>
        <w:t>process shape</w:t>
      </w:r>
      <w:r w:rsidR="00E571F9" w:rsidRPr="00486765">
        <w:rPr>
          <w:sz w:val="22"/>
          <w:highlight w:val="yellow"/>
        </w:rPr>
        <w:t xml:space="preserve">. </w:t>
      </w:r>
      <w:r w:rsidR="00F52A07" w:rsidRPr="00486765">
        <w:rPr>
          <w:sz w:val="22"/>
          <w:highlight w:val="yellow"/>
        </w:rPr>
        <w:t xml:space="preserve">Rather its process shape – </w:t>
      </w:r>
      <w:r w:rsidR="00E571F9" w:rsidRPr="00486765">
        <w:rPr>
          <w:sz w:val="22"/>
          <w:highlight w:val="yellow"/>
        </w:rPr>
        <w:t xml:space="preserve">this particular instance, the four-dimensional shape profile that belongs to it, and </w:t>
      </w:r>
      <w:r w:rsidR="00F52A07" w:rsidRPr="00486765">
        <w:rPr>
          <w:sz w:val="22"/>
          <w:highlight w:val="yellow"/>
        </w:rPr>
        <w:t>to it alone, as structural part –</w:t>
      </w:r>
      <w:r w:rsidR="00E571F9" w:rsidRPr="00486765">
        <w:rPr>
          <w:sz w:val="22"/>
          <w:highlight w:val="yellow"/>
        </w:rPr>
        <w:t xml:space="preserve"> is an instance of the universal </w:t>
      </w:r>
      <w:r w:rsidR="00E571F9" w:rsidRPr="00486765">
        <w:rPr>
          <w:i/>
          <w:sz w:val="22"/>
          <w:highlight w:val="yellow"/>
        </w:rPr>
        <w:t>four-dimensional process shape profile</w:t>
      </w:r>
      <w:r w:rsidR="00F52A07" w:rsidRPr="00486765">
        <w:rPr>
          <w:sz w:val="22"/>
          <w:highlight w:val="yellow"/>
        </w:rPr>
        <w:t>.</w:t>
      </w:r>
    </w:p>
    <w:p w14:paraId="681BB7F7" w14:textId="77777777" w:rsidR="00F52A07" w:rsidRPr="00486765" w:rsidRDefault="00F52A07">
      <w:pPr>
        <w:rPr>
          <w:b/>
          <w:sz w:val="22"/>
        </w:rPr>
      </w:pPr>
      <w:r w:rsidRPr="00486765">
        <w:rPr>
          <w:b/>
          <w:sz w:val="22"/>
        </w:rPr>
        <w:t>Rates and beat process profiles</w:t>
      </w:r>
    </w:p>
    <w:p w14:paraId="54C3FD5C" w14:textId="0C78515E" w:rsidR="00CD4FF1" w:rsidRDefault="00F51055">
      <w:pPr>
        <w:rPr>
          <w:sz w:val="22"/>
        </w:rPr>
      </w:pPr>
      <w:r>
        <w:rPr>
          <w:sz w:val="22"/>
        </w:rPr>
        <w:lastRenderedPageBreak/>
        <w:t>O</w:t>
      </w:r>
      <w:r w:rsidR="00F52A07" w:rsidRPr="00486765">
        <w:rPr>
          <w:sz w:val="22"/>
        </w:rPr>
        <w:t xml:space="preserve">ne important set of process </w:t>
      </w:r>
      <w:r>
        <w:rPr>
          <w:sz w:val="22"/>
        </w:rPr>
        <w:t xml:space="preserve">measurement results </w:t>
      </w:r>
      <w:r w:rsidR="00F52A07" w:rsidRPr="00486765">
        <w:rPr>
          <w:sz w:val="22"/>
        </w:rPr>
        <w:t>predicat</w:t>
      </w:r>
      <w:r>
        <w:rPr>
          <w:sz w:val="22"/>
        </w:rPr>
        <w:t>e</w:t>
      </w:r>
      <w:r w:rsidR="00F52A07" w:rsidRPr="00486765">
        <w:rPr>
          <w:sz w:val="22"/>
        </w:rPr>
        <w:t xml:space="preserve"> </w:t>
      </w:r>
      <w:r w:rsidR="00E571F9" w:rsidRPr="00486765">
        <w:rPr>
          <w:i/>
          <w:sz w:val="22"/>
        </w:rPr>
        <w:t>rates</w:t>
      </w:r>
      <w:r w:rsidR="00E571F9" w:rsidRPr="00486765">
        <w:rPr>
          <w:sz w:val="22"/>
        </w:rPr>
        <w:t xml:space="preserve"> to processes, </w:t>
      </w:r>
      <w:r>
        <w:rPr>
          <w:sz w:val="22"/>
        </w:rPr>
        <w:t xml:space="preserve">for example the 60 beats per minute </w:t>
      </w:r>
      <w:proofErr w:type="gramStart"/>
      <w:r>
        <w:rPr>
          <w:sz w:val="22"/>
        </w:rPr>
        <w:t>rate which</w:t>
      </w:r>
      <w:proofErr w:type="gramEnd"/>
      <w:r>
        <w:rPr>
          <w:sz w:val="22"/>
        </w:rPr>
        <w:t xml:space="preserve"> is the rate at which John’s heart is beating. </w:t>
      </w:r>
      <w:r w:rsidR="00141DC6" w:rsidRPr="00486765">
        <w:rPr>
          <w:sz w:val="22"/>
        </w:rPr>
        <w:t xml:space="preserve">The </w:t>
      </w:r>
      <w:r w:rsidR="00F52A07" w:rsidRPr="00486765">
        <w:rPr>
          <w:sz w:val="22"/>
        </w:rPr>
        <w:t xml:space="preserve">account </w:t>
      </w:r>
      <w:r>
        <w:rPr>
          <w:sz w:val="22"/>
        </w:rPr>
        <w:t xml:space="preserve">we proposed </w:t>
      </w:r>
      <w:r w:rsidR="00F52A07" w:rsidRPr="00486765">
        <w:rPr>
          <w:sz w:val="22"/>
        </w:rPr>
        <w:t xml:space="preserve">is intended to apply not only </w:t>
      </w:r>
      <w:r>
        <w:rPr>
          <w:sz w:val="22"/>
        </w:rPr>
        <w:t xml:space="preserve">to </w:t>
      </w:r>
      <w:r w:rsidR="00141DC6" w:rsidRPr="00486765">
        <w:rPr>
          <w:sz w:val="22"/>
        </w:rPr>
        <w:t xml:space="preserve">heart beat processes, </w:t>
      </w:r>
      <w:r w:rsidR="00F52A07" w:rsidRPr="00486765">
        <w:rPr>
          <w:sz w:val="22"/>
        </w:rPr>
        <w:t xml:space="preserve">but </w:t>
      </w:r>
      <w:r>
        <w:rPr>
          <w:sz w:val="22"/>
        </w:rPr>
        <w:t xml:space="preserve">to beating processes in general, including </w:t>
      </w:r>
      <w:r w:rsidR="00F52A07" w:rsidRPr="00486765">
        <w:rPr>
          <w:sz w:val="22"/>
        </w:rPr>
        <w:t xml:space="preserve">for example </w:t>
      </w:r>
      <w:r w:rsidR="00141DC6" w:rsidRPr="00486765">
        <w:rPr>
          <w:sz w:val="22"/>
        </w:rPr>
        <w:t xml:space="preserve">drumming processes, </w:t>
      </w:r>
      <w:r>
        <w:rPr>
          <w:sz w:val="22"/>
        </w:rPr>
        <w:t xml:space="preserve">orbiting processes, </w:t>
      </w:r>
      <w:r w:rsidR="00CD4FF1">
        <w:rPr>
          <w:sz w:val="22"/>
        </w:rPr>
        <w:t xml:space="preserve">vibrating processes, </w:t>
      </w:r>
      <w:r w:rsidR="00141DC6" w:rsidRPr="00486765">
        <w:rPr>
          <w:sz w:val="22"/>
        </w:rPr>
        <w:t xml:space="preserve">and </w:t>
      </w:r>
      <w:r w:rsidR="00CD4FF1">
        <w:rPr>
          <w:sz w:val="22"/>
        </w:rPr>
        <w:t>so on</w:t>
      </w:r>
      <w:r w:rsidR="00141DC6" w:rsidRPr="00486765">
        <w:rPr>
          <w:sz w:val="22"/>
        </w:rPr>
        <w:t xml:space="preserve">. </w:t>
      </w:r>
    </w:p>
    <w:p w14:paraId="0A6D6EAD" w14:textId="72831938" w:rsidR="00E571F9" w:rsidRDefault="00DB33F3">
      <w:pPr>
        <w:rPr>
          <w:sz w:val="22"/>
        </w:rPr>
      </w:pPr>
      <w:r w:rsidRPr="00486765">
        <w:rPr>
          <w:sz w:val="22"/>
        </w:rPr>
        <w:t>Every beating process</w:t>
      </w:r>
      <w:r w:rsidR="00CD4FF1">
        <w:rPr>
          <w:sz w:val="22"/>
        </w:rPr>
        <w:t xml:space="preserve">, however, complex, includes what we shall call a beat process profile </w:t>
      </w:r>
      <w:r w:rsidR="004A033A">
        <w:rPr>
          <w:sz w:val="22"/>
        </w:rPr>
        <w:t xml:space="preserve">instance </w:t>
      </w:r>
      <w:r w:rsidR="00CD4FF1">
        <w:rPr>
          <w:sz w:val="22"/>
        </w:rPr>
        <w:t xml:space="preserve">as </w:t>
      </w:r>
      <w:r w:rsidRPr="00486765">
        <w:rPr>
          <w:sz w:val="22"/>
        </w:rPr>
        <w:t>structura</w:t>
      </w:r>
      <w:r w:rsidR="00CD4FF1">
        <w:rPr>
          <w:sz w:val="22"/>
        </w:rPr>
        <w:t>l</w:t>
      </w:r>
      <w:r w:rsidRPr="00486765">
        <w:rPr>
          <w:sz w:val="22"/>
        </w:rPr>
        <w:t xml:space="preserve"> part.</w:t>
      </w:r>
      <w:r w:rsidR="004A033A">
        <w:rPr>
          <w:sz w:val="22"/>
        </w:rPr>
        <w:t xml:space="preserve"> Each such process profile instance instantiates determinable beat process profile universals. The b</w:t>
      </w:r>
      <w:r w:rsidR="00CD4FF1">
        <w:rPr>
          <w:sz w:val="22"/>
        </w:rPr>
        <w:t>eat process profile can</w:t>
      </w:r>
      <w:r w:rsidR="004A033A">
        <w:rPr>
          <w:sz w:val="22"/>
        </w:rPr>
        <w:t>, for example,</w:t>
      </w:r>
      <w:r w:rsidR="00CD4FF1">
        <w:rPr>
          <w:sz w:val="22"/>
        </w:rPr>
        <w:t xml:space="preserve"> be </w:t>
      </w:r>
      <w:r w:rsidR="00E571F9" w:rsidRPr="00486765">
        <w:rPr>
          <w:i/>
          <w:sz w:val="22"/>
        </w:rPr>
        <w:t>regular</w:t>
      </w:r>
      <w:r w:rsidR="00E571F9" w:rsidRPr="00486765">
        <w:rPr>
          <w:sz w:val="22"/>
        </w:rPr>
        <w:t xml:space="preserve"> (where a rate can be assigned</w:t>
      </w:r>
      <w:r w:rsidRPr="00486765">
        <w:rPr>
          <w:sz w:val="22"/>
        </w:rPr>
        <w:t xml:space="preserve"> in the simplest possible</w:t>
      </w:r>
      <w:r w:rsidR="00DA4D68" w:rsidRPr="00486765">
        <w:rPr>
          <w:sz w:val="22"/>
        </w:rPr>
        <w:t xml:space="preserve"> fashion</w:t>
      </w:r>
      <w:r w:rsidR="00CD4FF1">
        <w:rPr>
          <w:sz w:val="22"/>
        </w:rPr>
        <w:t xml:space="preserve"> by dividing the number of cycles by the length of the temporal region occupied by the beating process</w:t>
      </w:r>
      <w:r w:rsidR="00E571F9" w:rsidRPr="00486765">
        <w:rPr>
          <w:sz w:val="22"/>
        </w:rPr>
        <w:t>)</w:t>
      </w:r>
      <w:r w:rsidR="00CD4FF1">
        <w:rPr>
          <w:sz w:val="22"/>
        </w:rPr>
        <w:t>;</w:t>
      </w:r>
      <w:r w:rsidR="00E571F9" w:rsidRPr="00486765">
        <w:rPr>
          <w:sz w:val="22"/>
        </w:rPr>
        <w:t xml:space="preserve"> </w:t>
      </w:r>
      <w:r w:rsidR="00CD4FF1">
        <w:rPr>
          <w:sz w:val="22"/>
        </w:rPr>
        <w:t xml:space="preserve">but a beat process profile </w:t>
      </w:r>
      <w:r w:rsidR="004A033A">
        <w:rPr>
          <w:sz w:val="22"/>
        </w:rPr>
        <w:t xml:space="preserve">instance </w:t>
      </w:r>
      <w:r w:rsidR="00CD4FF1">
        <w:rPr>
          <w:sz w:val="22"/>
        </w:rPr>
        <w:t xml:space="preserve">can </w:t>
      </w:r>
      <w:r w:rsidR="00E571F9" w:rsidRPr="00486765">
        <w:rPr>
          <w:sz w:val="22"/>
        </w:rPr>
        <w:t xml:space="preserve">also </w:t>
      </w:r>
      <w:r w:rsidR="00CD4FF1">
        <w:rPr>
          <w:sz w:val="22"/>
        </w:rPr>
        <w:t xml:space="preserve">be </w:t>
      </w:r>
      <w:r w:rsidR="00E571F9" w:rsidRPr="00486765">
        <w:rPr>
          <w:sz w:val="22"/>
        </w:rPr>
        <w:t xml:space="preserve">an </w:t>
      </w:r>
      <w:r w:rsidR="00E571F9" w:rsidRPr="00486765">
        <w:rPr>
          <w:i/>
          <w:sz w:val="22"/>
        </w:rPr>
        <w:t>increasing</w:t>
      </w:r>
      <w:r w:rsidR="00E571F9" w:rsidRPr="00486765">
        <w:rPr>
          <w:sz w:val="22"/>
        </w:rPr>
        <w:t xml:space="preserve"> beat profile, a </w:t>
      </w:r>
      <w:r w:rsidR="00E571F9" w:rsidRPr="00486765">
        <w:rPr>
          <w:i/>
          <w:sz w:val="22"/>
        </w:rPr>
        <w:t>decreasing</w:t>
      </w:r>
      <w:r w:rsidR="00E571F9" w:rsidRPr="00486765">
        <w:rPr>
          <w:sz w:val="22"/>
        </w:rPr>
        <w:t xml:space="preserve"> beat profile, an </w:t>
      </w:r>
      <w:r w:rsidR="00E571F9" w:rsidRPr="00486765">
        <w:rPr>
          <w:i/>
          <w:sz w:val="22"/>
        </w:rPr>
        <w:t>accelerating</w:t>
      </w:r>
      <w:r w:rsidR="00E571F9" w:rsidRPr="00486765">
        <w:rPr>
          <w:sz w:val="22"/>
        </w:rPr>
        <w:t xml:space="preserve"> beat profile, as well as </w:t>
      </w:r>
      <w:r w:rsidR="00CD4FF1">
        <w:rPr>
          <w:sz w:val="22"/>
        </w:rPr>
        <w:t xml:space="preserve">one or other of </w:t>
      </w:r>
      <w:r w:rsidR="00E571F9" w:rsidRPr="00486765">
        <w:rPr>
          <w:sz w:val="22"/>
        </w:rPr>
        <w:t>many types of irregular beat profile</w:t>
      </w:r>
      <w:r w:rsidR="00CD4FF1">
        <w:rPr>
          <w:sz w:val="22"/>
        </w:rPr>
        <w:t>. (S</w:t>
      </w:r>
      <w:r w:rsidR="00E571F9" w:rsidRPr="00486765">
        <w:rPr>
          <w:sz w:val="22"/>
        </w:rPr>
        <w:t xml:space="preserve">ome of </w:t>
      </w:r>
      <w:r w:rsidR="00CD4FF1">
        <w:rPr>
          <w:sz w:val="22"/>
        </w:rPr>
        <w:t>t</w:t>
      </w:r>
      <w:r w:rsidR="004A033A">
        <w:rPr>
          <w:sz w:val="22"/>
        </w:rPr>
        <w:t>he latter</w:t>
      </w:r>
      <w:r w:rsidR="00E571F9" w:rsidRPr="00486765">
        <w:rPr>
          <w:sz w:val="22"/>
        </w:rPr>
        <w:t>,</w:t>
      </w:r>
      <w:r w:rsidR="00F52A07" w:rsidRPr="00486765">
        <w:rPr>
          <w:sz w:val="22"/>
        </w:rPr>
        <w:t xml:space="preserve"> </w:t>
      </w:r>
      <w:r w:rsidR="00E571F9" w:rsidRPr="00486765">
        <w:rPr>
          <w:sz w:val="22"/>
        </w:rPr>
        <w:t xml:space="preserve">when they are detected </w:t>
      </w:r>
      <w:r w:rsidR="00CD4FF1">
        <w:rPr>
          <w:sz w:val="22"/>
        </w:rPr>
        <w:t xml:space="preserve">through </w:t>
      </w:r>
      <w:r w:rsidR="00E571F9" w:rsidRPr="00486765">
        <w:rPr>
          <w:sz w:val="22"/>
        </w:rPr>
        <w:t xml:space="preserve">measurement of heart beat processes, </w:t>
      </w:r>
      <w:r w:rsidR="00F52A07" w:rsidRPr="00486765">
        <w:rPr>
          <w:sz w:val="22"/>
        </w:rPr>
        <w:t xml:space="preserve">may be </w:t>
      </w:r>
      <w:r w:rsidR="00E571F9" w:rsidRPr="00486765">
        <w:rPr>
          <w:sz w:val="22"/>
        </w:rPr>
        <w:t>clinically significant.</w:t>
      </w:r>
      <w:r w:rsidR="00CD4FF1">
        <w:rPr>
          <w:sz w:val="22"/>
        </w:rPr>
        <w:t>)</w:t>
      </w:r>
      <w:r w:rsidR="004A033A">
        <w:rPr>
          <w:sz w:val="22"/>
        </w:rPr>
        <w:t xml:space="preserve"> </w:t>
      </w:r>
    </w:p>
    <w:p w14:paraId="6A218AFE" w14:textId="2CE3291C" w:rsidR="004A033A" w:rsidRDefault="004A033A">
      <w:pPr>
        <w:rPr>
          <w:sz w:val="22"/>
        </w:rPr>
      </w:pPr>
      <w:r>
        <w:rPr>
          <w:sz w:val="22"/>
        </w:rPr>
        <w:t xml:space="preserve">In addition to such determinable universals, there are also determinate universals such as: </w:t>
      </w:r>
    </w:p>
    <w:p w14:paraId="7809D952" w14:textId="3789EBAE" w:rsidR="004A033A" w:rsidRDefault="004A033A" w:rsidP="00486765">
      <w:pPr>
        <w:ind w:firstLine="675"/>
        <w:rPr>
          <w:sz w:val="22"/>
        </w:rPr>
      </w:pPr>
      <w:r>
        <w:rPr>
          <w:sz w:val="22"/>
        </w:rPr>
        <w:t xml:space="preserve">3 </w:t>
      </w:r>
      <w:r w:rsidRPr="00486765">
        <w:rPr>
          <w:sz w:val="22"/>
        </w:rPr>
        <w:t>bpm beat profile</w:t>
      </w:r>
    </w:p>
    <w:p w14:paraId="2F5F50A5" w14:textId="3CFF2F7E" w:rsidR="004A033A" w:rsidRPr="00486765" w:rsidRDefault="004A033A" w:rsidP="00486765">
      <w:pPr>
        <w:ind w:firstLine="675"/>
        <w:rPr>
          <w:sz w:val="22"/>
        </w:rPr>
      </w:pPr>
      <w:r>
        <w:rPr>
          <w:sz w:val="22"/>
        </w:rPr>
        <w:t>4 bpm beat profile</w:t>
      </w:r>
    </w:p>
    <w:p w14:paraId="74F4C894" w14:textId="2A6B68EA" w:rsidR="004A033A" w:rsidRDefault="004A033A">
      <w:pPr>
        <w:rPr>
          <w:sz w:val="22"/>
        </w:rPr>
      </w:pPr>
      <w:proofErr w:type="gramStart"/>
      <w:r>
        <w:rPr>
          <w:sz w:val="22"/>
        </w:rPr>
        <w:t>and</w:t>
      </w:r>
      <w:proofErr w:type="gramEnd"/>
      <w:r>
        <w:rPr>
          <w:sz w:val="22"/>
        </w:rPr>
        <w:t xml:space="preserve"> so on.</w:t>
      </w:r>
    </w:p>
    <w:p w14:paraId="55D7D2A0" w14:textId="77777777" w:rsidR="004A033A" w:rsidRPr="00486765" w:rsidRDefault="004A033A">
      <w:pPr>
        <w:rPr>
          <w:sz w:val="22"/>
        </w:rPr>
      </w:pPr>
    </w:p>
    <w:p w14:paraId="4224E741" w14:textId="475A63F0" w:rsidR="00FD474C" w:rsidRPr="00486765" w:rsidRDefault="004A033A">
      <w:pPr>
        <w:rPr>
          <w:b/>
          <w:sz w:val="22"/>
        </w:rPr>
      </w:pPr>
      <w:r w:rsidRPr="00486765">
        <w:rPr>
          <w:b/>
          <w:sz w:val="22"/>
        </w:rPr>
        <w:t xml:space="preserve">Recommendation for annotation of simple process measurement results </w:t>
      </w:r>
    </w:p>
    <w:p w14:paraId="1304EA20" w14:textId="6E284B08" w:rsidR="006B36C3" w:rsidRPr="00486765" w:rsidRDefault="006B36C3" w:rsidP="00486765">
      <w:pPr>
        <w:pStyle w:val="Specification"/>
        <w:rPr>
          <w:rFonts w:ascii="Times New Roman" w:hAnsi="Times New Roman"/>
          <w:sz w:val="22"/>
          <w:szCs w:val="23"/>
        </w:rPr>
      </w:pPr>
      <w:r w:rsidRPr="00486765">
        <w:rPr>
          <w:rFonts w:ascii="Times New Roman" w:hAnsi="Times New Roman"/>
          <w:sz w:val="22"/>
          <w:szCs w:val="23"/>
        </w:rPr>
        <w:t>E</w:t>
      </w:r>
      <w:r w:rsidRPr="00486765">
        <w:rPr>
          <w:rFonts w:ascii="Times New Roman" w:hAnsi="Times New Roman"/>
          <w:smallCaps/>
          <w:sz w:val="22"/>
          <w:szCs w:val="23"/>
        </w:rPr>
        <w:t>lucidation</w:t>
      </w:r>
      <w:r>
        <w:rPr>
          <w:rFonts w:ascii="Times New Roman" w:hAnsi="Times New Roman"/>
          <w:sz w:val="22"/>
          <w:szCs w:val="23"/>
        </w:rPr>
        <w:t>:</w:t>
      </w:r>
      <w:r w:rsidRPr="00486765">
        <w:rPr>
          <w:rFonts w:ascii="Times New Roman" w:hAnsi="Times New Roman"/>
          <w:sz w:val="22"/>
          <w:szCs w:val="23"/>
        </w:rPr>
        <w:t xml:space="preserve"> We can now elucidate what is meant by ‘process profile’ as follows:</w:t>
      </w:r>
    </w:p>
    <w:p w14:paraId="3F0E5CCF" w14:textId="78222FE2" w:rsidR="006B36C3" w:rsidRPr="00486765" w:rsidRDefault="006B36C3" w:rsidP="00486765">
      <w:pPr>
        <w:pStyle w:val="Specification"/>
        <w:rPr>
          <w:rFonts w:ascii="Times New Roman" w:hAnsi="Times New Roman"/>
          <w:sz w:val="22"/>
          <w:szCs w:val="23"/>
        </w:rPr>
      </w:pPr>
      <w:proofErr w:type="gramStart"/>
      <w:r>
        <w:rPr>
          <w:rFonts w:ascii="Times New Roman" w:hAnsi="Times New Roman"/>
          <w:i/>
          <w:sz w:val="22"/>
          <w:szCs w:val="23"/>
        </w:rPr>
        <w:t>a</w:t>
      </w:r>
      <w:proofErr w:type="gramEnd"/>
      <w:r>
        <w:rPr>
          <w:rFonts w:ascii="Times New Roman" w:hAnsi="Times New Roman"/>
          <w:i/>
          <w:sz w:val="22"/>
          <w:szCs w:val="23"/>
        </w:rPr>
        <w:t xml:space="preserve"> </w:t>
      </w:r>
      <w:r>
        <w:rPr>
          <w:rFonts w:ascii="Times New Roman" w:hAnsi="Times New Roman"/>
          <w:sz w:val="22"/>
          <w:szCs w:val="23"/>
        </w:rPr>
        <w:t>is a process profile means:</w:t>
      </w:r>
      <w:r>
        <w:rPr>
          <w:rFonts w:ascii="Times New Roman" w:hAnsi="Times New Roman"/>
          <w:i/>
          <w:sz w:val="22"/>
          <w:szCs w:val="23"/>
        </w:rPr>
        <w:t xml:space="preserve"> </w:t>
      </w:r>
      <w:r w:rsidRPr="00486765">
        <w:rPr>
          <w:rFonts w:ascii="Times New Roman" w:hAnsi="Times New Roman"/>
          <w:i/>
          <w:sz w:val="22"/>
          <w:szCs w:val="23"/>
        </w:rPr>
        <w:t>a</w:t>
      </w:r>
      <w:r w:rsidRPr="00486765">
        <w:rPr>
          <w:rFonts w:ascii="Times New Roman" w:hAnsi="Times New Roman"/>
          <w:sz w:val="22"/>
          <w:szCs w:val="23"/>
        </w:rPr>
        <w:softHyphen/>
        <w:t xml:space="preserve"> is a process of the sort that can be represented by a chart plotting measurement results on a single dimension against a time axis.</w:t>
      </w:r>
    </w:p>
    <w:p w14:paraId="24538F30" w14:textId="57088415" w:rsidR="006B36C3" w:rsidRDefault="006B36C3">
      <w:pPr>
        <w:rPr>
          <w:sz w:val="22"/>
        </w:rPr>
      </w:pPr>
      <w:r>
        <w:rPr>
          <w:sz w:val="22"/>
        </w:rPr>
        <w:t xml:space="preserve">We use ‘can’ to do justice to the fact that process profiles existed even before artifacts of measurement were first created, and even in those places where measurement is </w:t>
      </w:r>
      <w:r>
        <w:rPr>
          <w:i/>
          <w:sz w:val="22"/>
        </w:rPr>
        <w:t xml:space="preserve">per </w:t>
      </w:r>
      <w:proofErr w:type="spellStart"/>
      <w:r>
        <w:rPr>
          <w:i/>
          <w:sz w:val="22"/>
        </w:rPr>
        <w:t>accidens</w:t>
      </w:r>
      <w:proofErr w:type="spellEnd"/>
      <w:r>
        <w:rPr>
          <w:i/>
          <w:sz w:val="22"/>
        </w:rPr>
        <w:t xml:space="preserve"> </w:t>
      </w:r>
      <w:r>
        <w:rPr>
          <w:sz w:val="22"/>
        </w:rPr>
        <w:t>not possible, or where appropriate measurement technology does not (yet) exist.</w:t>
      </w:r>
    </w:p>
    <w:p w14:paraId="50D489BF" w14:textId="2C57E4F6" w:rsidR="009B1D2B" w:rsidRPr="00486765" w:rsidRDefault="006B36C3">
      <w:pPr>
        <w:rPr>
          <w:i/>
          <w:sz w:val="22"/>
        </w:rPr>
      </w:pPr>
      <w:r>
        <w:rPr>
          <w:sz w:val="22"/>
        </w:rPr>
        <w:t xml:space="preserve">We introduce the relation </w:t>
      </w:r>
      <w:r>
        <w:rPr>
          <w:b/>
          <w:sz w:val="22"/>
        </w:rPr>
        <w:t>process_profile</w:t>
      </w:r>
      <w:r>
        <w:rPr>
          <w:b/>
          <w:sz w:val="22"/>
        </w:rPr>
        <w:softHyphen/>
        <w:t xml:space="preserve">_of </w:t>
      </w:r>
      <w:r>
        <w:rPr>
          <w:sz w:val="22"/>
        </w:rPr>
        <w:t xml:space="preserve">between a process profile and a surrounding whole process. </w:t>
      </w:r>
    </w:p>
    <w:p w14:paraId="7C7CF48C" w14:textId="77777777" w:rsidR="006B36C3" w:rsidRDefault="00A00941" w:rsidP="00486765">
      <w:pPr>
        <w:pStyle w:val="Specification"/>
        <w:rPr>
          <w:sz w:val="22"/>
        </w:rPr>
      </w:pPr>
      <w:r w:rsidRPr="00486765">
        <w:rPr>
          <w:rFonts w:ascii="Times New Roman" w:hAnsi="Times New Roman"/>
          <w:smallCaps/>
          <w:sz w:val="22"/>
          <w:szCs w:val="23"/>
        </w:rPr>
        <w:lastRenderedPageBreak/>
        <w:t>Elucidation</w:t>
      </w:r>
      <w:r w:rsidR="00023196" w:rsidRPr="00486765">
        <w:rPr>
          <w:sz w:val="22"/>
        </w:rPr>
        <w:t xml:space="preserve">: </w:t>
      </w:r>
      <w:r w:rsidR="00DB33F3" w:rsidRPr="00486765">
        <w:rPr>
          <w:i/>
          <w:sz w:val="22"/>
        </w:rPr>
        <w:t>a</w:t>
      </w:r>
      <w:r w:rsidR="008E7283" w:rsidRPr="00486765">
        <w:rPr>
          <w:i/>
          <w:sz w:val="22"/>
        </w:rPr>
        <w:t xml:space="preserve"> </w:t>
      </w:r>
      <w:r w:rsidR="00DB33F3" w:rsidRPr="00486765">
        <w:rPr>
          <w:b/>
          <w:sz w:val="22"/>
        </w:rPr>
        <w:t>process_profile_of</w:t>
      </w:r>
      <w:r w:rsidR="008E7283" w:rsidRPr="00486765">
        <w:rPr>
          <w:b/>
          <w:sz w:val="22"/>
        </w:rPr>
        <w:t xml:space="preserve"> </w:t>
      </w:r>
      <w:r w:rsidR="00DB33F3" w:rsidRPr="00486765">
        <w:rPr>
          <w:i/>
          <w:sz w:val="22"/>
        </w:rPr>
        <w:t xml:space="preserve">b </w:t>
      </w:r>
      <w:r w:rsidRPr="00486765">
        <w:rPr>
          <w:rFonts w:ascii="Times New Roman" w:hAnsi="Times New Roman"/>
          <w:sz w:val="22"/>
          <w:szCs w:val="23"/>
        </w:rPr>
        <w:t>holds when</w:t>
      </w:r>
      <w:r w:rsidR="00DB33F3" w:rsidRPr="00486765">
        <w:rPr>
          <w:sz w:val="22"/>
        </w:rPr>
        <w:t xml:space="preserve"> </w:t>
      </w:r>
    </w:p>
    <w:p w14:paraId="0C5F02D2" w14:textId="07A22EDA" w:rsidR="006B36C3" w:rsidRDefault="00DB33F3" w:rsidP="00486765">
      <w:pPr>
        <w:pStyle w:val="Specification"/>
        <w:ind w:firstLine="720"/>
        <w:rPr>
          <w:i/>
          <w:sz w:val="22"/>
        </w:rPr>
      </w:pPr>
      <w:proofErr w:type="gramStart"/>
      <w:r w:rsidRPr="00486765">
        <w:rPr>
          <w:i/>
          <w:sz w:val="22"/>
        </w:rPr>
        <w:t>a</w:t>
      </w:r>
      <w:proofErr w:type="gramEnd"/>
      <w:r w:rsidR="008E7283" w:rsidRPr="00486765">
        <w:rPr>
          <w:i/>
          <w:sz w:val="22"/>
        </w:rPr>
        <w:t xml:space="preserve"> </w:t>
      </w:r>
      <w:r w:rsidR="006B36C3">
        <w:rPr>
          <w:sz w:val="22"/>
        </w:rPr>
        <w:t>is a</w:t>
      </w:r>
      <w:r w:rsidRPr="00486765">
        <w:rPr>
          <w:sz w:val="22"/>
        </w:rPr>
        <w:t xml:space="preserve"> </w:t>
      </w:r>
      <w:r w:rsidRPr="00486765">
        <w:rPr>
          <w:i/>
          <w:sz w:val="22"/>
        </w:rPr>
        <w:t>process</w:t>
      </w:r>
      <w:r w:rsidR="006B36C3">
        <w:rPr>
          <w:i/>
          <w:sz w:val="22"/>
        </w:rPr>
        <w:t xml:space="preserve"> profile</w:t>
      </w:r>
    </w:p>
    <w:p w14:paraId="04B54593" w14:textId="73EC0EAD" w:rsidR="00DB33F3" w:rsidRPr="00486765" w:rsidRDefault="006B36C3" w:rsidP="00486765">
      <w:pPr>
        <w:pStyle w:val="Specification"/>
        <w:ind w:firstLine="720"/>
        <w:rPr>
          <w:sz w:val="22"/>
        </w:rPr>
      </w:pPr>
      <w:r w:rsidRPr="00486765">
        <w:rPr>
          <w:sz w:val="22"/>
        </w:rPr>
        <w:t xml:space="preserve">&amp; </w:t>
      </w:r>
      <w:r>
        <w:rPr>
          <w:i/>
          <w:sz w:val="22"/>
        </w:rPr>
        <w:t xml:space="preserve">b </w:t>
      </w:r>
      <w:r>
        <w:rPr>
          <w:sz w:val="22"/>
        </w:rPr>
        <w:t xml:space="preserve">is a </w:t>
      </w:r>
      <w:r>
        <w:rPr>
          <w:i/>
          <w:sz w:val="22"/>
        </w:rPr>
        <w:t>process</w:t>
      </w:r>
    </w:p>
    <w:p w14:paraId="393ABC12" w14:textId="41FBE681" w:rsidR="00DB33F3" w:rsidRPr="00486765" w:rsidRDefault="00DB33F3" w:rsidP="00486765">
      <w:pPr>
        <w:pStyle w:val="Specification"/>
        <w:ind w:left="1440"/>
        <w:rPr>
          <w:b/>
          <w:i/>
          <w:sz w:val="22"/>
        </w:rPr>
      </w:pPr>
      <w:r w:rsidRPr="00486765">
        <w:rPr>
          <w:sz w:val="22"/>
        </w:rPr>
        <w:t>&amp;</w:t>
      </w:r>
      <w:r w:rsidR="008E7283" w:rsidRPr="00486765">
        <w:rPr>
          <w:sz w:val="22"/>
        </w:rPr>
        <w:t xml:space="preserve"> </w:t>
      </w:r>
      <w:r w:rsidRPr="00486765">
        <w:rPr>
          <w:i/>
          <w:sz w:val="22"/>
        </w:rPr>
        <w:t xml:space="preserve">a </w:t>
      </w:r>
      <w:r w:rsidRPr="00486765">
        <w:rPr>
          <w:b/>
          <w:sz w:val="22"/>
        </w:rPr>
        <w:t>proper</w:t>
      </w:r>
      <w:r w:rsidRPr="00486765">
        <w:rPr>
          <w:sz w:val="22"/>
        </w:rPr>
        <w:t xml:space="preserve"> </w:t>
      </w:r>
      <w:proofErr w:type="spellStart"/>
      <w:r w:rsidR="006B36C3" w:rsidRPr="00486765">
        <w:rPr>
          <w:b/>
          <w:sz w:val="22"/>
        </w:rPr>
        <w:t>continuant</w:t>
      </w:r>
      <w:r w:rsidR="006B36C3">
        <w:rPr>
          <w:sz w:val="22"/>
        </w:rPr>
        <w:t>_</w:t>
      </w:r>
      <w:r w:rsidRPr="00486765">
        <w:rPr>
          <w:b/>
          <w:sz w:val="22"/>
        </w:rPr>
        <w:t>part_of</w:t>
      </w:r>
      <w:proofErr w:type="spellEnd"/>
      <w:r w:rsidR="006B36C3">
        <w:rPr>
          <w:b/>
          <w:sz w:val="22"/>
        </w:rPr>
        <w:t xml:space="preserve"> </w:t>
      </w:r>
      <w:r w:rsidRPr="00486765">
        <w:rPr>
          <w:i/>
          <w:sz w:val="22"/>
        </w:rPr>
        <w:t>b</w:t>
      </w:r>
    </w:p>
    <w:p w14:paraId="4B59769B" w14:textId="450F1D5E" w:rsidR="00DB33F3" w:rsidRPr="00486765" w:rsidRDefault="006B36C3">
      <w:pPr>
        <w:pStyle w:val="Specification"/>
        <w:ind w:left="1440"/>
        <w:rPr>
          <w:b/>
          <w:sz w:val="22"/>
        </w:rPr>
      </w:pPr>
      <w:r>
        <w:rPr>
          <w:sz w:val="22"/>
        </w:rPr>
        <w:t xml:space="preserve">&amp; </w:t>
      </w:r>
      <w:r w:rsidR="00DB33F3" w:rsidRPr="00486765">
        <w:rPr>
          <w:i/>
          <w:sz w:val="22"/>
        </w:rPr>
        <w:t>a</w:t>
      </w:r>
      <w:r>
        <w:rPr>
          <w:sz w:val="22"/>
        </w:rPr>
        <w:t xml:space="preserve"> </w:t>
      </w:r>
      <w:r w:rsidR="00DB33F3" w:rsidRPr="00486765">
        <w:rPr>
          <w:sz w:val="22"/>
        </w:rPr>
        <w:t xml:space="preserve">and </w:t>
      </w:r>
      <w:r>
        <w:rPr>
          <w:i/>
          <w:sz w:val="22"/>
        </w:rPr>
        <w:t>b</w:t>
      </w:r>
      <w:r w:rsidR="00DB33F3" w:rsidRPr="00486765">
        <w:rPr>
          <w:i/>
          <w:sz w:val="22"/>
        </w:rPr>
        <w:t xml:space="preserve"> </w:t>
      </w:r>
      <w:r w:rsidR="00DB33F3" w:rsidRPr="00486765">
        <w:rPr>
          <w:b/>
          <w:sz w:val="22"/>
        </w:rPr>
        <w:t xml:space="preserve">occupy </w:t>
      </w:r>
      <w:r w:rsidR="00DB33F3" w:rsidRPr="00486765">
        <w:rPr>
          <w:sz w:val="22"/>
        </w:rPr>
        <w:t xml:space="preserve">the same </w:t>
      </w:r>
      <w:r w:rsidR="00DB33F3" w:rsidRPr="00486765">
        <w:rPr>
          <w:i/>
          <w:sz w:val="22"/>
        </w:rPr>
        <w:t>temporal region</w:t>
      </w:r>
      <w:r w:rsidR="00DB33F3" w:rsidRPr="00486765">
        <w:rPr>
          <w:sz w:val="22"/>
        </w:rPr>
        <w:t xml:space="preserve"> </w:t>
      </w:r>
    </w:p>
    <w:p w14:paraId="6EF1093A" w14:textId="45C8DA89" w:rsidR="006B36C3" w:rsidRPr="00486765" w:rsidRDefault="006B36C3" w:rsidP="00486765">
      <w:pPr>
        <w:pStyle w:val="Specification"/>
        <w:rPr>
          <w:smallCaps/>
          <w:sz w:val="22"/>
        </w:rPr>
      </w:pPr>
      <w:r w:rsidRPr="00486765">
        <w:rPr>
          <w:smallCaps/>
          <w:sz w:val="22"/>
        </w:rPr>
        <w:t>Domain</w:t>
      </w:r>
      <w:r>
        <w:rPr>
          <w:smallCaps/>
          <w:sz w:val="22"/>
        </w:rPr>
        <w:t xml:space="preserve">: </w:t>
      </w:r>
      <w:r w:rsidRPr="00486765">
        <w:rPr>
          <w:i/>
          <w:sz w:val="22"/>
        </w:rPr>
        <w:t>process profile</w:t>
      </w:r>
    </w:p>
    <w:p w14:paraId="799EDD66" w14:textId="77777777" w:rsidR="00361607" w:rsidRDefault="006B36C3" w:rsidP="00486765">
      <w:pPr>
        <w:pStyle w:val="Specification"/>
        <w:rPr>
          <w:i/>
          <w:sz w:val="22"/>
        </w:rPr>
      </w:pPr>
      <w:r>
        <w:rPr>
          <w:sz w:val="22"/>
        </w:rPr>
        <w:t>R</w:t>
      </w:r>
      <w:r>
        <w:rPr>
          <w:smallCaps/>
          <w:sz w:val="22"/>
        </w:rPr>
        <w:t>ange</w:t>
      </w:r>
      <w:r>
        <w:rPr>
          <w:sz w:val="22"/>
        </w:rPr>
        <w:t xml:space="preserve">:  </w:t>
      </w:r>
      <w:r>
        <w:rPr>
          <w:i/>
          <w:sz w:val="22"/>
        </w:rPr>
        <w:t>process</w:t>
      </w:r>
    </w:p>
    <w:p w14:paraId="4E0260A1" w14:textId="38E263E5" w:rsidR="003F15E6" w:rsidRPr="00B56876" w:rsidRDefault="003F15E6" w:rsidP="00486765">
      <w:r w:rsidRPr="00486765">
        <w:rPr>
          <w:sz w:val="22"/>
        </w:rPr>
        <w:t xml:space="preserve">To assert, now, that a </w:t>
      </w:r>
      <w:r w:rsidR="00FD474C" w:rsidRPr="00486765">
        <w:rPr>
          <w:sz w:val="22"/>
        </w:rPr>
        <w:t xml:space="preserve">beating </w:t>
      </w:r>
      <w:r w:rsidRPr="00486765">
        <w:rPr>
          <w:sz w:val="22"/>
        </w:rPr>
        <w:t xml:space="preserve">process </w:t>
      </w:r>
      <w:r w:rsidRPr="00486765">
        <w:rPr>
          <w:i/>
          <w:sz w:val="22"/>
        </w:rPr>
        <w:t>has rate 4 bpm</w:t>
      </w:r>
      <w:r w:rsidRPr="00486765">
        <w:rPr>
          <w:sz w:val="22"/>
        </w:rPr>
        <w:t xml:space="preserve">, is to assert that there is some beat </w:t>
      </w:r>
      <w:r w:rsidR="00361607">
        <w:rPr>
          <w:sz w:val="22"/>
        </w:rPr>
        <w:t xml:space="preserve">process </w:t>
      </w:r>
      <w:r w:rsidRPr="00486765">
        <w:rPr>
          <w:sz w:val="22"/>
        </w:rPr>
        <w:t xml:space="preserve">profile which is a </w:t>
      </w:r>
      <w:r w:rsidRPr="00486765">
        <w:rPr>
          <w:b/>
          <w:sz w:val="22"/>
        </w:rPr>
        <w:t>part of</w:t>
      </w:r>
      <w:r w:rsidRPr="00486765">
        <w:rPr>
          <w:sz w:val="22"/>
        </w:rPr>
        <w:t xml:space="preserve"> this process and which </w:t>
      </w:r>
      <w:r w:rsidRPr="00486765">
        <w:rPr>
          <w:b/>
          <w:sz w:val="22"/>
        </w:rPr>
        <w:t>occupies</w:t>
      </w:r>
      <w:r w:rsidRPr="00486765">
        <w:rPr>
          <w:sz w:val="22"/>
        </w:rPr>
        <w:t xml:space="preserve"> the same temporal interval as this process and which </w:t>
      </w:r>
      <w:r w:rsidRPr="00486765">
        <w:rPr>
          <w:b/>
          <w:sz w:val="22"/>
        </w:rPr>
        <w:t>instantiates</w:t>
      </w:r>
      <w:r w:rsidRPr="00486765">
        <w:rPr>
          <w:sz w:val="22"/>
        </w:rPr>
        <w:t xml:space="preserve"> the </w:t>
      </w:r>
      <w:r w:rsidR="00FD474C" w:rsidRPr="00486765">
        <w:rPr>
          <w:sz w:val="22"/>
        </w:rPr>
        <w:t xml:space="preserve">determinate universal: </w:t>
      </w:r>
      <w:r w:rsidRPr="00486765">
        <w:rPr>
          <w:i/>
          <w:sz w:val="22"/>
        </w:rPr>
        <w:t>4bpm beat profile</w:t>
      </w:r>
      <w:r w:rsidRPr="00486765">
        <w:rPr>
          <w:sz w:val="22"/>
        </w:rPr>
        <w:t>.</w:t>
      </w:r>
    </w:p>
    <w:p w14:paraId="4C41CF16" w14:textId="77777777" w:rsidR="003F15E6" w:rsidRPr="00486765" w:rsidRDefault="003F15E6">
      <w:pPr>
        <w:rPr>
          <w:sz w:val="22"/>
        </w:rPr>
      </w:pPr>
      <w:r w:rsidRPr="00486765">
        <w:rPr>
          <w:sz w:val="22"/>
        </w:rPr>
        <w:t>More generally</w:t>
      </w:r>
      <w:r w:rsidR="00EB1F87" w:rsidRPr="00486765">
        <w:rPr>
          <w:sz w:val="22"/>
        </w:rPr>
        <w:t>:</w:t>
      </w:r>
    </w:p>
    <w:p w14:paraId="13B26D97" w14:textId="77777777" w:rsidR="00DB33F3" w:rsidRPr="00486765" w:rsidRDefault="00FD474C">
      <w:pPr>
        <w:rPr>
          <w:sz w:val="22"/>
        </w:rPr>
      </w:pPr>
      <w:r w:rsidRPr="00486765">
        <w:rPr>
          <w:sz w:val="22"/>
        </w:rPr>
        <w:t>‘</w:t>
      </w:r>
      <w:proofErr w:type="gramStart"/>
      <w:r w:rsidR="003F15E6" w:rsidRPr="00486765">
        <w:rPr>
          <w:i/>
          <w:sz w:val="22"/>
        </w:rPr>
        <w:t>p</w:t>
      </w:r>
      <w:proofErr w:type="gramEnd"/>
      <w:r w:rsidR="008E7283" w:rsidRPr="00486765">
        <w:rPr>
          <w:i/>
          <w:sz w:val="22"/>
        </w:rPr>
        <w:t xml:space="preserve"> </w:t>
      </w:r>
      <w:r w:rsidR="003F15E6" w:rsidRPr="00486765">
        <w:rPr>
          <w:sz w:val="22"/>
        </w:rPr>
        <w:t>has</w:t>
      </w:r>
      <w:r w:rsidR="008E7283" w:rsidRPr="00486765">
        <w:rPr>
          <w:sz w:val="22"/>
        </w:rPr>
        <w:t xml:space="preserve"> </w:t>
      </w:r>
      <w:r w:rsidRPr="00486765">
        <w:rPr>
          <w:sz w:val="22"/>
        </w:rPr>
        <w:t xml:space="preserve">F of value </w:t>
      </w:r>
      <w:r w:rsidRPr="00486765">
        <w:rPr>
          <w:i/>
          <w:sz w:val="22"/>
        </w:rPr>
        <w:t xml:space="preserve">n </w:t>
      </w:r>
      <w:r w:rsidR="00DB33F3" w:rsidRPr="00486765">
        <w:rPr>
          <w:sz w:val="22"/>
        </w:rPr>
        <w:t xml:space="preserve">as measured in </w:t>
      </w:r>
      <w:r w:rsidRPr="00486765">
        <w:rPr>
          <w:sz w:val="22"/>
        </w:rPr>
        <w:t xml:space="preserve">unit </w:t>
      </w:r>
      <w:r w:rsidRPr="00486765">
        <w:rPr>
          <w:i/>
          <w:sz w:val="22"/>
        </w:rPr>
        <w:t>u</w:t>
      </w:r>
      <w:r w:rsidRPr="00486765">
        <w:rPr>
          <w:sz w:val="22"/>
        </w:rPr>
        <w:t>’</w:t>
      </w:r>
      <w:r w:rsidR="008E7283" w:rsidRPr="00486765">
        <w:rPr>
          <w:sz w:val="22"/>
        </w:rPr>
        <w:t xml:space="preserve"> </w:t>
      </w:r>
      <w:r w:rsidR="00DB33F3" w:rsidRPr="00486765">
        <w:rPr>
          <w:sz w:val="22"/>
        </w:rPr>
        <w:t xml:space="preserve">abbreviates: </w:t>
      </w:r>
    </w:p>
    <w:p w14:paraId="3F22F13A" w14:textId="2421AD53" w:rsidR="00DB33F3" w:rsidRPr="00486765" w:rsidRDefault="003F15E6" w:rsidP="00486765">
      <w:pPr>
        <w:ind w:left="720"/>
        <w:rPr>
          <w:sz w:val="22"/>
        </w:rPr>
      </w:pPr>
      <w:proofErr w:type="gramStart"/>
      <w:r w:rsidRPr="00486765">
        <w:rPr>
          <w:sz w:val="22"/>
        </w:rPr>
        <w:t>there</w:t>
      </w:r>
      <w:proofErr w:type="gramEnd"/>
      <w:r w:rsidRPr="00486765">
        <w:rPr>
          <w:sz w:val="22"/>
        </w:rPr>
        <w:t xml:space="preserve"> is some </w:t>
      </w:r>
      <w:r w:rsidRPr="00486765">
        <w:rPr>
          <w:i/>
          <w:sz w:val="22"/>
        </w:rPr>
        <w:t>process profile</w:t>
      </w:r>
      <w:r w:rsidRPr="00486765">
        <w:rPr>
          <w:sz w:val="22"/>
        </w:rPr>
        <w:t xml:space="preserve"> </w:t>
      </w:r>
      <w:r w:rsidRPr="00486765">
        <w:rPr>
          <w:i/>
          <w:sz w:val="22"/>
        </w:rPr>
        <w:t>p</w:t>
      </w:r>
      <w:r w:rsidRPr="00486765">
        <w:rPr>
          <w:sz w:val="22"/>
          <w:vertAlign w:val="subscript"/>
        </w:rPr>
        <w:t>o</w:t>
      </w:r>
      <w:r w:rsidR="008E7283" w:rsidRPr="00486765">
        <w:rPr>
          <w:sz w:val="22"/>
          <w:vertAlign w:val="subscript"/>
        </w:rPr>
        <w:t xml:space="preserve"> </w:t>
      </w:r>
      <w:r w:rsidR="00DB33F3" w:rsidRPr="00486765">
        <w:rPr>
          <w:sz w:val="22"/>
        </w:rPr>
        <w:t xml:space="preserve">such that </w:t>
      </w:r>
    </w:p>
    <w:p w14:paraId="3A8D20D4" w14:textId="44D2261B" w:rsidR="00DB33F3" w:rsidRPr="00486765" w:rsidRDefault="00DB33F3">
      <w:pPr>
        <w:ind w:left="720"/>
        <w:rPr>
          <w:sz w:val="22"/>
        </w:rPr>
      </w:pPr>
      <w:proofErr w:type="gramStart"/>
      <w:r w:rsidRPr="00486765">
        <w:rPr>
          <w:i/>
          <w:sz w:val="22"/>
        </w:rPr>
        <w:t>p</w:t>
      </w:r>
      <w:r w:rsidRPr="00486765">
        <w:rPr>
          <w:sz w:val="22"/>
          <w:vertAlign w:val="subscript"/>
        </w:rPr>
        <w:t>o</w:t>
      </w:r>
      <w:proofErr w:type="gramEnd"/>
      <w:r w:rsidR="008E7283" w:rsidRPr="00486765">
        <w:rPr>
          <w:sz w:val="22"/>
          <w:vertAlign w:val="subscript"/>
        </w:rPr>
        <w:t xml:space="preserve"> </w:t>
      </w:r>
      <w:r w:rsidR="00361607" w:rsidRPr="00486765">
        <w:rPr>
          <w:b/>
          <w:sz w:val="22"/>
        </w:rPr>
        <w:t>process_profile_</w:t>
      </w:r>
      <w:r w:rsidR="003F15E6" w:rsidRPr="00486765">
        <w:rPr>
          <w:b/>
          <w:sz w:val="22"/>
        </w:rPr>
        <w:t>of</w:t>
      </w:r>
      <w:r w:rsidR="008E7283" w:rsidRPr="00486765">
        <w:rPr>
          <w:sz w:val="22"/>
        </w:rPr>
        <w:t xml:space="preserve"> </w:t>
      </w:r>
      <w:r w:rsidR="003F15E6" w:rsidRPr="00486765">
        <w:rPr>
          <w:i/>
          <w:sz w:val="22"/>
        </w:rPr>
        <w:t xml:space="preserve">p </w:t>
      </w:r>
    </w:p>
    <w:p w14:paraId="5F210347" w14:textId="77777777" w:rsidR="003F15E6" w:rsidRPr="00486765" w:rsidRDefault="00DB33F3">
      <w:pPr>
        <w:ind w:left="720"/>
        <w:rPr>
          <w:sz w:val="22"/>
        </w:rPr>
      </w:pPr>
      <w:r w:rsidRPr="00486765">
        <w:rPr>
          <w:sz w:val="22"/>
        </w:rPr>
        <w:t>&amp;</w:t>
      </w:r>
      <w:r w:rsidRPr="00486765">
        <w:rPr>
          <w:i/>
          <w:sz w:val="22"/>
        </w:rPr>
        <w:t xml:space="preserve"> p</w:t>
      </w:r>
      <w:r w:rsidRPr="00486765">
        <w:rPr>
          <w:sz w:val="22"/>
          <w:vertAlign w:val="subscript"/>
        </w:rPr>
        <w:t>o</w:t>
      </w:r>
      <w:r w:rsidR="00151755" w:rsidRPr="00486765">
        <w:rPr>
          <w:sz w:val="22"/>
          <w:vertAlign w:val="subscript"/>
        </w:rPr>
        <w:t xml:space="preserve"> </w:t>
      </w:r>
      <w:r w:rsidR="00FD474C" w:rsidRPr="00486765">
        <w:rPr>
          <w:b/>
          <w:sz w:val="22"/>
        </w:rPr>
        <w:t>instance</w:t>
      </w:r>
      <w:r w:rsidR="008775B9" w:rsidRPr="00486765">
        <w:rPr>
          <w:b/>
          <w:sz w:val="22"/>
        </w:rPr>
        <w:t>_</w:t>
      </w:r>
      <w:r w:rsidR="00FD474C" w:rsidRPr="00486765">
        <w:rPr>
          <w:b/>
          <w:sz w:val="22"/>
        </w:rPr>
        <w:t>of</w:t>
      </w:r>
      <w:r w:rsidR="00FD474C" w:rsidRPr="00486765">
        <w:rPr>
          <w:sz w:val="22"/>
        </w:rPr>
        <w:t xml:space="preserve"> the determinate </w:t>
      </w:r>
      <w:r w:rsidR="008775B9" w:rsidRPr="00486765">
        <w:rPr>
          <w:i/>
          <w:sz w:val="22"/>
        </w:rPr>
        <w:t xml:space="preserve">process </w:t>
      </w:r>
      <w:r w:rsidR="00151755" w:rsidRPr="00486765">
        <w:rPr>
          <w:i/>
          <w:sz w:val="22"/>
        </w:rPr>
        <w:t>profile</w:t>
      </w:r>
      <w:r w:rsidR="00151755" w:rsidRPr="00486765">
        <w:rPr>
          <w:sz w:val="22"/>
        </w:rPr>
        <w:t xml:space="preserve"> type</w:t>
      </w:r>
      <w:r w:rsidR="008775B9" w:rsidRPr="00486765">
        <w:rPr>
          <w:sz w:val="22"/>
        </w:rPr>
        <w:t xml:space="preserve">: F with magnitude </w:t>
      </w:r>
      <w:r w:rsidR="008775B9" w:rsidRPr="00486765">
        <w:rPr>
          <w:i/>
          <w:sz w:val="22"/>
        </w:rPr>
        <w:t xml:space="preserve">n </w:t>
      </w:r>
      <w:r w:rsidR="008775B9" w:rsidRPr="00486765">
        <w:rPr>
          <w:sz w:val="22"/>
        </w:rPr>
        <w:t xml:space="preserve">as measured in unit </w:t>
      </w:r>
      <w:r w:rsidR="008775B9" w:rsidRPr="00486765">
        <w:rPr>
          <w:i/>
          <w:sz w:val="22"/>
        </w:rPr>
        <w:t>u</w:t>
      </w:r>
      <w:r w:rsidR="00FD474C" w:rsidRPr="00486765">
        <w:rPr>
          <w:sz w:val="22"/>
        </w:rPr>
        <w:t>.</w:t>
      </w:r>
    </w:p>
    <w:p w14:paraId="048F2B04" w14:textId="519450C9" w:rsidR="00361607" w:rsidRPr="00361607" w:rsidRDefault="00361607" w:rsidP="00361607">
      <w:pPr>
        <w:pStyle w:val="Specification"/>
        <w:ind w:left="0"/>
        <w:rPr>
          <w:sz w:val="22"/>
        </w:rPr>
      </w:pPr>
      <w:r>
        <w:rPr>
          <w:sz w:val="22"/>
        </w:rPr>
        <w:t xml:space="preserve">Here to assert that a process profile is of determinate type F </w:t>
      </w:r>
      <w:r w:rsidRPr="00751DA3">
        <w:rPr>
          <w:sz w:val="22"/>
        </w:rPr>
        <w:t xml:space="preserve">with magnitude </w:t>
      </w:r>
      <w:r w:rsidRPr="00751DA3">
        <w:rPr>
          <w:i/>
          <w:sz w:val="22"/>
        </w:rPr>
        <w:t xml:space="preserve">n </w:t>
      </w:r>
      <w:r w:rsidRPr="00751DA3">
        <w:rPr>
          <w:sz w:val="22"/>
        </w:rPr>
        <w:t xml:space="preserve">as measured in unit </w:t>
      </w:r>
      <w:r w:rsidRPr="00751DA3">
        <w:rPr>
          <w:i/>
          <w:sz w:val="22"/>
        </w:rPr>
        <w:t>u</w:t>
      </w:r>
      <w:r>
        <w:rPr>
          <w:i/>
          <w:sz w:val="22"/>
        </w:rPr>
        <w:t xml:space="preserve"> </w:t>
      </w:r>
      <w:r>
        <w:rPr>
          <w:sz w:val="22"/>
        </w:rPr>
        <w:t xml:space="preserve">is to assert that measuring technology for measuring process profiles of determinable type F in units </w:t>
      </w:r>
      <w:r>
        <w:rPr>
          <w:i/>
          <w:sz w:val="22"/>
        </w:rPr>
        <w:t>u</w:t>
      </w:r>
      <w:r>
        <w:rPr>
          <w:sz w:val="22"/>
        </w:rPr>
        <w:t xml:space="preserve"> would yield output: </w:t>
      </w:r>
      <w:r>
        <w:rPr>
          <w:i/>
          <w:sz w:val="22"/>
        </w:rPr>
        <w:t xml:space="preserve">n </w:t>
      </w:r>
      <w:r>
        <w:rPr>
          <w:sz w:val="22"/>
        </w:rPr>
        <w:t xml:space="preserve">when applied under ideal conditions to a process profile of the given process profile type. </w:t>
      </w:r>
    </w:p>
    <w:p w14:paraId="40714D94" w14:textId="619D48FF" w:rsidR="003F15E6" w:rsidRPr="00486765" w:rsidRDefault="007B3E28">
      <w:pPr>
        <w:rPr>
          <w:sz w:val="22"/>
        </w:rPr>
      </w:pPr>
      <w:r w:rsidRPr="00486765">
        <w:rPr>
          <w:sz w:val="22"/>
          <w:highlight w:val="yellow"/>
        </w:rPr>
        <w:t xml:space="preserve">Should we recognize </w:t>
      </w:r>
      <w:r w:rsidR="003F15E6" w:rsidRPr="00486765">
        <w:rPr>
          <w:sz w:val="22"/>
          <w:highlight w:val="yellow"/>
        </w:rPr>
        <w:t xml:space="preserve">States as Static </w:t>
      </w:r>
      <w:r w:rsidR="00B73A37" w:rsidRPr="00486765">
        <w:rPr>
          <w:sz w:val="22"/>
          <w:highlight w:val="yellow"/>
        </w:rPr>
        <w:t>P</w:t>
      </w:r>
      <w:r w:rsidR="003F15E6" w:rsidRPr="00486765">
        <w:rPr>
          <w:sz w:val="22"/>
          <w:highlight w:val="yellow"/>
        </w:rPr>
        <w:t>ro</w:t>
      </w:r>
      <w:r w:rsidR="00B73A37" w:rsidRPr="00486765">
        <w:rPr>
          <w:sz w:val="22"/>
          <w:highlight w:val="yellow"/>
        </w:rPr>
        <w:t>cess P</w:t>
      </w:r>
      <w:r w:rsidR="003F15E6" w:rsidRPr="00486765">
        <w:rPr>
          <w:sz w:val="22"/>
          <w:highlight w:val="yellow"/>
        </w:rPr>
        <w:t>rofiles</w:t>
      </w:r>
      <w:r w:rsidRPr="00486765">
        <w:rPr>
          <w:sz w:val="22"/>
          <w:highlight w:val="yellow"/>
        </w:rPr>
        <w:t>?</w:t>
      </w:r>
    </w:p>
    <w:p w14:paraId="73F3DD86" w14:textId="77777777" w:rsidR="00AB13CB" w:rsidRPr="00751DA3" w:rsidRDefault="00AB13CB" w:rsidP="00AB13CB">
      <w:pPr>
        <w:rPr>
          <w:b/>
          <w:sz w:val="22"/>
        </w:rPr>
      </w:pPr>
      <w:r w:rsidRPr="00751DA3">
        <w:rPr>
          <w:b/>
          <w:sz w:val="22"/>
        </w:rPr>
        <w:t>Comparing Qualities and Comparing Process Profiles</w:t>
      </w:r>
    </w:p>
    <w:p w14:paraId="6D864BD2" w14:textId="77777777" w:rsidR="00AB13CB" w:rsidRPr="00751DA3" w:rsidRDefault="00AB13CB" w:rsidP="00AB13CB">
      <w:pPr>
        <w:rPr>
          <w:sz w:val="22"/>
        </w:rPr>
      </w:pPr>
      <w:r w:rsidRPr="00751DA3">
        <w:rPr>
          <w:sz w:val="22"/>
        </w:rPr>
        <w:lastRenderedPageBreak/>
        <w:t>A further issue that we can now address is that of data involving comparison of process profiles (for example to the effect that one process is quicker, or more intense, or of higher frequency, than th</w:t>
      </w:r>
      <w:r>
        <w:rPr>
          <w:sz w:val="22"/>
        </w:rPr>
        <w:t xml:space="preserve">e other </w:t>
      </w:r>
      <w:r w:rsidRPr="00751DA3">
        <w:rPr>
          <w:sz w:val="22"/>
        </w:rPr>
        <w:t>process. Here, too, it is useful to begin with the counterpart case on the side of qualities.</w:t>
      </w:r>
    </w:p>
    <w:p w14:paraId="157C84B2" w14:textId="77777777" w:rsidR="003F53D6" w:rsidRPr="00F27CE8" w:rsidRDefault="003F53D6" w:rsidP="003F53D6">
      <w:pPr>
        <w:rPr>
          <w:b/>
          <w:sz w:val="22"/>
        </w:rPr>
      </w:pPr>
      <w:r w:rsidRPr="00F27CE8">
        <w:rPr>
          <w:b/>
          <w:sz w:val="22"/>
        </w:rPr>
        <w:t>Comparative qualities</w:t>
      </w:r>
    </w:p>
    <w:p w14:paraId="64FB508B" w14:textId="77777777" w:rsidR="003F53D6" w:rsidRPr="00F27CE8" w:rsidRDefault="003F53D6" w:rsidP="003F53D6">
      <w:pPr>
        <w:rPr>
          <w:sz w:val="22"/>
        </w:rPr>
      </w:pPr>
      <w:r w:rsidRPr="00F27CE8">
        <w:rPr>
          <w:sz w:val="22"/>
        </w:rPr>
        <w:t xml:space="preserve">For a given determinable quality universal Q, we employ </w:t>
      </w:r>
      <w:proofErr w:type="gramStart"/>
      <w:r w:rsidRPr="00F27CE8">
        <w:rPr>
          <w:sz w:val="22"/>
        </w:rPr>
        <w:t>‘DSU(</w:t>
      </w:r>
      <w:proofErr w:type="gramEnd"/>
      <w:r w:rsidRPr="00F27CE8">
        <w:rPr>
          <w:sz w:val="22"/>
        </w:rPr>
        <w:t xml:space="preserve">Q)’ as an abbreviation for ‘the determinate sub-universals of Q’. For example if Q is the quality universal </w:t>
      </w:r>
      <w:r w:rsidRPr="00F27CE8">
        <w:rPr>
          <w:i/>
          <w:sz w:val="22"/>
        </w:rPr>
        <w:t>length</w:t>
      </w:r>
      <w:r w:rsidRPr="00F27CE8">
        <w:rPr>
          <w:sz w:val="22"/>
        </w:rPr>
        <w:t>, then DSU(Q) comprises such determinate quality universals as: 1 cm-length, 1.5 cm-length, 2 cm-length, and so on. Again, quality universals are referred to here in a way that involves specification of a unit of measure; however, the universals themselves are clearly independent of such specification as the same process profile universal could be reformulated in terms of a different unit of measure.</w:t>
      </w:r>
    </w:p>
    <w:p w14:paraId="184DC0F6" w14:textId="77777777" w:rsidR="003F53D6" w:rsidRPr="00F27CE8" w:rsidRDefault="003F53D6" w:rsidP="003F53D6">
      <w:pPr>
        <w:rPr>
          <w:sz w:val="22"/>
        </w:rPr>
      </w:pPr>
      <w:r w:rsidRPr="00F27CE8">
        <w:rPr>
          <w:i/>
          <w:sz w:val="22"/>
        </w:rPr>
        <w:t>1.5cm length</w:t>
      </w:r>
      <w:r w:rsidRPr="00F27CE8">
        <w:rPr>
          <w:sz w:val="22"/>
        </w:rPr>
        <w:t xml:space="preserve"> is a universal; a range, say </w:t>
      </w:r>
      <w:r w:rsidRPr="00F27CE8">
        <w:rPr>
          <w:i/>
          <w:sz w:val="22"/>
        </w:rPr>
        <w:t>between 1-2 cm length</w:t>
      </w:r>
      <w:r w:rsidRPr="00F27CE8">
        <w:rPr>
          <w:sz w:val="22"/>
        </w:rPr>
        <w:t xml:space="preserve"> is also a universal. These universals are </w:t>
      </w:r>
      <w:proofErr w:type="gramStart"/>
      <w:r w:rsidRPr="00F27CE8">
        <w:rPr>
          <w:sz w:val="22"/>
        </w:rPr>
        <w:t>in a sense social constructions</w:t>
      </w:r>
      <w:proofErr w:type="gramEnd"/>
      <w:r w:rsidRPr="00F27CE8">
        <w:rPr>
          <w:sz w:val="22"/>
        </w:rPr>
        <w:t>, reflecting certain decisions as to what ‘cm’, for example, means. But they are universals nonetheless, and instances of these universals existed long before the relevant social constructions were decided upon.</w:t>
      </w:r>
    </w:p>
    <w:p w14:paraId="79F05662" w14:textId="77777777" w:rsidR="003F53D6" w:rsidRPr="00F27CE8" w:rsidRDefault="003F53D6" w:rsidP="003F53D6">
      <w:pPr>
        <w:rPr>
          <w:sz w:val="22"/>
        </w:rPr>
      </w:pPr>
      <w:r w:rsidRPr="00F27CE8">
        <w:rPr>
          <w:sz w:val="22"/>
        </w:rPr>
        <w:t xml:space="preserve">Since the qualities in DSU(Q) can here be ordered linearly in reflection of the real number measures used to described them, we can define ‘shorter-in-length than’ in terms of ‘less than’ for real numbers. In this sense the structure of </w:t>
      </w:r>
      <w:proofErr w:type="gramStart"/>
      <w:r w:rsidRPr="00F27CE8">
        <w:rPr>
          <w:sz w:val="22"/>
        </w:rPr>
        <w:t>DSU(</w:t>
      </w:r>
      <w:proofErr w:type="gramEnd"/>
      <w:r w:rsidRPr="00F27CE8">
        <w:rPr>
          <w:sz w:val="22"/>
        </w:rPr>
        <w:t>Q) explains how length qualities relate to each other.</w:t>
      </w:r>
    </w:p>
    <w:p w14:paraId="142EF693" w14:textId="77777777" w:rsidR="003F53D6" w:rsidRPr="00F27CE8" w:rsidRDefault="003F53D6" w:rsidP="003F53D6">
      <w:pPr>
        <w:rPr>
          <w:b/>
          <w:sz w:val="22"/>
        </w:rPr>
      </w:pPr>
      <w:r w:rsidRPr="00F27CE8">
        <w:rPr>
          <w:b/>
          <w:sz w:val="22"/>
        </w:rPr>
        <w:t>Comparing process profiles</w:t>
      </w:r>
    </w:p>
    <w:p w14:paraId="68B61A60" w14:textId="77777777" w:rsidR="003F53D6" w:rsidRPr="00F27CE8" w:rsidRDefault="003F53D6" w:rsidP="003F53D6">
      <w:pPr>
        <w:rPr>
          <w:sz w:val="22"/>
        </w:rPr>
      </w:pPr>
      <w:r w:rsidRPr="00F27CE8">
        <w:rPr>
          <w:sz w:val="22"/>
        </w:rPr>
        <w:t xml:space="preserve">And now the parallel case on the side of occurrent side can be described as follows. For a given determinable process profile universal P, we employ </w:t>
      </w:r>
      <w:proofErr w:type="gramStart"/>
      <w:r w:rsidRPr="00F27CE8">
        <w:rPr>
          <w:sz w:val="22"/>
        </w:rPr>
        <w:t>‘DSU(</w:t>
      </w:r>
      <w:proofErr w:type="gramEnd"/>
      <w:r w:rsidRPr="00F27CE8">
        <w:rPr>
          <w:sz w:val="22"/>
        </w:rPr>
        <w:t xml:space="preserve">P)’ as an abbreviation for ‘the determinate sub-universals of P’. For example if P is the process profile universal </w:t>
      </w:r>
      <w:r w:rsidRPr="00F27CE8">
        <w:rPr>
          <w:i/>
          <w:sz w:val="22"/>
        </w:rPr>
        <w:t>regular beat</w:t>
      </w:r>
      <w:r w:rsidRPr="00F27CE8">
        <w:rPr>
          <w:sz w:val="22"/>
        </w:rPr>
        <w:t xml:space="preserve">, then DSU(P) comprises such determinate process profile universals as: 1beat per minute (bpm), 1.5 bpm, 2 bpm, 3 </w:t>
      </w:r>
      <w:proofErr w:type="spellStart"/>
      <w:r w:rsidRPr="00F27CE8">
        <w:rPr>
          <w:sz w:val="22"/>
        </w:rPr>
        <w:t>bp</w:t>
      </w:r>
      <w:proofErr w:type="spellEnd"/>
      <w:r w:rsidRPr="00F27CE8">
        <w:rPr>
          <w:sz w:val="22"/>
        </w:rPr>
        <w:t>(90 seconds), and so on. Again, process profile universals are referred to here in a way that involves specification of a unit of measure; however, the universals themselves are clearly independent of such specification.</w:t>
      </w:r>
    </w:p>
    <w:p w14:paraId="20A92EFE" w14:textId="689AC891" w:rsidR="003F53D6" w:rsidRDefault="003F53D6">
      <w:pPr>
        <w:rPr>
          <w:sz w:val="22"/>
        </w:rPr>
      </w:pPr>
      <w:r w:rsidRPr="00F27CE8">
        <w:rPr>
          <w:sz w:val="22"/>
        </w:rPr>
        <w:t xml:space="preserve">And again: </w:t>
      </w:r>
      <w:proofErr w:type="gramStart"/>
      <w:r w:rsidRPr="00F27CE8">
        <w:rPr>
          <w:sz w:val="22"/>
        </w:rPr>
        <w:t>DSU(</w:t>
      </w:r>
      <w:proofErr w:type="gramEnd"/>
      <w:r w:rsidRPr="00F27CE8">
        <w:rPr>
          <w:sz w:val="22"/>
        </w:rPr>
        <w:t xml:space="preserve">P) is ordered linearly, so that there is an isomorphism from  DSU(P) to the real numbers, and we can define ‘beats faster than’ accordingly in terms of ‘greater than’ for real numbers, and there is a </w:t>
      </w:r>
      <w:r w:rsidRPr="00F27CE8">
        <w:rPr>
          <w:sz w:val="22"/>
        </w:rPr>
        <w:lastRenderedPageBreak/>
        <w:t>sense in which the structure of DSU(P) explains how beat processes relate to each other in terms of faster and shorter.</w:t>
      </w:r>
    </w:p>
    <w:p w14:paraId="55BA0061" w14:textId="77777777" w:rsidR="003F15E6" w:rsidRPr="00486765" w:rsidRDefault="00FD474C">
      <w:pPr>
        <w:rPr>
          <w:sz w:val="22"/>
        </w:rPr>
      </w:pPr>
      <w:r w:rsidRPr="00486765">
        <w:rPr>
          <w:sz w:val="22"/>
        </w:rPr>
        <w:t>For many process profile</w:t>
      </w:r>
      <w:r w:rsidR="008775B9" w:rsidRPr="00486765">
        <w:rPr>
          <w:sz w:val="22"/>
        </w:rPr>
        <w:t xml:space="preserve"> type</w:t>
      </w:r>
      <w:r w:rsidRPr="00486765">
        <w:rPr>
          <w:sz w:val="22"/>
        </w:rPr>
        <w:t xml:space="preserve">s we can distinguish </w:t>
      </w:r>
      <w:r w:rsidR="008775B9" w:rsidRPr="00486765">
        <w:rPr>
          <w:sz w:val="22"/>
        </w:rPr>
        <w:t xml:space="preserve">an associated </w:t>
      </w:r>
      <w:r w:rsidR="003F15E6" w:rsidRPr="00486765">
        <w:rPr>
          <w:sz w:val="22"/>
        </w:rPr>
        <w:t xml:space="preserve">static </w:t>
      </w:r>
      <w:r w:rsidRPr="00486765">
        <w:rPr>
          <w:sz w:val="22"/>
        </w:rPr>
        <w:t xml:space="preserve">(or ‘null’) </w:t>
      </w:r>
      <w:r w:rsidR="003F15E6" w:rsidRPr="00486765">
        <w:rPr>
          <w:sz w:val="22"/>
        </w:rPr>
        <w:t>process profile</w:t>
      </w:r>
      <w:r w:rsidR="008775B9" w:rsidRPr="00486765">
        <w:rPr>
          <w:sz w:val="22"/>
        </w:rPr>
        <w:t xml:space="preserve"> type</w:t>
      </w:r>
      <w:r w:rsidRPr="00486765">
        <w:rPr>
          <w:sz w:val="22"/>
        </w:rPr>
        <w:t xml:space="preserve">. Thus for example a null beat profile is </w:t>
      </w:r>
      <w:r w:rsidR="003F15E6" w:rsidRPr="00486765">
        <w:rPr>
          <w:sz w:val="22"/>
        </w:rPr>
        <w:t xml:space="preserve">a beat profile in which there are zero beats per interval of time; a </w:t>
      </w:r>
      <w:r w:rsidRPr="00486765">
        <w:rPr>
          <w:sz w:val="22"/>
        </w:rPr>
        <w:t xml:space="preserve">null </w:t>
      </w:r>
      <w:r w:rsidR="00700F32" w:rsidRPr="00486765">
        <w:rPr>
          <w:sz w:val="22"/>
        </w:rPr>
        <w:t>speed</w:t>
      </w:r>
      <w:r w:rsidR="003F15E6" w:rsidRPr="00486765">
        <w:rPr>
          <w:sz w:val="22"/>
        </w:rPr>
        <w:t xml:space="preserve"> profile </w:t>
      </w:r>
      <w:r w:rsidRPr="00486765">
        <w:rPr>
          <w:sz w:val="22"/>
        </w:rPr>
        <w:t xml:space="preserve">is one </w:t>
      </w:r>
      <w:r w:rsidR="003F15E6" w:rsidRPr="00486765">
        <w:rPr>
          <w:sz w:val="22"/>
        </w:rPr>
        <w:t xml:space="preserve">in which </w:t>
      </w:r>
      <w:r w:rsidR="00700F32" w:rsidRPr="00486765">
        <w:rPr>
          <w:sz w:val="22"/>
        </w:rPr>
        <w:t xml:space="preserve">speed </w:t>
      </w:r>
      <w:r w:rsidR="003F15E6" w:rsidRPr="00486765">
        <w:rPr>
          <w:sz w:val="22"/>
        </w:rPr>
        <w:t>is zero</w:t>
      </w:r>
      <w:r w:rsidR="008775B9" w:rsidRPr="00486765">
        <w:rPr>
          <w:sz w:val="22"/>
        </w:rPr>
        <w:t>;</w:t>
      </w:r>
      <w:r w:rsidRPr="00486765">
        <w:rPr>
          <w:sz w:val="22"/>
        </w:rPr>
        <w:t xml:space="preserve"> a null</w:t>
      </w:r>
      <w:r w:rsidR="003F15E6" w:rsidRPr="00486765">
        <w:rPr>
          <w:sz w:val="22"/>
        </w:rPr>
        <w:t xml:space="preserve"> acceleration profile </w:t>
      </w:r>
      <w:r w:rsidRPr="00486765">
        <w:rPr>
          <w:sz w:val="22"/>
        </w:rPr>
        <w:t xml:space="preserve">is one </w:t>
      </w:r>
      <w:r w:rsidR="003F15E6" w:rsidRPr="00486765">
        <w:rPr>
          <w:sz w:val="22"/>
        </w:rPr>
        <w:t>in wh</w:t>
      </w:r>
      <w:r w:rsidRPr="00486765">
        <w:rPr>
          <w:sz w:val="22"/>
        </w:rPr>
        <w:t>ich acceleration is zero, and so on.</w:t>
      </w:r>
    </w:p>
    <w:p w14:paraId="272337E7" w14:textId="1D89BA9D" w:rsidR="00B73A37" w:rsidRPr="00486765" w:rsidRDefault="00B73A37">
      <w:pPr>
        <w:rPr>
          <w:b/>
          <w:sz w:val="22"/>
          <w:highlight w:val="yellow"/>
        </w:rPr>
      </w:pPr>
      <w:r w:rsidRPr="00486765">
        <w:rPr>
          <w:b/>
          <w:sz w:val="22"/>
          <w:highlight w:val="yellow"/>
        </w:rPr>
        <w:t>Summing Process Profiles</w:t>
      </w:r>
    </w:p>
    <w:p w14:paraId="0D246606" w14:textId="77777777" w:rsidR="00B73A37" w:rsidRPr="00486765" w:rsidRDefault="00B73A37">
      <w:pPr>
        <w:rPr>
          <w:sz w:val="22"/>
          <w:highlight w:val="yellow"/>
        </w:rPr>
      </w:pPr>
      <w:r w:rsidRPr="00486765">
        <w:rPr>
          <w:sz w:val="22"/>
          <w:highlight w:val="yellow"/>
        </w:rPr>
        <w:t xml:space="preserve">The auditory process profile of the </w:t>
      </w:r>
      <w:proofErr w:type="gramStart"/>
      <w:r w:rsidRPr="00486765">
        <w:rPr>
          <w:sz w:val="22"/>
          <w:highlight w:val="yellow"/>
        </w:rPr>
        <w:t>morse</w:t>
      </w:r>
      <w:proofErr w:type="gramEnd"/>
      <w:r w:rsidRPr="00486765">
        <w:rPr>
          <w:sz w:val="22"/>
          <w:highlight w:val="yellow"/>
        </w:rPr>
        <w:t xml:space="preserve"> code signal for ‘SOS’ has the following structure:</w:t>
      </w:r>
    </w:p>
    <w:p w14:paraId="486AA422" w14:textId="77777777" w:rsidR="00B73A37" w:rsidRPr="00486765" w:rsidRDefault="00B73A37">
      <w:pPr>
        <w:rPr>
          <w:sz w:val="22"/>
          <w:highlight w:val="yellow"/>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RPr="00486765" w14:paraId="07B3085B" w14:textId="77777777" w:rsidTr="003D4164">
        <w:trPr>
          <w:trHeight w:val="746"/>
        </w:trPr>
        <w:tc>
          <w:tcPr>
            <w:tcW w:w="4050" w:type="dxa"/>
          </w:tcPr>
          <w:p w14:paraId="0EC3C6EC" w14:textId="4FC67838" w:rsidR="00E64DA4" w:rsidRPr="00486765" w:rsidRDefault="003D4164" w:rsidP="00486765">
            <w:pPr>
              <w:jc w:val="center"/>
              <w:rPr>
                <w:sz w:val="32"/>
                <w:highlight w:val="yellow"/>
              </w:rPr>
            </w:pPr>
            <w:r w:rsidRPr="00486765">
              <w:rPr>
                <w:sz w:val="32"/>
                <w:highlight w:val="yellow"/>
              </w:rPr>
              <w:t xml:space="preserve">. . .    </w:t>
            </w:r>
            <w:r w:rsidRPr="00486765">
              <w:rPr>
                <w:position w:val="-6"/>
                <w:sz w:val="32"/>
                <w:highlight w:val="yellow"/>
              </w:rPr>
              <w:t>–  –  –</w:t>
            </w:r>
            <w:r w:rsidRPr="00486765">
              <w:rPr>
                <w:sz w:val="32"/>
                <w:highlight w:val="yellow"/>
              </w:rPr>
              <w:t xml:space="preserve">    . . .</w:t>
            </w:r>
          </w:p>
        </w:tc>
      </w:tr>
    </w:tbl>
    <w:p w14:paraId="7A543C82" w14:textId="77777777" w:rsidR="00B73A37" w:rsidRPr="00486765" w:rsidRDefault="00B73A37" w:rsidP="00486765">
      <w:pPr>
        <w:rPr>
          <w:sz w:val="22"/>
          <w:highlight w:val="yellow"/>
        </w:rPr>
      </w:pPr>
    </w:p>
    <w:p w14:paraId="25E7B791" w14:textId="4866A438" w:rsidR="005E2E09" w:rsidRPr="00486765" w:rsidRDefault="00B73A37" w:rsidP="00486765">
      <w:pPr>
        <w:rPr>
          <w:sz w:val="22"/>
          <w:highlight w:val="yellow"/>
        </w:rPr>
      </w:pPr>
      <w:r w:rsidRPr="00486765">
        <w:rPr>
          <w:sz w:val="22"/>
          <w:highlight w:val="yellow"/>
        </w:rPr>
        <w:t xml:space="preserve">This is built by </w:t>
      </w:r>
      <w:r w:rsidR="00DA4D68" w:rsidRPr="00486765">
        <w:rPr>
          <w:sz w:val="22"/>
          <w:highlight w:val="yellow"/>
        </w:rPr>
        <w:t>concaten</w:t>
      </w:r>
      <w:r w:rsidRPr="00486765">
        <w:rPr>
          <w:sz w:val="22"/>
          <w:highlight w:val="yellow"/>
        </w:rPr>
        <w:t xml:space="preserve">ation </w:t>
      </w:r>
      <w:r w:rsidR="00E64DA4" w:rsidRPr="00486765">
        <w:rPr>
          <w:sz w:val="22"/>
          <w:highlight w:val="yellow"/>
        </w:rPr>
        <w:t xml:space="preserve">out </w:t>
      </w:r>
      <w:r w:rsidRPr="00486765">
        <w:rPr>
          <w:sz w:val="22"/>
          <w:highlight w:val="yellow"/>
        </w:rPr>
        <w:t xml:space="preserve">of successive basic auditory process profiles of three types, called dots, dashes, and spaces (null auditory process profiles), respectively. Between each dot </w:t>
      </w:r>
      <w:proofErr w:type="gramStart"/>
      <w:r w:rsidRPr="00486765">
        <w:rPr>
          <w:sz w:val="22"/>
          <w:highlight w:val="yellow"/>
        </w:rPr>
        <w:t>or</w:t>
      </w:r>
      <w:proofErr w:type="gramEnd"/>
      <w:r w:rsidRPr="00486765">
        <w:rPr>
          <w:sz w:val="22"/>
          <w:highlight w:val="yellow"/>
        </w:rPr>
        <w:t xml:space="preserve"> dash within a single letter there is a single space; between successive letters there are three </w:t>
      </w:r>
      <w:r w:rsidR="00151755" w:rsidRPr="00486765">
        <w:rPr>
          <w:sz w:val="22"/>
          <w:highlight w:val="yellow"/>
        </w:rPr>
        <w:t>spaces. Clearly</w:t>
      </w:r>
      <w:r w:rsidRPr="00486765">
        <w:rPr>
          <w:sz w:val="22"/>
          <w:highlight w:val="yellow"/>
        </w:rPr>
        <w:t xml:space="preserve">, the process profiles here can be combined in arbitrary </w:t>
      </w:r>
      <w:r w:rsidR="00C172C1" w:rsidRPr="00486765">
        <w:rPr>
          <w:sz w:val="22"/>
          <w:highlight w:val="yellow"/>
        </w:rPr>
        <w:t xml:space="preserve">strings. If one </w:t>
      </w:r>
      <w:proofErr w:type="gramStart"/>
      <w:r w:rsidR="00C172C1" w:rsidRPr="00486765">
        <w:rPr>
          <w:sz w:val="22"/>
          <w:highlight w:val="yellow"/>
        </w:rPr>
        <w:t>morse</w:t>
      </w:r>
      <w:proofErr w:type="gramEnd"/>
      <w:r w:rsidR="00C172C1" w:rsidRPr="00486765">
        <w:rPr>
          <w:sz w:val="22"/>
          <w:highlight w:val="yellow"/>
        </w:rPr>
        <w:t xml:space="preserve"> code string is followed by another, then the auditory process profile of their sum is equal to the sum of their respective auditory process profiles.</w:t>
      </w:r>
      <w:r w:rsidR="00C172C1" w:rsidRPr="00486765">
        <w:rPr>
          <w:sz w:val="22"/>
        </w:rPr>
        <w:t xml:space="preserve"> </w:t>
      </w:r>
      <w:r w:rsidR="00E64DA4" w:rsidRPr="00486765">
        <w:rPr>
          <w:sz w:val="22"/>
          <w:highlight w:val="yellow"/>
        </w:rPr>
        <w:t xml:space="preserve">The </w:t>
      </w:r>
      <w:r w:rsidR="008775B9" w:rsidRPr="00486765">
        <w:rPr>
          <w:sz w:val="22"/>
          <w:highlight w:val="yellow"/>
        </w:rPr>
        <w:t>heart beating process is the sum of two mutually dependent systolic and diastolic processes</w:t>
      </w:r>
      <w:r w:rsidR="00E64DA4" w:rsidRPr="00486765">
        <w:rPr>
          <w:sz w:val="22"/>
          <w:highlight w:val="yellow"/>
        </w:rPr>
        <w:t xml:space="preserve"> (along the lines depicted in </w:t>
      </w:r>
      <w:r w:rsidR="00151755" w:rsidRPr="00486765">
        <w:rPr>
          <w:sz w:val="22"/>
          <w:highlight w:val="yellow"/>
        </w:rPr>
        <w:fldChar w:fldCharType="begin"/>
      </w:r>
      <w:r w:rsidR="00151755" w:rsidRPr="00486765">
        <w:rPr>
          <w:sz w:val="22"/>
          <w:highlight w:val="yellow"/>
        </w:rPr>
        <w:instrText xml:space="preserve"> REF _Ref309559218 \h  \* MERGEFORMAT </w:instrText>
      </w:r>
      <w:r w:rsidR="00151755" w:rsidRPr="00486765">
        <w:rPr>
          <w:sz w:val="22"/>
          <w:highlight w:val="yellow"/>
        </w:rPr>
      </w:r>
      <w:r w:rsidR="00151755" w:rsidRPr="00486765">
        <w:rPr>
          <w:sz w:val="22"/>
          <w:highlight w:val="yellow"/>
        </w:rPr>
        <w:fldChar w:fldCharType="separate"/>
      </w:r>
      <w:r w:rsidR="008F4B55">
        <w:rPr>
          <w:b/>
          <w:bCs/>
          <w:sz w:val="22"/>
          <w:highlight w:val="yellow"/>
        </w:rPr>
        <w:t xml:space="preserve">Error! </w:t>
      </w:r>
      <w:proofErr w:type="gramStart"/>
      <w:r w:rsidR="008F4B55">
        <w:rPr>
          <w:b/>
          <w:bCs/>
          <w:sz w:val="22"/>
          <w:highlight w:val="yellow"/>
        </w:rPr>
        <w:t>Reference source not found.</w:t>
      </w:r>
      <w:r w:rsidR="00151755" w:rsidRPr="00486765">
        <w:rPr>
          <w:sz w:val="22"/>
          <w:highlight w:val="yellow"/>
        </w:rPr>
        <w:fldChar w:fldCharType="end"/>
      </w:r>
      <w:r w:rsidR="00E64DA4" w:rsidRPr="00486765">
        <w:rPr>
          <w:sz w:val="22"/>
          <w:highlight w:val="yellow"/>
        </w:rPr>
        <w:t>)</w:t>
      </w:r>
      <w:r w:rsidR="008775B9" w:rsidRPr="00486765">
        <w:rPr>
          <w:sz w:val="22"/>
          <w:highlight w:val="yellow"/>
        </w:rPr>
        <w:t>.</w:t>
      </w:r>
      <w:proofErr w:type="gramEnd"/>
    </w:p>
    <w:p w14:paraId="457A06D3" w14:textId="77777777" w:rsidR="00B73A37" w:rsidRPr="00486765" w:rsidRDefault="008775B9">
      <w:pPr>
        <w:rPr>
          <w:sz w:val="22"/>
          <w:highlight w:val="yellow"/>
        </w:rPr>
      </w:pPr>
      <w:r w:rsidRPr="00486765">
        <w:rPr>
          <w:sz w:val="22"/>
          <w:highlight w:val="yellow"/>
        </w:rPr>
        <w:t>There</w:t>
      </w:r>
      <w:r w:rsidR="00C172C1" w:rsidRPr="00486765">
        <w:rPr>
          <w:sz w:val="22"/>
          <w:highlight w:val="yellow"/>
        </w:rPr>
        <w:t xml:space="preserve"> seems to be a general law for process profiles:</w:t>
      </w:r>
    </w:p>
    <w:p w14:paraId="2FB33433" w14:textId="3C7B6E78" w:rsidR="00C172C1" w:rsidRPr="00486765" w:rsidRDefault="00D47F07" w:rsidP="00486765">
      <w:pPr>
        <w:ind w:left="720"/>
        <w:rPr>
          <w:sz w:val="22"/>
          <w:highlight w:val="yellow"/>
        </w:rPr>
      </w:pPr>
      <w:r w:rsidRPr="00486765">
        <w:rPr>
          <w:sz w:val="22"/>
          <w:highlight w:val="yellow"/>
        </w:rPr>
        <w:t xml:space="preserve">Given </w:t>
      </w:r>
      <w:r w:rsidR="00C172C1" w:rsidRPr="00486765">
        <w:rPr>
          <w:sz w:val="22"/>
          <w:highlight w:val="yellow"/>
        </w:rPr>
        <w:t>any process</w:t>
      </w:r>
      <w:r w:rsidRPr="00486765">
        <w:rPr>
          <w:sz w:val="22"/>
          <w:highlight w:val="yellow"/>
        </w:rPr>
        <w:t>es</w:t>
      </w:r>
      <w:r w:rsidR="005E2E09" w:rsidRPr="00486765">
        <w:rPr>
          <w:sz w:val="22"/>
          <w:highlight w:val="yellow"/>
        </w:rPr>
        <w:t xml:space="preserve"> </w:t>
      </w:r>
      <w:r w:rsidR="00C172C1" w:rsidRPr="00486765">
        <w:rPr>
          <w:i/>
          <w:sz w:val="22"/>
          <w:highlight w:val="yellow"/>
        </w:rPr>
        <w:t>p</w:t>
      </w:r>
      <w:r w:rsidR="00C172C1" w:rsidRPr="00486765">
        <w:rPr>
          <w:sz w:val="22"/>
          <w:highlight w:val="yellow"/>
          <w:vertAlign w:val="subscript"/>
        </w:rPr>
        <w:t>1</w:t>
      </w:r>
      <w:r w:rsidRPr="00486765">
        <w:rPr>
          <w:i/>
          <w:sz w:val="22"/>
          <w:highlight w:val="yellow"/>
        </w:rPr>
        <w:t>, …</w:t>
      </w:r>
      <w:r w:rsidR="005E2E09" w:rsidRPr="00486765">
        <w:rPr>
          <w:i/>
          <w:sz w:val="22"/>
          <w:highlight w:val="yellow"/>
        </w:rPr>
        <w:t xml:space="preserve"> </w:t>
      </w:r>
      <w:r w:rsidR="00C172C1" w:rsidRPr="00486765">
        <w:rPr>
          <w:i/>
          <w:sz w:val="22"/>
          <w:highlight w:val="yellow"/>
        </w:rPr>
        <w:t>p</w:t>
      </w:r>
      <w:r w:rsidRPr="00486765">
        <w:rPr>
          <w:sz w:val="22"/>
          <w:highlight w:val="yellow"/>
          <w:vertAlign w:val="subscript"/>
        </w:rPr>
        <w:t>n</w:t>
      </w:r>
      <w:r w:rsidR="00151755" w:rsidRPr="00486765">
        <w:rPr>
          <w:sz w:val="22"/>
          <w:highlight w:val="yellow"/>
          <w:vertAlign w:val="subscript"/>
        </w:rPr>
        <w:t xml:space="preserve"> </w:t>
      </w:r>
      <w:r w:rsidRPr="00486765">
        <w:rPr>
          <w:sz w:val="22"/>
          <w:highlight w:val="yellow"/>
        </w:rPr>
        <w:t xml:space="preserve">which share a specific </w:t>
      </w:r>
      <w:r w:rsidR="00C172C1" w:rsidRPr="00486765">
        <w:rPr>
          <w:sz w:val="22"/>
          <w:highlight w:val="yellow"/>
        </w:rPr>
        <w:t>type T</w:t>
      </w:r>
      <w:r w:rsidRPr="00486765">
        <w:rPr>
          <w:sz w:val="22"/>
          <w:highlight w:val="yellow"/>
        </w:rPr>
        <w:t xml:space="preserve"> of process profile and which do not overlap in time:</w:t>
      </w:r>
    </w:p>
    <w:p w14:paraId="08E651BC" w14:textId="77777777" w:rsidR="00C172C1" w:rsidRPr="00486765" w:rsidRDefault="00C172C1" w:rsidP="00486765">
      <w:pPr>
        <w:ind w:firstLine="720"/>
        <w:rPr>
          <w:sz w:val="22"/>
          <w:highlight w:val="yellow"/>
        </w:rPr>
      </w:pPr>
      <w:r w:rsidRPr="00486765">
        <w:rPr>
          <w:sz w:val="22"/>
          <w:highlight w:val="yellow"/>
        </w:rPr>
        <w:t>T</w:t>
      </w:r>
      <w:r w:rsidR="00D47F07" w:rsidRPr="00486765">
        <w:rPr>
          <w:sz w:val="22"/>
          <w:highlight w:val="yellow"/>
        </w:rPr>
        <w:t>-process-profile</w:t>
      </w:r>
      <w:r w:rsidR="005E2E09" w:rsidRPr="00486765">
        <w:rPr>
          <w:sz w:val="22"/>
          <w:highlight w:val="yellow"/>
        </w:rPr>
        <w:t xml:space="preserve"> </w:t>
      </w:r>
      <w:r w:rsidRPr="00486765">
        <w:rPr>
          <w:sz w:val="22"/>
          <w:highlight w:val="yellow"/>
        </w:rPr>
        <w:t>(</w:t>
      </w:r>
      <w:r w:rsidRPr="00486765">
        <w:rPr>
          <w:i/>
          <w:sz w:val="22"/>
          <w:highlight w:val="yellow"/>
        </w:rPr>
        <w:t>p</w:t>
      </w:r>
      <w:r w:rsidRPr="00486765">
        <w:rPr>
          <w:sz w:val="22"/>
          <w:highlight w:val="yellow"/>
          <w:vertAlign w:val="subscript"/>
        </w:rPr>
        <w:t>1</w:t>
      </w:r>
      <w:r w:rsidR="00D47F07" w:rsidRPr="00486765">
        <w:rPr>
          <w:i/>
          <w:sz w:val="22"/>
          <w:highlight w:val="yellow"/>
        </w:rPr>
        <w:t>+…</w:t>
      </w:r>
      <w:r w:rsidRPr="00486765">
        <w:rPr>
          <w:i/>
          <w:sz w:val="22"/>
          <w:highlight w:val="yellow"/>
        </w:rPr>
        <w:t>+p</w:t>
      </w:r>
      <w:r w:rsidR="00D47F07" w:rsidRPr="00486765">
        <w:rPr>
          <w:sz w:val="22"/>
          <w:highlight w:val="yellow"/>
          <w:vertAlign w:val="subscript"/>
        </w:rPr>
        <w:t>n</w:t>
      </w:r>
      <w:r w:rsidRPr="00486765">
        <w:rPr>
          <w:sz w:val="22"/>
          <w:highlight w:val="yellow"/>
        </w:rPr>
        <w:t>)</w:t>
      </w:r>
      <w:r w:rsidR="005E2E09" w:rsidRPr="00486765">
        <w:rPr>
          <w:sz w:val="22"/>
          <w:highlight w:val="yellow"/>
        </w:rPr>
        <w:t xml:space="preserve"> </w:t>
      </w:r>
      <w:r w:rsidR="00D47F07" w:rsidRPr="00486765">
        <w:rPr>
          <w:sz w:val="22"/>
          <w:highlight w:val="yellow"/>
        </w:rPr>
        <w:t>=</w:t>
      </w:r>
      <w:r w:rsidR="005E2E09" w:rsidRPr="00486765">
        <w:rPr>
          <w:sz w:val="22"/>
          <w:highlight w:val="yellow"/>
        </w:rPr>
        <w:t xml:space="preserve"> </w:t>
      </w:r>
      <w:r w:rsidR="00D47F07" w:rsidRPr="00486765">
        <w:rPr>
          <w:sz w:val="22"/>
          <w:highlight w:val="yellow"/>
        </w:rPr>
        <w:t>T-process-</w:t>
      </w:r>
      <w:proofErr w:type="gramStart"/>
      <w:r w:rsidR="00D47F07" w:rsidRPr="00486765">
        <w:rPr>
          <w:sz w:val="22"/>
          <w:highlight w:val="yellow"/>
        </w:rPr>
        <w:t>profile(</w:t>
      </w:r>
      <w:proofErr w:type="gramEnd"/>
      <w:r w:rsidRPr="00486765">
        <w:rPr>
          <w:i/>
          <w:sz w:val="22"/>
          <w:highlight w:val="yellow"/>
        </w:rPr>
        <w:t>p</w:t>
      </w:r>
      <w:r w:rsidRPr="00486765">
        <w:rPr>
          <w:sz w:val="22"/>
          <w:highlight w:val="yellow"/>
          <w:vertAlign w:val="subscript"/>
        </w:rPr>
        <w:t>1</w:t>
      </w:r>
      <w:r w:rsidR="00D47F07" w:rsidRPr="00486765">
        <w:rPr>
          <w:sz w:val="22"/>
          <w:highlight w:val="yellow"/>
        </w:rPr>
        <w:t>) + … + T-process-profile(</w:t>
      </w:r>
      <w:r w:rsidRPr="00486765">
        <w:rPr>
          <w:i/>
          <w:sz w:val="22"/>
          <w:highlight w:val="yellow"/>
        </w:rPr>
        <w:t>p</w:t>
      </w:r>
      <w:r w:rsidR="00D47F07" w:rsidRPr="00486765">
        <w:rPr>
          <w:sz w:val="22"/>
          <w:highlight w:val="yellow"/>
          <w:vertAlign w:val="subscript"/>
        </w:rPr>
        <w:t>n</w:t>
      </w:r>
      <w:r w:rsidRPr="00486765">
        <w:rPr>
          <w:sz w:val="22"/>
          <w:highlight w:val="yellow"/>
        </w:rPr>
        <w:t>)</w:t>
      </w:r>
    </w:p>
    <w:p w14:paraId="1ED30A6D" w14:textId="24B6C898" w:rsidR="000C52A3" w:rsidRPr="00486765" w:rsidRDefault="008775B9">
      <w:pPr>
        <w:rPr>
          <w:sz w:val="22"/>
        </w:rPr>
      </w:pPr>
      <w:r w:rsidRPr="00486765">
        <w:rPr>
          <w:sz w:val="22"/>
          <w:highlight w:val="yellow"/>
        </w:rPr>
        <w:t xml:space="preserve">Note that, in the </w:t>
      </w:r>
      <w:proofErr w:type="gramStart"/>
      <w:r w:rsidRPr="00486765">
        <w:rPr>
          <w:sz w:val="22"/>
          <w:highlight w:val="yellow"/>
        </w:rPr>
        <w:t>morse</w:t>
      </w:r>
      <w:proofErr w:type="gramEnd"/>
      <w:r w:rsidRPr="00486765">
        <w:rPr>
          <w:sz w:val="22"/>
          <w:highlight w:val="yellow"/>
        </w:rPr>
        <w:t xml:space="preserve"> code and similar cases, summation of process profiles has an exact counterpart in the linear composition of </w:t>
      </w:r>
      <w:r w:rsidR="00DA4D68" w:rsidRPr="00486765">
        <w:rPr>
          <w:i/>
          <w:sz w:val="22"/>
          <w:highlight w:val="yellow"/>
        </w:rPr>
        <w:t>generically dependent</w:t>
      </w:r>
      <w:r w:rsidRPr="00486765">
        <w:rPr>
          <w:sz w:val="22"/>
          <w:highlight w:val="yellow"/>
        </w:rPr>
        <w:t xml:space="preserve"> information artifacts (alphanumeric strings) on the continuant side.</w:t>
      </w:r>
    </w:p>
    <w:p w14:paraId="311A128A" w14:textId="733CCDE9" w:rsidR="008B7AC8" w:rsidRPr="00486765" w:rsidRDefault="003B3B50">
      <w:pPr>
        <w:rPr>
          <w:b/>
          <w:sz w:val="22"/>
        </w:rPr>
      </w:pPr>
      <w:r w:rsidRPr="00486765">
        <w:rPr>
          <w:b/>
          <w:sz w:val="22"/>
        </w:rPr>
        <w:lastRenderedPageBreak/>
        <w:t>Qualitative change process profiles</w:t>
      </w:r>
    </w:p>
    <w:p w14:paraId="7EB44FD6" w14:textId="00CAC717" w:rsidR="003B3B50" w:rsidRPr="00486765" w:rsidRDefault="003B3B50">
      <w:pPr>
        <w:rPr>
          <w:i/>
          <w:sz w:val="22"/>
        </w:rPr>
      </w:pPr>
      <w:r w:rsidRPr="00486765">
        <w:rPr>
          <w:sz w:val="22"/>
        </w:rPr>
        <w:t xml:space="preserve">Suppose an entity has a quality – such as temperature – which changes with time. Then there is a process profile which is the history of these changes. Thus we have two subtypes of process profile which we can rather easily define: </w:t>
      </w:r>
      <w:r w:rsidRPr="00486765">
        <w:rPr>
          <w:i/>
          <w:sz w:val="22"/>
        </w:rPr>
        <w:t xml:space="preserve">rate process profiles </w:t>
      </w:r>
      <w:r w:rsidRPr="00486765">
        <w:rPr>
          <w:sz w:val="22"/>
        </w:rPr>
        <w:t xml:space="preserve">and </w:t>
      </w:r>
      <w:r w:rsidRPr="00486765">
        <w:rPr>
          <w:i/>
          <w:sz w:val="22"/>
        </w:rPr>
        <w:t>qualitative change process profiles.</w:t>
      </w:r>
    </w:p>
    <w:p w14:paraId="66FBD05C" w14:textId="77777777" w:rsidR="008B7AC8" w:rsidRPr="00486765" w:rsidRDefault="008B7AC8">
      <w:pPr>
        <w:rPr>
          <w:b/>
          <w:sz w:val="22"/>
        </w:rPr>
      </w:pPr>
      <w:r w:rsidRPr="00486765">
        <w:rPr>
          <w:b/>
          <w:sz w:val="22"/>
        </w:rPr>
        <w:t>Planning and process profiles</w:t>
      </w:r>
    </w:p>
    <w:p w14:paraId="65755640" w14:textId="12EB58E9" w:rsidR="00A6405D" w:rsidRPr="00486765" w:rsidRDefault="008B7AC8">
      <w:pPr>
        <w:rPr>
          <w:sz w:val="18"/>
          <w:szCs w:val="20"/>
        </w:rPr>
      </w:pPr>
      <w:r w:rsidRPr="00486765">
        <w:rPr>
          <w:sz w:val="22"/>
        </w:rPr>
        <w:t>Many of the process profiles discussed above have been quantitative in nature – the</w:t>
      </w:r>
      <w:r w:rsidR="00B115E9" w:rsidRPr="00486765">
        <w:rPr>
          <w:sz w:val="22"/>
        </w:rPr>
        <w:t>y are processes of the</w:t>
      </w:r>
      <w:r w:rsidRPr="00486765">
        <w:rPr>
          <w:sz w:val="22"/>
        </w:rPr>
        <w:t xml:space="preserve"> kind </w:t>
      </w:r>
      <w:r w:rsidR="00B115E9" w:rsidRPr="00486765">
        <w:rPr>
          <w:sz w:val="22"/>
        </w:rPr>
        <w:t xml:space="preserve">which are represented in charts </w:t>
      </w:r>
      <w:r w:rsidR="00B83996" w:rsidRPr="00486765">
        <w:rPr>
          <w:sz w:val="22"/>
        </w:rPr>
        <w:t>with data plotted against the time axis along axes denominated numerically. But there are also qualitative process profiles, for example as illustrated in the domain of plan specifications such as experimental protocols or clinical guidelines. Plan specifications are, roughly, specifications of conditionally nested process profiles.</w:t>
      </w:r>
    </w:p>
    <w:p w14:paraId="3E226E6B" w14:textId="464748BF" w:rsidR="00755698" w:rsidRPr="00486765" w:rsidRDefault="009605D5">
      <w:pPr>
        <w:pStyle w:val="Heading2"/>
        <w:rPr>
          <w:sz w:val="24"/>
        </w:rPr>
      </w:pPr>
      <w:bookmarkStart w:id="97" w:name="_Toc313270730"/>
      <w:bookmarkStart w:id="98" w:name="_Toc316818765"/>
      <w:r w:rsidRPr="00B56876">
        <w:t>3.2</w:t>
      </w:r>
      <w:r w:rsidR="00965517" w:rsidRPr="004C5178">
        <w:t xml:space="preserve"> </w:t>
      </w:r>
      <w:r w:rsidR="0079125C" w:rsidRPr="00722DB2">
        <w:t>Spatiotemporal region</w:t>
      </w:r>
      <w:bookmarkEnd w:id="97"/>
      <w:bookmarkEnd w:id="98"/>
    </w:p>
    <w:p w14:paraId="3C2B14CE" w14:textId="77777777" w:rsidR="0063585C" w:rsidRPr="00486765" w:rsidRDefault="0063585C" w:rsidP="00486765">
      <w:pPr>
        <w:rPr>
          <w:sz w:val="22"/>
        </w:rPr>
      </w:pPr>
    </w:p>
    <w:p w14:paraId="49F2E29A" w14:textId="69BEA8DA" w:rsidR="003C7730" w:rsidRPr="00486765" w:rsidRDefault="003C7730" w:rsidP="00486765">
      <w:pPr>
        <w:pStyle w:val="Specification"/>
        <w:rPr>
          <w:sz w:val="22"/>
        </w:rPr>
      </w:pPr>
      <w:r w:rsidRPr="00486765">
        <w:rPr>
          <w:rStyle w:val="SpecificationType"/>
          <w:sz w:val="22"/>
        </w:rPr>
        <w:t>Elucidation</w:t>
      </w:r>
      <w:r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Pr="00486765">
        <w:rPr>
          <w:sz w:val="22"/>
        </w:rPr>
        <w:t xml:space="preserve">n </w:t>
      </w:r>
      <w:r w:rsidRPr="00486765">
        <w:rPr>
          <w:i/>
          <w:sz w:val="22"/>
        </w:rPr>
        <w:t>occurrent</w:t>
      </w:r>
      <w:r w:rsidRPr="00486765">
        <w:rPr>
          <w:sz w:val="22"/>
        </w:rPr>
        <w:t xml:space="preserve"> entity that is </w:t>
      </w:r>
      <w:r w:rsidRPr="00486765">
        <w:rPr>
          <w:b/>
          <w:sz w:val="22"/>
        </w:rPr>
        <w:t xml:space="preserve">part </w:t>
      </w:r>
      <w:r w:rsidRPr="00486765">
        <w:rPr>
          <w:sz w:val="22"/>
        </w:rPr>
        <w:t>of spacetime.</w:t>
      </w:r>
    </w:p>
    <w:p w14:paraId="1078C242" w14:textId="77777777" w:rsidR="00EC4835" w:rsidRPr="00486765" w:rsidRDefault="00EC4835" w:rsidP="00486765">
      <w:pPr>
        <w:rPr>
          <w:sz w:val="22"/>
        </w:rPr>
      </w:pPr>
    </w:p>
    <w:p w14:paraId="05EBFEB9" w14:textId="5260949A" w:rsidR="003C7730" w:rsidRPr="00486765" w:rsidRDefault="003C7730">
      <w:pPr>
        <w:rPr>
          <w:sz w:val="18"/>
          <w:szCs w:val="20"/>
        </w:rPr>
      </w:pPr>
      <w:r w:rsidRPr="00486765">
        <w:rPr>
          <w:sz w:val="22"/>
        </w:rPr>
        <w:t xml:space="preserve">‘Spacetime’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7777777" w:rsidR="003C7730" w:rsidRPr="00486765" w:rsidRDefault="003C7730">
      <w:pPr>
        <w:rPr>
          <w:sz w:val="22"/>
        </w:rPr>
      </w:pPr>
    </w:p>
    <w:p w14:paraId="5E580185" w14:textId="77777777" w:rsidR="00023196" w:rsidRPr="00486765" w:rsidRDefault="00023196" w:rsidP="00486765">
      <w:pPr>
        <w:pStyle w:val="Specification"/>
        <w:rPr>
          <w:sz w:val="22"/>
        </w:rPr>
      </w:pPr>
      <w:r w:rsidRPr="00486765">
        <w:rPr>
          <w:rStyle w:val="SpecificationType"/>
          <w:sz w:val="22"/>
        </w:rPr>
        <w:t>Examples</w:t>
      </w:r>
      <w:r w:rsidRPr="00486765">
        <w:rPr>
          <w:sz w:val="22"/>
        </w:rPr>
        <w:t xml:space="preserve">: the </w:t>
      </w:r>
      <w:r w:rsidRPr="00486765">
        <w:rPr>
          <w:i/>
          <w:sz w:val="22"/>
        </w:rPr>
        <w:t>spatiotemporal region</w:t>
      </w:r>
      <w:r w:rsidRPr="00486765">
        <w:rPr>
          <w:sz w:val="22"/>
        </w:rPr>
        <w:t xml:space="preserve"> </w:t>
      </w:r>
      <w:r w:rsidRPr="00486765">
        <w:rPr>
          <w:b/>
          <w:sz w:val="22"/>
        </w:rPr>
        <w:t>occupied</w:t>
      </w:r>
      <w:r w:rsidRPr="00486765">
        <w:rPr>
          <w:sz w:val="22"/>
        </w:rPr>
        <w:t xml:space="preserve"> by a human life, the </w:t>
      </w:r>
      <w:r w:rsidRPr="00486765">
        <w:rPr>
          <w:i/>
          <w:sz w:val="22"/>
        </w:rPr>
        <w:t>spatiotemporal region</w:t>
      </w:r>
      <w:r w:rsidRPr="00486765">
        <w:rPr>
          <w:sz w:val="22"/>
        </w:rPr>
        <w:t xml:space="preserve"> </w:t>
      </w:r>
      <w:r w:rsidRPr="00486765">
        <w:rPr>
          <w:b/>
          <w:sz w:val="22"/>
        </w:rPr>
        <w:t>occupied</w:t>
      </w:r>
      <w:r w:rsidRPr="00486765">
        <w:rPr>
          <w:sz w:val="22"/>
        </w:rPr>
        <w:t xml:space="preserve"> by the development of a cancer tumor, the </w:t>
      </w:r>
      <w:r w:rsidRPr="00486765">
        <w:rPr>
          <w:i/>
          <w:sz w:val="22"/>
        </w:rPr>
        <w:t>spatiotemporal region</w:t>
      </w:r>
      <w:r w:rsidRPr="00486765">
        <w:rPr>
          <w:sz w:val="22"/>
        </w:rPr>
        <w:t xml:space="preserve"> </w:t>
      </w:r>
      <w:r w:rsidRPr="00486765">
        <w:rPr>
          <w:b/>
          <w:sz w:val="22"/>
        </w:rPr>
        <w:t>occupied</w:t>
      </w:r>
      <w:r w:rsidRPr="00486765">
        <w:rPr>
          <w:sz w:val="22"/>
        </w:rPr>
        <w:t xml:space="preserve"> by a </w:t>
      </w:r>
      <w:r w:rsidRPr="00486765">
        <w:rPr>
          <w:i/>
          <w:sz w:val="22"/>
        </w:rPr>
        <w:t>process</w:t>
      </w:r>
      <w:r w:rsidRPr="00486765">
        <w:rPr>
          <w:sz w:val="22"/>
        </w:rPr>
        <w:t xml:space="preserve"> of cellular meiosis.</w:t>
      </w:r>
    </w:p>
    <w:p w14:paraId="2F10B770" w14:textId="77777777" w:rsidR="00CF68CB" w:rsidRPr="00486765" w:rsidRDefault="00CF68CB">
      <w:pPr>
        <w:pStyle w:val="Specification"/>
        <w:rPr>
          <w:sz w:val="22"/>
        </w:rPr>
      </w:pPr>
    </w:p>
    <w:p w14:paraId="5A9501EB" w14:textId="77777777" w:rsidR="003C7730" w:rsidRPr="00486765" w:rsidRDefault="003C7730">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w:t>
      </w:r>
      <w:r w:rsidRPr="00486765">
        <w:rPr>
          <w:b/>
          <w:sz w:val="22"/>
        </w:rPr>
        <w:t>parts</w:t>
      </w:r>
      <w:r w:rsidRPr="00486765">
        <w:rPr>
          <w:sz w:val="22"/>
        </w:rPr>
        <w:t xml:space="preserve"> of spatiotemporal regions are spatiotemporal regions. </w:t>
      </w:r>
    </w:p>
    <w:p w14:paraId="00C2BD27" w14:textId="77777777" w:rsidR="0079125C" w:rsidRPr="00486765" w:rsidRDefault="003C7730">
      <w:pPr>
        <w:pStyle w:val="Specification"/>
        <w:rPr>
          <w:sz w:val="18"/>
          <w:szCs w:val="20"/>
        </w:rPr>
      </w:pPr>
      <w:r w:rsidRPr="00486765">
        <w:rPr>
          <w:rStyle w:val="SpecificationType"/>
          <w:sz w:val="22"/>
        </w:rPr>
        <w:t>Axiom</w:t>
      </w:r>
      <w:r w:rsidRPr="00486765">
        <w:rPr>
          <w:smallCaps/>
          <w:sz w:val="22"/>
        </w:rPr>
        <w:t>:</w:t>
      </w:r>
      <w:r w:rsidRPr="00486765">
        <w:rPr>
          <w:sz w:val="22"/>
        </w:rPr>
        <w:t xml:space="preserve"> A spatiotemporal region </w:t>
      </w:r>
      <w:r w:rsidR="003D4164" w:rsidRPr="00486765">
        <w:rPr>
          <w:sz w:val="22"/>
        </w:rPr>
        <w:t xml:space="preserve">can be </w:t>
      </w:r>
      <w:r w:rsidR="003D4164" w:rsidRPr="00486765">
        <w:rPr>
          <w:b/>
          <w:sz w:val="22"/>
        </w:rPr>
        <w:t>occupied_by</w:t>
      </w:r>
      <w:r w:rsidR="005E2E09" w:rsidRPr="00486765">
        <w:rPr>
          <w:b/>
          <w:sz w:val="22"/>
        </w:rPr>
        <w:t xml:space="preserve"> </w:t>
      </w:r>
      <w:r w:rsidR="003D4164" w:rsidRPr="00486765">
        <w:rPr>
          <w:sz w:val="22"/>
        </w:rPr>
        <w:t>a</w:t>
      </w:r>
      <w:r w:rsidR="005E2E09" w:rsidRPr="00486765">
        <w:rPr>
          <w:sz w:val="22"/>
        </w:rPr>
        <w:t xml:space="preserve"> </w:t>
      </w:r>
      <w:r w:rsidR="0079125C" w:rsidRPr="00486765">
        <w:rPr>
          <w:sz w:val="22"/>
        </w:rPr>
        <w:t>process.</w:t>
      </w:r>
    </w:p>
    <w:p w14:paraId="10D14831" w14:textId="77777777" w:rsidR="003D4164" w:rsidRPr="00486765" w:rsidRDefault="00C56E10">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3D4164" w:rsidRPr="00486765">
        <w:rPr>
          <w:sz w:val="22"/>
        </w:rPr>
        <w:t>Each spatiotemporal region</w:t>
      </w:r>
      <w:r w:rsidR="00151755" w:rsidRPr="00486765">
        <w:rPr>
          <w:sz w:val="22"/>
        </w:rPr>
        <w:t xml:space="preserve"> </w:t>
      </w:r>
      <w:r w:rsidR="003D4164" w:rsidRPr="00486765">
        <w:rPr>
          <w:b/>
          <w:sz w:val="22"/>
        </w:rPr>
        <w:t>projects_onto</w:t>
      </w:r>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p>
    <w:p w14:paraId="57BD7082" w14:textId="77777777" w:rsidR="003D4164" w:rsidRPr="00486765" w:rsidRDefault="00C56E10">
      <w:pPr>
        <w:pStyle w:val="Specification"/>
        <w:rPr>
          <w:sz w:val="22"/>
        </w:rPr>
      </w:pPr>
      <w:r w:rsidRPr="00486765">
        <w:rPr>
          <w:rStyle w:val="SpecificationType"/>
          <w:sz w:val="22"/>
        </w:rPr>
        <w:lastRenderedPageBreak/>
        <w:t>Axiom</w:t>
      </w:r>
      <w:r w:rsidRPr="00486765">
        <w:rPr>
          <w:smallCaps/>
          <w:sz w:val="22"/>
        </w:rPr>
        <w:t>:</w:t>
      </w:r>
      <w:r w:rsidRPr="00486765">
        <w:rPr>
          <w:sz w:val="22"/>
        </w:rPr>
        <w:t xml:space="preserve"> </w:t>
      </w:r>
      <w:r w:rsidR="003D4164" w:rsidRPr="00486765">
        <w:rPr>
          <w:sz w:val="22"/>
        </w:rPr>
        <w:t>Each spatiotemporal region</w:t>
      </w:r>
      <w:r w:rsidR="005E2E09" w:rsidRPr="00486765">
        <w:rPr>
          <w:sz w:val="22"/>
        </w:rPr>
        <w:t xml:space="preserve"> </w:t>
      </w:r>
      <w:r w:rsidR="003D4164" w:rsidRPr="00486765">
        <w:rPr>
          <w:b/>
          <w:sz w:val="22"/>
        </w:rPr>
        <w:t xml:space="preserve">projects_onto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77777777" w:rsidR="0017019A" w:rsidRPr="00B56876" w:rsidRDefault="0017019A" w:rsidP="0017019A">
      <w:pPr>
        <w:pStyle w:val="Specification"/>
        <w:rPr>
          <w:rStyle w:val="apple-style-span"/>
          <w:i/>
          <w:color w:val="000000"/>
          <w:szCs w:val="23"/>
          <w:shd w:val="clear" w:color="auto" w:fill="FFFFFF"/>
        </w:rPr>
      </w:pPr>
      <w:r w:rsidRPr="00751DA3">
        <w:rPr>
          <w:rStyle w:val="apple-style-span"/>
          <w:smallCaps/>
          <w:color w:val="000000"/>
          <w:sz w:val="22"/>
          <w:szCs w:val="23"/>
          <w:shd w:val="clear" w:color="auto" w:fill="FFFFFF"/>
        </w:rPr>
        <w:t xml:space="preserve">Axiom: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spatiotemporal region</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 xml:space="preserve">r </w:t>
      </w:r>
      <w:r w:rsidRPr="00751DA3">
        <w:rPr>
          <w:rStyle w:val="apple-style-span"/>
          <w:color w:val="000000"/>
          <w:sz w:val="22"/>
          <w:szCs w:val="23"/>
          <w:shd w:val="clear" w:color="auto" w:fill="FFFFFF"/>
        </w:rPr>
        <w:t xml:space="preserve">is such that </w:t>
      </w:r>
      <w:r w:rsidRPr="00751DA3">
        <w:rPr>
          <w:rStyle w:val="apple-style-span"/>
          <w:i/>
          <w:color w:val="000000"/>
          <w:sz w:val="22"/>
          <w:szCs w:val="23"/>
          <w:shd w:val="clear" w:color="auto" w:fill="FFFFFF"/>
        </w:rPr>
        <w:t xml:space="preserve">r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w:t>
      </w:r>
      <w:r w:rsidRPr="00751DA3">
        <w:rPr>
          <w:rStyle w:val="apple-style-span"/>
          <w:i/>
          <w:color w:val="000000"/>
          <w:sz w:val="22"/>
          <w:szCs w:val="23"/>
          <w:shd w:val="clear" w:color="auto" w:fill="FFFFFF"/>
        </w:rPr>
        <w:t>r.</w:t>
      </w:r>
    </w:p>
    <w:p w14:paraId="15DDA359" w14:textId="77777777" w:rsidR="0017019A" w:rsidRPr="00751DA3" w:rsidRDefault="0017019A" w:rsidP="0017019A">
      <w:pPr>
        <w:pStyle w:val="Specification"/>
        <w:rPr>
          <w:rStyle w:val="apple-style-span"/>
          <w:sz w:val="22"/>
        </w:rPr>
      </w:pPr>
      <w:r w:rsidRPr="00751DA3">
        <w:rPr>
          <w:rStyle w:val="apple-style-span"/>
          <w:sz w:val="22"/>
        </w:rPr>
        <w:t xml:space="preserve">Axiom: Every </w:t>
      </w:r>
      <w:r w:rsidRPr="00751DA3">
        <w:rPr>
          <w:rStyle w:val="apple-style-span"/>
          <w:i/>
          <w:sz w:val="22"/>
        </w:rPr>
        <w:t>occurrent</w:t>
      </w:r>
      <w:r w:rsidRPr="00751DA3">
        <w:rPr>
          <w:rStyle w:val="apple-style-span"/>
          <w:sz w:val="22"/>
        </w:rPr>
        <w:t xml:space="preserve"> </w:t>
      </w:r>
      <w:r w:rsidRPr="00751DA3">
        <w:rPr>
          <w:rStyle w:val="apple-style-span"/>
          <w:b/>
          <w:sz w:val="22"/>
        </w:rPr>
        <w:t>occupies</w:t>
      </w:r>
      <w:r w:rsidRPr="00751DA3">
        <w:rPr>
          <w:rStyle w:val="apple-style-span"/>
          <w:sz w:val="22"/>
        </w:rPr>
        <w:t xml:space="preserve"> some </w:t>
      </w:r>
      <w:r w:rsidRPr="00751DA3">
        <w:rPr>
          <w:rStyle w:val="apple-style-span"/>
          <w:b/>
          <w:sz w:val="22"/>
        </w:rPr>
        <w:t>spatiotemporal region.</w:t>
      </w:r>
    </w:p>
    <w:p w14:paraId="72D03857" w14:textId="77777777" w:rsidR="0017019A" w:rsidRPr="00751DA3" w:rsidRDefault="0017019A" w:rsidP="0017019A">
      <w:pPr>
        <w:pStyle w:val="Specification"/>
        <w:rPr>
          <w:rStyle w:val="apple-style-span"/>
          <w:i/>
          <w:color w:val="000000"/>
          <w:sz w:val="22"/>
          <w:szCs w:val="23"/>
          <w:shd w:val="clear" w:color="auto" w:fill="FFFFFF"/>
        </w:rPr>
      </w:pPr>
      <w:r w:rsidRPr="00751DA3">
        <w:rPr>
          <w:rStyle w:val="apple-style-span"/>
          <w:smallCaps/>
          <w:color w:val="000000"/>
          <w:sz w:val="22"/>
          <w:szCs w:val="23"/>
          <w:shd w:val="clear" w:color="auto" w:fill="FFFFFF"/>
        </w:rPr>
        <w:t xml:space="preserve">Theorem: </w:t>
      </w:r>
      <w:r w:rsidRPr="00751DA3">
        <w:rPr>
          <w:rStyle w:val="apple-style-span"/>
          <w:color w:val="000000"/>
          <w:sz w:val="22"/>
          <w:szCs w:val="23"/>
          <w:shd w:val="clear" w:color="auto" w:fill="FFFFFF"/>
        </w:rPr>
        <w:t xml:space="preserve">Every </w:t>
      </w:r>
      <w:r w:rsidRPr="00751DA3">
        <w:rPr>
          <w:rStyle w:val="apple-style-span"/>
          <w:i/>
          <w:color w:val="000000"/>
          <w:sz w:val="22"/>
          <w:szCs w:val="23"/>
          <w:shd w:val="clear" w:color="auto" w:fill="FFFFFF"/>
        </w:rPr>
        <w:t xml:space="preserve">occurrent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some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w:t>
      </w:r>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77777777" w:rsidR="0017019A" w:rsidRPr="00B56876" w:rsidRDefault="0017019A" w:rsidP="0017019A">
      <w:pPr>
        <w:rPr>
          <w:rStyle w:val="apple-style-span"/>
          <w:color w:val="000000"/>
          <w:szCs w:val="23"/>
          <w:shd w:val="clear" w:color="auto" w:fill="FFFFFF"/>
        </w:rPr>
      </w:pPr>
      <w:r w:rsidRPr="00751DA3">
        <w:rPr>
          <w:rStyle w:val="apple-style-span"/>
          <w:color w:val="000000"/>
          <w:sz w:val="22"/>
          <w:szCs w:val="23"/>
          <w:shd w:val="clear" w:color="auto" w:fill="FFFFFF"/>
        </w:rPr>
        <w:t xml:space="preserve">Trivially, every </w:t>
      </w:r>
      <w:r w:rsidRPr="00751DA3">
        <w:rPr>
          <w:rStyle w:val="apple-style-span"/>
          <w:i/>
          <w:color w:val="000000"/>
          <w:sz w:val="22"/>
          <w:szCs w:val="23"/>
          <w:shd w:val="clear" w:color="auto" w:fill="FFFFFF"/>
        </w:rPr>
        <w:t>spatiotemporal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itself.</w:t>
      </w:r>
    </w:p>
    <w:p w14:paraId="2FD85678" w14:textId="77777777" w:rsidR="003C7730" w:rsidRPr="00486765" w:rsidRDefault="003C7730">
      <w:pPr>
        <w:rPr>
          <w:sz w:val="22"/>
        </w:rPr>
      </w:pPr>
    </w:p>
    <w:p w14:paraId="02709827" w14:textId="77777777" w:rsidR="0079125C" w:rsidRPr="00486765" w:rsidRDefault="009605D5" w:rsidP="00486765">
      <w:pPr>
        <w:pStyle w:val="Heading2"/>
        <w:rPr>
          <w:sz w:val="18"/>
          <w:szCs w:val="20"/>
        </w:rPr>
      </w:pPr>
      <w:bookmarkStart w:id="99" w:name="_Toc313270731"/>
      <w:bookmarkStart w:id="100" w:name="_Toc31681876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99"/>
      <w:bookmarkEnd w:id="100"/>
    </w:p>
    <w:p w14:paraId="7B4658C8" w14:textId="5A087858" w:rsidR="0063585C" w:rsidRPr="00486765" w:rsidRDefault="0063585C">
      <w:pPr>
        <w:rPr>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52C58591" w:rsidR="0079125C" w:rsidRPr="00486765" w:rsidRDefault="003D4164" w:rsidP="00486765">
      <w:pPr>
        <w:pStyle w:val="Specification"/>
        <w:rPr>
          <w:sz w:val="18"/>
          <w:szCs w:val="20"/>
        </w:rPr>
      </w:pPr>
      <w:r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r w:rsidR="00FB129B" w:rsidRPr="00486765">
        <w:rPr>
          <w:i/>
          <w:sz w:val="22"/>
        </w:rPr>
        <w:t>occurrent</w:t>
      </w:r>
      <w:r w:rsidR="00465C17" w:rsidRPr="00486765">
        <w:rPr>
          <w:sz w:val="22"/>
        </w:rPr>
        <w:t xml:space="preserve"> entity</w:t>
      </w:r>
      <w:r w:rsidRPr="00486765">
        <w:rPr>
          <w:sz w:val="22"/>
        </w:rPr>
        <w:t xml:space="preserve"> that is </w:t>
      </w:r>
      <w:r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Pr="00486765">
        <w:rPr>
          <w:rFonts w:ascii="Times New Roman" w:hAnsi="Times New Roman"/>
          <w:sz w:val="22"/>
          <w:szCs w:val="23"/>
        </w:rPr>
        <w:t>.</w:t>
      </w:r>
    </w:p>
    <w:p w14:paraId="7F68DDEF" w14:textId="77777777" w:rsidR="003C7730" w:rsidRPr="00486765" w:rsidRDefault="003C7730" w:rsidP="00486765">
      <w:pPr>
        <w:rPr>
          <w:sz w:val="22"/>
        </w:rPr>
      </w:pPr>
    </w:p>
    <w:p w14:paraId="7517069E" w14:textId="77777777" w:rsidR="0079125C" w:rsidRPr="00486765" w:rsidRDefault="003C7730" w:rsidP="00486765">
      <w:pPr>
        <w:pStyle w:val="Specification"/>
        <w:rPr>
          <w:sz w:val="18"/>
          <w:szCs w:val="20"/>
        </w:rPr>
      </w:pPr>
      <w:r w:rsidRPr="00486765">
        <w:rPr>
          <w:rStyle w:val="SpecificationType"/>
          <w:sz w:val="22"/>
        </w:rPr>
        <w:t>Axiom</w:t>
      </w:r>
      <w:r w:rsidRPr="00486765">
        <w:rPr>
          <w:smallCaps/>
          <w:sz w:val="22"/>
        </w:rPr>
        <w:t>:</w:t>
      </w:r>
      <w:r w:rsidRPr="00486765">
        <w:rPr>
          <w:sz w:val="22"/>
        </w:rPr>
        <w:t xml:space="preserve"> All parts of temporal regions are temporal regions.</w:t>
      </w:r>
      <w:r w:rsidR="0079125C" w:rsidRPr="00486765">
        <w:rPr>
          <w:sz w:val="22"/>
        </w:rPr>
        <w:t> </w:t>
      </w:r>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r w:rsidR="00FB129B" w:rsidRPr="00486765">
        <w:rPr>
          <w:i/>
          <w:sz w:val="22"/>
        </w:rPr>
        <w:t>occurrent</w:t>
      </w:r>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8F4B55">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101" w:name="_Toc313270732"/>
      <w:bookmarkStart w:id="102" w:name="_Toc316818767"/>
      <w:r w:rsidRPr="00486765">
        <w:rPr>
          <w:sz w:val="22"/>
        </w:rPr>
        <w:lastRenderedPageBreak/>
        <w:t xml:space="preserve">3.3.1 </w:t>
      </w:r>
      <w:r w:rsidR="003D4164" w:rsidRPr="00486765">
        <w:rPr>
          <w:sz w:val="22"/>
        </w:rPr>
        <w:t>Zero</w:t>
      </w:r>
      <w:r w:rsidR="00FD474C" w:rsidRPr="00486765">
        <w:rPr>
          <w:sz w:val="22"/>
        </w:rPr>
        <w:t>-dimensional temporal region</w:t>
      </w:r>
      <w:bookmarkEnd w:id="101"/>
      <w:bookmarkEnd w:id="102"/>
    </w:p>
    <w:p w14:paraId="2995E4BC" w14:textId="77777777" w:rsidR="00FD474C" w:rsidRPr="00486765" w:rsidRDefault="00FD474C" w:rsidP="00486765">
      <w:pPr>
        <w:rPr>
          <w:sz w:val="22"/>
        </w:rPr>
      </w:pPr>
    </w:p>
    <w:p w14:paraId="7A7FB24A" w14:textId="4EADFF49" w:rsidR="00C801DA" w:rsidRPr="00486765" w:rsidRDefault="00611C18" w:rsidP="00486765">
      <w:pPr>
        <w:pStyle w:val="Specification"/>
        <w:rPr>
          <w:sz w:val="22"/>
        </w:rPr>
      </w:pPr>
      <w:r w:rsidRPr="00486765">
        <w:rPr>
          <w:rStyle w:val="SpecificationType"/>
          <w:sz w:val="22"/>
        </w:rPr>
        <w:t>Elucidation</w:t>
      </w:r>
      <w:r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Pr="00486765">
        <w:rPr>
          <w:sz w:val="22"/>
        </w:rPr>
        <w:t>temporal region that is without extent</w:t>
      </w:r>
      <w:r w:rsidR="003047AF" w:rsidRPr="00486765">
        <w:rPr>
          <w:sz w:val="22"/>
        </w:rPr>
        <w:t>.</w:t>
      </w:r>
    </w:p>
    <w:p w14:paraId="4A122D4A" w14:textId="0427711C" w:rsidR="00E44217" w:rsidRPr="00486765" w:rsidRDefault="00C801DA">
      <w:pPr>
        <w:pStyle w:val="Specification"/>
        <w:rPr>
          <w:iCs/>
          <w:sz w:val="22"/>
        </w:rPr>
      </w:pPr>
      <w:r w:rsidRPr="00486765">
        <w:rPr>
          <w:rStyle w:val="SpecificationType"/>
          <w:sz w:val="22"/>
        </w:rPr>
        <w:t>Examples</w:t>
      </w:r>
      <w:r w:rsidRPr="00486765">
        <w:rPr>
          <w:smallCaps/>
          <w:sz w:val="22"/>
        </w:rPr>
        <w:t>:</w:t>
      </w:r>
      <w:r w:rsidRPr="00486765">
        <w:rPr>
          <w:sz w:val="22"/>
        </w:rPr>
        <w:t xml:space="preserve"> </w:t>
      </w:r>
      <w:r w:rsidR="00611C18" w:rsidRPr="00486765">
        <w:rPr>
          <w:sz w:val="22"/>
        </w:rPr>
        <w:t>a temporal region that is occupied by a process boundary; right now;</w:t>
      </w:r>
      <w:r w:rsidRPr="00486765">
        <w:rPr>
          <w:sz w:val="22"/>
        </w:rPr>
        <w:t xml:space="preserve"> the moment at which a finger is det</w:t>
      </w:r>
      <w:r w:rsidR="00611C18" w:rsidRPr="00486765">
        <w:rPr>
          <w:sz w:val="22"/>
        </w:rPr>
        <w:t>ached in an industrial accident;</w:t>
      </w:r>
      <w:r w:rsidRPr="00486765">
        <w:rPr>
          <w:sz w:val="22"/>
        </w:rPr>
        <w:t xml:space="preserve"> the moment at which a child is born, the moment of death</w:t>
      </w:r>
      <w:r w:rsidR="00E44217" w:rsidRPr="00486765">
        <w:rPr>
          <w:sz w:val="22"/>
        </w:rPr>
        <w:t>.</w:t>
      </w:r>
    </w:p>
    <w:p w14:paraId="366049A6" w14:textId="77777777" w:rsidR="00E44217" w:rsidRPr="00486765" w:rsidRDefault="00E44217">
      <w:pPr>
        <w:pStyle w:val="Specification"/>
        <w:rPr>
          <w:sz w:val="22"/>
        </w:rPr>
      </w:pPr>
      <w:r w:rsidRPr="00486765">
        <w:rPr>
          <w:rStyle w:val="SpecificationType"/>
          <w:sz w:val="22"/>
        </w:rPr>
        <w:t>Synonym</w:t>
      </w:r>
      <w:r w:rsidRPr="00486765">
        <w:rPr>
          <w:smallCaps/>
          <w:sz w:val="22"/>
        </w:rPr>
        <w:t>:</w:t>
      </w:r>
      <w:r w:rsidRPr="00486765">
        <w:rPr>
          <w:sz w:val="22"/>
        </w:rPr>
        <w:t xml:space="preserve"> temporal instant.</w:t>
      </w:r>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103" w:name="_Toc313270733"/>
      <w:bookmarkStart w:id="104" w:name="_Toc316818768"/>
      <w:r w:rsidRPr="00486765">
        <w:rPr>
          <w:sz w:val="22"/>
        </w:rPr>
        <w:t xml:space="preserve">3.3.2 </w:t>
      </w:r>
      <w:r w:rsidR="003D4164" w:rsidRPr="00486765">
        <w:rPr>
          <w:sz w:val="22"/>
        </w:rPr>
        <w:t>One-dimensional temporal region</w:t>
      </w:r>
      <w:bookmarkEnd w:id="103"/>
      <w:bookmarkEnd w:id="104"/>
    </w:p>
    <w:p w14:paraId="0BD5E404" w14:textId="77777777" w:rsidR="003D4164" w:rsidRPr="00486765" w:rsidRDefault="003D4164" w:rsidP="00486765">
      <w:pPr>
        <w:rPr>
          <w:sz w:val="22"/>
        </w:rPr>
      </w:pPr>
    </w:p>
    <w:p w14:paraId="36FBCE5E" w14:textId="12805C21" w:rsidR="00611C18" w:rsidRPr="00486765" w:rsidRDefault="00611C18" w:rsidP="00486765">
      <w:pPr>
        <w:pStyle w:val="Specification"/>
        <w:rPr>
          <w:sz w:val="22"/>
        </w:rPr>
      </w:pPr>
      <w:r w:rsidRPr="00486765">
        <w:rPr>
          <w:rStyle w:val="SpecificationType"/>
          <w:sz w:val="22"/>
        </w:rPr>
        <w:t>Elucidation</w:t>
      </w:r>
      <w:r w:rsidRPr="00486765">
        <w:rPr>
          <w:sz w:val="22"/>
        </w:rPr>
        <w:t xml:space="preserve">: A </w:t>
      </w:r>
      <w:r w:rsidR="00533C03" w:rsidRPr="00486765">
        <w:rPr>
          <w:i/>
          <w:sz w:val="22"/>
        </w:rPr>
        <w:t>one-dimensional temporal region</w:t>
      </w:r>
      <w:r w:rsidR="00533C03" w:rsidRPr="00486765">
        <w:rPr>
          <w:sz w:val="22"/>
        </w:rPr>
        <w:t xml:space="preserve"> is a </w:t>
      </w:r>
      <w:r w:rsidRPr="00486765">
        <w:rPr>
          <w:sz w:val="22"/>
        </w:rPr>
        <w:t>temporal region that is extended.</w:t>
      </w:r>
    </w:p>
    <w:p w14:paraId="3906A3A9" w14:textId="21EB04A5" w:rsidR="00611C18" w:rsidRPr="00486765" w:rsidRDefault="003D4164">
      <w:pPr>
        <w:pStyle w:val="Specification"/>
        <w:rPr>
          <w:iCs/>
          <w:sz w:val="22"/>
        </w:rPr>
      </w:pPr>
      <w:r w:rsidRPr="00486765">
        <w:rPr>
          <w:rStyle w:val="SpecificationType"/>
          <w:sz w:val="22"/>
        </w:rPr>
        <w:t>Example</w:t>
      </w:r>
      <w:r w:rsidRPr="00486765">
        <w:rPr>
          <w:smallCaps/>
          <w:sz w:val="22"/>
        </w:rPr>
        <w:t>:</w:t>
      </w:r>
      <w:r w:rsidRPr="00486765">
        <w:rPr>
          <w:sz w:val="22"/>
        </w:rPr>
        <w:t xml:space="preserve"> the temporal region during which a process occurs.</w:t>
      </w:r>
    </w:p>
    <w:p w14:paraId="21AEFC6F" w14:textId="69080839" w:rsidR="00EC4835" w:rsidRPr="00486765" w:rsidRDefault="00EC4835">
      <w:pPr>
        <w:pStyle w:val="Specification"/>
        <w:rPr>
          <w:sz w:val="22"/>
        </w:rPr>
      </w:pPr>
    </w:p>
    <w:p w14:paraId="6F44DBA3" w14:textId="29A094CA" w:rsidR="00EC4835" w:rsidRPr="00486765" w:rsidRDefault="00EC4835" w:rsidP="00486765">
      <w:pPr>
        <w:pStyle w:val="Specification"/>
        <w:ind w:left="0"/>
        <w:rPr>
          <w:sz w:val="22"/>
        </w:rPr>
      </w:pPr>
      <w:r w:rsidRPr="00486765">
        <w:rPr>
          <w:sz w:val="22"/>
        </w:rPr>
        <w:t xml:space="preserve">A temporal interval is a special kind of </w:t>
      </w:r>
      <w:r w:rsidRPr="00486765">
        <w:rPr>
          <w:i/>
          <w:sz w:val="22"/>
        </w:rPr>
        <w:t>temporal region</w:t>
      </w:r>
      <w:r w:rsidRPr="00486765">
        <w:rPr>
          <w:sz w:val="22"/>
        </w:rPr>
        <w:t>, namely one that is self-connected (is without gaps or breaks).</w:t>
      </w:r>
    </w:p>
    <w:p w14:paraId="69C23F67" w14:textId="77777777" w:rsidR="00611C18" w:rsidRPr="00B56876" w:rsidRDefault="00611C18" w:rsidP="00486765">
      <w:pPr>
        <w:pStyle w:val="Heading2"/>
      </w:pPr>
      <w:bookmarkStart w:id="105" w:name="_Toc313270734"/>
      <w:bookmarkStart w:id="106" w:name="_Toc316818769"/>
      <w:r w:rsidRPr="00486765">
        <w:rPr>
          <w:sz w:val="24"/>
        </w:rPr>
        <w:t>The precedes relation</w:t>
      </w:r>
      <w:bookmarkEnd w:id="105"/>
      <w:bookmarkEnd w:id="106"/>
    </w:p>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8F4B55">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r w:rsidRPr="00486765">
        <w:rPr>
          <w:sz w:val="22"/>
          <w:highlight w:val="yellow"/>
        </w:rPr>
        <w:t>Projects_onto</w:t>
      </w:r>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107" w:name="_Toc313270735"/>
      <w:bookmarkStart w:id="108" w:name="_Toc316818770"/>
      <w:r w:rsidRPr="00486765">
        <w:rPr>
          <w:sz w:val="24"/>
        </w:rPr>
        <w:t>References</w:t>
      </w:r>
      <w:bookmarkEnd w:id="107"/>
      <w:bookmarkEnd w:id="108"/>
    </w:p>
    <w:p w14:paraId="6460677E" w14:textId="77777777" w:rsidR="00E735CF" w:rsidRPr="00486765" w:rsidRDefault="00E735CF"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eastAsia="Calibri"/>
          <w:sz w:val="22"/>
          <w:szCs w:val="23"/>
        </w:rPr>
      </w:pPr>
      <w:bookmarkStart w:id="109" w:name="_Ref309155275"/>
      <w:bookmarkStart w:id="110" w:name="_Ref309193297"/>
      <w:r w:rsidRPr="00486765">
        <w:rPr>
          <w:rStyle w:val="QuickFormat4"/>
          <w:sz w:val="22"/>
          <w:szCs w:val="23"/>
        </w:rPr>
        <w:t>Kevin Mulligan and Barry Smith, “</w:t>
      </w:r>
      <w:hyperlink r:id="rId38"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109"/>
    </w:p>
    <w:p w14:paraId="616F2A8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1" w:name="_Ref309821811"/>
      <w:r w:rsidRPr="00486765">
        <w:rPr>
          <w:rStyle w:val="QuickFormat4"/>
          <w:sz w:val="22"/>
          <w:szCs w:val="23"/>
        </w:rPr>
        <w:t>Barry Smith, “</w:t>
      </w:r>
      <w:hyperlink r:id="rId39"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110"/>
      <w:bookmarkEnd w:id="111"/>
    </w:p>
    <w:p w14:paraId="00BE9FFC"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112" w:name="_Ref309543155"/>
      <w:r w:rsidRPr="00486765">
        <w:rPr>
          <w:rStyle w:val="QuickFormat4"/>
          <w:sz w:val="22"/>
          <w:szCs w:val="23"/>
        </w:rPr>
        <w:t>Barry Smith and Kevin Mulligan, “</w:t>
      </w:r>
      <w:hyperlink r:id="rId40"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112"/>
    </w:p>
    <w:p w14:paraId="2C0C4976"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113" w:name="_Ref309155274"/>
      <w:r w:rsidRPr="00486765">
        <w:rPr>
          <w:rStyle w:val="QuickFormat4"/>
          <w:sz w:val="22"/>
          <w:szCs w:val="23"/>
        </w:rPr>
        <w:t xml:space="preserve">Barry Smith, </w:t>
      </w:r>
      <w:r w:rsidRPr="00486765">
        <w:rPr>
          <w:rStyle w:val="QuickFormat4"/>
          <w:sz w:val="22"/>
          <w:szCs w:val="23"/>
          <w:lang w:val="es-ES_tradnl"/>
        </w:rPr>
        <w:t>“</w:t>
      </w:r>
      <w:hyperlink r:id="rId41"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113"/>
    </w:p>
    <w:p w14:paraId="6E6AEF36" w14:textId="77777777" w:rsidR="00E44217"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4" w:name="_Ref309560610"/>
      <w:r w:rsidRPr="00486765">
        <w:rPr>
          <w:rStyle w:val="QuickFormat4"/>
          <w:sz w:val="22"/>
          <w:szCs w:val="23"/>
        </w:rPr>
        <w:t xml:space="preserve">Barry Smith, </w:t>
      </w:r>
      <w:r w:rsidRPr="00486765">
        <w:rPr>
          <w:sz w:val="22"/>
          <w:szCs w:val="23"/>
        </w:rPr>
        <w:t>“</w:t>
      </w:r>
      <w:hyperlink r:id="rId42"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3" w:history="1">
        <w:r w:rsidRPr="00486765">
          <w:rPr>
            <w:rStyle w:val="Hyperlink"/>
            <w:sz w:val="22"/>
            <w:szCs w:val="23"/>
          </w:rPr>
          <w:t>Published version</w:t>
        </w:r>
      </w:hyperlink>
      <w:bookmarkStart w:id="115" w:name="_Ref309410033"/>
      <w:bookmarkEnd w:id="114"/>
    </w:p>
    <w:p w14:paraId="1767CA9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6" w:name="_Ref310509974"/>
      <w:r w:rsidRPr="00486765">
        <w:rPr>
          <w:rStyle w:val="QuickFormat4"/>
          <w:sz w:val="22"/>
          <w:szCs w:val="23"/>
        </w:rPr>
        <w:t xml:space="preserve">Barry Smith, </w:t>
      </w:r>
      <w:r w:rsidRPr="00486765">
        <w:rPr>
          <w:sz w:val="22"/>
          <w:szCs w:val="23"/>
        </w:rPr>
        <w:t>“</w:t>
      </w:r>
      <w:hyperlink r:id="rId44"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115"/>
      <w:bookmarkEnd w:id="116"/>
    </w:p>
    <w:p w14:paraId="03D2D3C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7"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45"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117"/>
    </w:p>
    <w:p w14:paraId="4A1233A2" w14:textId="77777777" w:rsidR="00C449B1" w:rsidRPr="00486765" w:rsidRDefault="00C449B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18" w:name="_Ref309821629"/>
      <w:bookmarkStart w:id="119" w:name="_Ref309464075"/>
      <w:r w:rsidRPr="00486765">
        <w:rPr>
          <w:sz w:val="22"/>
          <w:szCs w:val="23"/>
        </w:rPr>
        <w:t>Barry Smith, “</w:t>
      </w:r>
      <w:hyperlink r:id="rId46"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118"/>
    </w:p>
    <w:p w14:paraId="3753A13F" w14:textId="77777777" w:rsidR="00E44217"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0"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47"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121" w:name="_Ref309464082"/>
      <w:bookmarkEnd w:id="119"/>
      <w:bookmarkEnd w:id="120"/>
    </w:p>
    <w:p w14:paraId="1E5DCE19"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2" w:name="_Ref309560523"/>
      <w:bookmarkEnd w:id="121"/>
      <w:r w:rsidRPr="00486765">
        <w:rPr>
          <w:sz w:val="22"/>
          <w:szCs w:val="23"/>
        </w:rPr>
        <w:lastRenderedPageBreak/>
        <w:t>Barry Smith and Achille</w:t>
      </w:r>
      <w:r w:rsidR="00151755" w:rsidRPr="00486765">
        <w:rPr>
          <w:sz w:val="22"/>
          <w:szCs w:val="23"/>
        </w:rPr>
        <w:t xml:space="preserve"> </w:t>
      </w:r>
      <w:r w:rsidRPr="00486765">
        <w:rPr>
          <w:sz w:val="22"/>
          <w:szCs w:val="23"/>
        </w:rPr>
        <w:t>Varzi, “</w:t>
      </w:r>
      <w:hyperlink r:id="rId48"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122"/>
    </w:p>
    <w:p w14:paraId="0FB85141"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3"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49"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123"/>
    </w:p>
    <w:p w14:paraId="2D11D89F"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4" w:name="_Ref309472955"/>
      <w:r w:rsidRPr="00486765">
        <w:rPr>
          <w:sz w:val="22"/>
          <w:szCs w:val="23"/>
        </w:rPr>
        <w:t>Barry Smith and David M. Mark, “</w:t>
      </w:r>
      <w:hyperlink r:id="rId50"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124"/>
    </w:p>
    <w:p w14:paraId="20B01378"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5"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1"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125"/>
    </w:p>
    <w:p w14:paraId="1DE7B5EB"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6" w:name="_Ref309506172"/>
      <w:r w:rsidRPr="00486765">
        <w:rPr>
          <w:sz w:val="22"/>
          <w:szCs w:val="23"/>
        </w:rPr>
        <w:t>Pierre Grenon and Barry Smith, “</w:t>
      </w:r>
      <w:hyperlink r:id="rId52"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126"/>
    </w:p>
    <w:p w14:paraId="5D3AAB3F"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127" w:name="_Ref309140214"/>
      <w:r w:rsidRPr="00486765">
        <w:rPr>
          <w:iCs/>
          <w:sz w:val="22"/>
          <w:szCs w:val="23"/>
        </w:rPr>
        <w:t>Barry Smith and Pierre Grenon, “</w:t>
      </w:r>
      <w:hyperlink r:id="rId53"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127"/>
    </w:p>
    <w:p w14:paraId="2EC8768A"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8" w:name="_Ref309133313"/>
      <w:r w:rsidRPr="00486765">
        <w:rPr>
          <w:sz w:val="22"/>
          <w:szCs w:val="23"/>
        </w:rPr>
        <w:t>Barry Smith, Werner Ceusters, Bert Klagges, Jacob Köhler, Anand Kumar, Jane Lomax, Chris Mungall, Fabian Neuhaus, Alan Rector and Cornelius Rosse, “</w:t>
      </w:r>
      <w:hyperlink r:id="rId54"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5" w:history="1">
        <w:r w:rsidRPr="00486765">
          <w:rPr>
            <w:rStyle w:val="Hyperlink"/>
            <w:sz w:val="22"/>
            <w:szCs w:val="23"/>
          </w:rPr>
          <w:t>PMC1175958</w:t>
        </w:r>
      </w:hyperlink>
      <w:bookmarkEnd w:id="128"/>
    </w:p>
    <w:p w14:paraId="5B786020"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29" w:name="_Ref309473000"/>
      <w:r w:rsidRPr="00486765">
        <w:rPr>
          <w:sz w:val="22"/>
          <w:szCs w:val="23"/>
        </w:rPr>
        <w:t>David P. Hill, Barry Smith, Monica S. McAndrews-Hill, Judith A. Blake, “</w:t>
      </w:r>
      <w:hyperlink r:id="rId56"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 9(Suppl 5): S2. PMC2367625</w:t>
      </w:r>
      <w:bookmarkEnd w:id="129"/>
    </w:p>
    <w:p w14:paraId="340C9D38" w14:textId="77777777" w:rsidR="002F5B41" w:rsidRPr="00486765" w:rsidRDefault="002F5B41" w:rsidP="00486765">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0" w:name="_Ref309560749"/>
      <w:r w:rsidRPr="00486765">
        <w:rPr>
          <w:sz w:val="22"/>
          <w:szCs w:val="23"/>
        </w:rPr>
        <w:t>Thomas Bittner, Maureen Donnelly and Barry Smith, “</w:t>
      </w:r>
      <w:hyperlink r:id="rId57"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130"/>
    </w:p>
    <w:p w14:paraId="62F82EE7"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1" w:name="_Ref309403777"/>
      <w:r w:rsidRPr="00486765">
        <w:rPr>
          <w:sz w:val="22"/>
          <w:szCs w:val="23"/>
        </w:rPr>
        <w:t>Barry Smith and Werner Ceusters, “</w:t>
      </w:r>
      <w:hyperlink r:id="rId58"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59" w:history="1">
        <w:r w:rsidRPr="00486765">
          <w:rPr>
            <w:rStyle w:val="Hyperlink"/>
            <w:sz w:val="22"/>
            <w:szCs w:val="23"/>
          </w:rPr>
          <w:t>PMC3104413</w:t>
        </w:r>
      </w:hyperlink>
      <w:bookmarkEnd w:id="131"/>
    </w:p>
    <w:p w14:paraId="662C51A5"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2" w:name="_Ref309193309"/>
      <w:r w:rsidRPr="00486765">
        <w:rPr>
          <w:sz w:val="22"/>
          <w:szCs w:val="23"/>
        </w:rPr>
        <w:t>Barry Smith and Kevin Mulligan, “</w:t>
      </w:r>
      <w:hyperlink r:id="rId60"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132"/>
    </w:p>
    <w:p w14:paraId="4D451F33"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3" w:name="_Ref309506180"/>
      <w:r w:rsidRPr="00486765">
        <w:rPr>
          <w:sz w:val="22"/>
          <w:szCs w:val="23"/>
        </w:rPr>
        <w:lastRenderedPageBreak/>
        <w:t>Pierre Grenon, Barry Smith and Louis Goldberg, “</w:t>
      </w:r>
      <w:hyperlink r:id="rId61"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133"/>
    </w:p>
    <w:p w14:paraId="6FCAD5D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134" w:name="_Ref309155480"/>
      <w:r w:rsidRPr="00486765">
        <w:rPr>
          <w:sz w:val="22"/>
          <w:szCs w:val="23"/>
        </w:rPr>
        <w:t>Fabian Neuhaus, Pierre Grenon and Barry Smith, “</w:t>
      </w:r>
      <w:hyperlink r:id="rId62"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134"/>
    </w:p>
    <w:p w14:paraId="5379C183"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5" w:name="_Ref309400008"/>
      <w:r w:rsidRPr="00486765">
        <w:rPr>
          <w:sz w:val="22"/>
          <w:szCs w:val="23"/>
        </w:rPr>
        <w:t>Barry Smith, “</w:t>
      </w:r>
      <w:hyperlink r:id="rId63"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135"/>
    </w:p>
    <w:p w14:paraId="0101B1E9"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4"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486765">
      <w:pPr>
        <w:pStyle w:val="ListParagraph"/>
        <w:numPr>
          <w:ilvl w:val="0"/>
          <w:numId w:val="10"/>
        </w:numPr>
        <w:ind w:left="360"/>
        <w:rPr>
          <w:sz w:val="22"/>
        </w:rPr>
      </w:pPr>
      <w:bookmarkStart w:id="136" w:name="_Ref309403689"/>
      <w:r w:rsidRPr="00486765">
        <w:rPr>
          <w:sz w:val="22"/>
        </w:rPr>
        <w:t>Barry Smith, Waclaw</w:t>
      </w:r>
      <w:r w:rsidR="00151755" w:rsidRPr="00486765">
        <w:rPr>
          <w:sz w:val="22"/>
        </w:rPr>
        <w:t xml:space="preserve"> </w:t>
      </w:r>
      <w:r w:rsidRPr="00486765">
        <w:rPr>
          <w:sz w:val="22"/>
        </w:rPr>
        <w:t>Kusnierczyk, Daniel Schober, Werner Ceusters, “</w:t>
      </w:r>
      <w:hyperlink r:id="rId65" w:history="1">
        <w:r w:rsidRPr="00486765">
          <w:rPr>
            <w:rStyle w:val="Hyperlink"/>
            <w:iCs/>
            <w:sz w:val="22"/>
            <w:szCs w:val="23"/>
          </w:rPr>
          <w:t>Towards a Reference Terminology for Ontology Research and Development in the Biomedical Domain</w:t>
        </w:r>
      </w:hyperlink>
      <w:r w:rsidRPr="00486765">
        <w:rPr>
          <w:sz w:val="22"/>
        </w:rPr>
        <w:t xml:space="preserve">”, O. Bodenreider, ed., </w:t>
      </w:r>
      <w:r w:rsidRPr="00486765">
        <w:rPr>
          <w:i/>
          <w:sz w:val="22"/>
        </w:rPr>
        <w:t>Proceedings of KR-MED</w:t>
      </w:r>
      <w:r w:rsidRPr="00486765">
        <w:rPr>
          <w:sz w:val="22"/>
        </w:rPr>
        <w:t xml:space="preserve">, 2006, 57-66. Also available online at: </w:t>
      </w:r>
      <w:hyperlink r:id="rId66" w:history="1">
        <w:r w:rsidRPr="00486765">
          <w:rPr>
            <w:rStyle w:val="Hyperlink"/>
            <w:iCs/>
            <w:sz w:val="22"/>
            <w:szCs w:val="23"/>
          </w:rPr>
          <w:t>http://ceur-ws.org/Vol-222</w:t>
        </w:r>
      </w:hyperlink>
      <w:r w:rsidRPr="00486765">
        <w:rPr>
          <w:sz w:val="22"/>
        </w:rPr>
        <w:t>.</w:t>
      </w:r>
      <w:bookmarkEnd w:id="136"/>
    </w:p>
    <w:p w14:paraId="23351412"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7"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486765">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7" w:name="_Ref309560946"/>
      <w:r w:rsidRPr="00486765">
        <w:rPr>
          <w:sz w:val="22"/>
          <w:szCs w:val="23"/>
        </w:rPr>
        <w:t>Richard H. Scheuermann, Werner Ceusters, and Barry Smith, “</w:t>
      </w:r>
      <w:hyperlink r:id="rId68"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137"/>
    </w:p>
    <w:p w14:paraId="7B0BD82C" w14:textId="77777777" w:rsidR="001025B4" w:rsidRPr="00486765" w:rsidRDefault="002F5B41" w:rsidP="00486765">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8" w:name="_Ref309483154"/>
      <w:r w:rsidRPr="00486765">
        <w:rPr>
          <w:sz w:val="22"/>
          <w:szCs w:val="23"/>
        </w:rPr>
        <w:t>Albert Goldfain, Barry Smith and Lindsay G. Cowell, “</w:t>
      </w:r>
      <w:hyperlink r:id="rId69"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138"/>
    </w:p>
    <w:p w14:paraId="1071004E" w14:textId="77777777" w:rsidR="001F3E97" w:rsidRPr="00486765" w:rsidRDefault="001F3E97" w:rsidP="00486765">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139" w:name="_Ref309470250"/>
      <w:r w:rsidRPr="00486765">
        <w:rPr>
          <w:sz w:val="22"/>
          <w:szCs w:val="23"/>
        </w:rPr>
        <w:t>Lars Vogt, “</w:t>
      </w:r>
      <w:hyperlink r:id="rId70"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w:t>
      </w:r>
      <w:r w:rsidRPr="00486765">
        <w:rPr>
          <w:sz w:val="22"/>
          <w:szCs w:val="23"/>
        </w:rPr>
        <w:lastRenderedPageBreak/>
        <w:t xml:space="preserve">11, </w:t>
      </w:r>
      <w:proofErr w:type="gramStart"/>
      <w:r w:rsidRPr="00486765">
        <w:rPr>
          <w:sz w:val="22"/>
          <w:szCs w:val="23"/>
        </w:rPr>
        <w:t>Issue  1</w:t>
      </w:r>
      <w:proofErr w:type="gramEnd"/>
      <w:r w:rsidRPr="00486765">
        <w:rPr>
          <w:sz w:val="22"/>
          <w:szCs w:val="23"/>
        </w:rPr>
        <w:t>, May 2010.</w:t>
      </w:r>
      <w:bookmarkEnd w:id="139"/>
    </w:p>
    <w:p w14:paraId="5A256E9A" w14:textId="77777777" w:rsidR="00ED0711" w:rsidRPr="00486765" w:rsidRDefault="00ED0711" w:rsidP="00687850">
      <w:pPr>
        <w:pStyle w:val="ListParagraph"/>
        <w:numPr>
          <w:ilvl w:val="0"/>
          <w:numId w:val="10"/>
        </w:numPr>
        <w:ind w:left="360"/>
        <w:rPr>
          <w:color w:val="000000"/>
          <w:sz w:val="22"/>
        </w:rPr>
      </w:pPr>
      <w:bookmarkStart w:id="140" w:name="_Ref309506188"/>
      <w:r w:rsidRPr="00486765">
        <w:rPr>
          <w:color w:val="000000"/>
          <w:sz w:val="22"/>
        </w:rPr>
        <w:t>Pierre Grenon: “</w:t>
      </w:r>
      <w:hyperlink r:id="rId71" w:history="1">
        <w:r w:rsidRPr="00486765">
          <w:rPr>
            <w:rStyle w:val="Hyperlink"/>
            <w:rFonts w:eastAsia="Times New Roman"/>
            <w:sz w:val="22"/>
            <w:szCs w:val="23"/>
          </w:rPr>
          <w:t>Spatio-temporality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140"/>
    </w:p>
    <w:p w14:paraId="6910E19C" w14:textId="77777777" w:rsidR="00ED0711" w:rsidRPr="00486765" w:rsidRDefault="00ED0711" w:rsidP="00486765">
      <w:pPr>
        <w:pStyle w:val="ListParagraph"/>
        <w:numPr>
          <w:ilvl w:val="0"/>
          <w:numId w:val="10"/>
        </w:numPr>
        <w:ind w:left="360"/>
        <w:rPr>
          <w:color w:val="000000"/>
          <w:sz w:val="22"/>
        </w:rPr>
      </w:pPr>
      <w:bookmarkStart w:id="141" w:name="_Ref309506190"/>
      <w:r w:rsidRPr="00486765">
        <w:rPr>
          <w:color w:val="000000"/>
          <w:sz w:val="22"/>
        </w:rPr>
        <w:t>Pierre Grenon: “</w:t>
      </w:r>
      <w:hyperlink r:id="rId72" w:history="1">
        <w:r w:rsidRPr="00486765">
          <w:rPr>
            <w:rStyle w:val="Hyperlink"/>
            <w:rFonts w:eastAsia="Times New Roman"/>
            <w:sz w:val="22"/>
            <w:szCs w:val="23"/>
          </w:rPr>
          <w:t>BFO in a Nutshell: A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 and Comparison with DOLCE</w:t>
        </w:r>
      </w:hyperlink>
      <w:r w:rsidRPr="00486765">
        <w:rPr>
          <w:color w:val="000000"/>
          <w:sz w:val="22"/>
        </w:rPr>
        <w:t>”</w:t>
      </w:r>
      <w:r w:rsidR="00084F5F" w:rsidRPr="00486765">
        <w:rPr>
          <w:color w:val="000000"/>
          <w:sz w:val="22"/>
        </w:rPr>
        <w:t>, IFOMIS Technical Report, 2003.</w:t>
      </w:r>
      <w:bookmarkEnd w:id="141"/>
    </w:p>
    <w:p w14:paraId="47AC0B71" w14:textId="77777777" w:rsidR="00ED0711" w:rsidRPr="00486765" w:rsidRDefault="00ED0711">
      <w:pPr>
        <w:pStyle w:val="ListParagraph"/>
        <w:numPr>
          <w:ilvl w:val="0"/>
          <w:numId w:val="10"/>
        </w:numPr>
        <w:ind w:left="360"/>
        <w:rPr>
          <w:color w:val="000000"/>
          <w:sz w:val="22"/>
        </w:rPr>
      </w:pPr>
      <w:bookmarkStart w:id="142" w:name="_Ref309506192"/>
      <w:r w:rsidRPr="00486765">
        <w:rPr>
          <w:color w:val="000000"/>
          <w:sz w:val="22"/>
        </w:rPr>
        <w:t>Pierre Grenon: “</w:t>
      </w:r>
      <w:hyperlink r:id="rId73" w:history="1">
        <w:r w:rsidRPr="00486765">
          <w:rPr>
            <w:rStyle w:val="Hyperlink"/>
            <w:rFonts w:eastAsia="Times New Roman"/>
            <w:sz w:val="22"/>
            <w:szCs w:val="23"/>
          </w:rPr>
          <w:t>Nuts in BFO’s Nutshell: Revisions to the Bi-Categorial</w:t>
        </w:r>
        <w:r w:rsidR="00151755" w:rsidRPr="00486765">
          <w:rPr>
            <w:rStyle w:val="Hyperlink"/>
            <w:rFonts w:eastAsia="Times New Roman"/>
            <w:sz w:val="22"/>
            <w:szCs w:val="23"/>
          </w:rPr>
          <w:t xml:space="preserve"> </w:t>
        </w:r>
        <w:r w:rsidRPr="00486765">
          <w:rPr>
            <w:rStyle w:val="Hyperlink"/>
            <w:rFonts w:eastAsia="Times New Roman"/>
            <w:sz w:val="22"/>
            <w:szCs w:val="23"/>
          </w:rPr>
          <w:t>Axiomatization of BFO</w:t>
        </w:r>
      </w:hyperlink>
      <w:r w:rsidRPr="00486765">
        <w:rPr>
          <w:color w:val="000000"/>
          <w:sz w:val="22"/>
        </w:rPr>
        <w:t>”</w:t>
      </w:r>
      <w:r w:rsidR="00084F5F" w:rsidRPr="00486765">
        <w:rPr>
          <w:color w:val="000000"/>
          <w:sz w:val="22"/>
        </w:rPr>
        <w:t>, IFOMIS Technical Report, 2003.</w:t>
      </w:r>
      <w:bookmarkEnd w:id="142"/>
    </w:p>
    <w:p w14:paraId="2E3FCBDD" w14:textId="77777777" w:rsidR="007E6BF5" w:rsidRPr="00486765" w:rsidRDefault="007E6BF5">
      <w:pPr>
        <w:pStyle w:val="ListParagraph"/>
        <w:numPr>
          <w:ilvl w:val="0"/>
          <w:numId w:val="10"/>
        </w:numPr>
        <w:ind w:left="360"/>
        <w:rPr>
          <w:sz w:val="22"/>
        </w:rPr>
      </w:pPr>
      <w:bookmarkStart w:id="143" w:name="_Ref309506194"/>
      <w:r w:rsidRPr="00486765">
        <w:rPr>
          <w:sz w:val="22"/>
        </w:rPr>
        <w:t xml:space="preserve">Pierre Grenon, “The Formal Ontology of Spatio-Temporal Reality and its Formalization,” in </w:t>
      </w:r>
      <w:r w:rsidRPr="00486765">
        <w:rPr>
          <w:i/>
          <w:sz w:val="22"/>
        </w:rPr>
        <w:t>Foundations and Applications of Spatio-Temporal Reasoning</w:t>
      </w:r>
      <w:r w:rsidRPr="00486765">
        <w:rPr>
          <w:sz w:val="22"/>
        </w:rPr>
        <w:t>, H. Guesguen, D. Mitra, and J. Renz (eds.), Amsterdam: AAAI Press, 2003, 27-34.</w:t>
      </w:r>
      <w:bookmarkEnd w:id="143"/>
    </w:p>
    <w:p w14:paraId="607CA0A5" w14:textId="77777777" w:rsidR="00ED0711" w:rsidRPr="00486765" w:rsidRDefault="00ED0711">
      <w:pPr>
        <w:pStyle w:val="ListParagraph"/>
        <w:numPr>
          <w:ilvl w:val="0"/>
          <w:numId w:val="10"/>
        </w:numPr>
        <w:ind w:left="360"/>
        <w:rPr>
          <w:color w:val="000000"/>
          <w:sz w:val="22"/>
        </w:rPr>
      </w:pPr>
      <w:bookmarkStart w:id="144" w:name="_Ref309472482"/>
      <w:r w:rsidRPr="00486765">
        <w:rPr>
          <w:color w:val="000000"/>
          <w:sz w:val="22"/>
        </w:rPr>
        <w:t>Maureen Donnelly, “</w:t>
      </w:r>
      <w:hyperlink r:id="rId74"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144"/>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pPr>
        <w:pStyle w:val="ListParagraph"/>
        <w:numPr>
          <w:ilvl w:val="0"/>
          <w:numId w:val="10"/>
        </w:numPr>
        <w:ind w:left="360"/>
        <w:rPr>
          <w:sz w:val="22"/>
        </w:rPr>
      </w:pPr>
      <w:bookmarkStart w:id="145" w:name="_Ref309472485"/>
      <w:r w:rsidRPr="00486765">
        <w:rPr>
          <w:sz w:val="22"/>
        </w:rPr>
        <w:t>Thomas Bittner, “</w:t>
      </w:r>
      <w:hyperlink r:id="rId75" w:history="1">
        <w:r w:rsidR="00ED0711" w:rsidRPr="00486765">
          <w:rPr>
            <w:rStyle w:val="Hyperlink"/>
            <w:rFonts w:eastAsia="Times New Roman"/>
            <w:sz w:val="22"/>
            <w:szCs w:val="23"/>
          </w:rPr>
          <w:t>Axioms for Parthood and Containment Relations in Bio-Ontologies</w:t>
        </w:r>
      </w:hyperlink>
      <w:r w:rsidRPr="00486765">
        <w:rPr>
          <w:sz w:val="22"/>
        </w:rPr>
        <w:t>”, in Hahn, U. (ed.), Proceedings of the First International Workshop on Knowledge Representation in Medicine (KR-Med04), CEUR Workshop Proceedings, vol. 102, 4-11.</w:t>
      </w:r>
      <w:bookmarkEnd w:id="145"/>
    </w:p>
    <w:p w14:paraId="314EDDCD" w14:textId="77777777" w:rsidR="00ED0711" w:rsidRPr="00486765" w:rsidRDefault="00ED0711" w:rsidP="00687850">
      <w:pPr>
        <w:pStyle w:val="ListParagraph"/>
        <w:numPr>
          <w:ilvl w:val="0"/>
          <w:numId w:val="10"/>
        </w:numPr>
        <w:ind w:left="360"/>
        <w:rPr>
          <w:sz w:val="22"/>
        </w:rPr>
      </w:pPr>
      <w:bookmarkStart w:id="146" w:name="_Ref309410042"/>
      <w:r w:rsidRPr="00486765">
        <w:rPr>
          <w:sz w:val="22"/>
        </w:rPr>
        <w:t>Thomas Bittner and Maureen Donnelly, “</w:t>
      </w:r>
      <w:hyperlink r:id="rId76"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39 (2007), 197-216. ftp</w:t>
      </w:r>
      <w:bookmarkEnd w:id="146"/>
    </w:p>
    <w:p w14:paraId="399FD265" w14:textId="77777777" w:rsidR="00ED0711" w:rsidRPr="00486765" w:rsidRDefault="003955C6">
      <w:pPr>
        <w:pStyle w:val="ListParagraph"/>
        <w:numPr>
          <w:ilvl w:val="0"/>
          <w:numId w:val="10"/>
        </w:numPr>
        <w:ind w:left="360"/>
        <w:rPr>
          <w:sz w:val="22"/>
        </w:rPr>
      </w:pPr>
      <w:bookmarkStart w:id="147"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r w:rsidR="00ED0711" w:rsidRPr="00486765">
        <w:rPr>
          <w:sz w:val="22"/>
        </w:rPr>
        <w:t>Rosse</w:t>
      </w:r>
      <w:r w:rsidRPr="00486765">
        <w:rPr>
          <w:sz w:val="22"/>
        </w:rPr>
        <w:t xml:space="preserve">, </w:t>
      </w:r>
      <w:r w:rsidR="000F748F" w:rsidRPr="00486765">
        <w:rPr>
          <w:sz w:val="22"/>
        </w:rPr>
        <w:t>“</w:t>
      </w:r>
      <w:hyperlink r:id="rId77"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147"/>
    </w:p>
    <w:p w14:paraId="43574D20" w14:textId="77777777" w:rsidR="00ED0711" w:rsidRPr="00486765" w:rsidRDefault="00C04C8A">
      <w:pPr>
        <w:pStyle w:val="ListParagraph"/>
        <w:numPr>
          <w:ilvl w:val="0"/>
          <w:numId w:val="10"/>
        </w:numPr>
        <w:ind w:left="360"/>
        <w:rPr>
          <w:rFonts w:eastAsia="Times New Roman"/>
          <w:color w:val="000000"/>
          <w:sz w:val="22"/>
          <w:szCs w:val="23"/>
        </w:rPr>
      </w:pPr>
      <w:bookmarkStart w:id="148"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78"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55-75.  ftp</w:t>
      </w:r>
      <w:bookmarkEnd w:id="148"/>
    </w:p>
    <w:p w14:paraId="073695B4" w14:textId="77777777" w:rsidR="00ED0711" w:rsidRPr="00486765" w:rsidRDefault="000F748F">
      <w:pPr>
        <w:pStyle w:val="ListParagraph"/>
        <w:numPr>
          <w:ilvl w:val="0"/>
          <w:numId w:val="10"/>
        </w:numPr>
        <w:ind w:left="360"/>
        <w:rPr>
          <w:color w:val="000000"/>
          <w:sz w:val="22"/>
        </w:rPr>
      </w:pPr>
      <w:bookmarkStart w:id="149" w:name="_Ref309410048"/>
      <w:r w:rsidRPr="00486765">
        <w:rPr>
          <w:color w:val="000000"/>
          <w:sz w:val="22"/>
        </w:rPr>
        <w:t>Maureen Donnelly, “</w:t>
      </w:r>
      <w:hyperlink r:id="rId79" w:history="1">
        <w:r w:rsidR="00ED0711" w:rsidRPr="00486765">
          <w:rPr>
            <w:rStyle w:val="Hyperlink"/>
            <w:rFonts w:eastAsia="Times New Roman"/>
            <w:sz w:val="22"/>
            <w:szCs w:val="23"/>
          </w:rPr>
          <w:t>A Formal Theory for Reasoning about Parthood</w:t>
        </w:r>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149"/>
    </w:p>
    <w:p w14:paraId="5419BC08" w14:textId="77777777" w:rsidR="002F5B41" w:rsidRPr="00486765" w:rsidRDefault="000F748F">
      <w:pPr>
        <w:pStyle w:val="ListParagraph"/>
        <w:numPr>
          <w:ilvl w:val="0"/>
          <w:numId w:val="10"/>
        </w:numPr>
        <w:ind w:left="360"/>
        <w:rPr>
          <w:sz w:val="22"/>
        </w:rPr>
      </w:pPr>
      <w:r w:rsidRPr="00486765">
        <w:rPr>
          <w:sz w:val="22"/>
        </w:rPr>
        <w:t xml:space="preserve">Thomas </w:t>
      </w:r>
      <w:proofErr w:type="gramStart"/>
      <w:r w:rsidRPr="00486765">
        <w:rPr>
          <w:sz w:val="22"/>
        </w:rPr>
        <w:t>Bittner  and</w:t>
      </w:r>
      <w:proofErr w:type="gramEnd"/>
      <w:r w:rsidRPr="00486765">
        <w:rPr>
          <w:sz w:val="22"/>
        </w:rPr>
        <w:t xml:space="preserve"> Maureen Donnelly, “</w:t>
      </w:r>
      <w:hyperlink r:id="rId80" w:history="1">
        <w:r w:rsidRPr="00486765">
          <w:rPr>
            <w:rStyle w:val="Hyperlink"/>
            <w:rFonts w:eastAsia="Times New Roman"/>
            <w:sz w:val="22"/>
            <w:szCs w:val="23"/>
          </w:rPr>
          <w:t>A temporal mereology for distinguishing between integral objects and portions of stuff</w:t>
        </w:r>
      </w:hyperlink>
      <w:r w:rsidRPr="00486765">
        <w:rPr>
          <w:sz w:val="22"/>
        </w:rPr>
        <w:t xml:space="preserve">,” in R. Holte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pPr>
        <w:pStyle w:val="ListParagraph"/>
        <w:numPr>
          <w:ilvl w:val="0"/>
          <w:numId w:val="10"/>
        </w:numPr>
        <w:ind w:left="36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pPr>
        <w:pStyle w:val="ListParagraph"/>
        <w:numPr>
          <w:ilvl w:val="0"/>
          <w:numId w:val="10"/>
        </w:numPr>
        <w:ind w:left="360"/>
        <w:rPr>
          <w:color w:val="000000"/>
          <w:sz w:val="22"/>
        </w:rPr>
      </w:pPr>
      <w:bookmarkStart w:id="150" w:name="_Ref309155319"/>
      <w:r w:rsidRPr="00486765">
        <w:rPr>
          <w:color w:val="000000"/>
          <w:sz w:val="22"/>
        </w:rPr>
        <w:t>Ingvar Johansson, “</w:t>
      </w:r>
      <w:hyperlink r:id="rId81"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150"/>
    </w:p>
    <w:p w14:paraId="288B20C1" w14:textId="77777777" w:rsidR="008A0783" w:rsidRPr="00486765" w:rsidRDefault="008A0783">
      <w:pPr>
        <w:pStyle w:val="ListParagraph"/>
        <w:numPr>
          <w:ilvl w:val="0"/>
          <w:numId w:val="10"/>
        </w:numPr>
        <w:ind w:left="360"/>
        <w:rPr>
          <w:color w:val="000000"/>
          <w:sz w:val="22"/>
        </w:rPr>
      </w:pPr>
      <w:bookmarkStart w:id="151" w:name="_Ref309153892"/>
      <w:r w:rsidRPr="00486765">
        <w:rPr>
          <w:sz w:val="22"/>
        </w:rPr>
        <w:t>Cornelius Rosse and J. L. V. Mejino Jr.</w:t>
      </w:r>
      <w:r w:rsidR="00BD1AB0" w:rsidRPr="00486765">
        <w:rPr>
          <w:sz w:val="22"/>
        </w:rPr>
        <w:t>,</w:t>
      </w:r>
      <w:r w:rsidRPr="00486765">
        <w:rPr>
          <w:sz w:val="22"/>
        </w:rPr>
        <w:t xml:space="preserve"> “</w:t>
      </w:r>
      <w:hyperlink r:id="rId82" w:history="1">
        <w:r w:rsidRPr="00486765">
          <w:rPr>
            <w:rStyle w:val="Hyperlink"/>
            <w:rFonts w:eastAsia="Times New Roman"/>
            <w:sz w:val="22"/>
            <w:szCs w:val="23"/>
          </w:rPr>
          <w:t>A reference ontology for biomedical informatics: the Foundational Model of Anatomy</w:t>
        </w:r>
      </w:hyperlink>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151"/>
    </w:p>
    <w:p w14:paraId="7C7458FD" w14:textId="77777777" w:rsidR="008A0783" w:rsidRPr="00486765" w:rsidRDefault="008A0783">
      <w:pPr>
        <w:pStyle w:val="ListParagraph"/>
        <w:numPr>
          <w:ilvl w:val="0"/>
          <w:numId w:val="10"/>
        </w:numPr>
        <w:ind w:left="360"/>
        <w:rPr>
          <w:sz w:val="22"/>
        </w:rPr>
      </w:pPr>
      <w:bookmarkStart w:id="152" w:name="_Ref309153893"/>
      <w:r w:rsidRPr="00486765">
        <w:rPr>
          <w:sz w:val="22"/>
        </w:rPr>
        <w:lastRenderedPageBreak/>
        <w:t>Cornelius Rosse and J. L. V. Mejino Jr.</w:t>
      </w:r>
      <w:r w:rsidR="00BD1AB0" w:rsidRPr="00486765">
        <w:rPr>
          <w:sz w:val="22"/>
        </w:rPr>
        <w:t>,</w:t>
      </w:r>
      <w:r w:rsidR="00151755" w:rsidRPr="00486765">
        <w:rPr>
          <w:sz w:val="22"/>
        </w:rPr>
        <w:t xml:space="preserve"> </w:t>
      </w:r>
      <w:r w:rsidR="00BD1AB0" w:rsidRPr="00486765">
        <w:rPr>
          <w:sz w:val="22"/>
        </w:rPr>
        <w:t>“</w:t>
      </w:r>
      <w:hyperlink r:id="rId83"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Baldock, </w:t>
      </w:r>
      <w:r w:rsidR="00BD1AB0" w:rsidRPr="00486765">
        <w:rPr>
          <w:sz w:val="22"/>
        </w:rPr>
        <w:t>eds.</w:t>
      </w:r>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152"/>
    </w:p>
    <w:p w14:paraId="1686C9B0" w14:textId="77777777" w:rsidR="005D403D" w:rsidRPr="00486765" w:rsidRDefault="005D403D">
      <w:pPr>
        <w:pStyle w:val="ListParagraph"/>
        <w:numPr>
          <w:ilvl w:val="0"/>
          <w:numId w:val="10"/>
        </w:numPr>
        <w:ind w:left="360"/>
        <w:rPr>
          <w:sz w:val="22"/>
        </w:rPr>
      </w:pPr>
      <w:bookmarkStart w:id="153"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153"/>
    </w:p>
    <w:p w14:paraId="4BF42E71" w14:textId="77777777" w:rsidR="00B02AE7" w:rsidRPr="00486765" w:rsidRDefault="00B02AE7">
      <w:pPr>
        <w:pStyle w:val="ListParagraph"/>
        <w:numPr>
          <w:ilvl w:val="0"/>
          <w:numId w:val="10"/>
        </w:numPr>
        <w:ind w:left="360"/>
        <w:rPr>
          <w:sz w:val="22"/>
        </w:rPr>
      </w:pPr>
      <w:bookmarkStart w:id="154"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154"/>
    </w:p>
    <w:p w14:paraId="71A68628" w14:textId="77777777" w:rsidR="00155F6C" w:rsidRPr="00486765" w:rsidRDefault="00155F6C">
      <w:pPr>
        <w:pStyle w:val="ListParagraph"/>
        <w:numPr>
          <w:ilvl w:val="0"/>
          <w:numId w:val="10"/>
        </w:numPr>
        <w:ind w:left="360"/>
        <w:rPr>
          <w:sz w:val="22"/>
        </w:rPr>
      </w:pPr>
      <w:bookmarkStart w:id="155" w:name="_Ref309411634"/>
      <w:r w:rsidRPr="00486765">
        <w:rPr>
          <w:sz w:val="22"/>
        </w:rPr>
        <w:t xml:space="preserve">Roman Ingarden, </w:t>
      </w:r>
      <w:r w:rsidRPr="00486765">
        <w:rPr>
          <w:i/>
          <w:sz w:val="22"/>
        </w:rPr>
        <w:t>Man and Value</w:t>
      </w:r>
      <w:r w:rsidR="00151755" w:rsidRPr="00486765">
        <w:rPr>
          <w:sz w:val="22"/>
        </w:rPr>
        <w:t>, Munich: Philosophi</w:t>
      </w:r>
      <w:r w:rsidRPr="00486765">
        <w:rPr>
          <w:sz w:val="22"/>
        </w:rPr>
        <w:t>a, 1983.</w:t>
      </w:r>
      <w:bookmarkEnd w:id="155"/>
    </w:p>
    <w:p w14:paraId="1C7595F5" w14:textId="77777777" w:rsidR="00D14934" w:rsidRPr="00486765" w:rsidRDefault="00D14934">
      <w:pPr>
        <w:pStyle w:val="ListParagraph"/>
        <w:numPr>
          <w:ilvl w:val="0"/>
          <w:numId w:val="10"/>
        </w:numPr>
        <w:ind w:left="360"/>
        <w:rPr>
          <w:sz w:val="22"/>
        </w:rPr>
      </w:pPr>
      <w:bookmarkStart w:id="156" w:name="_Ref309471384"/>
      <w:r w:rsidRPr="00486765">
        <w:rPr>
          <w:sz w:val="22"/>
        </w:rPr>
        <w:t>Roberto</w:t>
      </w:r>
      <w:r w:rsidR="00151755" w:rsidRPr="00486765">
        <w:rPr>
          <w:sz w:val="22"/>
        </w:rPr>
        <w:t xml:space="preserve"> </w:t>
      </w:r>
      <w:r w:rsidRPr="00486765">
        <w:rPr>
          <w:sz w:val="22"/>
        </w:rPr>
        <w:t>Casati and Achille</w:t>
      </w:r>
      <w:r w:rsidR="00151755" w:rsidRPr="00486765">
        <w:rPr>
          <w:sz w:val="22"/>
        </w:rPr>
        <w:t xml:space="preserve"> </w:t>
      </w:r>
      <w:r w:rsidRPr="00486765">
        <w:rPr>
          <w:sz w:val="22"/>
        </w:rPr>
        <w:t>Varzi,</w:t>
      </w:r>
      <w:r w:rsidR="00151755" w:rsidRPr="00486765">
        <w:rPr>
          <w:sz w:val="22"/>
        </w:rPr>
        <w:t xml:space="preserve"> </w:t>
      </w:r>
      <w:r w:rsidRPr="00486765">
        <w:rPr>
          <w:i/>
          <w:sz w:val="22"/>
        </w:rPr>
        <w:t>Holes and Other Superficialities</w:t>
      </w:r>
      <w:r w:rsidRPr="00486765">
        <w:rPr>
          <w:sz w:val="22"/>
        </w:rPr>
        <w:t>, Cambridge, MA: MIT Press, 1994.</w:t>
      </w:r>
      <w:bookmarkEnd w:id="156"/>
    </w:p>
    <w:p w14:paraId="6606A15B" w14:textId="77777777" w:rsidR="00D14934" w:rsidRPr="00486765" w:rsidRDefault="005A7B86">
      <w:pPr>
        <w:pStyle w:val="ListParagraph"/>
        <w:numPr>
          <w:ilvl w:val="0"/>
          <w:numId w:val="10"/>
        </w:numPr>
        <w:ind w:left="360"/>
        <w:rPr>
          <w:sz w:val="22"/>
        </w:rPr>
      </w:pPr>
      <w:bookmarkStart w:id="157" w:name="_Ref309471947"/>
      <w:r w:rsidRPr="00486765">
        <w:rPr>
          <w:sz w:val="22"/>
        </w:rPr>
        <w:t>Max J.</w:t>
      </w:r>
      <w:r w:rsidR="00151755" w:rsidRPr="00486765">
        <w:rPr>
          <w:sz w:val="22"/>
        </w:rPr>
        <w:t xml:space="preserve"> </w:t>
      </w:r>
      <w:r w:rsidRPr="00486765">
        <w:rPr>
          <w:sz w:val="22"/>
        </w:rPr>
        <w:t>Egenhofer</w:t>
      </w:r>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84"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Springer-Verlag</w:t>
      </w:r>
      <w:r w:rsidR="00151755" w:rsidRPr="00486765">
        <w:rPr>
          <w:sz w:val="22"/>
        </w:rPr>
        <w:t xml:space="preserve"> </w:t>
      </w:r>
      <w:r w:rsidRPr="00486765">
        <w:rPr>
          <w:sz w:val="22"/>
        </w:rPr>
        <w:t>(Lecture Notes in Computer Sciences No. 988), 1995, 1-15.</w:t>
      </w:r>
      <w:bookmarkEnd w:id="157"/>
    </w:p>
    <w:p w14:paraId="27691998" w14:textId="60238639" w:rsidR="006E32BD" w:rsidRPr="00486765" w:rsidRDefault="006E32BD">
      <w:pPr>
        <w:pStyle w:val="ListParagraph"/>
        <w:numPr>
          <w:ilvl w:val="0"/>
          <w:numId w:val="10"/>
        </w:numPr>
        <w:ind w:left="360"/>
        <w:rPr>
          <w:sz w:val="22"/>
        </w:rPr>
      </w:pPr>
      <w:bookmarkStart w:id="158" w:name="_Ref309473259"/>
      <w:r w:rsidRPr="00486765">
        <w:rPr>
          <w:sz w:val="22"/>
        </w:rPr>
        <w:t xml:space="preserve">Bernard de Bono, Robert Hoehndorf, </w:t>
      </w:r>
      <w:proofErr w:type="spellStart"/>
      <w:r w:rsidRPr="00486765">
        <w:rPr>
          <w:sz w:val="22"/>
        </w:rPr>
        <w:t>Sarala</w:t>
      </w:r>
      <w:proofErr w:type="spellEnd"/>
      <w:r w:rsidR="001E66EA" w:rsidRPr="00486765">
        <w:rPr>
          <w:sz w:val="22"/>
        </w:rPr>
        <w:t xml:space="preserve"> </w:t>
      </w:r>
      <w:proofErr w:type="spellStart"/>
      <w:r w:rsidRPr="00486765">
        <w:rPr>
          <w:sz w:val="22"/>
        </w:rPr>
        <w:t>Wimalaratne</w:t>
      </w:r>
      <w:proofErr w:type="spellEnd"/>
      <w:r w:rsidRPr="00486765">
        <w:rPr>
          <w:sz w:val="22"/>
        </w:rPr>
        <w:t>, George Gkoutos, and Pierre Grenon, “</w:t>
      </w:r>
      <w:hyperlink r:id="rId85"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158"/>
    </w:p>
    <w:p w14:paraId="0607A787" w14:textId="77777777" w:rsidR="005830E2" w:rsidRPr="00486765" w:rsidRDefault="005830E2">
      <w:pPr>
        <w:pStyle w:val="ListParagraph"/>
        <w:numPr>
          <w:ilvl w:val="0"/>
          <w:numId w:val="10"/>
        </w:numPr>
        <w:ind w:left="360"/>
        <w:rPr>
          <w:sz w:val="22"/>
        </w:rPr>
      </w:pPr>
      <w:bookmarkStart w:id="159" w:name="_Ref309481613"/>
      <w:r w:rsidRPr="00486765">
        <w:rPr>
          <w:sz w:val="22"/>
        </w:rPr>
        <w:t xml:space="preserve">Kerry Trentelman, </w:t>
      </w:r>
      <w:r w:rsidR="00FB2DD0" w:rsidRPr="00486765">
        <w:rPr>
          <w:sz w:val="22"/>
        </w:rPr>
        <w:t xml:space="preserve">Alan Ruttenberg and </w:t>
      </w:r>
      <w:r w:rsidRPr="00486765">
        <w:rPr>
          <w:sz w:val="22"/>
        </w:rPr>
        <w:t>Barry Smith, “</w:t>
      </w:r>
      <w:hyperlink r:id="rId86" w:anchor="page=77" w:history="1">
        <w:r w:rsidRPr="00486765">
          <w:rPr>
            <w:rStyle w:val="Hyperlink"/>
            <w:sz w:val="22"/>
            <w:szCs w:val="23"/>
          </w:rPr>
          <w:t>An Axiomatisation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Proceedings of the Sixth Australasian Ontology Workshop, Adelaide, 7 December 2010</w:t>
      </w:r>
      <w:r w:rsidRPr="00486765">
        <w:rPr>
          <w:sz w:val="22"/>
        </w:rPr>
        <w:t>, Kerry Taylor, Thomas Meyer and Mehmet Orgun (eds.), 2010, Sydney: ACS, 71-80.</w:t>
      </w:r>
      <w:bookmarkEnd w:id="159"/>
    </w:p>
    <w:p w14:paraId="6EB28835" w14:textId="77777777" w:rsidR="0097354E" w:rsidRPr="00486765" w:rsidRDefault="00107230">
      <w:pPr>
        <w:pStyle w:val="ListParagraph"/>
        <w:numPr>
          <w:ilvl w:val="0"/>
          <w:numId w:val="10"/>
        </w:numPr>
        <w:ind w:left="360"/>
        <w:rPr>
          <w:sz w:val="22"/>
        </w:rPr>
      </w:pPr>
      <w:bookmarkStart w:id="160" w:name="_Ref309482413"/>
      <w:r w:rsidRPr="00486765">
        <w:rPr>
          <w:sz w:val="22"/>
        </w:rPr>
        <w:t>Roberto Casati and Achille C. Varzi, “</w:t>
      </w:r>
      <w:hyperlink r:id="rId87" w:history="1">
        <w:r w:rsidRPr="00486765">
          <w:rPr>
            <w:rStyle w:val="Hyperlink"/>
            <w:sz w:val="22"/>
            <w:szCs w:val="23"/>
          </w:rPr>
          <w:t>Spatial Entities</w:t>
        </w:r>
      </w:hyperlink>
      <w:r w:rsidRPr="00486765">
        <w:rPr>
          <w:sz w:val="22"/>
        </w:rPr>
        <w:t xml:space="preserve">”, in: Oliviero Stock (ed.), </w:t>
      </w:r>
      <w:r w:rsidRPr="00486765">
        <w:rPr>
          <w:i/>
          <w:sz w:val="22"/>
        </w:rPr>
        <w:t>Spatial and Temporal Reasoning</w:t>
      </w:r>
      <w:r w:rsidRPr="00486765">
        <w:rPr>
          <w:sz w:val="22"/>
        </w:rPr>
        <w:t>, Dordrecht: Kluwer, 1997, pp. 73-96.</w:t>
      </w:r>
      <w:bookmarkEnd w:id="160"/>
    </w:p>
    <w:p w14:paraId="522052DD" w14:textId="77777777" w:rsidR="0097354E" w:rsidRPr="00486765" w:rsidRDefault="0097354E">
      <w:pPr>
        <w:pStyle w:val="ListParagraph"/>
        <w:numPr>
          <w:ilvl w:val="0"/>
          <w:numId w:val="10"/>
        </w:numPr>
        <w:ind w:left="360"/>
        <w:rPr>
          <w:sz w:val="22"/>
        </w:rPr>
      </w:pPr>
      <w:bookmarkStart w:id="161" w:name="_Ref309506826"/>
      <w:r w:rsidRPr="00486765">
        <w:rPr>
          <w:sz w:val="22"/>
        </w:rPr>
        <w:t>Antony Galton and Riichiro</w:t>
      </w:r>
      <w:r w:rsidR="00151755" w:rsidRPr="00486765">
        <w:rPr>
          <w:sz w:val="22"/>
        </w:rPr>
        <w:t xml:space="preserve"> </w:t>
      </w:r>
      <w:r w:rsidRPr="00486765">
        <w:rPr>
          <w:sz w:val="22"/>
        </w:rPr>
        <w:t xml:space="preserve">Mizoguchi, “The water falls but the waterfall does not fall: New perspectives on objects, processes and events”, </w:t>
      </w:r>
      <w:r w:rsidRPr="00486765">
        <w:rPr>
          <w:i/>
          <w:sz w:val="22"/>
        </w:rPr>
        <w:t>Applied Ontology</w:t>
      </w:r>
      <w:r w:rsidRPr="00486765">
        <w:rPr>
          <w:sz w:val="22"/>
        </w:rPr>
        <w:t>, 4 (2), 2009, 71-107.</w:t>
      </w:r>
      <w:bookmarkEnd w:id="161"/>
    </w:p>
    <w:p w14:paraId="3D17BAA2" w14:textId="77777777" w:rsidR="0097354E" w:rsidRPr="00486765" w:rsidRDefault="0097354E">
      <w:pPr>
        <w:pStyle w:val="ListParagraph"/>
        <w:numPr>
          <w:ilvl w:val="0"/>
          <w:numId w:val="10"/>
        </w:numPr>
        <w:ind w:left="360"/>
        <w:rPr>
          <w:sz w:val="22"/>
          <w:szCs w:val="23"/>
        </w:rPr>
      </w:pPr>
      <w:bookmarkStart w:id="162" w:name="_Ref309506844"/>
      <w:r w:rsidRPr="00486765">
        <w:rPr>
          <w:sz w:val="22"/>
          <w:szCs w:val="23"/>
        </w:rPr>
        <w:t>F</w:t>
      </w:r>
      <w:r w:rsidR="00066058" w:rsidRPr="00486765">
        <w:rPr>
          <w:sz w:val="22"/>
          <w:szCs w:val="23"/>
        </w:rPr>
        <w:t xml:space="preserve">red </w:t>
      </w:r>
      <w:r w:rsidRPr="00486765">
        <w:rPr>
          <w:sz w:val="22"/>
          <w:szCs w:val="23"/>
        </w:rPr>
        <w:t>Dretske,</w:t>
      </w:r>
      <w:r w:rsidR="00151755" w:rsidRPr="00486765">
        <w:rPr>
          <w:sz w:val="22"/>
          <w:szCs w:val="23"/>
        </w:rPr>
        <w:t xml:space="preserve"> </w:t>
      </w:r>
      <w:r w:rsidRPr="00486765">
        <w:rPr>
          <w:sz w:val="22"/>
          <w:szCs w:val="23"/>
        </w:rPr>
        <w:t>“</w:t>
      </w:r>
      <w:hyperlink r:id="rId88" w:history="1">
        <w:r w:rsidRPr="00486765">
          <w:rPr>
            <w:rStyle w:val="Hyperlink"/>
            <w:sz w:val="22"/>
            <w:szCs w:val="23"/>
          </w:rPr>
          <w:t>Can events move?</w:t>
        </w:r>
        <w:proofErr w:type="gramStart"/>
        <w:r w:rsidRPr="00486765">
          <w:rPr>
            <w:rStyle w:val="Hyperlink"/>
            <w:sz w:val="22"/>
            <w:szCs w:val="23"/>
          </w:rPr>
          <w:t>”,</w:t>
        </w:r>
        <w:proofErr w:type="gramEnd"/>
      </w:hyperlink>
      <w:r w:rsidR="00151755" w:rsidRPr="00486765">
        <w:rPr>
          <w:sz w:val="22"/>
          <w:szCs w:val="23"/>
        </w:rPr>
        <w:t xml:space="preserve"> </w:t>
      </w:r>
      <w:r w:rsidRPr="00486765">
        <w:rPr>
          <w:i/>
          <w:sz w:val="22"/>
          <w:szCs w:val="23"/>
        </w:rPr>
        <w:t>Mind</w:t>
      </w:r>
      <w:r w:rsidRPr="00486765">
        <w:rPr>
          <w:sz w:val="22"/>
          <w:szCs w:val="23"/>
        </w:rPr>
        <w:t>, 76:479–92, 1967.</w:t>
      </w:r>
      <w:bookmarkEnd w:id="162"/>
    </w:p>
    <w:p w14:paraId="525FA43B" w14:textId="77777777" w:rsidR="0097354E" w:rsidRPr="00486765" w:rsidRDefault="0097354E">
      <w:pPr>
        <w:pStyle w:val="ListParagraph"/>
        <w:numPr>
          <w:ilvl w:val="0"/>
          <w:numId w:val="10"/>
        </w:numPr>
        <w:ind w:left="360"/>
        <w:rPr>
          <w:sz w:val="22"/>
        </w:rPr>
      </w:pPr>
      <w:bookmarkStart w:id="163" w:name="_Ref309506845"/>
      <w:r w:rsidRPr="00486765">
        <w:rPr>
          <w:sz w:val="22"/>
        </w:rPr>
        <w:t>D. H. Mellor,</w:t>
      </w:r>
      <w:r w:rsidR="00151755" w:rsidRPr="00486765">
        <w:rPr>
          <w:sz w:val="22"/>
        </w:rPr>
        <w:t xml:space="preserve"> </w:t>
      </w:r>
      <w:r w:rsidRPr="00486765">
        <w:rPr>
          <w:i/>
          <w:sz w:val="22"/>
        </w:rPr>
        <w:t>Real Time</w:t>
      </w:r>
      <w:r w:rsidRPr="00486765">
        <w:rPr>
          <w:sz w:val="22"/>
        </w:rPr>
        <w:t>, Cambridge: Cambridge University Press, 1981.</w:t>
      </w:r>
      <w:bookmarkEnd w:id="163"/>
    </w:p>
    <w:p w14:paraId="3A2C3AEF" w14:textId="77777777" w:rsidR="0097354E" w:rsidRPr="00486765" w:rsidRDefault="0097354E">
      <w:pPr>
        <w:pStyle w:val="ListParagraph"/>
        <w:numPr>
          <w:ilvl w:val="0"/>
          <w:numId w:val="10"/>
        </w:numPr>
        <w:ind w:left="360"/>
        <w:rPr>
          <w:sz w:val="22"/>
        </w:rPr>
      </w:pPr>
      <w:bookmarkStart w:id="164"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164"/>
    </w:p>
    <w:p w14:paraId="4DDDB1F3" w14:textId="77777777" w:rsidR="0097354E" w:rsidRPr="00486765" w:rsidRDefault="0097354E">
      <w:pPr>
        <w:pStyle w:val="ListParagraph"/>
        <w:numPr>
          <w:ilvl w:val="0"/>
          <w:numId w:val="10"/>
        </w:numPr>
        <w:ind w:left="360"/>
        <w:rPr>
          <w:sz w:val="22"/>
        </w:rPr>
      </w:pPr>
      <w:bookmarkStart w:id="165" w:name="_Ref309506847"/>
      <w:r w:rsidRPr="00486765">
        <w:rPr>
          <w:sz w:val="22"/>
        </w:rPr>
        <w:t xml:space="preserve">W. Charlton. </w:t>
      </w:r>
      <w:r w:rsidRPr="00486765">
        <w:rPr>
          <w:i/>
          <w:sz w:val="22"/>
        </w:rPr>
        <w:t>Aristotle’s Physics</w:t>
      </w:r>
      <w:r w:rsidRPr="00486765">
        <w:rPr>
          <w:sz w:val="22"/>
        </w:rPr>
        <w:t>, Books I and II, translated with Introduction and Notes.</w:t>
      </w:r>
      <w:bookmarkEnd w:id="165"/>
    </w:p>
    <w:p w14:paraId="4D0089EC" w14:textId="77777777" w:rsidR="00A21DC8" w:rsidRPr="00486765" w:rsidRDefault="00A21DC8">
      <w:pPr>
        <w:pStyle w:val="ListParagraph"/>
        <w:numPr>
          <w:ilvl w:val="0"/>
          <w:numId w:val="10"/>
        </w:numPr>
        <w:ind w:left="360"/>
        <w:rPr>
          <w:sz w:val="22"/>
        </w:rPr>
      </w:pPr>
      <w:bookmarkStart w:id="166" w:name="_Ref309543858"/>
      <w:r w:rsidRPr="00486765">
        <w:rPr>
          <w:rStyle w:val="QuickFormat4"/>
          <w:sz w:val="22"/>
          <w:szCs w:val="23"/>
        </w:rPr>
        <w:t xml:space="preserve">Barry Smith, </w:t>
      </w:r>
      <w:r w:rsidRPr="00486765">
        <w:rPr>
          <w:sz w:val="22"/>
        </w:rPr>
        <w:t>“</w:t>
      </w:r>
      <w:hyperlink r:id="rId89" w:history="1">
        <w:r w:rsidRPr="00486765">
          <w:rPr>
            <w:rStyle w:val="Hyperlink"/>
            <w:sz w:val="22"/>
            <w:szCs w:val="23"/>
          </w:rPr>
          <w:t>Husserl, Language and the Ontology of the Act</w:t>
        </w:r>
      </w:hyperlink>
      <w:r w:rsidRPr="00486765">
        <w:rPr>
          <w:sz w:val="22"/>
        </w:rPr>
        <w:t xml:space="preserve">”, in D. Buzzetti and M. Ferriani (eds.), </w:t>
      </w:r>
      <w:r w:rsidRPr="00486765">
        <w:rPr>
          <w:i/>
          <w:iCs/>
          <w:sz w:val="22"/>
        </w:rPr>
        <w:t>Speculative Grammar, Universal Grammar, and Philosophical Analysis of Language</w:t>
      </w:r>
      <w:r w:rsidRPr="00486765">
        <w:rPr>
          <w:sz w:val="22"/>
        </w:rPr>
        <w:t>, Amsterdam: John Benjamins, 1987, 205–227.</w:t>
      </w:r>
      <w:bookmarkEnd w:id="166"/>
    </w:p>
    <w:p w14:paraId="28B809FD" w14:textId="77777777" w:rsidR="00A21DC8" w:rsidRPr="00486765" w:rsidRDefault="00EC71F1">
      <w:pPr>
        <w:pStyle w:val="ListParagraph"/>
        <w:numPr>
          <w:ilvl w:val="0"/>
          <w:numId w:val="10"/>
        </w:numPr>
        <w:ind w:left="360"/>
        <w:rPr>
          <w:sz w:val="22"/>
        </w:rPr>
      </w:pPr>
      <w:bookmarkStart w:id="167" w:name="_Ref309543859"/>
      <w:r w:rsidRPr="00486765">
        <w:rPr>
          <w:sz w:val="22"/>
        </w:rPr>
        <w:lastRenderedPageBreak/>
        <w:t>Kevin Mulligan, “</w:t>
      </w:r>
      <w:hyperlink r:id="rId90" w:history="1">
        <w:r w:rsidRPr="00486765">
          <w:rPr>
            <w:rStyle w:val="Hyperlink"/>
            <w:sz w:val="22"/>
            <w:szCs w:val="23"/>
          </w:rPr>
          <w:t>Promising and Other Social Acts</w:t>
        </w:r>
      </w:hyperlink>
      <w:r w:rsidRPr="00486765">
        <w:rPr>
          <w:sz w:val="22"/>
        </w:rPr>
        <w:t xml:space="preserve">”, in K. Mulligan (ed.), </w:t>
      </w:r>
      <w:r w:rsidRPr="00486765">
        <w:rPr>
          <w:i/>
          <w:iCs/>
          <w:sz w:val="22"/>
        </w:rPr>
        <w:t>Speech Act and Sachverhalt: Reinach and the Foundations of Realist Phenomenology</w:t>
      </w:r>
      <w:r w:rsidRPr="00486765">
        <w:rPr>
          <w:sz w:val="22"/>
        </w:rPr>
        <w:t>, Dordrecht/Boston/Lancaster: Nijhoff, 1987, 1–27.</w:t>
      </w:r>
      <w:bookmarkEnd w:id="167"/>
    </w:p>
    <w:p w14:paraId="3763EDED" w14:textId="77777777" w:rsidR="00AC1A45" w:rsidRPr="00486765" w:rsidRDefault="00AC1A45">
      <w:pPr>
        <w:pStyle w:val="ListParagraph"/>
        <w:numPr>
          <w:ilvl w:val="0"/>
          <w:numId w:val="10"/>
        </w:numPr>
        <w:ind w:left="360"/>
        <w:rPr>
          <w:sz w:val="22"/>
        </w:rPr>
      </w:pPr>
      <w:bookmarkStart w:id="168" w:name="_Ref309729842"/>
      <w:r w:rsidRPr="00486765">
        <w:rPr>
          <w:sz w:val="22"/>
        </w:rPr>
        <w:t>Eddy Zemach, “</w:t>
      </w:r>
      <w:hyperlink r:id="rId91"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168"/>
    </w:p>
    <w:p w14:paraId="0FAB6DB9" w14:textId="77777777" w:rsidR="00F46E07" w:rsidRPr="00486765" w:rsidRDefault="00F46E07">
      <w:pPr>
        <w:pStyle w:val="ListParagraph"/>
        <w:numPr>
          <w:ilvl w:val="0"/>
          <w:numId w:val="10"/>
        </w:numPr>
        <w:ind w:left="360"/>
        <w:rPr>
          <w:sz w:val="22"/>
        </w:rPr>
      </w:pPr>
      <w:r w:rsidRPr="00486765">
        <w:rPr>
          <w:sz w:val="22"/>
        </w:rPr>
        <w:t>Werner Ceusters and Barry Smith, “</w:t>
      </w:r>
      <w:hyperlink r:id="rId92" w:history="1">
        <w:r w:rsidRPr="00486765">
          <w:rPr>
            <w:sz w:val="22"/>
          </w:rPr>
          <w:t>A Unified Framework for Biomedical Terminologies and Ontologies</w:t>
        </w:r>
      </w:hyperlink>
      <w:r w:rsidRPr="00486765">
        <w:rPr>
          <w:sz w:val="22"/>
        </w:rPr>
        <w:t>”, </w:t>
      </w:r>
      <w:r w:rsidRPr="00486765">
        <w:rPr>
          <w:i/>
          <w:sz w:val="22"/>
        </w:rPr>
        <w:t>Proceedings of Medinfo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pPr>
        <w:pStyle w:val="ListParagraph"/>
        <w:numPr>
          <w:ilvl w:val="0"/>
          <w:numId w:val="10"/>
        </w:numPr>
        <w:ind w:left="360"/>
        <w:rPr>
          <w:sz w:val="22"/>
          <w:lang w:val="de-DE"/>
        </w:rPr>
      </w:pPr>
      <w:bookmarkStart w:id="169" w:name="_Ref310672052"/>
      <w:bookmarkStart w:id="170" w:name="_Ref309738311"/>
      <w:r w:rsidRPr="00486765">
        <w:rPr>
          <w:sz w:val="22"/>
        </w:rPr>
        <w:t xml:space="preserve">Peter T. Geach, “Some Problems about Time,” </w:t>
      </w:r>
      <w:r w:rsidRPr="00486765">
        <w:rPr>
          <w:i/>
          <w:sz w:val="22"/>
        </w:rPr>
        <w:t>Proceedings of the British Academy</w:t>
      </w:r>
      <w:r w:rsidRPr="00486765">
        <w:rPr>
          <w:sz w:val="22"/>
        </w:rPr>
        <w:t xml:space="preserve">, 51 (1965), 321-36. Reprinted in P. T. Geach, </w:t>
      </w:r>
      <w:r w:rsidRPr="00486765">
        <w:rPr>
          <w:i/>
          <w:sz w:val="22"/>
        </w:rPr>
        <w:t>Logic Matters</w:t>
      </w:r>
      <w:r w:rsidRPr="00486765">
        <w:rPr>
          <w:sz w:val="22"/>
        </w:rPr>
        <w:t xml:space="preserve"> (Oxford:  Basil Blackwell, 1972).</w:t>
      </w:r>
      <w:bookmarkEnd w:id="169"/>
    </w:p>
    <w:p w14:paraId="2B7F3EC3" w14:textId="77777777" w:rsidR="00961622" w:rsidRPr="00486765" w:rsidRDefault="00961622">
      <w:pPr>
        <w:pStyle w:val="ListParagraph"/>
        <w:numPr>
          <w:ilvl w:val="0"/>
          <w:numId w:val="10"/>
        </w:numPr>
        <w:ind w:left="360"/>
        <w:rPr>
          <w:sz w:val="22"/>
          <w:lang w:val="de-DE"/>
        </w:rPr>
      </w:pPr>
      <w:bookmarkStart w:id="171" w:name="_Ref310769090"/>
      <w:r w:rsidRPr="00486765">
        <w:rPr>
          <w:sz w:val="22"/>
        </w:rPr>
        <w:t>Thomas Bittner and Barry Smith, “</w:t>
      </w:r>
      <w:hyperlink r:id="rId93"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Munn and B. Smith (eds.), </w:t>
      </w:r>
      <w:r w:rsidR="00FB273E" w:rsidRPr="00486765">
        <w:rPr>
          <w:i/>
          <w:sz w:val="22"/>
          <w:lang w:val="de-DE"/>
        </w:rPr>
        <w:t>Applied Ontology: An Introduction</w:t>
      </w:r>
      <w:r w:rsidR="00FB273E" w:rsidRPr="00486765">
        <w:rPr>
          <w:sz w:val="22"/>
          <w:lang w:val="de-DE"/>
        </w:rPr>
        <w:t>, Frankfurt/Lancaster: ontos, 2008, 125-158.</w:t>
      </w:r>
      <w:bookmarkEnd w:id="170"/>
      <w:bookmarkEnd w:id="171"/>
    </w:p>
    <w:p w14:paraId="4B978559" w14:textId="77777777" w:rsidR="00E831E8" w:rsidRPr="00486765" w:rsidRDefault="00F71FE0">
      <w:pPr>
        <w:pStyle w:val="ListParagraph"/>
        <w:numPr>
          <w:ilvl w:val="0"/>
          <w:numId w:val="10"/>
        </w:numPr>
        <w:ind w:left="360"/>
        <w:rPr>
          <w:sz w:val="22"/>
        </w:rPr>
      </w:pPr>
      <w:bookmarkStart w:id="172" w:name="_Ref309832797"/>
      <w:r w:rsidRPr="00486765">
        <w:rPr>
          <w:sz w:val="22"/>
        </w:rPr>
        <w:t xml:space="preserve">Edmund Husserl, </w:t>
      </w:r>
      <w:r w:rsidRPr="00486765">
        <w:rPr>
          <w:i/>
          <w:sz w:val="22"/>
        </w:rPr>
        <w:t>Logical Investigations</w:t>
      </w:r>
      <w:r w:rsidRPr="00486765">
        <w:rPr>
          <w:sz w:val="22"/>
        </w:rPr>
        <w:t xml:space="preserve">, 2 vols.,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172"/>
    </w:p>
    <w:p w14:paraId="0EE37E41" w14:textId="77777777" w:rsidR="00E831E8" w:rsidRPr="00486765" w:rsidRDefault="00E831E8">
      <w:pPr>
        <w:pStyle w:val="ListParagraph"/>
        <w:numPr>
          <w:ilvl w:val="0"/>
          <w:numId w:val="10"/>
        </w:numPr>
        <w:ind w:left="360"/>
        <w:rPr>
          <w:sz w:val="22"/>
        </w:rPr>
      </w:pPr>
      <w:bookmarkStart w:id="173"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2005, Munich: Philosophia Verlag.</w:t>
      </w:r>
      <w:bookmarkEnd w:id="173"/>
    </w:p>
    <w:p w14:paraId="486F2BB3" w14:textId="77777777" w:rsidR="009F610B" w:rsidRPr="00486765" w:rsidRDefault="009F610B">
      <w:pPr>
        <w:pStyle w:val="ListParagraph"/>
        <w:numPr>
          <w:ilvl w:val="0"/>
          <w:numId w:val="10"/>
        </w:numPr>
        <w:ind w:left="360"/>
        <w:rPr>
          <w:sz w:val="22"/>
        </w:rPr>
      </w:pPr>
      <w:bookmarkStart w:id="174" w:name="_Ref309821480"/>
      <w:r w:rsidRPr="00486765">
        <w:rPr>
          <w:sz w:val="22"/>
        </w:rPr>
        <w:t>Barry Smith, “</w:t>
      </w:r>
      <w:hyperlink r:id="rId94" w:history="1">
        <w:proofErr w:type="spellStart"/>
        <w:r w:rsidRPr="00486765">
          <w:rPr>
            <w:sz w:val="22"/>
          </w:rPr>
          <w:t>Truthmaker</w:t>
        </w:r>
        <w:proofErr w:type="spellEnd"/>
        <w:r w:rsidRPr="00486765">
          <w:rPr>
            <w:sz w:val="22"/>
          </w:rPr>
          <w:t xml:space="preserve"> Realism</w:t>
        </w:r>
      </w:hyperlink>
      <w:r w:rsidRPr="00486765">
        <w:rPr>
          <w:sz w:val="22"/>
        </w:rPr>
        <w:t xml:space="preserve">”, </w:t>
      </w:r>
      <w:r w:rsidRPr="00486765">
        <w:rPr>
          <w:i/>
          <w:sz w:val="22"/>
        </w:rPr>
        <w:t>Australasian Journal of Philosophy</w:t>
      </w:r>
      <w:r w:rsidRPr="00486765">
        <w:rPr>
          <w:sz w:val="22"/>
        </w:rPr>
        <w:t>, 77 (3) (1999), 274–291.</w:t>
      </w:r>
      <w:bookmarkEnd w:id="174"/>
    </w:p>
    <w:p w14:paraId="6BEC52AF" w14:textId="77777777" w:rsidR="00B85466" w:rsidRPr="00486765" w:rsidRDefault="00B85466">
      <w:pPr>
        <w:pStyle w:val="ListParagraph"/>
        <w:numPr>
          <w:ilvl w:val="0"/>
          <w:numId w:val="10"/>
        </w:numPr>
        <w:ind w:left="360"/>
        <w:rPr>
          <w:sz w:val="22"/>
        </w:rPr>
      </w:pPr>
      <w:bookmarkStart w:id="175" w:name="_Ref309897338"/>
      <w:r w:rsidRPr="00486765">
        <w:rPr>
          <w:sz w:val="22"/>
        </w:rPr>
        <w:t>Werner</w:t>
      </w:r>
      <w:r w:rsidR="00EA6F41" w:rsidRPr="00486765">
        <w:rPr>
          <w:sz w:val="22"/>
        </w:rPr>
        <w:t xml:space="preserve"> Ceusters</w:t>
      </w:r>
      <w:r w:rsidRPr="00486765">
        <w:rPr>
          <w:sz w:val="22"/>
        </w:rPr>
        <w:t>, “</w:t>
      </w:r>
      <w:hyperlink r:id="rId95"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Fellbaum (eds.), New York: IOS Press, 2006, 321-332.</w:t>
      </w:r>
      <w:bookmarkEnd w:id="175"/>
      <w:r w:rsidRPr="00486765">
        <w:rPr>
          <w:sz w:val="22"/>
        </w:rPr>
        <w:t xml:space="preserve"> </w:t>
      </w:r>
    </w:p>
    <w:p w14:paraId="642CE98D" w14:textId="77777777" w:rsidR="0052500C" w:rsidRPr="00486765" w:rsidRDefault="00EA6F41">
      <w:pPr>
        <w:pStyle w:val="ListParagraph"/>
        <w:numPr>
          <w:ilvl w:val="0"/>
          <w:numId w:val="10"/>
        </w:numPr>
        <w:ind w:left="360"/>
        <w:rPr>
          <w:sz w:val="22"/>
        </w:rPr>
      </w:pPr>
      <w:bookmarkStart w:id="176" w:name="_Ref309985142"/>
      <w:r w:rsidRPr="00486765">
        <w:rPr>
          <w:sz w:val="22"/>
        </w:rPr>
        <w:t xml:space="preserve">Werner Ceusters, F. Steurs, P. Zanstra,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176"/>
    </w:p>
    <w:p w14:paraId="2A08A84E" w14:textId="77777777" w:rsidR="0052500C" w:rsidRPr="00486765" w:rsidRDefault="0052500C">
      <w:pPr>
        <w:pStyle w:val="ListParagraph"/>
        <w:numPr>
          <w:ilvl w:val="0"/>
          <w:numId w:val="10"/>
        </w:numPr>
        <w:ind w:left="360"/>
        <w:rPr>
          <w:sz w:val="22"/>
        </w:rPr>
      </w:pPr>
      <w:bookmarkStart w:id="177" w:name="_Ref309994941"/>
      <w:r w:rsidRPr="00486765">
        <w:rPr>
          <w:sz w:val="22"/>
        </w:rPr>
        <w:t xml:space="preserve">Antony Galton, </w:t>
      </w:r>
      <w:r w:rsidRPr="00486765">
        <w:rPr>
          <w:i/>
          <w:sz w:val="22"/>
        </w:rPr>
        <w:t>Qualitative Spatial Change</w:t>
      </w:r>
      <w:r w:rsidRPr="00486765">
        <w:rPr>
          <w:sz w:val="22"/>
        </w:rPr>
        <w:t>, Oxford: Oxford University Press, 2000.</w:t>
      </w:r>
      <w:bookmarkEnd w:id="177"/>
    </w:p>
    <w:p w14:paraId="292D8943" w14:textId="77777777" w:rsidR="0052500C" w:rsidRPr="00486765" w:rsidRDefault="003045F2">
      <w:pPr>
        <w:pStyle w:val="ListParagraph"/>
        <w:numPr>
          <w:ilvl w:val="0"/>
          <w:numId w:val="10"/>
        </w:numPr>
        <w:ind w:left="360"/>
        <w:rPr>
          <w:i/>
          <w:sz w:val="22"/>
        </w:rPr>
      </w:pPr>
      <w:bookmarkStart w:id="178" w:name="_Ref309995704"/>
      <w:r w:rsidRPr="00486765">
        <w:rPr>
          <w:sz w:val="22"/>
        </w:rPr>
        <w:t>Brandon Bennett, “</w:t>
      </w:r>
      <w:hyperlink r:id="rId96" w:history="1">
        <w:r w:rsidRPr="00486765">
          <w:rPr>
            <w:rStyle w:val="Hyperlink"/>
            <w:iCs/>
            <w:sz w:val="22"/>
            <w:szCs w:val="23"/>
          </w:rPr>
          <w:t>Space, time, matter and things</w:t>
        </w:r>
      </w:hyperlink>
      <w:r w:rsidRPr="00486765">
        <w:rPr>
          <w:sz w:val="22"/>
        </w:rPr>
        <w:t xml:space="preserve">”, in C. Welty and B. Smith (eds.), </w:t>
      </w:r>
      <w:r w:rsidRPr="00486765">
        <w:rPr>
          <w:i/>
          <w:sz w:val="22"/>
        </w:rPr>
        <w:t>Proceedings of the 2nd international conference on Formal Ontology in Information Systems</w:t>
      </w:r>
      <w:r w:rsidRPr="00486765">
        <w:rPr>
          <w:sz w:val="22"/>
        </w:rPr>
        <w:t>(FOIS 2001), 105-116.</w:t>
      </w:r>
      <w:bookmarkEnd w:id="178"/>
    </w:p>
    <w:p w14:paraId="52F78969" w14:textId="77777777" w:rsidR="0046705D" w:rsidRPr="00486765" w:rsidRDefault="0046705D">
      <w:pPr>
        <w:pStyle w:val="ListParagraph"/>
        <w:numPr>
          <w:ilvl w:val="0"/>
          <w:numId w:val="10"/>
        </w:numPr>
        <w:ind w:left="360"/>
        <w:rPr>
          <w:i/>
          <w:sz w:val="22"/>
        </w:rPr>
      </w:pPr>
      <w:bookmarkStart w:id="179" w:name="_Ref310168539"/>
      <w:r w:rsidRPr="00486765">
        <w:rPr>
          <w:sz w:val="22"/>
        </w:rPr>
        <w:t>Ingvar Johansson, “</w:t>
      </w:r>
      <w:hyperlink r:id="rId97" w:history="1">
        <w:r w:rsidRPr="00486765">
          <w:rPr>
            <w:rStyle w:val="Hyperlink"/>
            <w:iCs/>
            <w:sz w:val="22"/>
            <w:szCs w:val="23"/>
          </w:rPr>
          <w:t>Determinables as Universals</w:t>
        </w:r>
      </w:hyperlink>
      <w:r w:rsidRPr="00486765">
        <w:rPr>
          <w:sz w:val="22"/>
        </w:rPr>
        <w:t xml:space="preserve">”, </w:t>
      </w:r>
      <w:r w:rsidRPr="00486765">
        <w:rPr>
          <w:i/>
          <w:sz w:val="22"/>
        </w:rPr>
        <w:t>The Monist</w:t>
      </w:r>
      <w:r w:rsidRPr="00486765">
        <w:rPr>
          <w:sz w:val="22"/>
        </w:rPr>
        <w:t>, 83 (1), 2000, 101-121.</w:t>
      </w:r>
      <w:bookmarkEnd w:id="179"/>
    </w:p>
    <w:p w14:paraId="7D5F5237" w14:textId="77777777" w:rsidR="0046705D" w:rsidRPr="00486765" w:rsidRDefault="004F5D1D">
      <w:pPr>
        <w:pStyle w:val="ListParagraph"/>
        <w:numPr>
          <w:ilvl w:val="0"/>
          <w:numId w:val="10"/>
        </w:numPr>
        <w:ind w:left="360"/>
        <w:rPr>
          <w:i/>
          <w:iCs/>
          <w:sz w:val="22"/>
        </w:rPr>
      </w:pPr>
      <w:bookmarkStart w:id="180" w:name="_Ref310260422"/>
      <w:r w:rsidRPr="00486765">
        <w:rPr>
          <w:rStyle w:val="QuickFormat4"/>
          <w:sz w:val="22"/>
          <w:szCs w:val="23"/>
        </w:rPr>
        <w:t xml:space="preserve">Barry Smith, </w:t>
      </w:r>
      <w:r w:rsidRPr="00486765">
        <w:rPr>
          <w:sz w:val="22"/>
        </w:rPr>
        <w:t>“</w:t>
      </w:r>
      <w:hyperlink r:id="rId98" w:history="1">
        <w:r w:rsidRPr="00486765">
          <w:rPr>
            <w:rStyle w:val="Hyperlink"/>
            <w:sz w:val="22"/>
            <w:szCs w:val="23"/>
          </w:rPr>
          <w:t>Characteristica Universalis</w:t>
        </w:r>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180"/>
    </w:p>
    <w:p w14:paraId="4CE1F659" w14:textId="77777777" w:rsidR="00606B06" w:rsidRPr="00486765" w:rsidRDefault="00EC72BF">
      <w:pPr>
        <w:pStyle w:val="ListParagraph"/>
        <w:numPr>
          <w:ilvl w:val="0"/>
          <w:numId w:val="10"/>
        </w:numPr>
        <w:ind w:left="360"/>
        <w:rPr>
          <w:sz w:val="22"/>
        </w:rPr>
      </w:pPr>
      <w:r w:rsidRPr="00486765">
        <w:rPr>
          <w:sz w:val="22"/>
        </w:rPr>
        <w:t>Barry Smith and Roberto Casati, “</w:t>
      </w:r>
      <w:hyperlink r:id="rId99"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181" w:name="_Ref310761974"/>
    </w:p>
    <w:p w14:paraId="13B4A39B" w14:textId="77777777" w:rsidR="00606B06" w:rsidRPr="00486765" w:rsidRDefault="00217CC2">
      <w:pPr>
        <w:pStyle w:val="ListParagraph"/>
        <w:numPr>
          <w:ilvl w:val="0"/>
          <w:numId w:val="10"/>
        </w:numPr>
        <w:ind w:left="360"/>
        <w:rPr>
          <w:sz w:val="22"/>
        </w:rPr>
      </w:pPr>
      <w:bookmarkStart w:id="182" w:name="_Ref313200424"/>
      <w:r w:rsidRPr="00486765">
        <w:rPr>
          <w:sz w:val="22"/>
        </w:rPr>
        <w:t>Ludger Jansen and Stefan Schulz, “</w:t>
      </w:r>
      <w:hyperlink r:id="rId100"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2(Suppl 4):S2</w:t>
      </w:r>
      <w:bookmarkEnd w:id="181"/>
      <w:r w:rsidR="00606B06" w:rsidRPr="00486765">
        <w:rPr>
          <w:sz w:val="22"/>
        </w:rPr>
        <w:t>.</w:t>
      </w:r>
      <w:bookmarkEnd w:id="182"/>
    </w:p>
    <w:p w14:paraId="13F51AAC" w14:textId="77777777" w:rsidR="00606B06" w:rsidRPr="00486765" w:rsidRDefault="00606B06">
      <w:pPr>
        <w:pStyle w:val="ListParagraph"/>
        <w:numPr>
          <w:ilvl w:val="0"/>
          <w:numId w:val="10"/>
        </w:numPr>
        <w:ind w:left="360"/>
        <w:rPr>
          <w:sz w:val="22"/>
        </w:rPr>
      </w:pPr>
      <w:r w:rsidRPr="00486765">
        <w:rPr>
          <w:sz w:val="22"/>
        </w:rPr>
        <w:lastRenderedPageBreak/>
        <w:t>E. Jonathan Lowe, “</w:t>
      </w:r>
      <w:hyperlink r:id="rId101"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Zalta (ed.). </w:t>
      </w:r>
    </w:p>
    <w:p w14:paraId="3D0CF627" w14:textId="77777777" w:rsidR="00A01415" w:rsidRPr="00486765" w:rsidRDefault="00A01415">
      <w:pPr>
        <w:pStyle w:val="ListParagraph"/>
        <w:numPr>
          <w:ilvl w:val="0"/>
          <w:numId w:val="10"/>
        </w:numPr>
        <w:ind w:left="360"/>
        <w:rPr>
          <w:sz w:val="22"/>
        </w:rPr>
      </w:pPr>
      <w:bookmarkStart w:id="183" w:name="_Ref310772268"/>
      <w:r w:rsidRPr="00486765">
        <w:rPr>
          <w:sz w:val="22"/>
        </w:rPr>
        <w:t>Thomas Bittner, Maureen Donnelly and Barry Smith, “</w:t>
      </w:r>
      <w:hyperlink r:id="rId102" w:history="1">
        <w:r w:rsidRPr="00486765">
          <w:rPr>
            <w:rStyle w:val="Hyperlink"/>
            <w:iCs/>
            <w:sz w:val="22"/>
            <w:szCs w:val="23"/>
          </w:rPr>
          <w:t>Individuals, Universals, Collections: On the Foundational Relations of Ontology</w:t>
        </w:r>
      </w:hyperlink>
      <w:r w:rsidRPr="00486765">
        <w:rPr>
          <w:sz w:val="22"/>
        </w:rPr>
        <w:t xml:space="preserve">”, in: A.C. Varzi and L. Vieu (eds.), </w:t>
      </w:r>
      <w:r w:rsidRPr="00486765">
        <w:rPr>
          <w:i/>
          <w:sz w:val="22"/>
        </w:rPr>
        <w:t>Proceedings of the Third Conference on Formal Ontology in Information Systems</w:t>
      </w:r>
      <w:r w:rsidRPr="00486765">
        <w:rPr>
          <w:sz w:val="22"/>
        </w:rPr>
        <w:t xml:space="preserve"> (FOIS 2004), Amsterdam: IOS Press, 37-48.</w:t>
      </w:r>
      <w:bookmarkEnd w:id="183"/>
      <w:r w:rsidRPr="00486765">
        <w:rPr>
          <w:sz w:val="22"/>
        </w:rPr>
        <w:t xml:space="preserve"> </w:t>
      </w:r>
    </w:p>
    <w:p w14:paraId="731663B0" w14:textId="77777777" w:rsidR="00774A84" w:rsidRPr="00486765" w:rsidRDefault="00774A84">
      <w:pPr>
        <w:pStyle w:val="ListParagraph"/>
        <w:numPr>
          <w:ilvl w:val="0"/>
          <w:numId w:val="10"/>
        </w:numPr>
        <w:ind w:left="360"/>
        <w:rPr>
          <w:sz w:val="22"/>
        </w:rPr>
      </w:pPr>
      <w:bookmarkStart w:id="184" w:name="_Ref313200566"/>
      <w:r w:rsidRPr="00486765">
        <w:rPr>
          <w:sz w:val="22"/>
        </w:rPr>
        <w:t xml:space="preserve">Janna Hastings, Colin </w:t>
      </w:r>
      <w:proofErr w:type="spellStart"/>
      <w:r w:rsidRPr="00486765">
        <w:rPr>
          <w:sz w:val="22"/>
        </w:rPr>
        <w:t>Batchelor</w:t>
      </w:r>
      <w:proofErr w:type="spellEnd"/>
      <w:r w:rsidRPr="00486765">
        <w:rPr>
          <w:sz w:val="22"/>
        </w:rPr>
        <w:t xml:space="preserve"> and Stefan Schulz, “</w:t>
      </w:r>
      <w:hyperlink r:id="rId103" w:history="1">
        <w:r w:rsidRPr="00486765">
          <w:rPr>
            <w:rStyle w:val="Hyperlink"/>
            <w:iCs/>
            <w:sz w:val="22"/>
            <w:szCs w:val="23"/>
          </w:rPr>
          <w:t>Parts and wholes, shapes and holes in living beings</w:t>
        </w:r>
      </w:hyperlink>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184"/>
    </w:p>
    <w:p w14:paraId="3CFB54F8" w14:textId="77777777" w:rsidR="00774A84" w:rsidRPr="00486765" w:rsidRDefault="00774A84">
      <w:pPr>
        <w:pStyle w:val="ListParagraph"/>
        <w:numPr>
          <w:ilvl w:val="0"/>
          <w:numId w:val="10"/>
        </w:numPr>
        <w:ind w:left="360"/>
        <w:rPr>
          <w:sz w:val="22"/>
        </w:rPr>
      </w:pPr>
      <w:bookmarkStart w:id="185" w:name="_Ref313200298"/>
      <w:r w:rsidRPr="00486765">
        <w:rPr>
          <w:sz w:val="22"/>
        </w:rPr>
        <w:t>Ludger Jansen, Stefan Schulz: “</w:t>
      </w:r>
      <w:hyperlink r:id="rId104"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185"/>
    </w:p>
    <w:p w14:paraId="10F775A7" w14:textId="77777777" w:rsidR="00774A84" w:rsidRPr="00486765" w:rsidRDefault="00774A84">
      <w:pPr>
        <w:pStyle w:val="ListParagraph"/>
        <w:numPr>
          <w:ilvl w:val="0"/>
          <w:numId w:val="10"/>
        </w:numPr>
        <w:ind w:left="360"/>
        <w:rPr>
          <w:sz w:val="22"/>
        </w:rPr>
      </w:pPr>
      <w:bookmarkStart w:id="186"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Riichiro Mizoguchi (eds.), </w:t>
      </w:r>
      <w:r w:rsidRPr="00486765">
        <w:rPr>
          <w:i/>
          <w:sz w:val="22"/>
        </w:rPr>
        <w:t>Formal Ontology in Information Systems. Proceedings of the Sixth International Conference (FOIS 2010)</w:t>
      </w:r>
      <w:r w:rsidRPr="00486765">
        <w:rPr>
          <w:sz w:val="22"/>
        </w:rPr>
        <w:t>, Amsterdam: IOS Press, 2010, 271-284.</w:t>
      </w:r>
      <w:bookmarkEnd w:id="186"/>
    </w:p>
    <w:p w14:paraId="0267FF08" w14:textId="699098F0" w:rsidR="004109DD" w:rsidRPr="00486765" w:rsidRDefault="00E3138A" w:rsidP="0017019A">
      <w:pPr>
        <w:pStyle w:val="ListParagraph"/>
        <w:numPr>
          <w:ilvl w:val="0"/>
          <w:numId w:val="10"/>
        </w:numPr>
        <w:ind w:left="360"/>
        <w:rPr>
          <w:sz w:val="22"/>
        </w:rPr>
      </w:pPr>
      <w:bookmarkStart w:id="187"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187"/>
    </w:p>
    <w:p w14:paraId="32109DCC" w14:textId="0BBE3D9B" w:rsidR="00405292" w:rsidRPr="00486765" w:rsidRDefault="00405292">
      <w:pPr>
        <w:pStyle w:val="ListParagraph"/>
        <w:numPr>
          <w:ilvl w:val="0"/>
          <w:numId w:val="10"/>
        </w:numPr>
        <w:ind w:left="360"/>
        <w:rPr>
          <w:sz w:val="22"/>
        </w:rPr>
      </w:pPr>
      <w:bookmarkStart w:id="188" w:name="_Ref315006991"/>
      <w:r w:rsidRPr="00486765">
        <w:rPr>
          <w:sz w:val="22"/>
        </w:rPr>
        <w:t xml:space="preserve">Ingvar Johansson, “Four Kinds of ‘Is A’ Relation”, in Katherine Munn and Barry Smith (eds.), </w:t>
      </w:r>
      <w:r w:rsidRPr="00486765">
        <w:rPr>
          <w:i/>
          <w:sz w:val="22"/>
        </w:rPr>
        <w:t>Applied Ontology: An Introduction</w:t>
      </w:r>
      <w:r w:rsidRPr="00486765">
        <w:rPr>
          <w:sz w:val="22"/>
        </w:rPr>
        <w:t xml:space="preserve">, Frankfurt: </w:t>
      </w:r>
      <w:proofErr w:type="spellStart"/>
      <w:r w:rsidRPr="00486765">
        <w:rPr>
          <w:sz w:val="22"/>
        </w:rPr>
        <w:t>ontos</w:t>
      </w:r>
      <w:proofErr w:type="spellEnd"/>
      <w:r w:rsidRPr="00486765">
        <w:rPr>
          <w:sz w:val="22"/>
        </w:rPr>
        <w:t>, 2008, 235-254.</w:t>
      </w:r>
      <w:bookmarkEnd w:id="188"/>
    </w:p>
    <w:p w14:paraId="20D6E3AB" w14:textId="319407E0" w:rsidR="00C1193A" w:rsidRDefault="00C1193A">
      <w:pPr>
        <w:pStyle w:val="ListParagraph"/>
        <w:numPr>
          <w:ilvl w:val="0"/>
          <w:numId w:val="10"/>
        </w:numPr>
        <w:ind w:left="360"/>
        <w:rPr>
          <w:sz w:val="22"/>
        </w:rPr>
      </w:pPr>
      <w:bookmarkStart w:id="189"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hyperlink r:id="rId105"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189"/>
    </w:p>
    <w:p w14:paraId="0B48CBD6" w14:textId="0ED89FA5" w:rsidR="00BA0E99" w:rsidRPr="00486765" w:rsidRDefault="00BA0E99">
      <w:pPr>
        <w:pStyle w:val="ListParagraph"/>
        <w:numPr>
          <w:ilvl w:val="0"/>
          <w:numId w:val="10"/>
        </w:numPr>
        <w:ind w:left="360"/>
        <w:rPr>
          <w:sz w:val="22"/>
        </w:rPr>
      </w:pPr>
      <w:bookmarkStart w:id="190" w:name="_Ref316808808"/>
      <w:r>
        <w:rPr>
          <w:sz w:val="22"/>
          <w:szCs w:val="22"/>
        </w:rPr>
        <w:t xml:space="preserve">Rector, A. L. (2003). </w:t>
      </w:r>
      <w:hyperlink r:id="rId106" w:history="1">
        <w:proofErr w:type="spellStart"/>
        <w:r w:rsidRPr="00151103">
          <w:rPr>
            <w:rStyle w:val="Hyperlink"/>
            <w:sz w:val="22"/>
            <w:szCs w:val="22"/>
          </w:rPr>
          <w:t>Modularisation</w:t>
        </w:r>
        <w:proofErr w:type="spellEnd"/>
        <w:r w:rsidRPr="00151103">
          <w:rPr>
            <w:rStyle w:val="Hyperlink"/>
            <w:sz w:val="22"/>
            <w:szCs w:val="22"/>
          </w:rPr>
          <w:t xml:space="preserve"> of domain ontologies implemented in Description Logics and related formalisms including OWL</w:t>
        </w:r>
      </w:hyperlink>
      <w:r>
        <w:rPr>
          <w:sz w:val="22"/>
          <w:szCs w:val="22"/>
        </w:rPr>
        <w:t xml:space="preserve">, </w:t>
      </w:r>
      <w:r>
        <w:rPr>
          <w:i/>
          <w:iCs/>
          <w:sz w:val="22"/>
          <w:szCs w:val="22"/>
        </w:rPr>
        <w:t>Proceedings of K-CAP</w:t>
      </w:r>
      <w:r w:rsidR="00151103">
        <w:rPr>
          <w:sz w:val="22"/>
          <w:szCs w:val="22"/>
        </w:rPr>
        <w:t xml:space="preserve"> </w:t>
      </w:r>
      <w:r w:rsidR="00151103" w:rsidRPr="00486765">
        <w:rPr>
          <w:i/>
          <w:sz w:val="22"/>
          <w:szCs w:val="22"/>
        </w:rPr>
        <w:t>2003.</w:t>
      </w:r>
      <w:bookmarkEnd w:id="190"/>
    </w:p>
    <w:sectPr w:rsidR="00BA0E99" w:rsidRPr="00486765" w:rsidSect="00534F73">
      <w:headerReference w:type="even" r:id="rId107"/>
      <w:headerReference w:type="default"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24516" w14:textId="77777777" w:rsidR="00EC7FB9" w:rsidRDefault="00EC7FB9">
      <w:r>
        <w:separator/>
      </w:r>
    </w:p>
  </w:endnote>
  <w:endnote w:type="continuationSeparator" w:id="0">
    <w:p w14:paraId="663F6989" w14:textId="77777777" w:rsidR="00EC7FB9" w:rsidRDefault="00EC7FB9">
      <w:r>
        <w:continuationSeparator/>
      </w:r>
    </w:p>
  </w:endnote>
  <w:endnote w:type="continuationNotice" w:id="1">
    <w:p w14:paraId="5A1B5ECA" w14:textId="77777777" w:rsidR="00EC7FB9" w:rsidRDefault="00EC7F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00000001" w:usb1="08070000" w:usb2="00000010" w:usb3="00000000" w:csb0="00020000"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imes New Roman Bold">
    <w:altName w:val="Times New Roman"/>
    <w:panose1 w:val="02020803070505020304"/>
    <w:charset w:val="00"/>
    <w:family w:val="roman"/>
    <w:pitch w:val="default"/>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8F4B55" w:rsidRDefault="008F4B55" w:rsidP="00486765">
    <w:pPr>
      <w:pStyle w:val="Footer"/>
    </w:pPr>
  </w:p>
  <w:p w14:paraId="2D703F56" w14:textId="77777777" w:rsidR="008F4B55" w:rsidRDefault="008F4B5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8F4B55" w:rsidRDefault="008F4B55" w:rsidP="00486765">
    <w:pPr>
      <w:pStyle w:val="Footer"/>
    </w:pPr>
  </w:p>
  <w:p w14:paraId="0A278083" w14:textId="77777777" w:rsidR="008F4B55" w:rsidRDefault="008F4B5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1D51EA49" w14:textId="77777777" w:rsidR="008F4B55" w:rsidRPr="00C5140F" w:rsidRDefault="008F4B55">
        <w:pPr>
          <w:pStyle w:val="Footer"/>
        </w:pPr>
      </w:p>
      <w:p w14:paraId="6A95AB50" w14:textId="77777777" w:rsidR="008F4B55" w:rsidRPr="00C5140F" w:rsidRDefault="008F4B55">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8F4B55" w:rsidRPr="00C5140F" w:rsidRDefault="008F4B55">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3F8BB91D" w14:textId="77777777" w:rsidR="008F4B55" w:rsidRDefault="008F4B55">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8F4B55" w:rsidRDefault="008F4B55">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8F4B55" w:rsidRDefault="008F4B55">
        <w:pPr>
          <w:pStyle w:val="Footer"/>
        </w:pPr>
        <w:r>
          <w:t>Two-Day Meeting on BFO 2.0, Thu Nov 10 – Fri Nov 11, 2011 (EST)</w:t>
        </w:r>
      </w:p>
      <w:p w14:paraId="6DEA8017" w14:textId="77777777" w:rsidR="008F4B55" w:rsidRDefault="008F4B55">
        <w:pPr>
          <w:pStyle w:val="Footer"/>
        </w:pPr>
        <w:r>
          <w:t>Center of Excellence in Bioinformatics and Life Sciences, Buffalo, US</w:t>
        </w:r>
      </w:p>
    </w:sdtContent>
  </w:sdt>
  <w:p w14:paraId="5840DC9A" w14:textId="77777777" w:rsidR="008F4B55" w:rsidRDefault="008F4B5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AEC536" w14:textId="77777777" w:rsidR="00EC7FB9" w:rsidRPr="00A53C04" w:rsidRDefault="00EC7FB9" w:rsidP="00D924FF">
      <w:pPr>
        <w:pStyle w:val="Footer"/>
      </w:pPr>
    </w:p>
  </w:footnote>
  <w:footnote w:type="continuationSeparator" w:id="0">
    <w:p w14:paraId="444F7506" w14:textId="77777777" w:rsidR="00EC7FB9" w:rsidRDefault="00EC7FB9" w:rsidP="00AA3724"/>
  </w:footnote>
  <w:footnote w:type="continuationNotice" w:id="1">
    <w:p w14:paraId="11E29C63" w14:textId="77777777" w:rsidR="00EC7FB9" w:rsidRDefault="00EC7FB9"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E24C6" w14:textId="48782F04" w:rsidR="008F4B55" w:rsidRDefault="008F4B55" w:rsidP="0048676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84A80" w14:textId="45B07F2D" w:rsidR="008F4B55" w:rsidRDefault="008F4B5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8F4B55" w:rsidRDefault="008F4B55" w:rsidP="00486765">
    <w:pPr>
      <w:pStyle w:val="Header"/>
    </w:pPr>
  </w:p>
  <w:p w14:paraId="406E25F7" w14:textId="77777777" w:rsidR="008F4B55" w:rsidRDefault="008F4B5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8F4B55" w:rsidRDefault="008F4B55" w:rsidP="0048676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8F4B55" w:rsidRDefault="00630FA6">
    <w:pPr>
      <w:pStyle w:val="Header"/>
    </w:pPr>
    <w:sdt>
      <w:sdtPr>
        <w:id w:val="13055254"/>
        <w:docPartObj>
          <w:docPartGallery w:val="Page Numbers (Top of Page)"/>
          <w:docPartUnique/>
        </w:docPartObj>
      </w:sdtPr>
      <w:sdtEndPr/>
      <w:sdtContent>
        <w:r w:rsidR="008F4B55">
          <w:fldChar w:fldCharType="begin"/>
        </w:r>
        <w:r w:rsidR="008F4B55">
          <w:instrText xml:space="preserve"> PAGE   \* MERGEFORMAT </w:instrText>
        </w:r>
        <w:r w:rsidR="008F4B55">
          <w:fldChar w:fldCharType="separate"/>
        </w:r>
        <w:r>
          <w:rPr>
            <w:noProof/>
          </w:rPr>
          <w:t>87</w:t>
        </w:r>
        <w:r w:rsidR="008F4B55">
          <w:rPr>
            <w:noProof/>
          </w:rPr>
          <w:fldChar w:fldCharType="end"/>
        </w:r>
      </w:sdtContent>
    </w:sdt>
  </w:p>
  <w:p w14:paraId="38CFE889" w14:textId="77777777" w:rsidR="008F4B55" w:rsidRDefault="008F4B55">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8F4B55" w:rsidRDefault="008F4B55"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8F4B55" w:rsidRDefault="008F4B5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9921C0"/>
    <w:multiLevelType w:val="hybridMultilevel"/>
    <w:tmpl w:val="DC007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4472"/>
    <w:multiLevelType w:val="hybridMultilevel"/>
    <w:tmpl w:val="01D0CD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2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8E474E2"/>
    <w:multiLevelType w:val="hybridMultilevel"/>
    <w:tmpl w:val="A2E23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30"/>
  </w:num>
  <w:num w:numId="3">
    <w:abstractNumId w:val="12"/>
  </w:num>
  <w:num w:numId="4">
    <w:abstractNumId w:val="9"/>
  </w:num>
  <w:num w:numId="5">
    <w:abstractNumId w:val="7"/>
  </w:num>
  <w:num w:numId="6">
    <w:abstractNumId w:val="23"/>
  </w:num>
  <w:num w:numId="7">
    <w:abstractNumId w:val="15"/>
  </w:num>
  <w:num w:numId="8">
    <w:abstractNumId w:val="32"/>
  </w:num>
  <w:num w:numId="9">
    <w:abstractNumId w:val="8"/>
  </w:num>
  <w:num w:numId="10">
    <w:abstractNumId w:val="17"/>
  </w:num>
  <w:num w:numId="11">
    <w:abstractNumId w:val="31"/>
  </w:num>
  <w:num w:numId="12">
    <w:abstractNumId w:val="3"/>
  </w:num>
  <w:num w:numId="13">
    <w:abstractNumId w:val="21"/>
  </w:num>
  <w:num w:numId="14">
    <w:abstractNumId w:val="24"/>
  </w:num>
  <w:num w:numId="15">
    <w:abstractNumId w:val="22"/>
  </w:num>
  <w:num w:numId="16">
    <w:abstractNumId w:val="28"/>
  </w:num>
  <w:num w:numId="17">
    <w:abstractNumId w:val="16"/>
  </w:num>
  <w:num w:numId="18">
    <w:abstractNumId w:val="27"/>
  </w:num>
  <w:num w:numId="19">
    <w:abstractNumId w:val="2"/>
  </w:num>
  <w:num w:numId="20">
    <w:abstractNumId w:val="29"/>
  </w:num>
  <w:num w:numId="21">
    <w:abstractNumId w:val="6"/>
  </w:num>
  <w:num w:numId="22">
    <w:abstractNumId w:val="10"/>
  </w:num>
  <w:num w:numId="23">
    <w:abstractNumId w:val="4"/>
  </w:num>
  <w:num w:numId="24">
    <w:abstractNumId w:val="11"/>
  </w:num>
  <w:num w:numId="25">
    <w:abstractNumId w:val="20"/>
  </w:num>
  <w:num w:numId="26">
    <w:abstractNumId w:val="25"/>
  </w:num>
  <w:num w:numId="27">
    <w:abstractNumId w:val="26"/>
  </w:num>
  <w:num w:numId="28">
    <w:abstractNumId w:val="14"/>
  </w:num>
  <w:num w:numId="29">
    <w:abstractNumId w:val="1"/>
  </w:num>
  <w:num w:numId="30">
    <w:abstractNumId w:val="5"/>
  </w:num>
  <w:num w:numId="31">
    <w:abstractNumId w:val="19"/>
  </w:num>
  <w:num w:numId="32">
    <w:abstractNumId w:val="13"/>
  </w:num>
  <w:num w:numId="33">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21485"/>
    <w:rsid w:val="00023196"/>
    <w:rsid w:val="0003148A"/>
    <w:rsid w:val="00033955"/>
    <w:rsid w:val="0004293B"/>
    <w:rsid w:val="000431A7"/>
    <w:rsid w:val="000448E5"/>
    <w:rsid w:val="00047E4F"/>
    <w:rsid w:val="00051496"/>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438F"/>
    <w:rsid w:val="00095700"/>
    <w:rsid w:val="0009722D"/>
    <w:rsid w:val="000A224E"/>
    <w:rsid w:val="000A317F"/>
    <w:rsid w:val="000A4E97"/>
    <w:rsid w:val="000A57E7"/>
    <w:rsid w:val="000A6579"/>
    <w:rsid w:val="000B04F9"/>
    <w:rsid w:val="000B34A1"/>
    <w:rsid w:val="000B4375"/>
    <w:rsid w:val="000B5984"/>
    <w:rsid w:val="000B5B22"/>
    <w:rsid w:val="000C1212"/>
    <w:rsid w:val="000C3268"/>
    <w:rsid w:val="000C5150"/>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45A7"/>
    <w:rsid w:val="00105CC7"/>
    <w:rsid w:val="001066FC"/>
    <w:rsid w:val="00107230"/>
    <w:rsid w:val="001074FD"/>
    <w:rsid w:val="00107843"/>
    <w:rsid w:val="00110345"/>
    <w:rsid w:val="00115280"/>
    <w:rsid w:val="001157BF"/>
    <w:rsid w:val="00125281"/>
    <w:rsid w:val="001257D8"/>
    <w:rsid w:val="00125AF3"/>
    <w:rsid w:val="00127053"/>
    <w:rsid w:val="00130D7C"/>
    <w:rsid w:val="00135288"/>
    <w:rsid w:val="00140B64"/>
    <w:rsid w:val="00140DC7"/>
    <w:rsid w:val="00141642"/>
    <w:rsid w:val="00141DC6"/>
    <w:rsid w:val="00144077"/>
    <w:rsid w:val="00144239"/>
    <w:rsid w:val="001458CE"/>
    <w:rsid w:val="00145B02"/>
    <w:rsid w:val="00151103"/>
    <w:rsid w:val="00151755"/>
    <w:rsid w:val="00155F6C"/>
    <w:rsid w:val="00160468"/>
    <w:rsid w:val="001659B6"/>
    <w:rsid w:val="0017019A"/>
    <w:rsid w:val="00170E26"/>
    <w:rsid w:val="00176DC3"/>
    <w:rsid w:val="001813EE"/>
    <w:rsid w:val="00182F02"/>
    <w:rsid w:val="001847BB"/>
    <w:rsid w:val="0018556D"/>
    <w:rsid w:val="00187F8C"/>
    <w:rsid w:val="00192689"/>
    <w:rsid w:val="00193F25"/>
    <w:rsid w:val="001950C0"/>
    <w:rsid w:val="00196925"/>
    <w:rsid w:val="001A44E9"/>
    <w:rsid w:val="001A5D90"/>
    <w:rsid w:val="001A6FFD"/>
    <w:rsid w:val="001B0E9B"/>
    <w:rsid w:val="001B23FB"/>
    <w:rsid w:val="001B742D"/>
    <w:rsid w:val="001C2672"/>
    <w:rsid w:val="001C26E8"/>
    <w:rsid w:val="001C2E3B"/>
    <w:rsid w:val="001C2F1D"/>
    <w:rsid w:val="001C43AE"/>
    <w:rsid w:val="001C5CAA"/>
    <w:rsid w:val="001C6256"/>
    <w:rsid w:val="001C76CF"/>
    <w:rsid w:val="001C7765"/>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620"/>
    <w:rsid w:val="00235936"/>
    <w:rsid w:val="00236D40"/>
    <w:rsid w:val="00237C49"/>
    <w:rsid w:val="00244A39"/>
    <w:rsid w:val="002465A4"/>
    <w:rsid w:val="002504F3"/>
    <w:rsid w:val="002535C4"/>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A1C0A"/>
    <w:rsid w:val="002A7BE7"/>
    <w:rsid w:val="002B0810"/>
    <w:rsid w:val="002B1306"/>
    <w:rsid w:val="002B6FE7"/>
    <w:rsid w:val="002C3555"/>
    <w:rsid w:val="002C3B8F"/>
    <w:rsid w:val="002C4E4C"/>
    <w:rsid w:val="002C696C"/>
    <w:rsid w:val="002C7189"/>
    <w:rsid w:val="002C7B57"/>
    <w:rsid w:val="002D173F"/>
    <w:rsid w:val="002D2329"/>
    <w:rsid w:val="002D23D1"/>
    <w:rsid w:val="002D25A6"/>
    <w:rsid w:val="002D3621"/>
    <w:rsid w:val="002D378A"/>
    <w:rsid w:val="002D5E04"/>
    <w:rsid w:val="002D7954"/>
    <w:rsid w:val="002E1247"/>
    <w:rsid w:val="002E41B8"/>
    <w:rsid w:val="002E552D"/>
    <w:rsid w:val="002E5BE8"/>
    <w:rsid w:val="002E637B"/>
    <w:rsid w:val="002E7844"/>
    <w:rsid w:val="002F1456"/>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23A2"/>
    <w:rsid w:val="00334D1D"/>
    <w:rsid w:val="003365E2"/>
    <w:rsid w:val="00336B31"/>
    <w:rsid w:val="003410F5"/>
    <w:rsid w:val="00342733"/>
    <w:rsid w:val="00343148"/>
    <w:rsid w:val="00343D9C"/>
    <w:rsid w:val="00346BC6"/>
    <w:rsid w:val="00347922"/>
    <w:rsid w:val="0035255E"/>
    <w:rsid w:val="003533DD"/>
    <w:rsid w:val="00357D9F"/>
    <w:rsid w:val="00361607"/>
    <w:rsid w:val="00363562"/>
    <w:rsid w:val="00363DCA"/>
    <w:rsid w:val="00365F37"/>
    <w:rsid w:val="00367B4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F15E6"/>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59D1"/>
    <w:rsid w:val="00436007"/>
    <w:rsid w:val="00440ABF"/>
    <w:rsid w:val="00443209"/>
    <w:rsid w:val="00445013"/>
    <w:rsid w:val="0044734A"/>
    <w:rsid w:val="00454181"/>
    <w:rsid w:val="00455895"/>
    <w:rsid w:val="004558A1"/>
    <w:rsid w:val="0046137A"/>
    <w:rsid w:val="004619F8"/>
    <w:rsid w:val="00461DF4"/>
    <w:rsid w:val="00465C17"/>
    <w:rsid w:val="0046705D"/>
    <w:rsid w:val="00471185"/>
    <w:rsid w:val="0047199F"/>
    <w:rsid w:val="0047696E"/>
    <w:rsid w:val="0048015B"/>
    <w:rsid w:val="00480161"/>
    <w:rsid w:val="00480A86"/>
    <w:rsid w:val="00482568"/>
    <w:rsid w:val="0048287D"/>
    <w:rsid w:val="00483282"/>
    <w:rsid w:val="004859CA"/>
    <w:rsid w:val="00486765"/>
    <w:rsid w:val="0049270F"/>
    <w:rsid w:val="00492DAF"/>
    <w:rsid w:val="00493504"/>
    <w:rsid w:val="004938EE"/>
    <w:rsid w:val="00494B7A"/>
    <w:rsid w:val="0049759E"/>
    <w:rsid w:val="00497695"/>
    <w:rsid w:val="004A033A"/>
    <w:rsid w:val="004A05A1"/>
    <w:rsid w:val="004A1E4C"/>
    <w:rsid w:val="004A345F"/>
    <w:rsid w:val="004A6DFF"/>
    <w:rsid w:val="004B5C97"/>
    <w:rsid w:val="004C0A57"/>
    <w:rsid w:val="004C372C"/>
    <w:rsid w:val="004C5178"/>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778E"/>
    <w:rsid w:val="00510B36"/>
    <w:rsid w:val="00511E26"/>
    <w:rsid w:val="00512D23"/>
    <w:rsid w:val="00513AAE"/>
    <w:rsid w:val="00514A83"/>
    <w:rsid w:val="00514A85"/>
    <w:rsid w:val="00520426"/>
    <w:rsid w:val="0052500C"/>
    <w:rsid w:val="0052565B"/>
    <w:rsid w:val="00526D82"/>
    <w:rsid w:val="005304A1"/>
    <w:rsid w:val="00530C81"/>
    <w:rsid w:val="005310FC"/>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8D"/>
    <w:rsid w:val="005C1850"/>
    <w:rsid w:val="005C1FE9"/>
    <w:rsid w:val="005C2A58"/>
    <w:rsid w:val="005C3862"/>
    <w:rsid w:val="005D1353"/>
    <w:rsid w:val="005D2CB1"/>
    <w:rsid w:val="005D403D"/>
    <w:rsid w:val="005D7499"/>
    <w:rsid w:val="005D766C"/>
    <w:rsid w:val="005D7735"/>
    <w:rsid w:val="005E2AC0"/>
    <w:rsid w:val="005E2E09"/>
    <w:rsid w:val="005E4226"/>
    <w:rsid w:val="005E63C4"/>
    <w:rsid w:val="006006B7"/>
    <w:rsid w:val="00601C8D"/>
    <w:rsid w:val="00603FE2"/>
    <w:rsid w:val="00604D54"/>
    <w:rsid w:val="006063A4"/>
    <w:rsid w:val="00606B06"/>
    <w:rsid w:val="006107BB"/>
    <w:rsid w:val="00611C18"/>
    <w:rsid w:val="00612B09"/>
    <w:rsid w:val="006157C3"/>
    <w:rsid w:val="00616074"/>
    <w:rsid w:val="006201FE"/>
    <w:rsid w:val="00620663"/>
    <w:rsid w:val="00621220"/>
    <w:rsid w:val="00624F91"/>
    <w:rsid w:val="00626425"/>
    <w:rsid w:val="00627967"/>
    <w:rsid w:val="00630FA6"/>
    <w:rsid w:val="0063290F"/>
    <w:rsid w:val="006329D0"/>
    <w:rsid w:val="006338FE"/>
    <w:rsid w:val="006355CF"/>
    <w:rsid w:val="0063585C"/>
    <w:rsid w:val="00636D6F"/>
    <w:rsid w:val="006401B0"/>
    <w:rsid w:val="00640FA6"/>
    <w:rsid w:val="006434E7"/>
    <w:rsid w:val="00645806"/>
    <w:rsid w:val="0064627E"/>
    <w:rsid w:val="00650699"/>
    <w:rsid w:val="0065182A"/>
    <w:rsid w:val="00654558"/>
    <w:rsid w:val="006549BE"/>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838"/>
    <w:rsid w:val="006A5F19"/>
    <w:rsid w:val="006B1DF6"/>
    <w:rsid w:val="006B2D78"/>
    <w:rsid w:val="006B36C3"/>
    <w:rsid w:val="006B4745"/>
    <w:rsid w:val="006B7E33"/>
    <w:rsid w:val="006C0032"/>
    <w:rsid w:val="006C1A24"/>
    <w:rsid w:val="006C241A"/>
    <w:rsid w:val="006C5BD8"/>
    <w:rsid w:val="006C65D3"/>
    <w:rsid w:val="006C682F"/>
    <w:rsid w:val="006C768A"/>
    <w:rsid w:val="006D439D"/>
    <w:rsid w:val="006D4A81"/>
    <w:rsid w:val="006D4C14"/>
    <w:rsid w:val="006E1723"/>
    <w:rsid w:val="006E1F03"/>
    <w:rsid w:val="006E2868"/>
    <w:rsid w:val="006E32BD"/>
    <w:rsid w:val="006F4220"/>
    <w:rsid w:val="006F7B6B"/>
    <w:rsid w:val="006F7BF4"/>
    <w:rsid w:val="00700B69"/>
    <w:rsid w:val="00700F32"/>
    <w:rsid w:val="007037EC"/>
    <w:rsid w:val="00705CD6"/>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6124"/>
    <w:rsid w:val="00736310"/>
    <w:rsid w:val="007366FE"/>
    <w:rsid w:val="00740DC4"/>
    <w:rsid w:val="0074238B"/>
    <w:rsid w:val="0074428C"/>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3D0F"/>
    <w:rsid w:val="007C4BE0"/>
    <w:rsid w:val="007C60C4"/>
    <w:rsid w:val="007E0C2F"/>
    <w:rsid w:val="007E2B9F"/>
    <w:rsid w:val="007E2C9E"/>
    <w:rsid w:val="007E4A6D"/>
    <w:rsid w:val="007E6BF5"/>
    <w:rsid w:val="007F28CD"/>
    <w:rsid w:val="007F452D"/>
    <w:rsid w:val="007F518D"/>
    <w:rsid w:val="00803CB3"/>
    <w:rsid w:val="00803EAC"/>
    <w:rsid w:val="00812391"/>
    <w:rsid w:val="00812ABD"/>
    <w:rsid w:val="00816442"/>
    <w:rsid w:val="00822123"/>
    <w:rsid w:val="00827405"/>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66E93"/>
    <w:rsid w:val="00870A6A"/>
    <w:rsid w:val="0087214C"/>
    <w:rsid w:val="00872DC4"/>
    <w:rsid w:val="0087523F"/>
    <w:rsid w:val="008775B9"/>
    <w:rsid w:val="008901C1"/>
    <w:rsid w:val="008906B8"/>
    <w:rsid w:val="00894677"/>
    <w:rsid w:val="00895979"/>
    <w:rsid w:val="008A0567"/>
    <w:rsid w:val="008A0783"/>
    <w:rsid w:val="008A5BDC"/>
    <w:rsid w:val="008A6C9D"/>
    <w:rsid w:val="008A75B4"/>
    <w:rsid w:val="008B1CD0"/>
    <w:rsid w:val="008B36B6"/>
    <w:rsid w:val="008B6CDC"/>
    <w:rsid w:val="008B7AC8"/>
    <w:rsid w:val="008C04FB"/>
    <w:rsid w:val="008C357F"/>
    <w:rsid w:val="008C5E6C"/>
    <w:rsid w:val="008C75EE"/>
    <w:rsid w:val="008C78C4"/>
    <w:rsid w:val="008D5425"/>
    <w:rsid w:val="008E09E5"/>
    <w:rsid w:val="008E181C"/>
    <w:rsid w:val="008E516B"/>
    <w:rsid w:val="008E7283"/>
    <w:rsid w:val="008E7991"/>
    <w:rsid w:val="008F283C"/>
    <w:rsid w:val="008F3F43"/>
    <w:rsid w:val="008F4B55"/>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592"/>
    <w:rsid w:val="009228D3"/>
    <w:rsid w:val="00923ED0"/>
    <w:rsid w:val="00925DC5"/>
    <w:rsid w:val="0092722A"/>
    <w:rsid w:val="00932AB1"/>
    <w:rsid w:val="009331CA"/>
    <w:rsid w:val="009339C4"/>
    <w:rsid w:val="00934CB2"/>
    <w:rsid w:val="00934EB8"/>
    <w:rsid w:val="0093764B"/>
    <w:rsid w:val="00937861"/>
    <w:rsid w:val="00937C72"/>
    <w:rsid w:val="00943EF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651A"/>
    <w:rsid w:val="009A0705"/>
    <w:rsid w:val="009A661F"/>
    <w:rsid w:val="009B1D2B"/>
    <w:rsid w:val="009B27CF"/>
    <w:rsid w:val="009B4A50"/>
    <w:rsid w:val="009B5669"/>
    <w:rsid w:val="009B6187"/>
    <w:rsid w:val="009B6959"/>
    <w:rsid w:val="009B7292"/>
    <w:rsid w:val="009C7CD8"/>
    <w:rsid w:val="009D1AD3"/>
    <w:rsid w:val="009D2F5A"/>
    <w:rsid w:val="009D433A"/>
    <w:rsid w:val="009D555C"/>
    <w:rsid w:val="009D55F6"/>
    <w:rsid w:val="009E0109"/>
    <w:rsid w:val="009E0269"/>
    <w:rsid w:val="009E2993"/>
    <w:rsid w:val="009F014F"/>
    <w:rsid w:val="009F41D8"/>
    <w:rsid w:val="009F4ABF"/>
    <w:rsid w:val="009F610B"/>
    <w:rsid w:val="009F7F33"/>
    <w:rsid w:val="00A00941"/>
    <w:rsid w:val="00A01415"/>
    <w:rsid w:val="00A035C4"/>
    <w:rsid w:val="00A03D91"/>
    <w:rsid w:val="00A1283B"/>
    <w:rsid w:val="00A13ADA"/>
    <w:rsid w:val="00A14887"/>
    <w:rsid w:val="00A15448"/>
    <w:rsid w:val="00A209A2"/>
    <w:rsid w:val="00A21DC8"/>
    <w:rsid w:val="00A242D2"/>
    <w:rsid w:val="00A2607B"/>
    <w:rsid w:val="00A31705"/>
    <w:rsid w:val="00A40ADF"/>
    <w:rsid w:val="00A42E8D"/>
    <w:rsid w:val="00A525E0"/>
    <w:rsid w:val="00A53C04"/>
    <w:rsid w:val="00A608AD"/>
    <w:rsid w:val="00A60C85"/>
    <w:rsid w:val="00A6405D"/>
    <w:rsid w:val="00A73C26"/>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1A45"/>
    <w:rsid w:val="00AC2304"/>
    <w:rsid w:val="00AC2AB7"/>
    <w:rsid w:val="00AC523E"/>
    <w:rsid w:val="00AD350D"/>
    <w:rsid w:val="00AD4F8F"/>
    <w:rsid w:val="00AD530B"/>
    <w:rsid w:val="00AD66AD"/>
    <w:rsid w:val="00AE3745"/>
    <w:rsid w:val="00AE6D99"/>
    <w:rsid w:val="00AF60B3"/>
    <w:rsid w:val="00AF70CB"/>
    <w:rsid w:val="00B016FE"/>
    <w:rsid w:val="00B02AE7"/>
    <w:rsid w:val="00B03B3D"/>
    <w:rsid w:val="00B03C6A"/>
    <w:rsid w:val="00B055FE"/>
    <w:rsid w:val="00B115D2"/>
    <w:rsid w:val="00B115E9"/>
    <w:rsid w:val="00B123D8"/>
    <w:rsid w:val="00B1301F"/>
    <w:rsid w:val="00B1604E"/>
    <w:rsid w:val="00B24089"/>
    <w:rsid w:val="00B32A35"/>
    <w:rsid w:val="00B36060"/>
    <w:rsid w:val="00B36652"/>
    <w:rsid w:val="00B41EE8"/>
    <w:rsid w:val="00B42EC9"/>
    <w:rsid w:val="00B4578B"/>
    <w:rsid w:val="00B528BE"/>
    <w:rsid w:val="00B54835"/>
    <w:rsid w:val="00B56564"/>
    <w:rsid w:val="00B56876"/>
    <w:rsid w:val="00B57B3C"/>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A0E99"/>
    <w:rsid w:val="00BA3374"/>
    <w:rsid w:val="00BA5039"/>
    <w:rsid w:val="00BA5DF4"/>
    <w:rsid w:val="00BA661D"/>
    <w:rsid w:val="00BB0CD2"/>
    <w:rsid w:val="00BC0405"/>
    <w:rsid w:val="00BC11E1"/>
    <w:rsid w:val="00BC2548"/>
    <w:rsid w:val="00BC3597"/>
    <w:rsid w:val="00BC4A0D"/>
    <w:rsid w:val="00BC5FBB"/>
    <w:rsid w:val="00BD0DFB"/>
    <w:rsid w:val="00BD1AB0"/>
    <w:rsid w:val="00BD2F36"/>
    <w:rsid w:val="00BD5684"/>
    <w:rsid w:val="00BE0C98"/>
    <w:rsid w:val="00BE2142"/>
    <w:rsid w:val="00BE5CE2"/>
    <w:rsid w:val="00BF2F13"/>
    <w:rsid w:val="00BF7D53"/>
    <w:rsid w:val="00C01017"/>
    <w:rsid w:val="00C0143F"/>
    <w:rsid w:val="00C01BBA"/>
    <w:rsid w:val="00C024C7"/>
    <w:rsid w:val="00C0263A"/>
    <w:rsid w:val="00C04C8A"/>
    <w:rsid w:val="00C05099"/>
    <w:rsid w:val="00C1193A"/>
    <w:rsid w:val="00C12B2C"/>
    <w:rsid w:val="00C1546F"/>
    <w:rsid w:val="00C16900"/>
    <w:rsid w:val="00C172C1"/>
    <w:rsid w:val="00C1730F"/>
    <w:rsid w:val="00C229D0"/>
    <w:rsid w:val="00C2568B"/>
    <w:rsid w:val="00C25ACF"/>
    <w:rsid w:val="00C30099"/>
    <w:rsid w:val="00C319F1"/>
    <w:rsid w:val="00C3445C"/>
    <w:rsid w:val="00C34FC5"/>
    <w:rsid w:val="00C37896"/>
    <w:rsid w:val="00C422D5"/>
    <w:rsid w:val="00C42EAE"/>
    <w:rsid w:val="00C448A6"/>
    <w:rsid w:val="00C449B1"/>
    <w:rsid w:val="00C5140F"/>
    <w:rsid w:val="00C52EBF"/>
    <w:rsid w:val="00C56E10"/>
    <w:rsid w:val="00C60307"/>
    <w:rsid w:val="00C635B8"/>
    <w:rsid w:val="00C677CC"/>
    <w:rsid w:val="00C70C3F"/>
    <w:rsid w:val="00C70E0A"/>
    <w:rsid w:val="00C71968"/>
    <w:rsid w:val="00C71CCE"/>
    <w:rsid w:val="00C71ED4"/>
    <w:rsid w:val="00C7495C"/>
    <w:rsid w:val="00C759F5"/>
    <w:rsid w:val="00C75C35"/>
    <w:rsid w:val="00C801DA"/>
    <w:rsid w:val="00C91FF5"/>
    <w:rsid w:val="00CA0038"/>
    <w:rsid w:val="00CA03E5"/>
    <w:rsid w:val="00CA66E6"/>
    <w:rsid w:val="00CA7294"/>
    <w:rsid w:val="00CB07DE"/>
    <w:rsid w:val="00CB27ED"/>
    <w:rsid w:val="00CB2DD1"/>
    <w:rsid w:val="00CB5CA4"/>
    <w:rsid w:val="00CC1A69"/>
    <w:rsid w:val="00CC1EC8"/>
    <w:rsid w:val="00CD1C6E"/>
    <w:rsid w:val="00CD4FF1"/>
    <w:rsid w:val="00CD5918"/>
    <w:rsid w:val="00CD594E"/>
    <w:rsid w:val="00CD7D2D"/>
    <w:rsid w:val="00CE0AFC"/>
    <w:rsid w:val="00CE14BD"/>
    <w:rsid w:val="00CE55F1"/>
    <w:rsid w:val="00CE6B56"/>
    <w:rsid w:val="00CE704F"/>
    <w:rsid w:val="00CF107E"/>
    <w:rsid w:val="00CF1FBF"/>
    <w:rsid w:val="00CF2840"/>
    <w:rsid w:val="00CF4E43"/>
    <w:rsid w:val="00CF68CB"/>
    <w:rsid w:val="00CF7DCA"/>
    <w:rsid w:val="00D028FB"/>
    <w:rsid w:val="00D10C26"/>
    <w:rsid w:val="00D114EC"/>
    <w:rsid w:val="00D137BC"/>
    <w:rsid w:val="00D13C1C"/>
    <w:rsid w:val="00D1448F"/>
    <w:rsid w:val="00D14934"/>
    <w:rsid w:val="00D175D1"/>
    <w:rsid w:val="00D17B61"/>
    <w:rsid w:val="00D201F8"/>
    <w:rsid w:val="00D21FE9"/>
    <w:rsid w:val="00D249D3"/>
    <w:rsid w:val="00D25757"/>
    <w:rsid w:val="00D2604D"/>
    <w:rsid w:val="00D26A07"/>
    <w:rsid w:val="00D27F6E"/>
    <w:rsid w:val="00D33586"/>
    <w:rsid w:val="00D37C38"/>
    <w:rsid w:val="00D40259"/>
    <w:rsid w:val="00D47F07"/>
    <w:rsid w:val="00D524A7"/>
    <w:rsid w:val="00D5334E"/>
    <w:rsid w:val="00D54118"/>
    <w:rsid w:val="00D546AE"/>
    <w:rsid w:val="00D574C8"/>
    <w:rsid w:val="00D6002B"/>
    <w:rsid w:val="00D60C53"/>
    <w:rsid w:val="00D61998"/>
    <w:rsid w:val="00D61A83"/>
    <w:rsid w:val="00D657C8"/>
    <w:rsid w:val="00D67C06"/>
    <w:rsid w:val="00D70EFD"/>
    <w:rsid w:val="00D754CA"/>
    <w:rsid w:val="00D75EC6"/>
    <w:rsid w:val="00D76C61"/>
    <w:rsid w:val="00D82D0A"/>
    <w:rsid w:val="00D82F29"/>
    <w:rsid w:val="00D83096"/>
    <w:rsid w:val="00D84823"/>
    <w:rsid w:val="00D850FE"/>
    <w:rsid w:val="00D860BE"/>
    <w:rsid w:val="00D871F1"/>
    <w:rsid w:val="00D915F5"/>
    <w:rsid w:val="00D91B4B"/>
    <w:rsid w:val="00D924FF"/>
    <w:rsid w:val="00D92809"/>
    <w:rsid w:val="00D94B24"/>
    <w:rsid w:val="00D95DB0"/>
    <w:rsid w:val="00D96EFD"/>
    <w:rsid w:val="00DA3A75"/>
    <w:rsid w:val="00DA4D68"/>
    <w:rsid w:val="00DA6251"/>
    <w:rsid w:val="00DB06DC"/>
    <w:rsid w:val="00DB0D72"/>
    <w:rsid w:val="00DB33F3"/>
    <w:rsid w:val="00DB4241"/>
    <w:rsid w:val="00DC022E"/>
    <w:rsid w:val="00DC2166"/>
    <w:rsid w:val="00DC25EB"/>
    <w:rsid w:val="00DC2E51"/>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10B19"/>
    <w:rsid w:val="00E11551"/>
    <w:rsid w:val="00E13067"/>
    <w:rsid w:val="00E147FE"/>
    <w:rsid w:val="00E16597"/>
    <w:rsid w:val="00E1751B"/>
    <w:rsid w:val="00E2390D"/>
    <w:rsid w:val="00E253AD"/>
    <w:rsid w:val="00E2775F"/>
    <w:rsid w:val="00E3138A"/>
    <w:rsid w:val="00E32204"/>
    <w:rsid w:val="00E40415"/>
    <w:rsid w:val="00E41651"/>
    <w:rsid w:val="00E42868"/>
    <w:rsid w:val="00E44217"/>
    <w:rsid w:val="00E45547"/>
    <w:rsid w:val="00E51797"/>
    <w:rsid w:val="00E52F09"/>
    <w:rsid w:val="00E539F1"/>
    <w:rsid w:val="00E54C2C"/>
    <w:rsid w:val="00E571F9"/>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17A9"/>
    <w:rsid w:val="00E944CF"/>
    <w:rsid w:val="00E961B4"/>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447C"/>
    <w:rsid w:val="00EF74E2"/>
    <w:rsid w:val="00F00EBF"/>
    <w:rsid w:val="00F03799"/>
    <w:rsid w:val="00F07970"/>
    <w:rsid w:val="00F10EFD"/>
    <w:rsid w:val="00F12306"/>
    <w:rsid w:val="00F14FE4"/>
    <w:rsid w:val="00F156CF"/>
    <w:rsid w:val="00F1597E"/>
    <w:rsid w:val="00F2177E"/>
    <w:rsid w:val="00F2283D"/>
    <w:rsid w:val="00F26ECE"/>
    <w:rsid w:val="00F32F9E"/>
    <w:rsid w:val="00F34C15"/>
    <w:rsid w:val="00F3525B"/>
    <w:rsid w:val="00F37357"/>
    <w:rsid w:val="00F4014E"/>
    <w:rsid w:val="00F40B9B"/>
    <w:rsid w:val="00F46E07"/>
    <w:rsid w:val="00F509EE"/>
    <w:rsid w:val="00F51055"/>
    <w:rsid w:val="00F52A07"/>
    <w:rsid w:val="00F56651"/>
    <w:rsid w:val="00F56D7F"/>
    <w:rsid w:val="00F604ED"/>
    <w:rsid w:val="00F71FE0"/>
    <w:rsid w:val="00F732B3"/>
    <w:rsid w:val="00F73580"/>
    <w:rsid w:val="00F86988"/>
    <w:rsid w:val="00F8748B"/>
    <w:rsid w:val="00F90EC7"/>
    <w:rsid w:val="00F9182E"/>
    <w:rsid w:val="00F91CEB"/>
    <w:rsid w:val="00F93648"/>
    <w:rsid w:val="00FB0792"/>
    <w:rsid w:val="00FB0DF4"/>
    <w:rsid w:val="00FB124B"/>
    <w:rsid w:val="00FB129B"/>
    <w:rsid w:val="00FB273E"/>
    <w:rsid w:val="00FB2DD0"/>
    <w:rsid w:val="00FB2EB2"/>
    <w:rsid w:val="00FB4A69"/>
    <w:rsid w:val="00FB555B"/>
    <w:rsid w:val="00FC2C64"/>
    <w:rsid w:val="00FC5C3B"/>
    <w:rsid w:val="00FD3F23"/>
    <w:rsid w:val="00FD474C"/>
    <w:rsid w:val="00FF0C73"/>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plato.stanford.edu/archives/spr2010/entries/dependence-ontological/" TargetMode="External"/><Relationship Id="rId102" Type="http://schemas.openxmlformats.org/officeDocument/2006/relationships/hyperlink" Target="http://www.acsu.buffalo.edu/~bittner3/BittnerDonnellySmithFois04.pdf" TargetMode="External"/><Relationship Id="rId103" Type="http://schemas.openxmlformats.org/officeDocument/2006/relationships/hyperlink" Target="http://ceur-ws.org/Vol-812/paper12.pdf" TargetMode="External"/><Relationship Id="rId104" Type="http://schemas.openxmlformats.org/officeDocument/2006/relationships/hyperlink" Target="http://www.onto-med.de/obml/ws2011/obml2011report.pdf" TargetMode="External"/><Relationship Id="rId105" Type="http://schemas.openxmlformats.org/officeDocument/2006/relationships/hyperlink" Target="http://www.plosone.org/article/info%3Adoi%2F10.1371%2Fjournal.pone.0018794" TargetMode="External"/><Relationship Id="rId106" Type="http://schemas.openxmlformats.org/officeDocument/2006/relationships/hyperlink" Target="http://www.cs.man.ac.uk/~rector/papers/rector-modularisation-kcap-2003-distrib.pdf" TargetMode="External"/><Relationship Id="rId107"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8" Type="http://schemas.openxmlformats.org/officeDocument/2006/relationships/header" Target="header5.xml"/><Relationship Id="rId109" Type="http://schemas.openxmlformats.org/officeDocument/2006/relationships/footer" Target="footer3.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1.jpg"/><Relationship Id="rId17" Type="http://schemas.openxmlformats.org/officeDocument/2006/relationships/hyperlink" Target="http://code.google.com/p/information-artifact-ontology/" TargetMode="External"/><Relationship Id="rId18" Type="http://schemas.openxmlformats.org/officeDocument/2006/relationships/hyperlink" Target="http://en.wikipedia.org/wiki/Mark_Sykes" TargetMode="External"/><Relationship Id="rId19" Type="http://schemas.openxmlformats.org/officeDocument/2006/relationships/hyperlink" Target="http://en.wikipedia.org/wiki/Fran%C3%A7ois_Georges-Picot" TargetMode="External"/><Relationship Id="rId30" Type="http://schemas.openxmlformats.org/officeDocument/2006/relationships/image" Target="media/image7.png"/><Relationship Id="rId31" Type="http://schemas.openxmlformats.org/officeDocument/2006/relationships/hyperlink" Target="http://obi-ontology.org/page/Main_Page" TargetMode="External"/><Relationship Id="rId32" Type="http://schemas.openxmlformats.org/officeDocument/2006/relationships/hyperlink" Target="http://berkeleybop.org/obo/OGMS:0000087" TargetMode="External"/><Relationship Id="rId33" Type="http://schemas.openxmlformats.org/officeDocument/2006/relationships/image" Target="media/image8.png"/><Relationship Id="rId34" Type="http://schemas.openxmlformats.org/officeDocument/2006/relationships/hyperlink" Target="http://en.wikipedia.org/wiki/Cardiac_cycle" TargetMode="External"/><Relationship Id="rId35" Type="http://schemas.openxmlformats.org/officeDocument/2006/relationships/image" Target="media/image9.png"/><Relationship Id="rId36" Type="http://schemas.openxmlformats.org/officeDocument/2006/relationships/hyperlink" Target="http://www.acsu.buffalo.edu/~ag33/vso.html" TargetMode="External"/><Relationship Id="rId37" Type="http://schemas.openxmlformats.org/officeDocument/2006/relationships/image" Target="media/image10.tiff"/><Relationship Id="rId38" Type="http://schemas.openxmlformats.org/officeDocument/2006/relationships/hyperlink" Target="http://ontology.buffalo.edu/smith/articles/relact.html" TargetMode="External"/><Relationship Id="rId39" Type="http://schemas.openxmlformats.org/officeDocument/2006/relationships/hyperlink" Target="http://ontology.buffalo.edu/smith/articles/lfm.htm" TargetMode="External"/><Relationship Id="rId50" Type="http://schemas.openxmlformats.org/officeDocument/2006/relationships/hyperlink" Target="http://ontology.buffalo.edu/smith/articles/Mountains.htm" TargetMode="External"/><Relationship Id="rId51" Type="http://schemas.openxmlformats.org/officeDocument/2006/relationships/hyperlink" Target="http://ontology.buffalo.edu/smith/articles/embryontology.htm" TargetMode="External"/><Relationship Id="rId52" Type="http://schemas.openxmlformats.org/officeDocument/2006/relationships/hyperlink" Target="http://ontology.buffalo.edu/smith/articles/SNAP_SPAN.pdf" TargetMode="External"/><Relationship Id="rId53" Type="http://schemas.openxmlformats.org/officeDocument/2006/relationships/hyperlink" Target="http://ontology.buffalo.edu/smith/articles/cornucopia.pdf" TargetMode="External"/><Relationship Id="rId54" Type="http://schemas.openxmlformats.org/officeDocument/2006/relationships/hyperlink" Target="http://genomebiology.com/2005/6/5/R46" TargetMode="External"/><Relationship Id="rId55" Type="http://schemas.openxmlformats.org/officeDocument/2006/relationships/hyperlink" Target="http://www.ncbi.nlm.nih.gov/pmc/articles/PMC1175958" TargetMode="External"/><Relationship Id="rId56" Type="http://schemas.openxmlformats.org/officeDocument/2006/relationships/hyperlink" Target="http://www.biomedcentral.com/1471-2105/9/S5/S2" TargetMode="External"/><Relationship Id="rId57" Type="http://schemas.openxmlformats.org/officeDocument/2006/relationships/hyperlink" Target="http://www.acsu.buffalo.edu/~bittner3/Publications_files/Bittner-NA-2006-28.pdf" TargetMode="External"/><Relationship Id="rId58" Type="http://schemas.openxmlformats.org/officeDocument/2006/relationships/hyperlink" Target="http://iospress.metapress.com/content/1551884412214u67/fulltext.pdf" TargetMode="External"/><Relationship Id="rId59" Type="http://schemas.openxmlformats.org/officeDocument/2006/relationships/hyperlink" Target="http://www.ncbi.nlm.nih.gov/pmc/articles/PMC3104413/" TargetMode="External"/><Relationship Id="rId70" Type="http://schemas.openxmlformats.org/officeDocument/2006/relationships/hyperlink" Target="http://www.biomedcentral.com/1471-2105/11/289" TargetMode="External"/><Relationship Id="rId71" Type="http://schemas.openxmlformats.org/officeDocument/2006/relationships/hyperlink" Target="http://www.ifomis.org/Research/IFOMISReports/IFOMIS%20Report%2005_2003.pdf" TargetMode="External"/><Relationship Id="rId72" Type="http://schemas.openxmlformats.org/officeDocument/2006/relationships/hyperlink" Target="http://www.ifomis.org/Research/IFOMISReports/IFOMIS%20Report%2006_2003.pdf" TargetMode="External"/><Relationship Id="rId73" Type="http://schemas.openxmlformats.org/officeDocument/2006/relationships/hyperlink" Target="http://www.ifomis.org/Research/IFOMISReports/IFOMIS%20Report%2007_2003.pdf" TargetMode="External"/><Relationship Id="rId74" Type="http://schemas.openxmlformats.org/officeDocument/2006/relationships/hyperlink" Target="http://www.ifomis.org/Downloads/Reports/IR-0303_Donnelly.pdf" TargetMode="External"/><Relationship Id="rId75" Type="http://schemas.openxmlformats.org/officeDocument/2006/relationships/hyperlink" Target="http://www.acsu.buffalo.edu/~bittner3/BittnerKRmed.pdf" TargetMode="External"/><Relationship Id="rId76" Type="http://schemas.openxmlformats.org/officeDocument/2006/relationships/hyperlink" Target="http://dx.doi.org/10.1016/j.artmed.2006.12.005" TargetMode="External"/><Relationship Id="rId77" Type="http://schemas.openxmlformats.org/officeDocument/2006/relationships/hyperlink" Target="http://www.acsu.buffalo.edu/~bittner3/DonnellyAIMed05.pdf" TargetMode="External"/><Relationship Id="rId78" Type="http://schemas.openxmlformats.org/officeDocument/2006/relationships/hyperlink" Target="http://web.me.com/tbittner1/DonnellyProfessional/Publications_files/RelPlApOnFin.pdf" TargetMode="External"/><Relationship Id="rId79" Type="http://schemas.openxmlformats.org/officeDocument/2006/relationships/hyperlink" Target="http://web.me.com/tbittner1/DonnellyProfessional/Publications_files/LayeredMereologyAIJ.pdf" TargetMode="External"/><Relationship Id="rId110" Type="http://schemas.openxmlformats.org/officeDocument/2006/relationships/header" Target="header6.xml"/><Relationship Id="rId90" Type="http://schemas.openxmlformats.org/officeDocument/2006/relationships/hyperlink" Target="http://www.philosophie.ch/preprints/79_Promising_And_Other_Social_Acts.pdf" TargetMode="External"/><Relationship Id="rId91" Type="http://schemas.openxmlformats.org/officeDocument/2006/relationships/hyperlink" Target="http://mba.eci.ufmg.br/downloads/ZemachFourOntologies.pdf" TargetMode="External"/><Relationship Id="rId92" Type="http://schemas.openxmlformats.org/officeDocument/2006/relationships/hyperlink" Target="http://ontology.buffalo.edu/smith/articles/Medinfo_2010_Ceusters_Smith.pdf" TargetMode="External"/><Relationship Id="rId93" Type="http://schemas.openxmlformats.org/officeDocument/2006/relationships/hyperlink" Target="http://ontology.buffalo.edu/smith/articles/partitions.pdf" TargetMode="External"/><Relationship Id="rId94" Type="http://schemas.openxmlformats.org/officeDocument/2006/relationships/hyperlink" Target="http://ontology.buffalo.edu/smith/articles/trm.pdf" TargetMode="External"/><Relationship Id="rId95" Type="http://schemas.openxmlformats.org/officeDocument/2006/relationships/hyperlink" Target="http://ontology.buffalo.edu/bfo/Ontology_Matching.pdf" TargetMode="External"/><Relationship Id="rId96" Type="http://schemas.openxmlformats.org/officeDocument/2006/relationships/hyperlink" Target="http://www.comp.leeds.ac." TargetMode="External"/><Relationship Id="rId97" Type="http://schemas.openxmlformats.org/officeDocument/2006/relationships/hyperlink" Target="http://hem.passagen.se/ijohansson/ontology6.htm" TargetMode="External"/><Relationship Id="rId98" Type="http://schemas.openxmlformats.org/officeDocument/2006/relationships/hyperlink" Target="http://ontology.buffalo.edu/smith/articles/charuniv.pdf" TargetMode="External"/><Relationship Id="rId99" Type="http://schemas.openxmlformats.org/officeDocument/2006/relationships/hyperlink" Target="http://ontology.buffalo.edu/smith/articles/naivephysics.html" TargetMode="External"/><Relationship Id="rId111" Type="http://schemas.openxmlformats.org/officeDocument/2006/relationships/footer" Target="footer4.xml"/><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hyperlink" Target="http://php.med.unsw.edu.au/cellbiology/index.php?title=File:Cell_adhesion_summary.png" TargetMode="External"/><Relationship Id="rId23" Type="http://schemas.openxmlformats.org/officeDocument/2006/relationships/image" Target="media/image4.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hyperlink" Target="http://scienceblogs.com/evolvingthoughts/2007/08/what_is_an_individual.php" TargetMode="External"/><Relationship Id="rId26" Type="http://schemas.openxmlformats.org/officeDocument/2006/relationships/hyperlink" Target="http://www.flickr.com/photos/tonyshi/4385628183/" TargetMode="External"/><Relationship Id="rId27" Type="http://schemas.openxmlformats.org/officeDocument/2006/relationships/image" Target="media/image5.jpeg"/><Relationship Id="rId28" Type="http://schemas.openxmlformats.org/officeDocument/2006/relationships/hyperlink" Target="http://ontology.buffalo.edu/smith/varia/controlledairspace/glos_aclass.jpg" TargetMode="External"/><Relationship Id="rId29" Type="http://schemas.openxmlformats.org/officeDocument/2006/relationships/image" Target="media/image6.wmf"/><Relationship Id="rId40" Type="http://schemas.openxmlformats.org/officeDocument/2006/relationships/hyperlink" Target="http://ontology.buffalo.edu/smith/articles/fffo.htm" TargetMode="External"/><Relationship Id="rId41" Type="http://schemas.openxmlformats.org/officeDocument/2006/relationships/hyperlink" Target="http://ontology.buffalo.edu/smith/articles/acta.pdf" TargetMode="External"/><Relationship Id="rId42" Type="http://schemas.openxmlformats.org/officeDocument/2006/relationships/hyperlink" Target="http://ontology.buffalo.edu/smith/articles/Mereotopology1.pdf" TargetMode="External"/><Relationship Id="rId43" Type="http://schemas.openxmlformats.org/officeDocument/2006/relationships/hyperlink" Target="http://ontology.buffalo.edu/smith/articles/Mereotopology.pdf" TargetMode="External"/><Relationship Id="rId44" Type="http://schemas.openxmlformats.org/officeDocument/2006/relationships/hyperlink" Target="http://ontology.buffalo.edu/smith/articles/greensboro.html" TargetMode="External"/><Relationship Id="rId45" Type="http://schemas.openxmlformats.org/officeDocument/2006/relationships/hyperlink" Target="http://ontology.buffalo.edu/smith/articles/niches.pdf" TargetMode="External"/><Relationship Id="rId46" Type="http://schemas.openxmlformats.org/officeDocument/2006/relationships/hyperlink" Target="http://ontology.buffalo.edu/smith/articles/fiat.htm" TargetMode="External"/><Relationship Id="rId47" Type="http://schemas.openxmlformats.org/officeDocument/2006/relationships/hyperlink" Target="http://ontology.buffalo.edu/smith/articles/smith_varzi_fiat.pdf" TargetMode="External"/><Relationship Id="rId48" Type="http://schemas.openxmlformats.org/officeDocument/2006/relationships/hyperlink" Target="http://ontology.buffalo.edu/smith/articles/Surrounding_space.pdf" TargetMode="External"/><Relationship Id="rId49" Type="http://schemas.openxmlformats.org/officeDocument/2006/relationships/hyperlink" Target="http://ontology.buffalo.edu/smith/articles/truthandreference.pdf" TargetMode="External"/><Relationship Id="rId60" Type="http://schemas.openxmlformats.org/officeDocument/2006/relationships/hyperlink" Target="http://ontology.buffalo.edu/smith/book/P&amp;M/pieces.pdf" TargetMode="External"/><Relationship Id="rId61" Type="http://schemas.openxmlformats.org/officeDocument/2006/relationships/hyperlink" Target="http://ontology.buffalo.edu/medo/biodynamic.pdf" TargetMode="External"/><Relationship Id="rId62" Type="http://schemas.openxmlformats.org/officeDocument/2006/relationships/hyperlink" Target="http://ontology.buffalo.edu/bfo/SQU.pdf" TargetMode="External"/><Relationship Id="rId63" Type="http://schemas.openxmlformats.org/officeDocument/2006/relationships/hyperlink" Target="http://ontology.buffalo.edu/bio/logic_of_classes.pdf" TargetMode="External"/><Relationship Id="rId64" Type="http://schemas.openxmlformats.org/officeDocument/2006/relationships/hyperlink" Target="http://ontology.buffalo.edu/bfo/Against_Fantology.pdf" TargetMode="External"/><Relationship Id="rId65" Type="http://schemas.openxmlformats.org/officeDocument/2006/relationships/hyperlink" Target="http://ontology.buffalo.edu/bfo/Terminology_for_Ontologies.pdf" TargetMode="External"/><Relationship Id="rId66" Type="http://schemas.openxmlformats.org/officeDocument/2006/relationships/hyperlink" Target="http://ceur-ws.org/Vol-222" TargetMode="External"/><Relationship Id="rId67" Type="http://schemas.openxmlformats.org/officeDocument/2006/relationships/hyperlink" Target="http://ontology.buffalo.edu/smith/articles/realizables.pdf" TargetMode="External"/><Relationship Id="rId68" Type="http://schemas.openxmlformats.org/officeDocument/2006/relationships/hyperlink" Target="http://ontology.buffalo.edu/medo/Disease_and_Diagnosis.pdf" TargetMode="External"/><Relationship Id="rId69" Type="http://schemas.openxmlformats.org/officeDocument/2006/relationships/hyperlink" Target="http://ontology.buffalo.edu/ido/Dispositions_and_IDO.pdf" TargetMode="External"/><Relationship Id="rId100" Type="http://schemas.openxmlformats.org/officeDocument/2006/relationships/hyperlink" Target="http://www.jbiomedsem.com/content/2/S4/S2" TargetMode="External"/><Relationship Id="rId80" Type="http://schemas.openxmlformats.org/officeDocument/2006/relationships/hyperlink" Target="http://www.acsu.buffalo.edu/~bittner3/BittnerQR2007.pdf" TargetMode="External"/><Relationship Id="rId81" Type="http://schemas.openxmlformats.org/officeDocument/2006/relationships/hyperlink" Target="http://hem.passagen.se/ijohansson/function1.pdf" TargetMode="External"/><Relationship Id="rId82" Type="http://schemas.openxmlformats.org/officeDocument/2006/relationships/hyperlink" Target="http://sigpubs.biostr.washington.edu/archive/00000135/" TargetMode="External"/><Relationship Id="rId83" Type="http://schemas.openxmlformats.org/officeDocument/2006/relationships/hyperlink" Target="http://sigpubs.biostr.washington.edu/archive/00000204/http:/sigpubs.biostr.washington.edu/archive/00000204/" TargetMode="External"/><Relationship Id="rId84" Type="http://schemas.openxmlformats.org/officeDocument/2006/relationships/hyperlink" Target="http://www.ncgia.buffalo.edu/i21/ng/ng.html" TargetMode="External"/><Relationship Id="rId85" Type="http://schemas.openxmlformats.org/officeDocument/2006/relationships/hyperlink" Target="http://www.biomedcentral.com/1756-0500/4/313" TargetMode="External"/><Relationship Id="rId86" Type="http://schemas.openxmlformats.org/officeDocument/2006/relationships/hyperlink" Target="http://krr.meraka.org.za/~aow2010/AOW2010-preproceedings.pdf" TargetMode="External"/><Relationship Id="rId87" Type="http://schemas.openxmlformats.org/officeDocument/2006/relationships/hyperlink" Target="http://hal.archives-ouvertes.fr/docs/00/05/32/72/PDF/ijn_00000096_00.pdf" TargetMode="External"/><Relationship Id="rId88" Type="http://schemas.openxmlformats.org/officeDocument/2006/relationships/hyperlink" Target="http://art-mind.org/review/IMG/pdf/Dretske_1967_Can-events-move_M.pdf" TargetMode="External"/><Relationship Id="rId89" Type="http://schemas.openxmlformats.org/officeDocument/2006/relationships/hyperlink" Target="http://ontology.buffalo.edu/smith/articles/hlo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3D28FA-117C-8E49-86E6-318E886E6611}">
  <ds:schemaRefs>
    <ds:schemaRef ds:uri="http://schemas.openxmlformats.org/officeDocument/2006/bibliography"/>
  </ds:schemaRefs>
</ds:datastoreItem>
</file>

<file path=customXml/itemProps3.xml><?xml version="1.0" encoding="utf-8"?>
<ds:datastoreItem xmlns:ds="http://schemas.openxmlformats.org/officeDocument/2006/customXml" ds:itemID="{EF4CBB98-A15E-7842-80FF-30C6F8E23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24800</Words>
  <Characters>141360</Characters>
  <Application>Microsoft Macintosh Word</Application>
  <DocSecurity>0</DocSecurity>
  <Lines>1178</Lines>
  <Paragraphs>331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165829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2</cp:revision>
  <cp:lastPrinted>2012-02-19T23:59:00Z</cp:lastPrinted>
  <dcterms:created xsi:type="dcterms:W3CDTF">2012-02-23T13:08:00Z</dcterms:created>
  <dcterms:modified xsi:type="dcterms:W3CDTF">2012-02-23T13:08:00Z</dcterms:modified>
</cp:coreProperties>
</file>