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2B0C8412" w14:textId="77777777" w:rsidTr="003838FF">
        <w:trPr>
          <w:trHeight w:val="2880"/>
        </w:trPr>
        <w:tc>
          <w:tcPr>
            <w:tcW w:w="5000" w:type="pct"/>
          </w:tcPr>
          <w:p w14:paraId="35A399C4" w14:textId="50945F77" w:rsidR="00733C0A" w:rsidRPr="00733C0A" w:rsidRDefault="004D2F85" w:rsidP="00292A46">
            <w:pPr>
              <w:jc w:val="left"/>
              <w:rPr>
                <w:rFonts w:eastAsia="Times New Roman"/>
              </w:rPr>
            </w:pPr>
            <w:r>
              <w:t xml:space="preserve">                                                                                                                                                                                                                                                                                                                                                                                                                                                                                                                                                                                                                                                                                                                                                                                                                                                                                  </w:t>
            </w:r>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04EB910" w14:textId="0C419B63"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7CE2B5B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061A77D"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p w14:paraId="3AD2261A"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41A07FA4" w14:textId="77777777">
        <w:tblPrEx>
          <w:jc w:val="center"/>
        </w:tblPrEx>
        <w:trPr>
          <w:trHeight w:val="720"/>
          <w:jc w:val="center"/>
        </w:trPr>
        <w:tc>
          <w:tcPr>
            <w:tcW w:w="5000" w:type="pct"/>
            <w:tcBorders>
              <w:top w:val="single" w:sz="4" w:space="0" w:color="4F81BD" w:themeColor="accent1"/>
            </w:tcBorders>
            <w:vAlign w:val="center"/>
          </w:tcPr>
          <w:p w14:paraId="1A336B1A" w14:textId="1CFCA858" w:rsidR="00215638" w:rsidRPr="00486765" w:rsidRDefault="003B4621"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blPrEx>
          <w:jc w:val="center"/>
        </w:tblPrEx>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blPrEx>
          <w:jc w:val="center"/>
        </w:tblPrEx>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382FE227" w:rsidR="00215638" w:rsidRPr="00B56876" w:rsidRDefault="003D2C79" w:rsidP="00486765">
      <w:r>
        <w:rPr>
          <w:sz w:val="22"/>
          <w:lang w:val="pt-BR"/>
        </w:rPr>
        <w:t xml:space="preserve">Last saved </w:t>
      </w:r>
      <w:r>
        <w:rPr>
          <w:sz w:val="22"/>
          <w:lang w:val="pt-BR"/>
        </w:rPr>
        <w:fldChar w:fldCharType="begin"/>
      </w:r>
      <w:r>
        <w:rPr>
          <w:sz w:val="22"/>
          <w:lang w:val="pt-BR"/>
        </w:rPr>
        <w:instrText xml:space="preserve"> SAVEDATE  \* MERGEFORMAT </w:instrText>
      </w:r>
      <w:r>
        <w:rPr>
          <w:sz w:val="22"/>
          <w:lang w:val="pt-BR"/>
        </w:rPr>
        <w:fldChar w:fldCharType="separate"/>
      </w:r>
      <w:r>
        <w:rPr>
          <w:noProof/>
          <w:sz w:val="22"/>
          <w:lang w:val="pt-BR"/>
        </w:rPr>
        <w:t>7/5/12 2:21 PM</w:t>
      </w:r>
      <w:r>
        <w:rPr>
          <w:sz w:val="22"/>
          <w:lang w:val="pt-BR"/>
        </w:rPr>
        <w:fldChar w:fldCharType="end"/>
      </w:r>
      <w:r w:rsidRPr="00486765" w:rsidDel="003D2C79">
        <w:rPr>
          <w:sz w:val="22"/>
          <w:lang w:val="pt-BR"/>
        </w:rPr>
        <w:t xml:space="preserve"> </w:t>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14939BD6"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proofErr w:type="gramStart"/>
      <w:r w:rsidR="00DA34FE" w:rsidRPr="00292A46">
        <w:rPr>
          <w:rStyle w:val="Annotation"/>
        </w:rPr>
        <w:t>note(</w:t>
      </w:r>
      <w:proofErr w:type="gramEnd"/>
      <w:r w:rsidR="00DA34FE" w:rsidRPr="00292A46">
        <w:rPr>
          <w:rStyle w:val="Annotation"/>
        </w:rPr>
        <w:t>material entity)[</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00794D23" w:rsidRPr="00794D23">
        <w:rPr>
          <w:rStyle w:val="Annotation"/>
        </w:rPr>
        <w:t>]</w:t>
      </w:r>
      <w:r w:rsidRPr="00486765">
        <w:rPr>
          <w:rStyle w:val="apple-style-span"/>
          <w:rFonts w:ascii="Arial" w:hAnsi="Arial" w:cs="Arial"/>
          <w:i/>
          <w:color w:val="222222"/>
          <w:sz w:val="16"/>
          <w:szCs w:val="20"/>
        </w:rPr>
        <w:t xml:space="preserve"> </w:t>
      </w:r>
    </w:p>
    <w:p w14:paraId="683082FD" w14:textId="1864C4A8"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w:t>
      </w:r>
      <w:proofErr w:type="gramStart"/>
      <w:r w:rsidR="00DA34FE" w:rsidRPr="004C53C2">
        <w:rPr>
          <w:rStyle w:val="Annotation"/>
        </w:rPr>
        <w:t>note(</w:t>
      </w:r>
      <w:proofErr w:type="gramEnd"/>
      <w:r w:rsidR="00DA34FE" w:rsidRPr="004C53C2">
        <w:rPr>
          <w:rStyle w:val="Annotation"/>
        </w:rPr>
        <w:t>material entity)</w:t>
      </w:r>
      <w:r w:rsidR="00DA34FE" w:rsidRPr="00292A46">
        <w:rPr>
          <w:rStyle w:val="Annotation"/>
        </w:rPr>
        <w:t>[</w:t>
      </w:r>
      <w:r w:rsidRPr="00486765">
        <w:rPr>
          <w:rStyle w:val="apple-style-span"/>
          <w:rFonts w:ascii="Arial" w:hAnsi="Arial" w:cs="Arial"/>
          <w:color w:val="222222"/>
          <w:sz w:val="16"/>
          <w:szCs w:val="20"/>
        </w:rPr>
        <w:t>an object is a maximal causally unified material entity</w:t>
      </w:r>
      <w:r w:rsidR="00A0272A" w:rsidRPr="00292A46">
        <w:rPr>
          <w:rStyle w:val="Annotation"/>
        </w:rPr>
        <w:t>]</w:t>
      </w:r>
      <w:r w:rsidRPr="00486765">
        <w:rPr>
          <w:rStyle w:val="apple-style-span"/>
          <w:rFonts w:ascii="Arial" w:hAnsi="Arial" w:cs="Arial"/>
          <w:color w:val="222222"/>
          <w:sz w:val="16"/>
          <w:szCs w:val="20"/>
        </w:rPr>
        <w:t xml:space="preserve">); it offers three paradigms of causal unity (for </w:t>
      </w:r>
      <w:r w:rsidR="00DA34FE" w:rsidRPr="00292A46">
        <w:rPr>
          <w:rStyle w:val="Annotation"/>
        </w:rPr>
        <w:t>example(object)[</w:t>
      </w:r>
      <w:r w:rsidRPr="00486765">
        <w:rPr>
          <w:rStyle w:val="apple-style-span"/>
          <w:rFonts w:ascii="Arial" w:hAnsi="Arial" w:cs="Arial"/>
          <w:color w:val="222222"/>
          <w:sz w:val="16"/>
          <w:szCs w:val="20"/>
        </w:rPr>
        <w:t>cells and organisms</w:t>
      </w:r>
      <w:r w:rsidR="00A0272A" w:rsidRPr="00292A46">
        <w:rPr>
          <w:rStyle w:val="Annotation"/>
        </w:rPr>
        <w:t>]</w:t>
      </w:r>
      <w:r w:rsidRPr="00486765">
        <w:rPr>
          <w:rStyle w:val="apple-style-span"/>
          <w:rFonts w:ascii="Arial" w:hAnsi="Arial" w:cs="Arial"/>
          <w:color w:val="222222"/>
          <w:sz w:val="16"/>
          <w:szCs w:val="20"/>
        </w:rPr>
        <w:t xml:space="preserve">, for </w:t>
      </w:r>
      <w:r w:rsidR="00DA34FE" w:rsidRPr="00292A46">
        <w:rPr>
          <w:rStyle w:val="Annotation"/>
        </w:rPr>
        <w:t>example(object)[</w:t>
      </w:r>
      <w:r w:rsidRPr="00486765">
        <w:rPr>
          <w:rStyle w:val="apple-style-span"/>
          <w:rFonts w:ascii="Arial" w:hAnsi="Arial" w:cs="Arial"/>
          <w:color w:val="222222"/>
          <w:sz w:val="16"/>
          <w:szCs w:val="20"/>
        </w:rPr>
        <w:t>solid portions of matter</w:t>
      </w:r>
      <w:r w:rsidR="00A0272A" w:rsidRPr="00292A46">
        <w:rPr>
          <w:rStyle w:val="Annotation"/>
        </w:rPr>
        <w:t>]</w:t>
      </w:r>
      <w:r w:rsidRPr="00486765">
        <w:rPr>
          <w:rStyle w:val="apple-style-span"/>
          <w:rFonts w:ascii="Arial" w:hAnsi="Arial" w:cs="Arial"/>
          <w:color w:val="222222"/>
          <w:sz w:val="16"/>
          <w:szCs w:val="20"/>
        </w:rPr>
        <w:t xml:space="preserve">, and for </w:t>
      </w:r>
      <w:r w:rsidR="00DA34FE" w:rsidRPr="00292A46">
        <w:rPr>
          <w:rStyle w:val="Annotation"/>
        </w:rPr>
        <w:t>example(object)[</w:t>
      </w:r>
      <w:r w:rsidRPr="00486765">
        <w:rPr>
          <w:rStyle w:val="apple-style-span"/>
          <w:rFonts w:ascii="Arial" w:hAnsi="Arial" w:cs="Arial"/>
          <w:color w:val="222222"/>
          <w:sz w:val="16"/>
          <w:szCs w:val="20"/>
        </w:rPr>
        <w:t>engineered artifacts</w:t>
      </w:r>
      <w:r w:rsidR="00A0272A" w:rsidRPr="00292A46">
        <w:rPr>
          <w:rStyle w:val="Annotation"/>
        </w:rPr>
        <w:t>]</w:t>
      </w:r>
      <w:r w:rsidRPr="00486765">
        <w:rPr>
          <w:rStyle w:val="apple-style-span"/>
          <w:rFonts w:ascii="Arial" w:hAnsi="Arial" w:cs="Arial"/>
          <w:color w:val="222222"/>
          <w:sz w:val="16"/>
          <w:szCs w:val="20"/>
        </w:rPr>
        <w:t xml:space="preserve">) </w:t>
      </w:r>
    </w:p>
    <w:p w14:paraId="281E0DEF" w14:textId="77777777" w:rsidR="00B03B3D" w:rsidRPr="00486765" w:rsidRDefault="00794D23" w:rsidP="003D2C79">
      <w:pPr>
        <w:tabs>
          <w:tab w:val="left" w:pos="8073"/>
        </w:tabs>
        <w:rPr>
          <w:rStyle w:val="apple-style-span"/>
          <w:rFonts w:ascii="Arial" w:hAnsi="Arial" w:cs="Arial"/>
          <w:color w:val="222222"/>
          <w:sz w:val="22"/>
        </w:rPr>
      </w:pPr>
      <w:r>
        <w:rPr>
          <w:rStyle w:val="apple-style-span"/>
          <w:rFonts w:ascii="Arial" w:hAnsi="Arial" w:cs="Arial"/>
          <w:color w:val="222222"/>
          <w:sz w:val="22"/>
        </w:rPr>
        <w:tab/>
      </w: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DA34FE" w:rsidP="00486765">
      <w:pPr>
        <w:rPr>
          <w:rStyle w:val="apple-style-span"/>
          <w:rFonts w:ascii="Arial" w:hAnsi="Arial" w:cs="Arial"/>
          <w:color w:val="222222"/>
          <w:sz w:val="16"/>
          <w:szCs w:val="20"/>
        </w:rPr>
      </w:pPr>
      <w:proofErr w:type="gramStart"/>
      <w:ins w:id="6" w:author="Alan Ruttenberg" w:date="2012-06-05T08:57:00Z">
        <w:r w:rsidRPr="00292A46">
          <w:rPr>
            <w:rStyle w:val="Annotation"/>
          </w:rPr>
          <w:t>note</w:t>
        </w:r>
        <w:proofErr w:type="gramEnd"/>
        <w:r w:rsidRPr="00292A46">
          <w:rPr>
            <w:rStyle w:val="Annotation"/>
          </w:rPr>
          <w:t>(immaterial entity)[</w:t>
        </w:r>
      </w:ins>
      <w:r w:rsidR="006006B7"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006006B7"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006006B7"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006006B7"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006006B7"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051BEA7"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r w:rsidR="00C60201">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more closely allied with the ontology of regions.</w:t>
      </w:r>
      <w:r w:rsidR="00A0272A" w:rsidRPr="00292A46">
        <w:rPr>
          <w:rStyle w:val="Annotation"/>
        </w:rPr>
        <w:t>]</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0B0C041B"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‘located_in’ and remove the relation ‘contain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 xml:space="preserve">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r w:rsidRPr="008872A6">
        <w:rPr>
          <w:rStyle w:val="apple-style-span"/>
          <w:rFonts w:ascii="Arial" w:hAnsi="Arial" w:cs="Arial"/>
          <w:b/>
          <w:color w:val="222222"/>
          <w:sz w:val="22"/>
        </w:rPr>
        <w:t>exists_at</w:t>
      </w:r>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C702A">
      <w:pPr>
        <w:pStyle w:val="ListParagraph"/>
        <w:numPr>
          <w:ilvl w:val="0"/>
          <w:numId w:val="13"/>
        </w:numPr>
        <w:rPr>
          <w:rStyle w:val="apple-style-span"/>
          <w:rFonts w:ascii="Arial" w:hAnsi="Arial" w:cs="Arial"/>
          <w:b/>
          <w:color w:val="222222"/>
          <w:sz w:val="22"/>
        </w:rPr>
      </w:pPr>
    </w:p>
    <w:p w14:paraId="1356DA9C" w14:textId="36E381DA"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r w:rsidR="00BE0D85" w:rsidRPr="00486765">
        <w:rPr>
          <w:rStyle w:val="apple-style-span"/>
          <w:rFonts w:ascii="Arial" w:hAnsi="Arial" w:cs="Arial"/>
          <w:b/>
          <w:color w:val="222222"/>
          <w:sz w:val="22"/>
        </w:rPr>
        <w:t>deprecated</w:t>
      </w:r>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depracated.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r w:rsidR="002A7BE7">
        <w:rPr>
          <w:rStyle w:val="apple-style-span"/>
          <w:rFonts w:ascii="Arial" w:hAnsi="Arial" w:cs="Arial"/>
          <w:b/>
          <w:color w:val="222222"/>
          <w:sz w:val="16"/>
          <w:szCs w:val="20"/>
        </w:rPr>
        <w:t xml:space="preserve">continuant_part_of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Treatment of boundary_of relations (incl. fiat_boundary_of)</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roofErr w:type="gramEnd"/>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3B4621" w:rsidRDefault="004061E2">
      <w:pPr>
        <w:rPr>
          <w:b/>
          <w:sz w:val="22"/>
        </w:rPr>
      </w:pPr>
    </w:p>
    <w:p w14:paraId="404FDDF0" w14:textId="77777777" w:rsidR="004061E2" w:rsidRPr="00486765" w:rsidRDefault="009B5669">
      <w:pPr>
        <w:rPr>
          <w:sz w:val="22"/>
        </w:rPr>
      </w:pPr>
      <w:r w:rsidRPr="003B4621">
        <w:rPr>
          <w:b/>
          <w:sz w:val="22"/>
        </w:rPr>
        <w:t>Co-</w:t>
      </w:r>
      <w:r w:rsidR="007E0C2F" w:rsidRPr="003B4621">
        <w:rPr>
          <w:b/>
          <w:sz w:val="22"/>
        </w:rPr>
        <w:t>Authors</w:t>
      </w:r>
      <w:r w:rsidR="008C78C4" w:rsidRPr="003B4621">
        <w:rPr>
          <w:b/>
          <w:sz w:val="22"/>
        </w:rPr>
        <w:t>/ Acknowledgments</w:t>
      </w:r>
    </w:p>
    <w:p w14:paraId="53020BCA" w14:textId="1E44DE95" w:rsidR="00091D05" w:rsidRPr="00486765" w:rsidRDefault="0064627E" w:rsidP="00687850">
      <w:pPr>
        <w:rPr>
          <w:sz w:val="22"/>
        </w:rPr>
      </w:pPr>
      <w:r w:rsidRPr="00486765">
        <w:rPr>
          <w:sz w:val="22"/>
        </w:rPr>
        <w:t xml:space="preserve">Mauricio Almeida, </w:t>
      </w:r>
      <w:r w:rsidR="009C5212">
        <w:rPr>
          <w:sz w:val="22"/>
        </w:rPr>
        <w:t xml:space="preserve">Jonathan Bona, </w:t>
      </w:r>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r w:rsidR="00C60201">
        <w:rPr>
          <w:sz w:val="22"/>
        </w:rPr>
        <w:t xml:space="preserve">Leonard Jacuzzo, </w:t>
      </w:r>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89338A" w:rsidRPr="0089338A">
        <w:rPr>
          <w:sz w:val="22"/>
        </w:rPr>
        <w:t xml:space="preserve">Anthony Petosa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1CDB281B" w14:textId="1E9E61F6" w:rsidR="00DC4B85" w:rsidRPr="005E4FE9" w:rsidRDefault="00DC4B85" w:rsidP="00687850">
      <w:pPr>
        <w:rPr>
          <w:b/>
          <w:sz w:val="22"/>
        </w:rPr>
      </w:pPr>
      <w:r w:rsidRPr="005E4FE9">
        <w:rPr>
          <w:b/>
          <w:sz w:val="22"/>
        </w:rPr>
        <w:t>Instructions on how this document is to be interpreted</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775CB77B" w:rsidR="006006B7" w:rsidRPr="00486765" w:rsidRDefault="00556A61" w:rsidP="00687850">
      <w:pPr>
        <w:rPr>
          <w:sz w:val="22"/>
        </w:rPr>
      </w:pPr>
      <w:r w:rsidRPr="00486765">
        <w:rPr>
          <w:sz w:val="22"/>
        </w:rPr>
        <w:t xml:space="preserve">This document is </w:t>
      </w:r>
      <w:r w:rsidR="00DC4B85">
        <w:rPr>
          <w:sz w:val="22"/>
        </w:rPr>
        <w:t xml:space="preserve">intended </w:t>
      </w:r>
      <w:r w:rsidRPr="00486765">
        <w:rPr>
          <w:sz w:val="22"/>
        </w:rPr>
        <w:t>both a</w:t>
      </w:r>
      <w:r w:rsidR="00DC4B85">
        <w:rPr>
          <w:sz w:val="22"/>
        </w:rPr>
        <w:t>s</w:t>
      </w:r>
      <w:r w:rsidRPr="00486765">
        <w:rPr>
          <w:sz w:val="22"/>
        </w:rPr>
        <w:t xml:space="preserve"> </w:t>
      </w:r>
      <w:r w:rsidR="00DC4B85">
        <w:rPr>
          <w:sz w:val="22"/>
        </w:rPr>
        <w:t xml:space="preserve">a </w:t>
      </w:r>
      <w:r w:rsidRPr="00486765">
        <w:rPr>
          <w:sz w:val="22"/>
        </w:rPr>
        <w:t>specification and a user’s guide to BFO</w:t>
      </w:r>
      <w:r w:rsidR="00DC4B85">
        <w:rPr>
          <w:sz w:val="22"/>
        </w:rPr>
        <w:t xml:space="preserve"> 2.0</w:t>
      </w:r>
      <w:r w:rsidRPr="00486765">
        <w:rPr>
          <w:sz w:val="22"/>
        </w:rPr>
        <w:t>. Those p</w:t>
      </w:r>
      <w:r w:rsidR="00662379" w:rsidRPr="00486765">
        <w:rPr>
          <w:sz w:val="22"/>
        </w:rPr>
        <w:t xml:space="preserve">arts of the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4EB2CBF5" w:rsidR="00727E02" w:rsidRPr="00486765" w:rsidRDefault="00727E02" w:rsidP="00486765">
      <w:pPr>
        <w:rPr>
          <w:sz w:val="22"/>
        </w:rPr>
      </w:pPr>
      <w:r w:rsidRPr="00486765">
        <w:rPr>
          <w:sz w:val="22"/>
        </w:rPr>
        <w:t>The remaining part of the document provide</w:t>
      </w:r>
      <w:r w:rsidR="00C60201">
        <w:rPr>
          <w:sz w:val="22"/>
        </w:rPr>
        <w:t>s</w:t>
      </w:r>
      <w:r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r w:rsidR="00DC4B85">
        <w:rPr>
          <w:sz w:val="22"/>
        </w:rPr>
        <w:t>, from one revision of this document to the next.</w:t>
      </w:r>
    </w:p>
    <w:p w14:paraId="7D478955" w14:textId="3519C2FF" w:rsidR="0064627E" w:rsidRPr="00486765" w:rsidRDefault="00727E02" w:rsidP="00687850">
      <w:pPr>
        <w:rPr>
          <w:rFonts w:ascii="Calibri" w:hAnsi="Calibri"/>
          <w:sz w:val="20"/>
          <w:szCs w:val="22"/>
        </w:rPr>
      </w:pPr>
      <w:r w:rsidRPr="00486765">
        <w:rPr>
          <w:sz w:val="22"/>
        </w:rPr>
        <w:t xml:space="preserve">BFO 2.0 will exist in various implementations, including FOL, CLIF and OWL. This document provides the basis for the FOL implementation and thus, indirectly, for the other </w:t>
      </w:r>
      <w:r w:rsidR="00BE0D85" w:rsidRPr="00486765">
        <w:rPr>
          <w:sz w:val="22"/>
        </w:rPr>
        <w:t>implementations</w:t>
      </w:r>
      <w:r w:rsidRPr="00486765">
        <w:rPr>
          <w:sz w:val="22"/>
        </w:rPr>
        <w:t xml:space="preserve">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lastRenderedPageBreak/>
        <w:br w:type="page"/>
      </w:r>
    </w:p>
    <w:p w14:paraId="3C6C8574" w14:textId="6C320606" w:rsidR="00215638" w:rsidRPr="003B4621" w:rsidRDefault="004619F8">
      <w:pPr>
        <w:rPr>
          <w:b/>
          <w:sz w:val="32"/>
        </w:rPr>
      </w:pPr>
      <w:r w:rsidRPr="003B4621">
        <w:rPr>
          <w:b/>
          <w:sz w:val="32"/>
        </w:rPr>
        <w:lastRenderedPageBreak/>
        <w:t>Contents</w:t>
      </w:r>
    </w:p>
    <w:p w14:paraId="2A488B7C" w14:textId="77777777" w:rsidR="00FF69AE" w:rsidRPr="00486765" w:rsidRDefault="00FF69AE">
      <w:pPr>
        <w:rPr>
          <w:sz w:val="22"/>
        </w:rPr>
      </w:pPr>
    </w:p>
    <w:p w14:paraId="2FFE8844" w14:textId="765B4127"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9D2710">
          <w:rPr>
            <w:webHidden/>
          </w:rPr>
          <w:t>1</w:t>
        </w:r>
        <w:r w:rsidR="002D0352">
          <w:rPr>
            <w:webHidden/>
          </w:rPr>
          <w:fldChar w:fldCharType="end"/>
        </w:r>
      </w:hyperlink>
    </w:p>
    <w:p w14:paraId="52BE56F8" w14:textId="77777777" w:rsidR="002D0352" w:rsidRDefault="003B4621">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9D2710">
          <w:rPr>
            <w:webHidden/>
          </w:rPr>
          <w:t>2</w:t>
        </w:r>
        <w:r w:rsidR="002D0352">
          <w:rPr>
            <w:webHidden/>
          </w:rPr>
          <w:fldChar w:fldCharType="end"/>
        </w:r>
      </w:hyperlink>
    </w:p>
    <w:p w14:paraId="6B1B3FC2" w14:textId="25DF65CA"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9D2710">
          <w:rPr>
            <w:noProof/>
            <w:webHidden/>
          </w:rPr>
          <w:t>10</w:t>
        </w:r>
        <w:r w:rsidR="002D0352">
          <w:rPr>
            <w:noProof/>
            <w:webHidden/>
          </w:rPr>
          <w:fldChar w:fldCharType="end"/>
        </w:r>
      </w:hyperlink>
    </w:p>
    <w:p w14:paraId="0F69E340" w14:textId="0650AA2A"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9D2710">
          <w:rPr>
            <w:noProof/>
            <w:webHidden/>
          </w:rPr>
          <w:t>12</w:t>
        </w:r>
        <w:r w:rsidR="002D0352">
          <w:rPr>
            <w:noProof/>
            <w:webHidden/>
          </w:rPr>
          <w:fldChar w:fldCharType="end"/>
        </w:r>
      </w:hyperlink>
    </w:p>
    <w:p w14:paraId="6C3FC5C5" w14:textId="5F9CAE13" w:rsidR="002D0352" w:rsidRDefault="003B4621">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9D2710">
          <w:rPr>
            <w:webHidden/>
          </w:rPr>
          <w:t>15</w:t>
        </w:r>
        <w:r w:rsidR="002D0352">
          <w:rPr>
            <w:webHidden/>
          </w:rPr>
          <w:fldChar w:fldCharType="end"/>
        </w:r>
      </w:hyperlink>
    </w:p>
    <w:p w14:paraId="65930742" w14:textId="18CEFE2C"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9D2710">
          <w:rPr>
            <w:noProof/>
            <w:webHidden/>
          </w:rPr>
          <w:t>18</w:t>
        </w:r>
        <w:r w:rsidR="002D0352">
          <w:rPr>
            <w:noProof/>
            <w:webHidden/>
          </w:rPr>
          <w:fldChar w:fldCharType="end"/>
        </w:r>
      </w:hyperlink>
    </w:p>
    <w:p w14:paraId="548A5002" w14:textId="57F9ADB5"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9D2710">
          <w:rPr>
            <w:noProof/>
            <w:webHidden/>
          </w:rPr>
          <w:t>20</w:t>
        </w:r>
        <w:r w:rsidR="002D0352">
          <w:rPr>
            <w:noProof/>
            <w:webHidden/>
          </w:rPr>
          <w:fldChar w:fldCharType="end"/>
        </w:r>
      </w:hyperlink>
    </w:p>
    <w:p w14:paraId="592C3F2E" w14:textId="2089DCC9"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9D2710">
          <w:rPr>
            <w:noProof/>
            <w:webHidden/>
          </w:rPr>
          <w:t>22</w:t>
        </w:r>
        <w:r w:rsidR="002D0352">
          <w:rPr>
            <w:noProof/>
            <w:webHidden/>
          </w:rPr>
          <w:fldChar w:fldCharType="end"/>
        </w:r>
      </w:hyperlink>
    </w:p>
    <w:p w14:paraId="1180BB7A" w14:textId="63E7D14D" w:rsidR="002D0352" w:rsidRDefault="003B4621">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9D2710">
          <w:rPr>
            <w:noProof/>
            <w:webHidden/>
          </w:rPr>
          <w:t>23</w:t>
        </w:r>
        <w:r w:rsidR="002D0352">
          <w:rPr>
            <w:noProof/>
            <w:webHidden/>
          </w:rPr>
          <w:fldChar w:fldCharType="end"/>
        </w:r>
      </w:hyperlink>
    </w:p>
    <w:p w14:paraId="12A50327" w14:textId="4F555F59" w:rsidR="002D0352" w:rsidRDefault="003B4621">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9D2710">
          <w:rPr>
            <w:noProof/>
            <w:webHidden/>
          </w:rPr>
          <w:t>25</w:t>
        </w:r>
        <w:r w:rsidR="002D0352">
          <w:rPr>
            <w:noProof/>
            <w:webHidden/>
          </w:rPr>
          <w:fldChar w:fldCharType="end"/>
        </w:r>
      </w:hyperlink>
    </w:p>
    <w:p w14:paraId="5F769BC0" w14:textId="1937B426" w:rsidR="002D0352" w:rsidRDefault="003B4621">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9D2710">
          <w:rPr>
            <w:noProof/>
            <w:webHidden/>
          </w:rPr>
          <w:t>32</w:t>
        </w:r>
        <w:r w:rsidR="002D0352">
          <w:rPr>
            <w:noProof/>
            <w:webHidden/>
          </w:rPr>
          <w:fldChar w:fldCharType="end"/>
        </w:r>
      </w:hyperlink>
    </w:p>
    <w:p w14:paraId="6441F182" w14:textId="0906CEFB"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9D2710">
          <w:rPr>
            <w:noProof/>
            <w:webHidden/>
          </w:rPr>
          <w:t>33</w:t>
        </w:r>
        <w:r w:rsidR="002D0352">
          <w:rPr>
            <w:noProof/>
            <w:webHidden/>
          </w:rPr>
          <w:fldChar w:fldCharType="end"/>
        </w:r>
      </w:hyperlink>
    </w:p>
    <w:p w14:paraId="50DB037C" w14:textId="653F16FF" w:rsidR="002D0352" w:rsidRDefault="003B4621">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9D2710">
          <w:rPr>
            <w:noProof/>
            <w:webHidden/>
          </w:rPr>
          <w:t>34</w:t>
        </w:r>
        <w:r w:rsidR="002D0352">
          <w:rPr>
            <w:noProof/>
            <w:webHidden/>
          </w:rPr>
          <w:fldChar w:fldCharType="end"/>
        </w:r>
      </w:hyperlink>
    </w:p>
    <w:p w14:paraId="7D217E2A" w14:textId="40622E19" w:rsidR="002D0352" w:rsidRDefault="003B4621">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9D2710">
          <w:rPr>
            <w:noProof/>
            <w:webHidden/>
          </w:rPr>
          <w:t>36</w:t>
        </w:r>
        <w:r w:rsidR="002D0352">
          <w:rPr>
            <w:noProof/>
            <w:webHidden/>
          </w:rPr>
          <w:fldChar w:fldCharType="end"/>
        </w:r>
      </w:hyperlink>
    </w:p>
    <w:p w14:paraId="08F21476" w14:textId="118F396B" w:rsidR="002D0352" w:rsidRDefault="003B4621">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9D2710">
          <w:rPr>
            <w:noProof/>
            <w:webHidden/>
          </w:rPr>
          <w:t>37</w:t>
        </w:r>
        <w:r w:rsidR="002D0352">
          <w:rPr>
            <w:noProof/>
            <w:webHidden/>
          </w:rPr>
          <w:fldChar w:fldCharType="end"/>
        </w:r>
      </w:hyperlink>
    </w:p>
    <w:p w14:paraId="4A07A871" w14:textId="3E9A8A86" w:rsidR="002D0352" w:rsidRDefault="003B4621">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9D2710">
          <w:rPr>
            <w:noProof/>
            <w:webHidden/>
          </w:rPr>
          <w:t>38</w:t>
        </w:r>
        <w:r w:rsidR="002D0352">
          <w:rPr>
            <w:noProof/>
            <w:webHidden/>
          </w:rPr>
          <w:fldChar w:fldCharType="end"/>
        </w:r>
      </w:hyperlink>
    </w:p>
    <w:p w14:paraId="22D5CC06" w14:textId="49C1098D" w:rsidR="002D0352" w:rsidRDefault="003B4621">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9D2710">
          <w:rPr>
            <w:noProof/>
            <w:webHidden/>
          </w:rPr>
          <w:t>38</w:t>
        </w:r>
        <w:r w:rsidR="002D0352">
          <w:rPr>
            <w:noProof/>
            <w:webHidden/>
          </w:rPr>
          <w:fldChar w:fldCharType="end"/>
        </w:r>
      </w:hyperlink>
    </w:p>
    <w:p w14:paraId="7F00B4E7" w14:textId="0D983C05" w:rsidR="002D0352" w:rsidRDefault="003B4621">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9D2710">
          <w:rPr>
            <w:noProof/>
            <w:webHidden/>
          </w:rPr>
          <w:t>38</w:t>
        </w:r>
        <w:r w:rsidR="002D0352">
          <w:rPr>
            <w:noProof/>
            <w:webHidden/>
          </w:rPr>
          <w:fldChar w:fldCharType="end"/>
        </w:r>
      </w:hyperlink>
    </w:p>
    <w:p w14:paraId="592900FF" w14:textId="24433E78" w:rsidR="002D0352" w:rsidRDefault="003B4621">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9D2710">
          <w:rPr>
            <w:noProof/>
            <w:webHidden/>
          </w:rPr>
          <w:t>39</w:t>
        </w:r>
        <w:r w:rsidR="002D0352">
          <w:rPr>
            <w:noProof/>
            <w:webHidden/>
          </w:rPr>
          <w:fldChar w:fldCharType="end"/>
        </w:r>
      </w:hyperlink>
    </w:p>
    <w:p w14:paraId="151812E0" w14:textId="42C05357" w:rsidR="002D0352" w:rsidRDefault="003B4621">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9D2710">
          <w:rPr>
            <w:noProof/>
            <w:webHidden/>
          </w:rPr>
          <w:t>41</w:t>
        </w:r>
        <w:r w:rsidR="002D0352">
          <w:rPr>
            <w:noProof/>
            <w:webHidden/>
          </w:rPr>
          <w:fldChar w:fldCharType="end"/>
        </w:r>
      </w:hyperlink>
    </w:p>
    <w:p w14:paraId="5798E5DA" w14:textId="674A10F6" w:rsidR="002D0352" w:rsidRDefault="003B4621">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9D2710">
          <w:rPr>
            <w:noProof/>
            <w:webHidden/>
          </w:rPr>
          <w:t>42</w:t>
        </w:r>
        <w:r w:rsidR="002D0352">
          <w:rPr>
            <w:noProof/>
            <w:webHidden/>
          </w:rPr>
          <w:fldChar w:fldCharType="end"/>
        </w:r>
      </w:hyperlink>
    </w:p>
    <w:p w14:paraId="1FB6CB2B" w14:textId="1F799DD6" w:rsidR="002D0352" w:rsidRDefault="003B4621">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9D2710">
          <w:rPr>
            <w:noProof/>
            <w:webHidden/>
          </w:rPr>
          <w:t>42</w:t>
        </w:r>
        <w:r w:rsidR="002D0352">
          <w:rPr>
            <w:noProof/>
            <w:webHidden/>
          </w:rPr>
          <w:fldChar w:fldCharType="end"/>
        </w:r>
      </w:hyperlink>
    </w:p>
    <w:p w14:paraId="429CE479" w14:textId="17A8E6DF" w:rsidR="002D0352" w:rsidRDefault="003B4621">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9D2710">
          <w:rPr>
            <w:noProof/>
            <w:webHidden/>
          </w:rPr>
          <w:t>43</w:t>
        </w:r>
        <w:r w:rsidR="002D0352">
          <w:rPr>
            <w:noProof/>
            <w:webHidden/>
          </w:rPr>
          <w:fldChar w:fldCharType="end"/>
        </w:r>
      </w:hyperlink>
    </w:p>
    <w:p w14:paraId="17F5C41C" w14:textId="45ADC178" w:rsidR="002D0352" w:rsidRDefault="003B4621">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9D2710">
          <w:rPr>
            <w:noProof/>
            <w:webHidden/>
          </w:rPr>
          <w:t>43</w:t>
        </w:r>
        <w:r w:rsidR="002D0352">
          <w:rPr>
            <w:noProof/>
            <w:webHidden/>
          </w:rPr>
          <w:fldChar w:fldCharType="end"/>
        </w:r>
      </w:hyperlink>
    </w:p>
    <w:p w14:paraId="4A712AF5" w14:textId="35E3E4DF"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9D2710">
          <w:rPr>
            <w:noProof/>
            <w:webHidden/>
          </w:rPr>
          <w:t>43</w:t>
        </w:r>
        <w:r w:rsidR="002D0352">
          <w:rPr>
            <w:noProof/>
            <w:webHidden/>
          </w:rPr>
          <w:fldChar w:fldCharType="end"/>
        </w:r>
      </w:hyperlink>
    </w:p>
    <w:p w14:paraId="7289C919" w14:textId="02D01568"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9D2710">
          <w:rPr>
            <w:noProof/>
            <w:webHidden/>
          </w:rPr>
          <w:t>44</w:t>
        </w:r>
        <w:r w:rsidR="002D0352">
          <w:rPr>
            <w:noProof/>
            <w:webHidden/>
          </w:rPr>
          <w:fldChar w:fldCharType="end"/>
        </w:r>
      </w:hyperlink>
    </w:p>
    <w:p w14:paraId="2AF4CAF4" w14:textId="03D1FAD2"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9D2710">
          <w:rPr>
            <w:noProof/>
            <w:webHidden/>
          </w:rPr>
          <w:t>46</w:t>
        </w:r>
        <w:r w:rsidR="002D0352">
          <w:rPr>
            <w:noProof/>
            <w:webHidden/>
          </w:rPr>
          <w:fldChar w:fldCharType="end"/>
        </w:r>
      </w:hyperlink>
    </w:p>
    <w:p w14:paraId="0C1ACAAF" w14:textId="298FFB12" w:rsidR="002D0352" w:rsidRDefault="003B4621">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9D2710">
          <w:rPr>
            <w:noProof/>
            <w:webHidden/>
          </w:rPr>
          <w:t>50</w:t>
        </w:r>
        <w:r w:rsidR="002D0352">
          <w:rPr>
            <w:noProof/>
            <w:webHidden/>
          </w:rPr>
          <w:fldChar w:fldCharType="end"/>
        </w:r>
      </w:hyperlink>
    </w:p>
    <w:p w14:paraId="7ADE5F75" w14:textId="139FB587" w:rsidR="002D0352" w:rsidRDefault="003B4621">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9D2710">
          <w:rPr>
            <w:noProof/>
            <w:webHidden/>
          </w:rPr>
          <w:t>51</w:t>
        </w:r>
        <w:r w:rsidR="002D0352">
          <w:rPr>
            <w:noProof/>
            <w:webHidden/>
          </w:rPr>
          <w:fldChar w:fldCharType="end"/>
        </w:r>
      </w:hyperlink>
    </w:p>
    <w:p w14:paraId="4000FB13" w14:textId="7103B805" w:rsidR="002D0352" w:rsidRDefault="003B4621">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9D2710">
          <w:rPr>
            <w:noProof/>
            <w:webHidden/>
          </w:rPr>
          <w:t>52</w:t>
        </w:r>
        <w:r w:rsidR="002D0352">
          <w:rPr>
            <w:noProof/>
            <w:webHidden/>
          </w:rPr>
          <w:fldChar w:fldCharType="end"/>
        </w:r>
      </w:hyperlink>
    </w:p>
    <w:p w14:paraId="00ACCD37" w14:textId="36B79450"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9D2710">
          <w:rPr>
            <w:noProof/>
            <w:webHidden/>
          </w:rPr>
          <w:t>52</w:t>
        </w:r>
        <w:r w:rsidR="002D0352">
          <w:rPr>
            <w:noProof/>
            <w:webHidden/>
          </w:rPr>
          <w:fldChar w:fldCharType="end"/>
        </w:r>
      </w:hyperlink>
    </w:p>
    <w:p w14:paraId="00496B23" w14:textId="3BC17FEE" w:rsidR="002D0352" w:rsidRDefault="003B4621">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9D2710">
          <w:rPr>
            <w:noProof/>
            <w:webHidden/>
          </w:rPr>
          <w:t>54</w:t>
        </w:r>
        <w:r w:rsidR="002D0352">
          <w:rPr>
            <w:noProof/>
            <w:webHidden/>
          </w:rPr>
          <w:fldChar w:fldCharType="end"/>
        </w:r>
      </w:hyperlink>
    </w:p>
    <w:p w14:paraId="1B9FBB04" w14:textId="09559027" w:rsidR="002D0352" w:rsidRDefault="003B4621">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9D2710">
          <w:rPr>
            <w:noProof/>
            <w:webHidden/>
          </w:rPr>
          <w:t>56</w:t>
        </w:r>
        <w:r w:rsidR="002D0352">
          <w:rPr>
            <w:noProof/>
            <w:webHidden/>
          </w:rPr>
          <w:fldChar w:fldCharType="end"/>
        </w:r>
      </w:hyperlink>
    </w:p>
    <w:p w14:paraId="59D64840" w14:textId="3287CE9B" w:rsidR="002D0352" w:rsidRDefault="003B4621">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9D2710">
          <w:rPr>
            <w:noProof/>
            <w:webHidden/>
          </w:rPr>
          <w:t>59</w:t>
        </w:r>
        <w:r w:rsidR="002D0352">
          <w:rPr>
            <w:noProof/>
            <w:webHidden/>
          </w:rPr>
          <w:fldChar w:fldCharType="end"/>
        </w:r>
      </w:hyperlink>
    </w:p>
    <w:p w14:paraId="0C9EB1BE" w14:textId="1F0DF11E"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9D2710">
          <w:rPr>
            <w:noProof/>
            <w:webHidden/>
          </w:rPr>
          <w:t>60</w:t>
        </w:r>
        <w:r w:rsidR="002D0352">
          <w:rPr>
            <w:noProof/>
            <w:webHidden/>
          </w:rPr>
          <w:fldChar w:fldCharType="end"/>
        </w:r>
      </w:hyperlink>
    </w:p>
    <w:p w14:paraId="3F158E7B" w14:textId="74E7D972" w:rsidR="002D0352" w:rsidRDefault="003B4621">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9D2710">
          <w:rPr>
            <w:webHidden/>
          </w:rPr>
          <w:t>62</w:t>
        </w:r>
        <w:r w:rsidR="002D0352">
          <w:rPr>
            <w:webHidden/>
          </w:rPr>
          <w:fldChar w:fldCharType="end"/>
        </w:r>
      </w:hyperlink>
    </w:p>
    <w:p w14:paraId="3907D0F6" w14:textId="7D8DEA8A"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9D2710">
          <w:rPr>
            <w:noProof/>
            <w:webHidden/>
          </w:rPr>
          <w:t>63</w:t>
        </w:r>
        <w:r w:rsidR="002D0352">
          <w:rPr>
            <w:noProof/>
            <w:webHidden/>
          </w:rPr>
          <w:fldChar w:fldCharType="end"/>
        </w:r>
      </w:hyperlink>
    </w:p>
    <w:p w14:paraId="7BE843C2" w14:textId="486BA159"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9D2710">
          <w:rPr>
            <w:noProof/>
            <w:webHidden/>
          </w:rPr>
          <w:t>65</w:t>
        </w:r>
        <w:r w:rsidR="002D0352">
          <w:rPr>
            <w:noProof/>
            <w:webHidden/>
          </w:rPr>
          <w:fldChar w:fldCharType="end"/>
        </w:r>
      </w:hyperlink>
    </w:p>
    <w:p w14:paraId="187C53E1" w14:textId="6419BEDA"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9D2710">
          <w:rPr>
            <w:noProof/>
            <w:webHidden/>
          </w:rPr>
          <w:t>66</w:t>
        </w:r>
        <w:r w:rsidR="002D0352">
          <w:rPr>
            <w:noProof/>
            <w:webHidden/>
          </w:rPr>
          <w:fldChar w:fldCharType="end"/>
        </w:r>
      </w:hyperlink>
    </w:p>
    <w:p w14:paraId="74AA8F84" w14:textId="4ABBA423" w:rsidR="002D0352" w:rsidRDefault="003B4621">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9D2710">
          <w:rPr>
            <w:noProof/>
            <w:webHidden/>
          </w:rPr>
          <w:t>67</w:t>
        </w:r>
        <w:r w:rsidR="002D0352">
          <w:rPr>
            <w:noProof/>
            <w:webHidden/>
          </w:rPr>
          <w:fldChar w:fldCharType="end"/>
        </w:r>
      </w:hyperlink>
    </w:p>
    <w:p w14:paraId="4E509E4F" w14:textId="1B949E9F"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9D2710">
          <w:rPr>
            <w:noProof/>
            <w:webHidden/>
          </w:rPr>
          <w:t>67</w:t>
        </w:r>
        <w:r w:rsidR="002D0352">
          <w:rPr>
            <w:noProof/>
            <w:webHidden/>
          </w:rPr>
          <w:fldChar w:fldCharType="end"/>
        </w:r>
      </w:hyperlink>
    </w:p>
    <w:p w14:paraId="05D61126" w14:textId="2F95ED50" w:rsidR="002D0352" w:rsidRDefault="003B4621">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9D2710">
          <w:rPr>
            <w:noProof/>
            <w:webHidden/>
          </w:rPr>
          <w:t>69</w:t>
        </w:r>
        <w:r w:rsidR="002D0352">
          <w:rPr>
            <w:noProof/>
            <w:webHidden/>
          </w:rPr>
          <w:fldChar w:fldCharType="end"/>
        </w:r>
      </w:hyperlink>
    </w:p>
    <w:p w14:paraId="005C871F" w14:textId="25BDEEB4"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9D2710">
          <w:rPr>
            <w:noProof/>
            <w:webHidden/>
          </w:rPr>
          <w:t>85</w:t>
        </w:r>
        <w:r w:rsidR="002D0352">
          <w:rPr>
            <w:noProof/>
            <w:webHidden/>
          </w:rPr>
          <w:fldChar w:fldCharType="end"/>
        </w:r>
      </w:hyperlink>
    </w:p>
    <w:p w14:paraId="78B85918" w14:textId="027B44AA"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9D2710">
          <w:rPr>
            <w:noProof/>
            <w:webHidden/>
          </w:rPr>
          <w:t>86</w:t>
        </w:r>
        <w:r w:rsidR="002D0352">
          <w:rPr>
            <w:noProof/>
            <w:webHidden/>
          </w:rPr>
          <w:fldChar w:fldCharType="end"/>
        </w:r>
      </w:hyperlink>
    </w:p>
    <w:p w14:paraId="533EEDB2" w14:textId="4E05D5FE" w:rsidR="002D0352" w:rsidRDefault="003B4621">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9D2710">
          <w:rPr>
            <w:noProof/>
            <w:webHidden/>
          </w:rPr>
          <w:t>87</w:t>
        </w:r>
        <w:r w:rsidR="002D0352">
          <w:rPr>
            <w:noProof/>
            <w:webHidden/>
          </w:rPr>
          <w:fldChar w:fldCharType="end"/>
        </w:r>
      </w:hyperlink>
    </w:p>
    <w:p w14:paraId="3031B72F" w14:textId="50EF5FDF" w:rsidR="002D0352" w:rsidRDefault="003B4621">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9D2710">
          <w:rPr>
            <w:noProof/>
            <w:webHidden/>
          </w:rPr>
          <w:t>87</w:t>
        </w:r>
        <w:r w:rsidR="002D0352">
          <w:rPr>
            <w:noProof/>
            <w:webHidden/>
          </w:rPr>
          <w:fldChar w:fldCharType="end"/>
        </w:r>
      </w:hyperlink>
    </w:p>
    <w:p w14:paraId="7E4D40AA" w14:textId="0A3DBC64" w:rsidR="002D0352" w:rsidRDefault="003B4621">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9D2710">
          <w:rPr>
            <w:noProof/>
            <w:webHidden/>
          </w:rPr>
          <w:t>88</w:t>
        </w:r>
        <w:r w:rsidR="002D0352">
          <w:rPr>
            <w:noProof/>
            <w:webHidden/>
          </w:rPr>
          <w:fldChar w:fldCharType="end"/>
        </w:r>
      </w:hyperlink>
    </w:p>
    <w:p w14:paraId="74B6BB9B" w14:textId="7D70FBA7" w:rsidR="002D0352" w:rsidRDefault="003B4621">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9D2710">
          <w:rPr>
            <w:webHidden/>
          </w:rPr>
          <w:t>90</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63BC0BBE" w:rsidR="00755698" w:rsidRPr="00486765" w:rsidRDefault="00755698">
      <w:pPr>
        <w:rPr>
          <w:sz w:val="22"/>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7" w:name="_Toc313270684"/>
      <w:bookmarkStart w:id="8" w:name="_Toc319326093"/>
      <w:r w:rsidRPr="00486765">
        <w:rPr>
          <w:sz w:val="24"/>
        </w:rPr>
        <w:lastRenderedPageBreak/>
        <w:t>Introduction</w:t>
      </w:r>
      <w:bookmarkEnd w:id="7"/>
      <w:bookmarkEnd w:id="8"/>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1150134B" w14:textId="77777777" w:rsidR="00DC4B8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w:t>
      </w:r>
      <w:proofErr w:type="gramStart"/>
      <w:r w:rsidR="002D0352">
        <w:rPr>
          <w:sz w:val="22"/>
        </w:rPr>
        <w:t>entity which</w:t>
      </w:r>
      <w:proofErr w:type="gramEnd"/>
      <w:r w:rsidR="002D0352">
        <w:rPr>
          <w:sz w:val="22"/>
        </w:rPr>
        <w:t xml:space="preserve">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w:t>
      </w:r>
      <w:r w:rsidR="00DC4B85">
        <w:rPr>
          <w:sz w:val="22"/>
        </w:rPr>
        <w:t>what are called ‘</w:t>
      </w:r>
      <w:r w:rsidR="00656F28" w:rsidRPr="00486765">
        <w:rPr>
          <w:sz w:val="22"/>
        </w:rPr>
        <w:t>domain ontologies</w:t>
      </w:r>
      <w:r w:rsidR="00DC4B85">
        <w:rPr>
          <w:sz w:val="22"/>
        </w:rPr>
        <w:t>’</w:t>
      </w:r>
      <w:r w:rsidR="00656F28" w:rsidRPr="00486765">
        <w:rPr>
          <w:sz w:val="22"/>
        </w:rPr>
        <w:t xml:space="preserve">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w:t>
      </w:r>
    </w:p>
    <w:p w14:paraId="7C6FB687" w14:textId="59036C90" w:rsidR="00501D08" w:rsidRPr="00486765" w:rsidRDefault="00656F28">
      <w:pPr>
        <w:rPr>
          <w:sz w:val="22"/>
        </w:rPr>
      </w:pPr>
      <w:r w:rsidRPr="00486765">
        <w:rPr>
          <w:sz w:val="22"/>
        </w:rPr>
        <w:t xml:space="preserve">BFO also supports formal </w:t>
      </w:r>
      <w:r w:rsidR="008369F7" w:rsidRPr="00486765">
        <w:rPr>
          <w:sz w:val="22"/>
        </w:rPr>
        <w:t xml:space="preserve">reasoning, and </w:t>
      </w:r>
      <w:r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DC4B85">
        <w:rPr>
          <w:sz w:val="22"/>
        </w:rPr>
        <w:t xml:space="preserve">the creation of non-formal </w:t>
      </w:r>
      <w:r w:rsidR="00151755" w:rsidRPr="00486765">
        <w:rPr>
          <w:sz w:val="22"/>
        </w:rPr>
        <w:t>domain</w:t>
      </w:r>
      <w:r w:rsidR="00DC4B85">
        <w:rPr>
          <w:sz w:val="22"/>
        </w:rPr>
        <w:t xml:space="preserve"> ontologie</w:t>
      </w:r>
      <w:r w:rsidR="00151755" w:rsidRPr="00486765">
        <w:rPr>
          <w:sz w:val="22"/>
        </w:rPr>
        <w:t>s</w:t>
      </w:r>
      <w:r w:rsidR="00DC4B85">
        <w:rPr>
          <w:sz w:val="22"/>
        </w:rPr>
        <w:t xml:space="preserve"> at lower levels</w:t>
      </w:r>
      <w:r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w:t>
      </w:r>
      <w:proofErr w:type="gramStart"/>
      <w:r w:rsidR="000B04F9" w:rsidRPr="00486765">
        <w:rPr>
          <w:sz w:val="22"/>
        </w:rPr>
        <w:t>conditions which</w:t>
      </w:r>
      <w:proofErr w:type="gramEnd"/>
      <w:r w:rsidR="000B04F9" w:rsidRPr="00486765">
        <w:rPr>
          <w:sz w:val="22"/>
        </w:rPr>
        <w:t xml:space="preserve">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C4B85">
        <w:rPr>
          <w:sz w:val="22"/>
        </w:rPr>
        <w:t>.</w:t>
      </w:r>
      <w:r w:rsidR="004619F8" w:rsidRPr="00486765">
        <w:rPr>
          <w:sz w:val="22"/>
        </w:rPr>
        <w:t xml:space="preserve"> </w:t>
      </w:r>
      <w:r w:rsidR="00DC4B85">
        <w:rPr>
          <w:sz w:val="22"/>
        </w:rPr>
        <w:t>W</w:t>
      </w:r>
      <w:r w:rsidR="004619F8" w:rsidRPr="00486765">
        <w:rPr>
          <w:sz w:val="22"/>
        </w:rPr>
        <w:t>e</w:t>
      </w:r>
      <w:r w:rsidR="00DC4B85">
        <w:rPr>
          <w:sz w:val="22"/>
        </w:rPr>
        <w:t xml:space="preserve"> also</w:t>
      </w:r>
      <w:r w:rsidR="004619F8" w:rsidRPr="00486765">
        <w:rPr>
          <w:sz w:val="22"/>
        </w:rPr>
        <w:t xml:space="preserve"> provide a summary of the associated relations</w:t>
      </w:r>
      <w:r w:rsidR="000B04F9" w:rsidRPr="00486765">
        <w:rPr>
          <w:sz w:val="22"/>
        </w:rPr>
        <w:t xml:space="preserve">. </w:t>
      </w:r>
      <w:proofErr w:type="gramStart"/>
      <w:r w:rsidR="00727E02" w:rsidRPr="00486765">
        <w:rPr>
          <w:sz w:val="22"/>
        </w:rPr>
        <w:t>We use ‘category’ to refer to those universals at the most general and domain-neutral level</w:t>
      </w:r>
      <w:r w:rsidR="00D114EC" w:rsidRPr="00486765">
        <w:rPr>
          <w:sz w:val="22"/>
        </w:rPr>
        <w:t>.</w:t>
      </w:r>
      <w:proofErr w:type="gramEnd"/>
      <w:r w:rsidR="00D114EC" w:rsidRPr="00486765">
        <w:rPr>
          <w:sz w:val="22"/>
        </w:rPr>
        <w:t xml:space="preserve"> BFO treats only of categories in this sense.</w:t>
      </w:r>
      <w:r w:rsidR="00501D08" w:rsidRPr="00486765">
        <w:rPr>
          <w:sz w:val="22"/>
        </w:rPr>
        <w:t xml:space="preserve"> </w:t>
      </w:r>
      <w:commentRangeStart w:id="9"/>
      <w:r w:rsidR="00501D08" w:rsidRPr="00486765">
        <w:rPr>
          <w:sz w:val="22"/>
        </w:rPr>
        <w:t xml:space="preserve">A </w:t>
      </w:r>
      <w:r w:rsidR="00501D08" w:rsidRPr="00486765">
        <w:rPr>
          <w:i/>
          <w:sz w:val="22"/>
        </w:rPr>
        <w:t>category</w:t>
      </w:r>
      <w:r w:rsidR="00501D08" w:rsidRPr="00486765">
        <w:rPr>
          <w:sz w:val="22"/>
        </w:rPr>
        <w:t xml:space="preserve"> is a formal universal, as contrasted with the material 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commentRangeEnd w:id="9"/>
      <w:r w:rsidR="00DA34FE">
        <w:rPr>
          <w:rStyle w:val="CommentReference"/>
        </w:rPr>
        <w:commentReference w:id="9"/>
      </w:r>
      <w:r w:rsidR="00DC4B85">
        <w:rPr>
          <w:i/>
          <w:sz w:val="22"/>
        </w:rPr>
        <w:t xml:space="preserve"> </w:t>
      </w:r>
      <w:proofErr w:type="gramStart"/>
      <w:r w:rsidR="00DC4B85">
        <w:rPr>
          <w:sz w:val="22"/>
        </w:rPr>
        <w:t>or</w:t>
      </w:r>
      <w:proofErr w:type="gramEnd"/>
      <w:r w:rsidR="00DC4B85">
        <w:rPr>
          <w:sz w:val="22"/>
        </w:rPr>
        <w:t xml:space="preserve"> </w:t>
      </w:r>
      <w:r w:rsidR="00DC4B85">
        <w:rPr>
          <w:i/>
          <w:sz w:val="22"/>
        </w:rPr>
        <w:t>mortgage contract</w:t>
      </w:r>
      <w:r w:rsidR="00501D08" w:rsidRPr="00486765">
        <w:rPr>
          <w:sz w:val="22"/>
        </w:rPr>
        <w:t>.</w:t>
      </w:r>
    </w:p>
    <w:p w14:paraId="3EBF41BD" w14:textId="13481513"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w:t>
      </w:r>
      <w:r w:rsidR="00DC4B85">
        <w:rPr>
          <w:sz w:val="22"/>
        </w:rPr>
        <w:t xml:space="preserve"> </w:t>
      </w:r>
    </w:p>
    <w:p w14:paraId="69D8C0E5" w14:textId="7678B21E"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xml:space="preserve">’, etc. for universals. </w:t>
      </w:r>
      <w:r w:rsidR="00DC4B85">
        <w:rPr>
          <w:sz w:val="22"/>
        </w:rPr>
        <w:t xml:space="preserve">Note that </w:t>
      </w:r>
      <w:r w:rsidR="00DC4B85" w:rsidRPr="00486765">
        <w:rPr>
          <w:sz w:val="22"/>
        </w:rPr>
        <w:t>‘</w:t>
      </w:r>
      <w:r w:rsidR="00DC4B85" w:rsidRPr="00486765">
        <w:rPr>
          <w:i/>
          <w:sz w:val="22"/>
        </w:rPr>
        <w:t>A</w:t>
      </w:r>
      <w:r w:rsidR="00DC4B85" w:rsidRPr="00486765">
        <w:rPr>
          <w:sz w:val="22"/>
        </w:rPr>
        <w:t>’, ‘</w:t>
      </w:r>
      <w:r w:rsidR="00DC4B85" w:rsidRPr="00486765">
        <w:rPr>
          <w:i/>
          <w:sz w:val="22"/>
        </w:rPr>
        <w:t>B</w:t>
      </w:r>
      <w:r w:rsidR="00DC4B85" w:rsidRPr="00486765">
        <w:rPr>
          <w:sz w:val="22"/>
        </w:rPr>
        <w:t>’, ‘</w:t>
      </w:r>
      <w:r w:rsidR="00DC4B85" w:rsidRPr="00486765">
        <w:rPr>
          <w:i/>
          <w:sz w:val="22"/>
        </w:rPr>
        <w:t>C</w:t>
      </w:r>
      <w:r w:rsidR="00DC4B85" w:rsidRPr="00486765">
        <w:rPr>
          <w:sz w:val="22"/>
        </w:rPr>
        <w:t>’, ‘</w:t>
      </w:r>
      <w:r w:rsidR="00DC4B85" w:rsidRPr="00486765">
        <w:rPr>
          <w:i/>
          <w:sz w:val="22"/>
        </w:rPr>
        <w:t>P</w:t>
      </w:r>
      <w:r w:rsidR="00DC4B85" w:rsidRPr="00486765">
        <w:rPr>
          <w:sz w:val="22"/>
        </w:rPr>
        <w:t xml:space="preserve">’, etc. </w:t>
      </w:r>
      <w:r w:rsidR="00DC4B85">
        <w:rPr>
          <w:sz w:val="22"/>
        </w:rPr>
        <w:t xml:space="preserve">are common nouns (names for universals), rather than predicates. </w:t>
      </w:r>
      <w:r w:rsidRPr="00486765">
        <w:rPr>
          <w:sz w:val="22"/>
        </w:rPr>
        <w:t xml:space="preserve">We use </w:t>
      </w:r>
      <w:r w:rsidR="00DC4B85">
        <w:rPr>
          <w:sz w:val="22"/>
        </w:rPr>
        <w:t>‘</w:t>
      </w:r>
      <w:r w:rsidR="00DC4B85">
        <w:rPr>
          <w:b/>
          <w:sz w:val="22"/>
        </w:rPr>
        <w:t>instance_of’,</w:t>
      </w:r>
      <w:r w:rsidR="00DC4B85" w:rsidRPr="003B4621">
        <w:rPr>
          <w:b/>
          <w:sz w:val="22"/>
        </w:rPr>
        <w:t xml:space="preserve"> </w:t>
      </w:r>
      <w:r w:rsidRPr="00486765">
        <w:rPr>
          <w:sz w:val="22"/>
        </w:rPr>
        <w:t>‘</w:t>
      </w:r>
      <w:r w:rsidR="00D114EC" w:rsidRPr="00486765">
        <w:rPr>
          <w:b/>
          <w:sz w:val="22"/>
        </w:rPr>
        <w:t>has_participant</w:t>
      </w:r>
      <w:r w:rsidRPr="00486765">
        <w:rPr>
          <w:sz w:val="22"/>
        </w:rPr>
        <w:t xml:space="preserve">’ and similar </w:t>
      </w:r>
      <w:proofErr w:type="gramStart"/>
      <w:r w:rsidRPr="00486765">
        <w:rPr>
          <w:b/>
          <w:sz w:val="22"/>
        </w:rPr>
        <w:t>bold-face</w:t>
      </w:r>
      <w:proofErr w:type="gramEnd"/>
      <w:r w:rsidRPr="00486765">
        <w:rPr>
          <w:sz w:val="22"/>
        </w:rPr>
        <w:t xml:space="preserve"> expressions to express </w:t>
      </w:r>
      <w:r w:rsidRPr="00486765">
        <w:rPr>
          <w:sz w:val="22"/>
        </w:rPr>
        <w:lastRenderedPageBreak/>
        <w:t>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10" w:name="_Toc310499003"/>
    </w:p>
    <w:p w14:paraId="0B3A0B62" w14:textId="1DF354A3" w:rsidR="0077551B" w:rsidRPr="00486765" w:rsidRDefault="0077551B">
      <w:pPr>
        <w:rPr>
          <w:sz w:val="22"/>
        </w:rPr>
      </w:pPr>
      <w:r w:rsidRPr="00486765">
        <w:rPr>
          <w:noProof/>
          <w:sz w:val="22"/>
        </w:rPr>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" fillcolor="white [3212]" stroked="f" strokeweight="2pt"/>
            </w:pict>
          </mc:Fallback>
        </mc:AlternateContent>
      </w:r>
      <w:bookmarkEnd w:id="10"/>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11"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9D2710">
        <w:rPr>
          <w:noProof/>
          <w:sz w:val="16"/>
        </w:rPr>
        <w:t>1</w:t>
      </w:r>
      <w:r w:rsidR="001C5CAA" w:rsidRPr="00486765">
        <w:rPr>
          <w:noProof/>
          <w:sz w:val="16"/>
        </w:rPr>
        <w:fldChar w:fldCharType="end"/>
      </w:r>
      <w:bookmarkEnd w:id="11"/>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12" w:name="_Toc313270685"/>
      <w:bookmarkStart w:id="13" w:name="_Toc319326094"/>
      <w:r w:rsidRPr="00486765">
        <w:rPr>
          <w:sz w:val="24"/>
        </w:rPr>
        <w:t>1.</w:t>
      </w:r>
      <w:r w:rsidR="00465C17" w:rsidRPr="00486765">
        <w:rPr>
          <w:sz w:val="24"/>
        </w:rPr>
        <w:t xml:space="preserve"> Entity</w:t>
      </w:r>
      <w:bookmarkEnd w:id="12"/>
      <w:bookmarkEnd w:id="13"/>
    </w:p>
    <w:p w14:paraId="1DDD135A" w14:textId="18B48B91" w:rsidR="00DC4B85" w:rsidRPr="005E4FE9" w:rsidRDefault="00DC4B85" w:rsidP="001C5CAA">
      <w:pPr>
        <w:rPr>
          <w:b/>
          <w:sz w:val="22"/>
        </w:rPr>
      </w:pPr>
      <w:r>
        <w:rPr>
          <w:b/>
          <w:sz w:val="22"/>
        </w:rPr>
        <w:t>Range of entities covered by BFO</w:t>
      </w:r>
    </w:p>
    <w:p w14:paraId="4FC3B311" w14:textId="572A6D8D" w:rsidR="00DC4B8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9D2710">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9D2710">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seeks </w:t>
      </w:r>
      <w:r w:rsidR="00E3138A" w:rsidRPr="00486765">
        <w:rPr>
          <w:sz w:val="22"/>
        </w:rPr>
        <w:t xml:space="preserve">only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 xml:space="preserve">empirical science </w:t>
      </w:r>
      <w:r w:rsidR="00DC4B85">
        <w:rPr>
          <w:sz w:val="22"/>
        </w:rPr>
        <w:t xml:space="preserve">together with those entities </w:t>
      </w:r>
      <w:r w:rsidR="00D6002B" w:rsidRPr="00486765">
        <w:rPr>
          <w:sz w:val="22"/>
        </w:rPr>
        <w:t xml:space="preserve">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DC4B85">
        <w:rPr>
          <w:sz w:val="22"/>
        </w:rPr>
        <w:t xml:space="preserve"> in both science and many areas of administration and commerce</w:t>
      </w:r>
      <w:r w:rsidR="00E3138A" w:rsidRPr="00486765">
        <w:rPr>
          <w:sz w:val="22"/>
        </w:rPr>
        <w:t xml:space="preserve">. </w:t>
      </w:r>
    </w:p>
    <w:p w14:paraId="38129A5C" w14:textId="2DFE8F71" w:rsidR="00BC11E1" w:rsidRDefault="00E3138A" w:rsidP="003B4621">
      <w:pPr>
        <w:jc w:val="left"/>
        <w:rPr>
          <w:sz w:val="22"/>
        </w:rPr>
      </w:pPr>
      <w:r w:rsidRPr="00486765">
        <w:rPr>
          <w:sz w:val="22"/>
        </w:rPr>
        <w:t xml:space="preserve">We leave open the question of how, if at all, BFO would deal with </w:t>
      </w:r>
      <w:r w:rsidR="00BC11E1" w:rsidRPr="00486765">
        <w:rPr>
          <w:sz w:val="22"/>
        </w:rPr>
        <w:t>number</w:t>
      </w:r>
      <w:r w:rsidRPr="00486765">
        <w:rPr>
          <w:sz w:val="22"/>
        </w:rPr>
        <w:t>s</w:t>
      </w:r>
      <w:r w:rsidR="004109DD" w:rsidRPr="00486765">
        <w:rPr>
          <w:sz w:val="22"/>
        </w:rPr>
        <w:t>,</w:t>
      </w:r>
      <w:r w:rsidRPr="00486765">
        <w:rPr>
          <w:sz w:val="22"/>
        </w:rPr>
        <w:t xml:space="preserve"> </w:t>
      </w:r>
      <w:r w:rsidR="004109DD" w:rsidRPr="00486765">
        <w:rPr>
          <w:sz w:val="22"/>
        </w:rPr>
        <w:t xml:space="preserve">sets, </w:t>
      </w:r>
      <w:r w:rsidRPr="00486765">
        <w:rPr>
          <w:sz w:val="22"/>
        </w:rPr>
        <w:t xml:space="preserve">and other mathematical entities, and with </w:t>
      </w:r>
      <w:r w:rsidR="00BC11E1" w:rsidRPr="00486765">
        <w:rPr>
          <w:sz w:val="22"/>
        </w:rPr>
        <w:t>proposition</w:t>
      </w:r>
      <w:r w:rsidRPr="00486765">
        <w:rPr>
          <w:sz w:val="22"/>
        </w:rPr>
        <w:t xml:space="preserve">s (conceived in the sense of ideal meanings). </w:t>
      </w:r>
      <w:r w:rsidR="00570E87" w:rsidRPr="00486765">
        <w:rPr>
          <w:sz w:val="22"/>
        </w:rPr>
        <w:t xml:space="preserve">We foresee two avenues of </w:t>
      </w:r>
      <w:r w:rsidR="00570E87" w:rsidRPr="00486765">
        <w:rPr>
          <w:sz w:val="22"/>
        </w:rPr>
        <w:lastRenderedPageBreak/>
        <w:t xml:space="preserve">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w:t>
      </w:r>
      <w:r w:rsidR="00DC4B85">
        <w:rPr>
          <w:sz w:val="22"/>
        </w:rPr>
        <w:t>,</w:t>
      </w:r>
      <w:r w:rsidR="00570E87" w:rsidRPr="00486765">
        <w:rPr>
          <w:sz w:val="22"/>
        </w:rPr>
        <w:t xml:space="preserve"> </w:t>
      </w:r>
      <w:r w:rsidRPr="00486765">
        <w:rPr>
          <w:sz w:val="22"/>
        </w:rPr>
        <w:t xml:space="preserve">BFO </w:t>
      </w:r>
      <w:r w:rsidR="00570E87" w:rsidRPr="00486765">
        <w:rPr>
          <w:sz w:val="22"/>
        </w:rPr>
        <w:t xml:space="preserve">already </w:t>
      </w:r>
      <w:r w:rsidRPr="00486765">
        <w:rPr>
          <w:sz w:val="22"/>
        </w:rPr>
        <w:t>provide</w:t>
      </w:r>
      <w:r w:rsidR="00570E87" w:rsidRPr="00486765">
        <w:rPr>
          <w:sz w:val="22"/>
        </w:rPr>
        <w:t>s</w:t>
      </w:r>
      <w:r w:rsidRPr="00486765">
        <w:rPr>
          <w:sz w:val="22"/>
        </w:rPr>
        <w:t xml:space="preserve"> (through the </w:t>
      </w:r>
      <w:hyperlink r:id="rId20" w:history="1">
        <w:r w:rsidRPr="000C7630">
          <w:rPr>
            <w:rStyle w:val="Hyperlink"/>
            <w:sz w:val="22"/>
          </w:rPr>
          <w:t>Information Artifact Ontology</w:t>
        </w:r>
      </w:hyperlink>
      <w:r w:rsidRPr="00486765">
        <w:rPr>
          <w:sz w:val="22"/>
        </w:rPr>
        <w:t xml:space="preserve"> and the </w:t>
      </w:r>
      <w:hyperlink r:id="rId21" w:history="1">
        <w:r w:rsidRPr="000C7630">
          <w:rPr>
            <w:rStyle w:val="Hyperlink"/>
            <w:sz w:val="22"/>
          </w:rPr>
          <w:t>Ontology for Biomedical Investigations</w:t>
        </w:r>
      </w:hyperlink>
      <w:r w:rsidRPr="00486765">
        <w:rPr>
          <w:sz w:val="22"/>
        </w:rPr>
        <w:t xml:space="preserve">) the resources to deal with numerical measurement results and with </w:t>
      </w:r>
      <w:r w:rsidR="00570E87" w:rsidRPr="00486765">
        <w:rPr>
          <w:sz w:val="22"/>
        </w:rPr>
        <w:t xml:space="preserve">certain </w:t>
      </w:r>
      <w:r w:rsidRPr="00486765">
        <w:rPr>
          <w:sz w:val="22"/>
        </w:rPr>
        <w:t>other mathematical entities, and also with hypotheses and other logical entities generated in the course of empirical scientific research.</w:t>
      </w:r>
    </w:p>
    <w:p w14:paraId="70F6425C" w14:textId="325CB64A" w:rsidR="000C7630" w:rsidRPr="005E4FE9" w:rsidRDefault="000C7630" w:rsidP="001C5CAA">
      <w:pPr>
        <w:rPr>
          <w:b/>
          <w:sz w:val="22"/>
        </w:rPr>
      </w:pPr>
      <w:r w:rsidRPr="005E4FE9">
        <w:rPr>
          <w:b/>
          <w:sz w:val="22"/>
        </w:rPr>
        <w:t>Relations</w:t>
      </w:r>
    </w:p>
    <w:p w14:paraId="3578F4FF" w14:textId="4D60983B" w:rsidR="0004293B" w:rsidRPr="00486765" w:rsidRDefault="0004293B">
      <w:pPr>
        <w:rPr>
          <w:sz w:val="22"/>
        </w:rPr>
      </w:pPr>
      <w:r w:rsidRPr="00486765">
        <w:rPr>
          <w:sz w:val="22"/>
        </w:rPr>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9D2710">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r w:rsidR="009D1AD3" w:rsidRPr="00486765">
        <w:rPr>
          <w:b/>
          <w:sz w:val="22"/>
        </w:rPr>
        <w:t xml:space="preserve">continuant_part_of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r w:rsidR="00B03C6A" w:rsidRPr="00B23775">
        <w:rPr>
          <w:i/>
          <w:sz w:val="22"/>
        </w:rPr>
        <w:t>continuant_</w:t>
      </w:r>
      <w:r w:rsidRPr="00B23775">
        <w:rPr>
          <w:i/>
          <w:sz w:val="22"/>
        </w:rPr>
        <w:t>part</w:t>
      </w:r>
      <w:r w:rsidR="00B03C6A" w:rsidRPr="00B23775">
        <w:rPr>
          <w:i/>
          <w:sz w:val="22"/>
        </w:rPr>
        <w:softHyphen/>
        <w:t>_of</w:t>
      </w:r>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r w:rsidRPr="00B23775">
        <w:rPr>
          <w:i/>
          <w:sz w:val="22"/>
        </w:rPr>
        <w:t>has_</w:t>
      </w:r>
      <w:r w:rsidR="00B03C6A" w:rsidRPr="00B23775">
        <w:rPr>
          <w:i/>
          <w:sz w:val="22"/>
        </w:rPr>
        <w:t>occurrent_</w:t>
      </w:r>
      <w:r w:rsidRPr="00B23775">
        <w:rPr>
          <w:i/>
          <w:sz w:val="22"/>
        </w:rPr>
        <w:t>part</w:t>
      </w:r>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1DD44EFF" w:rsidR="00570E87" w:rsidRPr="00486765" w:rsidRDefault="00570E87">
      <w:pPr>
        <w:rPr>
          <w:sz w:val="22"/>
        </w:rPr>
      </w:pPr>
      <w:r w:rsidRPr="00486765">
        <w:rPr>
          <w:sz w:val="22"/>
        </w:rPr>
        <w:t xml:space="preserve">In this document we discuss relations of all three sorts; however, BFO 2.0 </w:t>
      </w:r>
      <w:r w:rsidR="000C7630">
        <w:rPr>
          <w:sz w:val="22"/>
        </w:rPr>
        <w:t xml:space="preserve">specifies only the treatment of </w:t>
      </w:r>
      <w:r w:rsidRPr="00486765">
        <w:rPr>
          <w:sz w:val="22"/>
        </w:rPr>
        <w:t xml:space="preserve">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9D2710">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29C9F9E5"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 xml:space="preserve">terms and </w:t>
      </w:r>
      <w:r w:rsidR="004619F8" w:rsidRPr="00486765">
        <w:rPr>
          <w:sz w:val="22"/>
        </w:rPr>
        <w:lastRenderedPageBreak/>
        <w:t>relation</w:t>
      </w:r>
      <w:r w:rsidR="00937861" w:rsidRPr="00486765">
        <w:rPr>
          <w:sz w:val="22"/>
        </w:rPr>
        <w:t>al</w:t>
      </w:r>
      <w:r w:rsidR="004619F8" w:rsidRPr="00486765">
        <w:rPr>
          <w:sz w:val="22"/>
        </w:rPr>
        <w:t xml:space="preserve"> expressions</w:t>
      </w:r>
      <w:r w:rsidR="005C1FE9" w:rsidRPr="00486765">
        <w:rPr>
          <w:sz w:val="22"/>
        </w:rPr>
        <w:t xml:space="preserve"> in BFO</w:t>
      </w:r>
      <w:r w:rsidR="000C7630">
        <w:rPr>
          <w:sz w:val="22"/>
        </w:rPr>
        <w:t>,</w:t>
      </w:r>
      <w:r w:rsidR="005C1FE9" w:rsidRPr="00486765">
        <w:rPr>
          <w:sz w:val="22"/>
        </w:rPr>
        <w:t xml:space="preserve">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proofErr w:type="gramStart"/>
      <w:r w:rsidR="00501D08" w:rsidRPr="00486765">
        <w:rPr>
          <w:sz w:val="22"/>
        </w:rPr>
        <w:t>terms which</w:t>
      </w:r>
      <w:proofErr w:type="gramEnd"/>
      <w:r w:rsidR="00501D08" w:rsidRPr="00486765">
        <w:rPr>
          <w:sz w:val="22"/>
        </w:rPr>
        <w:t xml:space="preserve">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r w:rsidRPr="009D2710">
        <w:rPr>
          <w:rStyle w:val="Annotation"/>
        </w:rPr>
        <w:t>a(entity)[</w:t>
      </w:r>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r w:rsidRPr="009D2710">
        <w:rPr>
          <w:rStyle w:val="Annotation"/>
        </w:rPr>
        <w:t>]</w:t>
      </w:r>
    </w:p>
    <w:p w14:paraId="3AA699BB" w14:textId="4CCBCD11" w:rsidR="000431A7" w:rsidRPr="00486765" w:rsidRDefault="006C702A">
      <w:pPr>
        <w:pStyle w:val="Specification"/>
        <w:rPr>
          <w:i/>
          <w:sz w:val="22"/>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sz w:val="22"/>
        </w:rPr>
        <w:t xml:space="preserve">: </w:t>
      </w:r>
      <w:r w:rsidR="00236D40" w:rsidRPr="00486765">
        <w:rPr>
          <w:sz w:val="22"/>
        </w:rPr>
        <w:t>Julius Caesar</w:t>
      </w:r>
      <w:r w:rsidRPr="009D2710">
        <w:rPr>
          <w:rStyle w:val="Annotation"/>
        </w:rPr>
        <w:t>\</w:t>
      </w:r>
      <w:r w:rsidR="00236D40" w:rsidRPr="00486765">
        <w:rPr>
          <w:sz w:val="22"/>
        </w:rPr>
        <w:t>, the Second World War</w:t>
      </w:r>
      <w:r w:rsidRPr="00255E9F">
        <w:rPr>
          <w:rStyle w:val="Annotation"/>
        </w:rPr>
        <w:t>\</w:t>
      </w:r>
      <w:r w:rsidR="00236D40" w:rsidRPr="00486765">
        <w:rPr>
          <w:sz w:val="22"/>
        </w:rPr>
        <w:t>, your body mass index</w:t>
      </w:r>
      <w:r w:rsidRPr="00255E9F">
        <w:rPr>
          <w:rStyle w:val="Annotation"/>
        </w:rPr>
        <w:t>\</w:t>
      </w:r>
      <w:r w:rsidR="00236D40" w:rsidRPr="00486765">
        <w:rPr>
          <w:sz w:val="22"/>
        </w:rPr>
        <w:t xml:space="preserve">, Verdi’s </w:t>
      </w:r>
      <w:r w:rsidR="00236D40" w:rsidRPr="00486765">
        <w:rPr>
          <w:i/>
          <w:sz w:val="22"/>
        </w:rPr>
        <w:t>Requiem</w:t>
      </w:r>
      <w:r w:rsidRPr="00255E9F">
        <w:rPr>
          <w:rStyle w:val="Annotation"/>
        </w:rPr>
        <w:t>]</w:t>
      </w:r>
    </w:p>
    <w:p w14:paraId="7C9E53F0" w14:textId="38EE17F9" w:rsidR="00F06E2E" w:rsidRPr="008872A6" w:rsidRDefault="00F06E2E">
      <w:pPr>
        <w:rPr>
          <w:b/>
          <w:sz w:val="22"/>
        </w:rPr>
      </w:pPr>
      <w:r w:rsidRPr="00F06E2E">
        <w:rPr>
          <w:b/>
          <w:sz w:val="22"/>
        </w:rPr>
        <w:t>Exists</w:t>
      </w:r>
      <w:r>
        <w:rPr>
          <w:b/>
          <w:sz w:val="22"/>
        </w:rPr>
        <w:t>_</w:t>
      </w:r>
      <w:r w:rsidRPr="008872A6">
        <w:rPr>
          <w:b/>
          <w:sz w:val="22"/>
        </w:rPr>
        <w:t>at</w:t>
      </w:r>
    </w:p>
    <w:p w14:paraId="610718FE" w14:textId="40B4287B" w:rsidR="00F06E2E" w:rsidRPr="008872A6" w:rsidRDefault="006C702A" w:rsidP="008872A6">
      <w:pPr>
        <w:pStyle w:val="Specification"/>
      </w:pPr>
      <w:r w:rsidRPr="00255E9F">
        <w:rPr>
          <w:rStyle w:val="Annotation"/>
        </w:rPr>
        <w:t>a(</w:t>
      </w:r>
      <w:r>
        <w:rPr>
          <w:rStyle w:val="Annotation"/>
        </w:rPr>
        <w:t>exists_at</w:t>
      </w:r>
      <w:r w:rsidRPr="00255E9F">
        <w:rPr>
          <w:rStyle w:val="Annotation"/>
        </w:rPr>
        <w:t>)[</w:t>
      </w:r>
      <w:r w:rsidR="00F06E2E" w:rsidRPr="008872A6">
        <w:rPr>
          <w:smallCaps/>
        </w:rPr>
        <w:t>Elucidation</w:t>
      </w:r>
      <w:r w:rsidR="00F06E2E">
        <w:t xml:space="preserve">: </w:t>
      </w:r>
      <w:r w:rsidR="00F06E2E">
        <w:rPr>
          <w:i/>
        </w:rPr>
        <w:t xml:space="preserve">a </w:t>
      </w:r>
      <w:r w:rsidR="00F06E2E" w:rsidRPr="008872A6">
        <w:rPr>
          <w:b/>
        </w:rPr>
        <w:t>exists_at</w:t>
      </w:r>
      <w:r w:rsidR="00F06E2E">
        <w:t xml:space="preserve"> </w:t>
      </w:r>
      <w:r w:rsidR="00F06E2E">
        <w:rPr>
          <w:i/>
        </w:rPr>
        <w:t xml:space="preserve">t </w:t>
      </w:r>
      <w:r w:rsidR="00F06E2E" w:rsidRPr="008872A6">
        <w:t>means:</w:t>
      </w:r>
      <w:r w:rsidR="00F06E2E">
        <w:rPr>
          <w:i/>
        </w:rPr>
        <w:t xml:space="preserve"> a </w:t>
      </w:r>
      <w:r w:rsidR="00F06E2E">
        <w:t xml:space="preserve">is an entity which exists at some temporal </w:t>
      </w:r>
      <w:r w:rsidR="000C7630">
        <w:t xml:space="preserve">region </w:t>
      </w:r>
      <w:r w:rsidR="00F06E2E">
        <w:rPr>
          <w:i/>
        </w:rPr>
        <w:t xml:space="preserve">t. </w:t>
      </w:r>
      <w:r w:rsidR="00F009C7">
        <w:t>[118-00</w:t>
      </w:r>
      <w:r w:rsidR="000C7630">
        <w:t>2</w:t>
      </w:r>
      <w:r w:rsidR="00F009C7">
        <w:t>]</w:t>
      </w:r>
      <w:r w:rsidRPr="006C702A">
        <w:rPr>
          <w:rStyle w:val="Annotation"/>
        </w:rPr>
        <w:t xml:space="preserve"> </w:t>
      </w:r>
      <w:r w:rsidRPr="00255E9F">
        <w:rPr>
          <w:rStyle w:val="Annotation"/>
        </w:rPr>
        <w:t>]</w:t>
      </w:r>
    </w:p>
    <w:p w14:paraId="10E7C6AB" w14:textId="11667998" w:rsidR="00F06E2E" w:rsidRDefault="006C702A" w:rsidP="008872A6">
      <w:pPr>
        <w:pStyle w:val="Specification"/>
        <w:rPr>
          <w:i/>
        </w:rPr>
      </w:pPr>
      <w:r w:rsidRPr="00255E9F">
        <w:rPr>
          <w:rStyle w:val="Annotation"/>
        </w:rPr>
        <w:t>a(</w:t>
      </w:r>
      <w:r>
        <w:rPr>
          <w:rStyle w:val="Annotation"/>
        </w:rPr>
        <w:t>exists_at</w:t>
      </w:r>
      <w:r w:rsidRPr="00255E9F">
        <w:rPr>
          <w:rStyle w:val="Annotation"/>
        </w:rPr>
        <w:t>)[</w:t>
      </w:r>
      <w:r w:rsidR="00F06E2E">
        <w:rPr>
          <w:smallCaps/>
        </w:rPr>
        <w:t>Domain:</w:t>
      </w:r>
      <w:r w:rsidR="00F06E2E">
        <w:rPr>
          <w:i/>
        </w:rPr>
        <w:t xml:space="preserve"> </w:t>
      </w:r>
      <w:r w:rsidR="00F06E2E" w:rsidRPr="008872A6">
        <w:rPr>
          <w:i/>
        </w:rPr>
        <w:t>entity</w:t>
      </w:r>
      <w:r w:rsidRPr="00255E9F">
        <w:rPr>
          <w:rStyle w:val="Annotation"/>
        </w:rPr>
        <w:t>]</w:t>
      </w:r>
    </w:p>
    <w:p w14:paraId="2E02F28A" w14:textId="23538281" w:rsidR="00F06E2E" w:rsidRPr="008872A6" w:rsidRDefault="006C702A" w:rsidP="008872A6">
      <w:pPr>
        <w:pStyle w:val="Specification"/>
        <w:rPr>
          <w:i/>
        </w:rPr>
      </w:pPr>
      <w:r w:rsidRPr="00255E9F">
        <w:rPr>
          <w:rStyle w:val="Annotation"/>
        </w:rPr>
        <w:t>a(</w:t>
      </w:r>
      <w:r>
        <w:rPr>
          <w:rStyle w:val="Annotation"/>
        </w:rPr>
        <w:t>exists_at</w:t>
      </w:r>
      <w:r w:rsidRPr="00255E9F">
        <w:rPr>
          <w:rStyle w:val="Annotation"/>
        </w:rPr>
        <w:t>)[</w:t>
      </w:r>
      <w:r w:rsidR="00F06E2E">
        <w:rPr>
          <w:smallCaps/>
        </w:rPr>
        <w:t>Range:</w:t>
      </w:r>
      <w:r w:rsidR="00F06E2E">
        <w:t xml:space="preserve"> </w:t>
      </w:r>
      <w:r w:rsidR="000F31CC">
        <w:rPr>
          <w:i/>
        </w:rPr>
        <w:t>temporal region</w:t>
      </w:r>
      <w:r w:rsidRPr="00255E9F">
        <w:rPr>
          <w:rStyle w:val="Annotation"/>
        </w:rPr>
        <w:t>]</w:t>
      </w:r>
    </w:p>
    <w:p w14:paraId="64AAD30C" w14:textId="0B1EC81D" w:rsidR="00F06E2E" w:rsidRPr="003B4621" w:rsidRDefault="00F06E2E" w:rsidP="008872A6">
      <w:pPr>
        <w:jc w:val="left"/>
        <w:rPr>
          <w:sz w:val="22"/>
        </w:rPr>
      </w:pPr>
      <w:r w:rsidRPr="003B4621">
        <w:rPr>
          <w:sz w:val="22"/>
        </w:rPr>
        <w:t xml:space="preserve">‘Exists’ here includes the case where </w:t>
      </w:r>
      <w:proofErr w:type="gramStart"/>
      <w:r w:rsidRPr="003B4621">
        <w:rPr>
          <w:i/>
          <w:sz w:val="22"/>
        </w:rPr>
        <w:t>a</w:t>
      </w:r>
      <w:r w:rsidRPr="003B4621">
        <w:rPr>
          <w:sz w:val="22"/>
        </w:rPr>
        <w:t xml:space="preserve"> is</w:t>
      </w:r>
      <w:proofErr w:type="gramEnd"/>
      <w:r w:rsidRPr="003B4621">
        <w:rPr>
          <w:sz w:val="22"/>
        </w:rPr>
        <w:t xml:space="preserve"> occurring at </w:t>
      </w:r>
      <w:r w:rsidRPr="003B4621">
        <w:rPr>
          <w:i/>
          <w:sz w:val="22"/>
        </w:rPr>
        <w:t>t.</w:t>
      </w:r>
      <w:r w:rsidR="000C7630">
        <w:rPr>
          <w:i/>
          <w:sz w:val="22"/>
        </w:rPr>
        <w:t xml:space="preserve"> </w:t>
      </w:r>
      <w:r w:rsidR="000C7630">
        <w:rPr>
          <w:sz w:val="22"/>
        </w:rPr>
        <w:t>‘Temporal region’ includes both temporal instances and temporal intervals.</w:t>
      </w:r>
    </w:p>
    <w:p w14:paraId="24646544" w14:textId="72731FC4" w:rsidR="00C70C3F" w:rsidRPr="00486765" w:rsidRDefault="006C702A">
      <w:pPr>
        <w:rPr>
          <w:sz w:val="22"/>
        </w:rPr>
      </w:pPr>
      <w:r w:rsidRPr="009D2710">
        <w:rPr>
          <w:rStyle w:val="Annotation"/>
        </w:rPr>
        <w:t>axiom(exists_at)[</w:t>
      </w:r>
      <w:r w:rsidR="005C1FE9" w:rsidRPr="00486765">
        <w:rPr>
          <w:sz w:val="22"/>
        </w:rPr>
        <w:t>All entities are either particular or universal.</w:t>
      </w:r>
      <w:r w:rsidRPr="009D2710">
        <w:rPr>
          <w:rStyle w:val="Annotation"/>
        </w:rPr>
        <w:t>]</w:t>
      </w:r>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9D2710">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9D2710">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9D2710">
        <w:rPr>
          <w:noProof/>
          <w:sz w:val="22"/>
        </w:rPr>
        <w:t>96</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r w:rsidRPr="00255E9F">
        <w:rPr>
          <w:rStyle w:val="Annotation"/>
        </w:rPr>
        <w:t>axiom(exists_at)[</w:t>
      </w:r>
      <w:r w:rsidR="00FF29D8" w:rsidRPr="00486765">
        <w:rPr>
          <w:sz w:val="22"/>
        </w:rPr>
        <w:t>No entity is both a particular and a universal.</w:t>
      </w:r>
      <w:r w:rsidRPr="006C702A">
        <w:rPr>
          <w:rStyle w:val="Annotation"/>
        </w:rPr>
        <w:t xml:space="preserve"> </w:t>
      </w:r>
      <w:r w:rsidRPr="00255E9F">
        <w:rPr>
          <w:rStyle w:val="Annotation"/>
        </w:rPr>
        <w:t>]</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22"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lastRenderedPageBreak/>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5A81C73B" w:rsidR="004109DD" w:rsidRPr="000C7630" w:rsidRDefault="00A14887">
      <w:pPr>
        <w:rPr>
          <w:sz w:val="22"/>
        </w:rPr>
      </w:pPr>
      <w:r w:rsidRPr="00486765">
        <w:rPr>
          <w:sz w:val="22"/>
        </w:rPr>
        <w:t>However, as Nicola Guarino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9D2710">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r w:rsidR="00A1461A">
        <w:rPr>
          <w:sz w:val="22"/>
        </w:rPr>
        <w:t xml:space="preserve">are </w:t>
      </w:r>
      <w:r w:rsidR="00AC2304" w:rsidRPr="00486765">
        <w:rPr>
          <w:sz w:val="22"/>
        </w:rPr>
        <w:t xml:space="preserve">properly </w:t>
      </w:r>
      <w:r w:rsidR="00A1461A">
        <w:rPr>
          <w:sz w:val="22"/>
        </w:rPr>
        <w:t xml:space="preserve">to be treated in terms of </w:t>
      </w:r>
      <w:r w:rsidR="00AC2304" w:rsidRPr="00486765">
        <w:rPr>
          <w:sz w:val="22"/>
        </w:rPr>
        <w:t xml:space="preserve">the </w:t>
      </w:r>
      <w:r w:rsidR="00AC2304" w:rsidRPr="00486765">
        <w:rPr>
          <w:i/>
          <w:sz w:val="22"/>
        </w:rPr>
        <w:t xml:space="preserve">is_a </w:t>
      </w:r>
      <w:r w:rsidR="00AC2304" w:rsidRPr="00486765">
        <w:rPr>
          <w:sz w:val="22"/>
        </w:rPr>
        <w:t xml:space="preserve">relation 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r w:rsidR="00A1461A">
        <w:rPr>
          <w:sz w:val="22"/>
        </w:rPr>
        <w:t xml:space="preserve"> </w:t>
      </w:r>
      <w:r w:rsidR="000C7630">
        <w:rPr>
          <w:sz w:val="22"/>
        </w:rPr>
        <w:t xml:space="preserve">The reader should note in what follows that the English phrase ‘is a’ does not always appear in contexts where it means </w:t>
      </w:r>
      <w:r w:rsidR="000C7630">
        <w:rPr>
          <w:i/>
          <w:sz w:val="22"/>
        </w:rPr>
        <w:t xml:space="preserve">is_a </w:t>
      </w:r>
      <w:r w:rsidR="000C7630">
        <w:rPr>
          <w:sz w:val="22"/>
        </w:rPr>
        <w:t>in the technical sense of ‘is a subtype of’ specified below.</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0492E9A6"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w:t>
      </w:r>
      <w:r w:rsidR="000C7630">
        <w:rPr>
          <w:sz w:val="22"/>
        </w:rPr>
        <w:t>. S</w:t>
      </w:r>
      <w:r w:rsidRPr="00486765">
        <w:rPr>
          <w:sz w:val="22"/>
        </w:rPr>
        <w:t>uch universals are sometimes said to capture the nature or essence of their instances;</w:t>
      </w:r>
    </w:p>
    <w:p w14:paraId="14428A21" w14:textId="5FBFD974"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6D0D2457" w:rsidR="007171D3" w:rsidRPr="00486765" w:rsidRDefault="007171D3">
      <w:pPr>
        <w:rPr>
          <w:sz w:val="22"/>
        </w:rPr>
      </w:pPr>
      <w:r w:rsidRPr="00486765">
        <w:rPr>
          <w:sz w:val="22"/>
        </w:rPr>
        <w:t xml:space="preserve">Note, again, that in our specification of BFO 2.0, universals </w:t>
      </w:r>
      <w:r w:rsidR="000C7630">
        <w:rPr>
          <w:sz w:val="22"/>
        </w:rPr>
        <w:t xml:space="preserve">themselves </w:t>
      </w:r>
      <w:r w:rsidRPr="00486765">
        <w:rPr>
          <w:sz w:val="22"/>
        </w:rPr>
        <w:t xml:space="preserve">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w:t>
      </w:r>
      <w:r w:rsidR="000C7630">
        <w:rPr>
          <w:sz w:val="22"/>
        </w:rPr>
        <w:t xml:space="preserve">thus be interpreted in such a way that it does not </w:t>
      </w:r>
      <w:r w:rsidRPr="00486765">
        <w:rPr>
          <w:sz w:val="22"/>
        </w:rPr>
        <w:t xml:space="preserve">imply any assertion according to which there might be higher-order universals (for instance </w:t>
      </w:r>
      <w:r w:rsidRPr="00486765">
        <w:rPr>
          <w:i/>
          <w:sz w:val="22"/>
        </w:rPr>
        <w:t>rigid universal</w:t>
      </w:r>
      <w:r w:rsidRPr="00486765">
        <w:rPr>
          <w:sz w:val="22"/>
        </w:rPr>
        <w:t>) of which first-order universals would somehow be instances.</w:t>
      </w:r>
      <w:r w:rsidR="000C7630">
        <w:rPr>
          <w:sz w:val="22"/>
        </w:rPr>
        <w:t xml:space="preserve"> </w:t>
      </w:r>
    </w:p>
    <w:p w14:paraId="710528F6" w14:textId="77777777" w:rsidR="00F07970" w:rsidRPr="00486765" w:rsidRDefault="00F07970">
      <w:pPr>
        <w:rPr>
          <w:b/>
          <w:sz w:val="22"/>
        </w:rPr>
      </w:pPr>
      <w:r w:rsidRPr="00486765">
        <w:rPr>
          <w:b/>
          <w:sz w:val="22"/>
        </w:rPr>
        <w:t>Universals and classes</w:t>
      </w:r>
    </w:p>
    <w:p w14:paraId="3596D560" w14:textId="335D9FAD" w:rsidR="004E0D46" w:rsidRPr="00486765" w:rsidRDefault="00151755">
      <w:pPr>
        <w:rPr>
          <w:sz w:val="22"/>
        </w:rPr>
      </w:pPr>
      <w:r w:rsidRPr="00486765">
        <w:rPr>
          <w:sz w:val="22"/>
        </w:rPr>
        <w:lastRenderedPageBreak/>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20527D">
        <w:rPr>
          <w:sz w:val="22"/>
        </w:rPr>
        <w:t>. S</w:t>
      </w:r>
      <w:r w:rsidR="007171D3" w:rsidRPr="00486765">
        <w:rPr>
          <w:sz w:val="22"/>
        </w:rPr>
        <w:t>uch extensions fall outside the scope of this specification</w:t>
      </w:r>
      <w:r w:rsidR="0020527D">
        <w:rPr>
          <w:sz w:val="22"/>
        </w:rPr>
        <w:t xml:space="preserve">, but it is important for the understanding of BFO that the distinction is clearly understood not only between universals and their extensions, as between universals and classes in general, including arbitrary classes such as {the moon, Napoleon, redness}.  </w:t>
      </w:r>
    </w:p>
    <w:p w14:paraId="76848A3B" w14:textId="29C37DB3"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0020527D">
        <w:rPr>
          <w:sz w:val="22"/>
        </w:rPr>
        <w:t xml:space="preserve">truths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4BBA0B4D"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w:t>
      </w:r>
      <w:proofErr w:type="gramStart"/>
      <w:r w:rsidRPr="00486765">
        <w:rPr>
          <w:sz w:val="22"/>
        </w:rPr>
        <w:t>planet</w:t>
      </w:r>
      <w:proofErr w:type="gramEnd"/>
      <w:r w:rsidR="0020527D">
        <w:rPr>
          <w:sz w:val="22"/>
        </w:rPr>
        <w:t>, act of perception</w:t>
      </w:r>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33F2B0EB" w:rsidR="000B5B22" w:rsidRPr="00486765" w:rsidRDefault="000B5B22">
      <w:pPr>
        <w:ind w:left="720"/>
        <w:rPr>
          <w:sz w:val="22"/>
        </w:rPr>
      </w:pPr>
      <w:r w:rsidRPr="00486765">
        <w:rPr>
          <w:i/>
          <w:sz w:val="22"/>
        </w:rPr>
        <w:t>Social artifact</w:t>
      </w:r>
      <w:r w:rsidRPr="00486765">
        <w:rPr>
          <w:sz w:val="22"/>
        </w:rPr>
        <w:t>: dollar, meter, traffic law, organization</w:t>
      </w:r>
      <w:r w:rsidR="0020527D">
        <w:rPr>
          <w:sz w:val="22"/>
        </w:rPr>
        <w:t>, mortgage contract</w:t>
      </w:r>
    </w:p>
    <w:p w14:paraId="2213083B" w14:textId="717C0A72" w:rsidR="000B5B22" w:rsidRPr="00486765" w:rsidRDefault="000B5B22">
      <w:pPr>
        <w:ind w:left="720"/>
        <w:rPr>
          <w:sz w:val="22"/>
        </w:rPr>
      </w:pPr>
      <w:r w:rsidRPr="00486765">
        <w:rPr>
          <w:i/>
          <w:sz w:val="22"/>
        </w:rPr>
        <w:t>Information artifact</w:t>
      </w:r>
      <w:r w:rsidRPr="00486765">
        <w:rPr>
          <w:sz w:val="22"/>
        </w:rPr>
        <w:t>: database, ontology, email message, plan specification</w:t>
      </w:r>
      <w:r w:rsidR="0020527D">
        <w:rPr>
          <w:sz w:val="22"/>
        </w:rPr>
        <w:t>, experimental protocol</w:t>
      </w:r>
    </w:p>
    <w:p w14:paraId="73F400F2" w14:textId="2635DBEA"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9D2710">
        <w:rPr>
          <w:sz w:val="22"/>
        </w:rPr>
        <w:t>19</w:t>
      </w:r>
      <w:r w:rsidRPr="00486765">
        <w:rPr>
          <w:sz w:val="22"/>
        </w:rPr>
        <w:fldChar w:fldCharType="end"/>
      </w:r>
      <w:r w:rsidRPr="00486765">
        <w:rPr>
          <w:sz w:val="22"/>
        </w:rPr>
        <w:t xml:space="preserve">]. </w:t>
      </w:r>
      <w:r w:rsidR="0020527D">
        <w:rPr>
          <w:sz w:val="22"/>
        </w:rPr>
        <w:t xml:space="preserve">But </w:t>
      </w:r>
      <w:r w:rsidRPr="00486765">
        <w:rPr>
          <w:sz w:val="22"/>
        </w:rPr>
        <w:t xml:space="preserve">universals include also the general entities referred to by general terms employed in domains such as engineering, commerce, </w:t>
      </w:r>
      <w:proofErr w:type="gramStart"/>
      <w:r w:rsidRPr="00486765">
        <w:rPr>
          <w:sz w:val="22"/>
        </w:rPr>
        <w:t>administration</w:t>
      </w:r>
      <w:proofErr w:type="gramEnd"/>
      <w:r w:rsidRPr="00486765">
        <w:rPr>
          <w:sz w:val="22"/>
        </w:rPr>
        <w:t xml:space="preserve"> and intelligence analysis. </w:t>
      </w:r>
    </w:p>
    <w:p w14:paraId="6CDDE294" w14:textId="2189438D"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9D2710">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types are those general or repeatable </w:t>
      </w:r>
      <w:proofErr w:type="gramStart"/>
      <w:r w:rsidRPr="00486765">
        <w:rPr>
          <w:sz w:val="22"/>
        </w:rPr>
        <w:t>entities which</w:t>
      </w:r>
      <w:proofErr w:type="gramEnd"/>
      <w:r w:rsidRPr="00486765">
        <w:rPr>
          <w:sz w:val="22"/>
        </w:rPr>
        <w:t xml:space="preserve"> correspond to </w:t>
      </w:r>
      <w:r w:rsidR="0020527D">
        <w:rPr>
          <w:sz w:val="22"/>
        </w:rPr>
        <w:t xml:space="preserve">the </w:t>
      </w:r>
      <w:r w:rsidRPr="00486765">
        <w:rPr>
          <w:sz w:val="22"/>
        </w:rPr>
        <w:t xml:space="preserve">terms </w:t>
      </w:r>
      <w:r w:rsidR="0020527D">
        <w:rPr>
          <w:sz w:val="22"/>
        </w:rPr>
        <w:t xml:space="preserve">used and reused by persons with domain expertise </w:t>
      </w:r>
      <w:r w:rsidRPr="00486765">
        <w:rPr>
          <w:sz w:val="22"/>
        </w:rPr>
        <w:t xml:space="preserve">reused in multiple different sorts of contexts to refer to </w:t>
      </w:r>
      <w:r w:rsidR="0020527D">
        <w:rPr>
          <w:sz w:val="22"/>
        </w:rPr>
        <w:t xml:space="preserve">those </w:t>
      </w:r>
      <w:r w:rsidRPr="00486765">
        <w:rPr>
          <w:sz w:val="22"/>
        </w:rPr>
        <w:t xml:space="preserve">multiple different particulars </w:t>
      </w:r>
      <w:r w:rsidR="0020527D">
        <w:rPr>
          <w:sz w:val="22"/>
        </w:rPr>
        <w:t>which are the instances of the corresponding types</w:t>
      </w:r>
      <w:r w:rsidRPr="00486765">
        <w:rPr>
          <w:sz w:val="22"/>
        </w:rPr>
        <w:t>.</w:t>
      </w:r>
    </w:p>
    <w:p w14:paraId="2CA90B7D" w14:textId="26B9DA9D" w:rsidR="009C5212" w:rsidRPr="003B4621" w:rsidRDefault="009C5212" w:rsidP="003B4621">
      <w:pPr>
        <w:pStyle w:val="Heading2"/>
        <w:widowControl w:val="0"/>
        <w:numPr>
          <w:ilvl w:val="1"/>
          <w:numId w:val="26"/>
        </w:numPr>
        <w:spacing w:line="480" w:lineRule="auto"/>
        <w:ind w:hanging="720"/>
        <w:rPr>
          <w:b w:val="0"/>
        </w:rPr>
      </w:pPr>
      <w:r w:rsidRPr="003B4621">
        <w:rPr>
          <w:sz w:val="22"/>
        </w:rPr>
        <w:lastRenderedPageBreak/>
        <w:t xml:space="preserve">The </w:t>
      </w:r>
      <w:r>
        <w:t xml:space="preserve">Monohierarchy </w:t>
      </w:r>
      <w:r w:rsidRPr="00E673A5">
        <w:t>Principle</w:t>
      </w:r>
      <w:r w:rsidR="00AB00FF" w:rsidRPr="005E4FE9">
        <w:rPr>
          <w:sz w:val="22"/>
        </w:rPr>
        <w:t>m</w:t>
      </w:r>
      <w:r w:rsidRPr="005E4FE9">
        <w:rPr>
          <w:sz w:val="22"/>
        </w:rPr>
        <w:t xml:space="preserve">onohierarchy </w:t>
      </w:r>
      <w:r w:rsidR="00AB00FF" w:rsidRPr="005E4FE9">
        <w:rPr>
          <w:sz w:val="22"/>
        </w:rPr>
        <w:t>p</w:t>
      </w:r>
      <w:r w:rsidRPr="005E4FE9">
        <w:rPr>
          <w:sz w:val="22"/>
        </w:rPr>
        <w:t>rinciple</w:t>
      </w:r>
      <w:r w:rsidRPr="003B4621">
        <w:rPr>
          <w:sz w:val="22"/>
        </w:rPr>
        <w:t xml:space="preserve"> </w:t>
      </w:r>
    </w:p>
    <w:p w14:paraId="6C2A881C" w14:textId="1C114BC6" w:rsidR="009C5212" w:rsidRPr="003B4621" w:rsidRDefault="009C5212" w:rsidP="009C5212">
      <w:pPr>
        <w:tabs>
          <w:tab w:val="left" w:pos="360"/>
        </w:tabs>
        <w:jc w:val="left"/>
        <w:rPr>
          <w:sz w:val="22"/>
          <w:vertAlign w:val="superscript"/>
        </w:rPr>
      </w:pPr>
      <w:r w:rsidRPr="003B4621">
        <w:t xml:space="preserve">BFO rests on a number of heuristic </w:t>
      </w:r>
      <w:proofErr w:type="gramStart"/>
      <w:r w:rsidRPr="003B4621">
        <w:rPr>
          <w:sz w:val="22"/>
        </w:rPr>
        <w:t xml:space="preserve">principles </w:t>
      </w:r>
      <w:r w:rsidRPr="003B4621">
        <w:t>which</w:t>
      </w:r>
      <w:proofErr w:type="gramEnd"/>
      <w:r w:rsidRPr="003B4621">
        <w:t xml:space="preserve"> </w:t>
      </w:r>
      <w:r w:rsidRPr="003B4621">
        <w:rPr>
          <w:sz w:val="22"/>
        </w:rPr>
        <w:t xml:space="preserve">are designed </w:t>
      </w:r>
      <w:r w:rsidRPr="003B4621">
        <w:t xml:space="preserve">to advance </w:t>
      </w:r>
      <w:r w:rsidRPr="003B4621">
        <w:rPr>
          <w:sz w:val="22"/>
        </w:rPr>
        <w:t xml:space="preserve">its </w:t>
      </w:r>
      <w:r w:rsidRPr="003B4621">
        <w:t>utility</w:t>
      </w:r>
      <w:r w:rsidRPr="003B4621">
        <w:rPr>
          <w:sz w:val="22"/>
        </w:rPr>
        <w:t xml:space="preserve"> to science. These take the form of </w:t>
      </w:r>
      <w:r w:rsidRPr="003B4621">
        <w:t>simple rules –</w:t>
      </w:r>
      <w:r w:rsidRPr="003B4621">
        <w:rPr>
          <w:sz w:val="22"/>
        </w:rPr>
        <w:t xml:space="preserve"> </w:t>
      </w:r>
      <w:r w:rsidRPr="003B4621">
        <w:t xml:space="preserve">analogous to the rules </w:t>
      </w:r>
      <w:r w:rsidRPr="003B4621">
        <w:rPr>
          <w:sz w:val="22"/>
        </w:rPr>
        <w:t>of the road</w:t>
      </w:r>
      <w:r w:rsidRPr="003B4621">
        <w:t xml:space="preserve"> – </w:t>
      </w:r>
      <w:r w:rsidRPr="003B4621">
        <w:rPr>
          <w:sz w:val="22"/>
        </w:rPr>
        <w:t xml:space="preserve">that are </w:t>
      </w:r>
      <w:r w:rsidRPr="003B4621">
        <w:t xml:space="preserve">designed to </w:t>
      </w:r>
      <w:r w:rsidRPr="003B4621">
        <w:rPr>
          <w:sz w:val="22"/>
        </w:rPr>
        <w:t xml:space="preserve">promote </w:t>
      </w:r>
      <w:r w:rsidRPr="003B4621">
        <w:t xml:space="preserve">consistency in </w:t>
      </w:r>
      <w:r w:rsidRPr="00A91618">
        <w:t xml:space="preserve">the </w:t>
      </w:r>
      <w:r w:rsidRPr="003B4621">
        <w:t>making</w:t>
      </w:r>
      <w:r w:rsidRPr="00A91618">
        <w:t xml:space="preserve"> of</w:t>
      </w:r>
      <w:r w:rsidRPr="003B4621">
        <w:t xml:space="preserve"> </w:t>
      </w:r>
      <w:r w:rsidRPr="003B4621">
        <w:rPr>
          <w:sz w:val="22"/>
        </w:rPr>
        <w:t xml:space="preserve">both </w:t>
      </w:r>
      <w:r w:rsidRPr="003B4621">
        <w:t xml:space="preserve">domain-neutral </w:t>
      </w:r>
      <w:r w:rsidRPr="003B4621">
        <w:rPr>
          <w:sz w:val="22"/>
        </w:rPr>
        <w:t xml:space="preserve">and domain-specific </w:t>
      </w:r>
      <w:r w:rsidRPr="003B4621">
        <w:t xml:space="preserve">choices in ontology </w:t>
      </w:r>
      <w:r w:rsidRPr="003B4621">
        <w:rPr>
          <w:sz w:val="22"/>
        </w:rPr>
        <w:t>construction</w:t>
      </w:r>
      <w:r w:rsidRPr="003B4621">
        <w:t>.</w:t>
      </w:r>
      <w:r w:rsidR="006D4631" w:rsidRPr="003B4621">
        <w:rPr>
          <w:sz w:val="22"/>
        </w:rPr>
        <w:t xml:space="preserve"> [</w:t>
      </w:r>
      <w:r w:rsidR="006D4631" w:rsidRPr="003B4621">
        <w:rPr>
          <w:sz w:val="22"/>
        </w:rPr>
        <w:fldChar w:fldCharType="begin"/>
      </w:r>
      <w:r w:rsidR="006D4631" w:rsidRPr="003B4621">
        <w:rPr>
          <w:sz w:val="22"/>
        </w:rPr>
        <w:instrText xml:space="preserve"> REF _Ref309403777 \r \h </w:instrText>
      </w:r>
      <w:r w:rsidR="0020527D">
        <w:rPr>
          <w:sz w:val="22"/>
        </w:rPr>
        <w:instrText xml:space="preserve"> \* MERGEFORMAT </w:instrText>
      </w:r>
      <w:r w:rsidR="006D4631" w:rsidRPr="003B4621">
        <w:rPr>
          <w:sz w:val="22"/>
        </w:rPr>
      </w:r>
      <w:r w:rsidR="006D4631" w:rsidRPr="003B4621">
        <w:rPr>
          <w:sz w:val="22"/>
        </w:rPr>
        <w:fldChar w:fldCharType="separate"/>
      </w:r>
      <w:r w:rsidR="009D2710" w:rsidRPr="003B4621">
        <w:t>19</w:t>
      </w:r>
      <w:r w:rsidR="006D4631" w:rsidRPr="003B4621">
        <w:rPr>
          <w:sz w:val="22"/>
        </w:rPr>
        <w:fldChar w:fldCharType="end"/>
      </w:r>
      <w:r w:rsidR="006D4631" w:rsidRPr="003B4621">
        <w:rPr>
          <w:sz w:val="22"/>
        </w:rPr>
        <w:t>]</w:t>
      </w:r>
      <w:r w:rsidRPr="003B4621">
        <w:t xml:space="preserve"> One </w:t>
      </w:r>
      <w:r w:rsidRPr="003B4621">
        <w:rPr>
          <w:sz w:val="22"/>
        </w:rPr>
        <w:t xml:space="preserve">heuristic principle </w:t>
      </w:r>
      <w:r w:rsidRPr="003B4621">
        <w:t xml:space="preserve">of this kind </w:t>
      </w:r>
      <w:r w:rsidRPr="003B4621">
        <w:rPr>
          <w:sz w:val="22"/>
        </w:rPr>
        <w:t xml:space="preserve">– expressing what we can think of as a principle of good behavior in the realm of universals – asserts that the </w:t>
      </w:r>
      <w:r w:rsidR="0020527D" w:rsidRPr="005E4FE9">
        <w:rPr>
          <w:sz w:val="22"/>
        </w:rPr>
        <w:t xml:space="preserve">asserted </w:t>
      </w:r>
      <w:r w:rsidRPr="003B4621">
        <w:rPr>
          <w:sz w:val="22"/>
        </w:rPr>
        <w:t xml:space="preserve">taxonomies of types and subtypes in BFO-conformant ontologies should be genuine trees (in the graph-theoretic sense), so that each node in the ontology graph should have at most one </w:t>
      </w:r>
      <w:r w:rsidRPr="003B4621">
        <w:rPr>
          <w:i/>
          <w:sz w:val="22"/>
        </w:rPr>
        <w:t xml:space="preserve">is_a </w:t>
      </w:r>
      <w:r w:rsidRPr="003B4621">
        <w:rPr>
          <w:sz w:val="22"/>
        </w:rPr>
        <w:t>parent. This principle is of value not only because it supports a simple strategy for the formulation of definitions and helps to prevent certain common kinds of error in ontology construction, but also because it brings technical benefits when ontologies are implemented computationally.</w:t>
      </w:r>
      <w:r w:rsidRPr="003B4621">
        <w:rPr>
          <w:sz w:val="22"/>
          <w:vertAlign w:val="superscript"/>
        </w:rPr>
        <w:t xml:space="preserve"> </w:t>
      </w:r>
    </w:p>
    <w:p w14:paraId="45948540" w14:textId="6C9A368D" w:rsidR="009B27CF" w:rsidRPr="00486765" w:rsidRDefault="009B27CF">
      <w:pPr>
        <w:rPr>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w:t>
      </w:r>
      <w:proofErr w:type="gramStart"/>
      <w:r w:rsidR="000B5B22" w:rsidRPr="00486765">
        <w:rPr>
          <w:sz w:val="22"/>
        </w:rPr>
        <w:t xml:space="preserve">realm of universals is organized by the </w:t>
      </w:r>
      <w:r w:rsidR="000B5B22" w:rsidRPr="00486765">
        <w:rPr>
          <w:i/>
          <w:sz w:val="22"/>
        </w:rPr>
        <w:t xml:space="preserve">is_a </w:t>
      </w:r>
      <w:r w:rsidR="000B5B22" w:rsidRPr="00486765">
        <w:rPr>
          <w:sz w:val="22"/>
        </w:rPr>
        <w:t>relation into taxonomic hierarchies of more and less general</w:t>
      </w:r>
      <w:proofErr w:type="gramEnd"/>
      <w:r w:rsidR="000B5B22" w:rsidRPr="00486765">
        <w:rPr>
          <w:sz w:val="22"/>
        </w:rPr>
        <w:t xml:space="preserve">.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subject to the principle of single inheritance (it is a monohierarchy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9D2710">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universals which are the immediate children of any given universal are thereby subject to </w:t>
      </w:r>
      <w:proofErr w:type="gramStart"/>
      <w:r w:rsidR="000B5B22" w:rsidRPr="00486765">
        <w:rPr>
          <w:sz w:val="22"/>
        </w:rPr>
        <w:t xml:space="preserve">the </w:t>
      </w:r>
      <w:r w:rsidR="009C5212" w:rsidRPr="00486765">
        <w:rPr>
          <w:sz w:val="22"/>
        </w:rPr>
        <w:t>the</w:t>
      </w:r>
      <w:proofErr w:type="gramEnd"/>
      <w:r w:rsidR="009C5212" w:rsidRPr="00486765">
        <w:rPr>
          <w:sz w:val="22"/>
        </w:rPr>
        <w:t xml:space="preserve"> </w:t>
      </w:r>
      <w:r w:rsidR="009C5212">
        <w:rPr>
          <w:sz w:val="22"/>
        </w:rPr>
        <w:t>monohierarchy principle</w:t>
      </w:r>
      <w:r w:rsidR="009C5212" w:rsidRPr="00486765">
        <w:rPr>
          <w:sz w:val="22"/>
        </w:rPr>
        <w:t xml:space="preserve">. </w:t>
      </w:r>
      <w:r w:rsidR="009C5212">
        <w:rPr>
          <w:sz w:val="22"/>
        </w:rPr>
        <w:t xml:space="preserve">From this principle it follows that </w:t>
      </w:r>
      <w:proofErr w:type="gramStart"/>
      <w:r w:rsidRPr="00486765">
        <w:rPr>
          <w:sz w:val="22"/>
        </w:rPr>
        <w:t>However</w:t>
      </w:r>
      <w:proofErr w:type="gramEnd"/>
      <w:r w:rsidRPr="00486765">
        <w:rPr>
          <w:sz w:val="22"/>
        </w:rPr>
        <w:t xml:space="preserve">, once a set of what we can think of as normalized monohierarchies has been asserted, then </w:t>
      </w:r>
      <w:r w:rsidR="00DB4241" w:rsidRPr="00486765">
        <w:rPr>
          <w:sz w:val="22"/>
        </w:rPr>
        <w:t xml:space="preserve">an </w:t>
      </w:r>
      <w:r w:rsidRPr="00486765">
        <w:rPr>
          <w:sz w:val="22"/>
        </w:rPr>
        <w:t xml:space="preserve">ontology developer can use reasoning to infer multiple inheritance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9D2710">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9D2710">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w:t>
      </w:r>
      <w:proofErr w:type="gramStart"/>
      <w:r w:rsidRPr="00486765">
        <w:rPr>
          <w:sz w:val="22"/>
        </w:rPr>
        <w:t xml:space="preserve">terms which are unproblematically such that they do </w:t>
      </w:r>
      <w:r w:rsidRPr="00486765">
        <w:rPr>
          <w:i/>
          <w:sz w:val="22"/>
        </w:rPr>
        <w:t>not</w:t>
      </w:r>
      <w:r w:rsidRPr="00486765">
        <w:rPr>
          <w:sz w:val="22"/>
        </w:rPr>
        <w:t xml:space="preserve"> represent </w:t>
      </w:r>
      <w:r w:rsidR="009B27CF" w:rsidRPr="00486765">
        <w:rPr>
          <w:sz w:val="22"/>
        </w:rPr>
        <w:t>universals</w:t>
      </w:r>
      <w:proofErr w:type="gramEnd"/>
      <w:r w:rsidR="009B27CF" w:rsidRPr="00486765">
        <w:rPr>
          <w:sz w:val="22"/>
        </w:rPr>
        <w:t xml:space="preserve"> </w:t>
      </w:r>
      <w:r w:rsidRPr="00486765">
        <w:rPr>
          <w:sz w:val="22"/>
        </w:rPr>
        <w:t>include:</w:t>
      </w:r>
    </w:p>
    <w:p w14:paraId="100E5A33"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has been measured</w:t>
      </w:r>
    </w:p>
    <w:p w14:paraId="11A717F1"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is either a ﬂy or a music box</w:t>
      </w:r>
    </w:p>
    <w:p w14:paraId="524E41FB" w14:textId="77777777" w:rsidR="00E11551" w:rsidRPr="00486765" w:rsidRDefault="00E11551" w:rsidP="006C702A">
      <w:pPr>
        <w:pStyle w:val="ListParagraph"/>
        <w:numPr>
          <w:ilvl w:val="0"/>
          <w:numId w:val="11"/>
        </w:numPr>
        <w:rPr>
          <w:sz w:val="22"/>
        </w:rPr>
      </w:pPr>
      <w:proofErr w:type="gramStart"/>
      <w:r w:rsidRPr="00486765">
        <w:rPr>
          <w:sz w:val="22"/>
        </w:rPr>
        <w:t>organism</w:t>
      </w:r>
      <w:proofErr w:type="gramEnd"/>
      <w:r w:rsidRPr="00486765">
        <w:rPr>
          <w:sz w:val="22"/>
        </w:rPr>
        <w:t xml:space="preserve"> belonging to the King of Spain</w:t>
      </w:r>
    </w:p>
    <w:p w14:paraId="1F461453" w14:textId="77777777" w:rsidR="00E11551" w:rsidRPr="00486765" w:rsidRDefault="00E11551" w:rsidP="006C702A">
      <w:pPr>
        <w:pStyle w:val="ListParagraph"/>
        <w:numPr>
          <w:ilvl w:val="0"/>
          <w:numId w:val="11"/>
        </w:numPr>
        <w:rPr>
          <w:sz w:val="22"/>
        </w:rPr>
      </w:pPr>
      <w:proofErr w:type="gramStart"/>
      <w:r w:rsidRPr="00486765">
        <w:rPr>
          <w:sz w:val="22"/>
        </w:rPr>
        <w:t>case</w:t>
      </w:r>
      <w:proofErr w:type="gramEnd"/>
      <w:r w:rsidRPr="00486765">
        <w:rPr>
          <w:sz w:val="22"/>
        </w:rPr>
        <w:t xml:space="preserve"> of pneumonia in man wearing uniform while riding bicycle on small boat with or</w:t>
      </w:r>
    </w:p>
    <w:p w14:paraId="5E867B55" w14:textId="77777777" w:rsidR="00E11551"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77FD0AC5" w14:textId="4869A161" w:rsidR="00C3630F" w:rsidRPr="00C3630F" w:rsidRDefault="00FF29D8">
      <w:pPr>
        <w:rPr>
          <w:sz w:val="22"/>
        </w:rPr>
      </w:pPr>
      <w:r w:rsidRPr="00486765">
        <w:rPr>
          <w:sz w:val="22"/>
        </w:rPr>
        <w:lastRenderedPageBreak/>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C3630F">
        <w:rPr>
          <w:sz w:val="22"/>
        </w:rPr>
        <w:t>Here</w:t>
      </w:r>
      <w:r w:rsidR="00DB4241" w:rsidRPr="00486765">
        <w:rPr>
          <w:sz w:val="22"/>
        </w:rPr>
        <w:t xml:space="preserve">, </w:t>
      </w:r>
      <w:r w:rsidR="00C3630F">
        <w:rPr>
          <w:sz w:val="22"/>
        </w:rPr>
        <w:t xml:space="preserve">too, </w:t>
      </w:r>
      <w:r w:rsidR="00DB4241" w:rsidRPr="00486765">
        <w:rPr>
          <w:sz w:val="22"/>
        </w:rPr>
        <w:t xml:space="preserve">however, </w:t>
      </w:r>
      <w:r w:rsidR="00AB00FF">
        <w:rPr>
          <w:sz w:val="22"/>
        </w:rPr>
        <w:t xml:space="preserve">as we shall see, </w:t>
      </w:r>
      <w:r w:rsidR="00DB4241" w:rsidRPr="00486765">
        <w:rPr>
          <w:sz w:val="22"/>
        </w:rPr>
        <w:t xml:space="preserve">it is still </w:t>
      </w:r>
      <w:r w:rsidR="001B742D" w:rsidRPr="00486765">
        <w:rPr>
          <w:sz w:val="22"/>
        </w:rPr>
        <w:t xml:space="preserve">possible to preserve the </w:t>
      </w:r>
      <w:r w:rsidR="001C3C8F">
        <w:rPr>
          <w:sz w:val="22"/>
        </w:rPr>
        <w:t xml:space="preserve">monohierarchy </w:t>
      </w:r>
      <w:r w:rsidR="001B742D" w:rsidRPr="00486765">
        <w:rPr>
          <w:sz w:val="22"/>
        </w:rPr>
        <w:t xml:space="preserve">principal </w:t>
      </w:r>
      <w:r w:rsidR="00DB4241" w:rsidRPr="00486765">
        <w:rPr>
          <w:sz w:val="22"/>
        </w:rPr>
        <w:t>by creating asserted hierarch</w:t>
      </w:r>
      <w:r w:rsidR="00C3630F">
        <w:rPr>
          <w:sz w:val="22"/>
        </w:rPr>
        <w:t>ies</w:t>
      </w:r>
      <w:r w:rsidR="00DB4241" w:rsidRPr="00486765">
        <w:rPr>
          <w:sz w:val="22"/>
        </w:rPr>
        <w:t xml:space="preserve"> of the corresponding </w:t>
      </w:r>
      <w:r w:rsidR="001B742D" w:rsidRPr="00486765">
        <w:rPr>
          <w:i/>
          <w:sz w:val="22"/>
        </w:rPr>
        <w:t>roles</w:t>
      </w:r>
      <w:r w:rsidR="001B742D" w:rsidRPr="00486765">
        <w:rPr>
          <w:sz w:val="22"/>
        </w:rPr>
        <w:t>.</w:t>
      </w:r>
      <w:r w:rsidR="00C3630F">
        <w:rPr>
          <w:sz w:val="22"/>
        </w:rPr>
        <w:t xml:space="preserve"> </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6F6DE918" w:rsidR="00E11551" w:rsidRPr="00486765" w:rsidRDefault="00C3630F">
      <w:pPr>
        <w:rPr>
          <w:sz w:val="22"/>
        </w:rPr>
      </w:pPr>
      <w:r>
        <w:rPr>
          <w:sz w:val="22"/>
        </w:rPr>
        <w:t xml:space="preserve">Certain sorts of </w:t>
      </w:r>
      <w:proofErr w:type="gramStart"/>
      <w:r w:rsidR="00E11551" w:rsidRPr="00486765">
        <w:rPr>
          <w:sz w:val="22"/>
        </w:rPr>
        <w:t>universals</w:t>
      </w:r>
      <w:r>
        <w:rPr>
          <w:sz w:val="22"/>
        </w:rPr>
        <w:t>,</w:t>
      </w:r>
      <w:proofErr w:type="gramEnd"/>
      <w:r w:rsidR="00E11551" w:rsidRPr="00486765">
        <w:rPr>
          <w:sz w:val="22"/>
        </w:rPr>
        <w:t xml:space="preserve"> </w:t>
      </w:r>
      <w:r>
        <w:rPr>
          <w:sz w:val="22"/>
        </w:rPr>
        <w:t xml:space="preserve">represented by </w:t>
      </w:r>
      <w:r w:rsidR="00E11551" w:rsidRPr="00486765">
        <w:rPr>
          <w:sz w:val="22"/>
        </w:rPr>
        <w:t>leaf nodes in a taxonomical hierarchy</w:t>
      </w:r>
      <w:r>
        <w:rPr>
          <w:sz w:val="22"/>
        </w:rPr>
        <w:t xml:space="preserve"> and typically associated with the possibility of continuous variation along a scale to which real-number measurement values can be assigned</w:t>
      </w:r>
      <w:r w:rsidR="00E11551" w:rsidRPr="00486765">
        <w:rPr>
          <w:sz w:val="22"/>
        </w:rPr>
        <w:t xml:space="preserve">, </w:t>
      </w:r>
      <w:r>
        <w:rPr>
          <w:sz w:val="22"/>
        </w:rPr>
        <w:t xml:space="preserve">are </w:t>
      </w:r>
      <w:r w:rsidR="00E11551" w:rsidRPr="00486765">
        <w:rPr>
          <w:sz w:val="22"/>
        </w:rPr>
        <w:t xml:space="preserve">called </w:t>
      </w:r>
      <w:r>
        <w:rPr>
          <w:sz w:val="22"/>
        </w:rPr>
        <w:t>‘</w:t>
      </w:r>
      <w:r w:rsidR="00E11551" w:rsidRPr="00486765">
        <w:rPr>
          <w:sz w:val="22"/>
        </w:rPr>
        <w:t>determinates</w:t>
      </w:r>
      <w:r>
        <w:rPr>
          <w:sz w:val="22"/>
        </w:rPr>
        <w:t>’</w:t>
      </w:r>
      <w:r w:rsidR="00E11551" w:rsidRPr="00486765">
        <w:rPr>
          <w:sz w:val="22"/>
        </w:rPr>
        <w:t xml:space="preserve"> (their ancestor universals are </w:t>
      </w:r>
      <w:r w:rsidR="00DB4241" w:rsidRPr="00486765">
        <w:rPr>
          <w:sz w:val="22"/>
        </w:rPr>
        <w:t xml:space="preserve">then </w:t>
      </w:r>
      <w:r w:rsidR="00E11551" w:rsidRPr="00486765">
        <w:rPr>
          <w:sz w:val="22"/>
        </w:rPr>
        <w:t xml:space="preserve">called </w:t>
      </w:r>
      <w:r>
        <w:rPr>
          <w:sz w:val="22"/>
        </w:rPr>
        <w:t>‘</w:t>
      </w:r>
      <w:r w:rsidR="00E11551" w:rsidRPr="00486765">
        <w:rPr>
          <w:sz w:val="22"/>
        </w:rPr>
        <w:t>determinables</w:t>
      </w:r>
      <w:r>
        <w:rPr>
          <w:sz w:val="22"/>
        </w:rPr>
        <w:t>’</w:t>
      </w:r>
      <w:r w:rsidR="00E11551" w:rsidRPr="00486765">
        <w:rPr>
          <w:sz w:val="22"/>
        </w:rPr>
        <w:t>)</w:t>
      </w:r>
      <w:r>
        <w:rPr>
          <w:sz w:val="22"/>
        </w:rPr>
        <w:t xml:space="preserve"> [</w:t>
      </w:r>
      <w:r>
        <w:rPr>
          <w:sz w:val="22"/>
        </w:rPr>
        <w:fldChar w:fldCharType="begin"/>
      </w:r>
      <w:r>
        <w:rPr>
          <w:sz w:val="22"/>
        </w:rPr>
        <w:instrText xml:space="preserve"> REF _Ref310168539 \r \h </w:instrText>
      </w:r>
      <w:r>
        <w:rPr>
          <w:sz w:val="22"/>
        </w:rPr>
      </w:r>
      <w:r>
        <w:rPr>
          <w:sz w:val="22"/>
        </w:rPr>
        <w:fldChar w:fldCharType="separate"/>
      </w:r>
      <w:r>
        <w:rPr>
          <w:sz w:val="22"/>
        </w:rPr>
        <w:t>71</w:t>
      </w:r>
      <w:r>
        <w:rPr>
          <w:sz w:val="22"/>
        </w:rPr>
        <w:fldChar w:fldCharType="end"/>
      </w:r>
      <w:r>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767A4118" w14:textId="1DEBE3A0" w:rsidR="00C3630F" w:rsidRDefault="00E11551">
      <w:pPr>
        <w:rPr>
          <w:sz w:val="22"/>
        </w:rPr>
      </w:pPr>
      <w:r w:rsidRPr="00486765">
        <w:rPr>
          <w:sz w:val="22"/>
        </w:rPr>
        <w:t xml:space="preserve"> </w:t>
      </w:r>
      <w:r w:rsidR="00D924FF" w:rsidRPr="00486765">
        <w:rPr>
          <w:sz w:val="22"/>
        </w:rPr>
        <w:tab/>
      </w:r>
      <w:r w:rsidRPr="00486765">
        <w:rPr>
          <w:sz w:val="22"/>
        </w:rPr>
        <w:t xml:space="preserve">37.0°C temperature, 1.6 meter length, 4 kg </w:t>
      </w:r>
      <w:r w:rsidR="00490E8C">
        <w:rPr>
          <w:sz w:val="22"/>
        </w:rPr>
        <w:t>weight</w:t>
      </w:r>
    </w:p>
    <w:p w14:paraId="2ADBD1D9" w14:textId="77777777" w:rsidR="00C3630F" w:rsidRDefault="00C3630F">
      <w:pPr>
        <w:rPr>
          <w:sz w:val="22"/>
        </w:rPr>
      </w:pPr>
      <w:proofErr w:type="gramStart"/>
      <w:r>
        <w:rPr>
          <w:sz w:val="22"/>
        </w:rPr>
        <w:t>with</w:t>
      </w:r>
      <w:proofErr w:type="gramEnd"/>
      <w:r>
        <w:rPr>
          <w:sz w:val="22"/>
        </w:rPr>
        <w:t xml:space="preserve"> determinables</w:t>
      </w:r>
    </w:p>
    <w:p w14:paraId="0B9DF230" w14:textId="66943C1F" w:rsidR="000B5B22" w:rsidRPr="00486765" w:rsidRDefault="00C3630F">
      <w:pPr>
        <w:rPr>
          <w:sz w:val="22"/>
        </w:rPr>
      </w:pPr>
      <w:r>
        <w:rPr>
          <w:sz w:val="22"/>
        </w:rPr>
        <w:tab/>
      </w:r>
      <w:proofErr w:type="gramStart"/>
      <w:r>
        <w:rPr>
          <w:sz w:val="22"/>
        </w:rPr>
        <w:t>temperature</w:t>
      </w:r>
      <w:proofErr w:type="gramEnd"/>
      <w:r>
        <w:rPr>
          <w:sz w:val="22"/>
        </w:rPr>
        <w:t>, length, mass.</w:t>
      </w:r>
    </w:p>
    <w:p w14:paraId="4560DD73" w14:textId="6F9CA60D"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are non-rigid</w:t>
      </w:r>
      <w:r w:rsidR="00C3630F">
        <w:rPr>
          <w:sz w:val="22"/>
        </w:rPr>
        <w:t xml:space="preserve">, which means </w:t>
      </w:r>
      <w:proofErr w:type="gramStart"/>
      <w:r w:rsidR="00C3630F">
        <w:rPr>
          <w:sz w:val="22"/>
        </w:rPr>
        <w:t xml:space="preserve">that </w:t>
      </w:r>
      <w:r w:rsidRPr="00486765">
        <w:rPr>
          <w:sz w:val="22"/>
        </w:rPr>
        <w:t xml:space="preserve"> </w:t>
      </w:r>
      <w:r w:rsidR="00E11551" w:rsidRPr="00486765">
        <w:rPr>
          <w:sz w:val="22"/>
        </w:rPr>
        <w:t>the</w:t>
      </w:r>
      <w:proofErr w:type="gramEnd"/>
      <w:r w:rsidR="00E11551" w:rsidRPr="00486765">
        <w:rPr>
          <w:sz w:val="22"/>
        </w:rPr>
        <w:t xml:space="preserve"> same instance may instantiate different </w:t>
      </w:r>
      <w:r w:rsidRPr="00486765">
        <w:rPr>
          <w:sz w:val="22"/>
        </w:rPr>
        <w:t xml:space="preserve">determinate </w:t>
      </w:r>
      <w:r w:rsidR="00E11551" w:rsidRPr="00486765">
        <w:rPr>
          <w:sz w:val="22"/>
        </w:rPr>
        <w:t xml:space="preserve">universals at different times. </w:t>
      </w:r>
      <w:r w:rsidRPr="00486765">
        <w:rPr>
          <w:sz w:val="22"/>
        </w:rPr>
        <w:t>John’s weight</w:t>
      </w:r>
      <w:r w:rsidR="00C3630F">
        <w:rPr>
          <w:sz w:val="22"/>
        </w:rPr>
        <w:t>, for example,</w:t>
      </w:r>
      <w:r w:rsidRPr="00486765">
        <w:rPr>
          <w:sz w:val="22"/>
        </w:rPr>
        <w:t xml:space="preserve"> </w:t>
      </w:r>
      <w:r w:rsidR="00C3630F">
        <w:rPr>
          <w:sz w:val="22"/>
        </w:rPr>
        <w:t xml:space="preserve">is </w:t>
      </w:r>
      <w:r w:rsidRPr="00486765">
        <w:rPr>
          <w:sz w:val="22"/>
        </w:rPr>
        <w:t xml:space="preserve">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C3630F">
        <w:rPr>
          <w:sz w:val="22"/>
        </w:rPr>
        <w:t xml:space="preserve">. It is something that we can measure at different times. This </w:t>
      </w:r>
      <w:r w:rsidR="00C3630F">
        <w:rPr>
          <w:i/>
          <w:sz w:val="22"/>
        </w:rPr>
        <w:t xml:space="preserve">quality </w:t>
      </w:r>
      <w:r w:rsidR="00C3630F">
        <w:rPr>
          <w:sz w:val="22"/>
        </w:rPr>
        <w:t>instance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throughout its existence</w:t>
      </w:r>
      <w:r w:rsidR="00C3630F">
        <w:rPr>
          <w:sz w:val="22"/>
        </w:rPr>
        <w:t>.</w:t>
      </w:r>
      <w:r w:rsidRPr="00486765">
        <w:rPr>
          <w:sz w:val="22"/>
        </w:rPr>
        <w:t xml:space="preserve"> </w:t>
      </w:r>
      <w:r w:rsidR="00C3630F">
        <w:rPr>
          <w:sz w:val="22"/>
        </w:rPr>
        <w:t xml:space="preserve">But </w:t>
      </w:r>
      <w:r w:rsidRPr="00486765">
        <w:rPr>
          <w:sz w:val="22"/>
        </w:rPr>
        <w:t xml:space="preserve">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w:t>
      </w:r>
      <w:r w:rsidR="00C3630F">
        <w:rPr>
          <w:sz w:val="22"/>
        </w:rPr>
        <w:t xml:space="preserve"> at different times</w:t>
      </w:r>
      <w:r w:rsidRPr="00486765">
        <w:rPr>
          <w:sz w:val="22"/>
        </w:rPr>
        <w:t>, for example</w:t>
      </w:r>
      <w:r w:rsidR="00E11551" w:rsidRPr="00486765">
        <w:rPr>
          <w:sz w:val="22"/>
        </w:rPr>
        <w:t xml:space="preserve"> (</w:t>
      </w:r>
      <w:r w:rsidRPr="00486765">
        <w:rPr>
          <w:sz w:val="22"/>
        </w:rPr>
        <w:t xml:space="preserve">as </w:t>
      </w:r>
      <w:r w:rsidR="00E11551" w:rsidRPr="00486765">
        <w:rPr>
          <w:sz w:val="22"/>
        </w:rPr>
        <w:t>described</w:t>
      </w:r>
      <w:proofErr w:type="gramStart"/>
      <w:r w:rsidR="00E11551" w:rsidRPr="00486765">
        <w:rPr>
          <w:sz w:val="22"/>
        </w:rPr>
        <w:t>,in</w:t>
      </w:r>
      <w:proofErr w:type="gramEnd"/>
      <w:r w:rsidR="00E11551" w:rsidRPr="00486765">
        <w:rPr>
          <w:sz w:val="22"/>
        </w:rPr>
        <w:t xml:space="preserve">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00C3630F">
        <w:rPr>
          <w:i/>
          <w:sz w:val="22"/>
        </w:rPr>
        <w:t>, 104 kg w</w:t>
      </w:r>
      <w:r w:rsidR="00490E8C">
        <w:rPr>
          <w:i/>
          <w:sz w:val="22"/>
        </w:rPr>
        <w:t>e</w:t>
      </w:r>
      <w:r w:rsidR="00C3630F">
        <w:rPr>
          <w:i/>
          <w:sz w:val="22"/>
        </w:rPr>
        <w:t>ight,</w:t>
      </w:r>
      <w:r w:rsidRPr="00486765">
        <w:rPr>
          <w:sz w:val="22"/>
        </w:rPr>
        <w:t xml:space="preserve"> </w:t>
      </w:r>
      <w:r w:rsidRPr="00486765">
        <w:rPr>
          <w:i/>
          <w:sz w:val="22"/>
        </w:rPr>
        <w:t>204 kg weight</w:t>
      </w:r>
      <w:r w:rsidR="00C3630F">
        <w:rPr>
          <w:sz w:val="22"/>
        </w:rPr>
        <w:t>, and so on</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r w:rsidR="008C12CB">
        <w:rPr>
          <w:sz w:val="22"/>
        </w:rPr>
        <w:t>t</w:t>
      </w:r>
      <w:r w:rsidRPr="00486765">
        <w:rPr>
          <w:sz w:val="22"/>
        </w:rPr>
        <w:t>antiated</w:t>
      </w:r>
      <w:r w:rsidR="00490E8C">
        <w:rPr>
          <w:sz w:val="22"/>
        </w:rPr>
        <w:t xml:space="preserve"> – </w:t>
      </w:r>
      <w:proofErr w:type="gramStart"/>
      <w:r w:rsidR="00490E8C">
        <w:rPr>
          <w:sz w:val="22"/>
        </w:rPr>
        <w:t>there</w:t>
      </w:r>
      <w:proofErr w:type="gramEnd"/>
      <w:r w:rsidR="00490E8C">
        <w:rPr>
          <w:sz w:val="22"/>
        </w:rPr>
        <w:t xml:space="preserve"> instances would exist –</w:t>
      </w:r>
      <w:r w:rsidRPr="00486765">
        <w:rPr>
          <w:sz w:val="22"/>
        </w:rPr>
        <w:t xml:space="preserve"> </w:t>
      </w:r>
      <w:r w:rsidR="00E11551" w:rsidRPr="00486765">
        <w:rPr>
          <w:sz w:val="22"/>
        </w:rPr>
        <w:t xml:space="preserve">even in </w:t>
      </w:r>
      <w:r w:rsidR="00490E8C">
        <w:rPr>
          <w:sz w:val="22"/>
        </w:rPr>
        <w:t xml:space="preserve">a </w:t>
      </w:r>
      <w:r w:rsidR="00E11551" w:rsidRPr="00486765">
        <w:rPr>
          <w:sz w:val="22"/>
        </w:rPr>
        <w:t xml:space="preserve">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r w:rsidR="00490E8C">
        <w:rPr>
          <w:sz w:val="22"/>
        </w:rPr>
        <w:t xml:space="preserve"> All that is required is that there exist bodies of the corresponding weights.</w:t>
      </w:r>
      <w:r w:rsidR="00E11551" w:rsidRPr="00486765">
        <w:rPr>
          <w:sz w:val="22"/>
        </w:rPr>
        <w:t>)</w:t>
      </w:r>
    </w:p>
    <w:p w14:paraId="37A1CBDD" w14:textId="5516B147" w:rsidR="00DB4241" w:rsidRPr="00486765" w:rsidRDefault="00DB4241">
      <w:pPr>
        <w:rPr>
          <w:b/>
          <w:sz w:val="22"/>
        </w:rPr>
      </w:pPr>
      <w:r w:rsidRPr="00486765">
        <w:rPr>
          <w:b/>
          <w:sz w:val="22"/>
        </w:rPr>
        <w:t>Specializations</w:t>
      </w:r>
    </w:p>
    <w:p w14:paraId="3D8CE883" w14:textId="479E324C"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w:t>
      </w:r>
      <w:proofErr w:type="gramStart"/>
      <w:r w:rsidRPr="00486765">
        <w:rPr>
          <w:sz w:val="22"/>
        </w:rPr>
        <w:t>terms which</w:t>
      </w:r>
      <w:proofErr w:type="gramEnd"/>
      <w:r w:rsidRPr="00486765">
        <w:rPr>
          <w:sz w:val="22"/>
        </w:rPr>
        <w:t xml:space="preserve"> refer to </w:t>
      </w:r>
      <w:r w:rsidR="00F07970" w:rsidRPr="00486765">
        <w:rPr>
          <w:sz w:val="22"/>
        </w:rPr>
        <w:t>universals or types</w:t>
      </w:r>
      <w:r w:rsidRPr="00486765">
        <w:rPr>
          <w:sz w:val="22"/>
        </w:rPr>
        <w:t>:</w:t>
      </w:r>
    </w:p>
    <w:p w14:paraId="61C0BE8F" w14:textId="77777777" w:rsidR="00C2568B" w:rsidRPr="00486765" w:rsidRDefault="00C2568B" w:rsidP="006C702A">
      <w:pPr>
        <w:pStyle w:val="ListParagraph"/>
        <w:numPr>
          <w:ilvl w:val="0"/>
          <w:numId w:val="11"/>
        </w:numPr>
        <w:rPr>
          <w:sz w:val="22"/>
        </w:rPr>
      </w:pPr>
      <w:proofErr w:type="gramStart"/>
      <w:r w:rsidRPr="00486765">
        <w:rPr>
          <w:sz w:val="22"/>
        </w:rPr>
        <w:lastRenderedPageBreak/>
        <w:t>animal</w:t>
      </w:r>
      <w:proofErr w:type="gramEnd"/>
    </w:p>
    <w:p w14:paraId="3A5B4D0A" w14:textId="77777777" w:rsidR="00C2568B" w:rsidRPr="00486765" w:rsidRDefault="00C2568B" w:rsidP="006C702A">
      <w:pPr>
        <w:pStyle w:val="ListParagraph"/>
        <w:numPr>
          <w:ilvl w:val="0"/>
          <w:numId w:val="11"/>
        </w:numPr>
        <w:rPr>
          <w:sz w:val="22"/>
        </w:rPr>
      </w:pPr>
      <w:proofErr w:type="gramStart"/>
      <w:r w:rsidRPr="00486765">
        <w:rPr>
          <w:sz w:val="22"/>
        </w:rPr>
        <w:t>tuberculosis</w:t>
      </w:r>
      <w:proofErr w:type="gramEnd"/>
    </w:p>
    <w:p w14:paraId="5BA75159" w14:textId="77777777" w:rsidR="00C2568B" w:rsidRPr="00486765" w:rsidRDefault="00C2568B" w:rsidP="006C702A">
      <w:pPr>
        <w:pStyle w:val="ListParagraph"/>
        <w:numPr>
          <w:ilvl w:val="0"/>
          <w:numId w:val="11"/>
        </w:numPr>
        <w:rPr>
          <w:sz w:val="22"/>
        </w:rPr>
      </w:pPr>
      <w:proofErr w:type="gramStart"/>
      <w:r w:rsidRPr="00486765">
        <w:rPr>
          <w:sz w:val="22"/>
        </w:rPr>
        <w:t>surgical</w:t>
      </w:r>
      <w:proofErr w:type="gramEnd"/>
      <w:r w:rsidRPr="00486765">
        <w:rPr>
          <w:sz w:val="22"/>
        </w:rPr>
        <w:t xml:space="preserve"> procedure</w:t>
      </w:r>
    </w:p>
    <w:p w14:paraId="3CE89F92" w14:textId="77777777" w:rsidR="00C2568B" w:rsidRPr="00486765" w:rsidRDefault="00C2568B" w:rsidP="006C702A">
      <w:pPr>
        <w:pStyle w:val="ListParagraph"/>
        <w:numPr>
          <w:ilvl w:val="0"/>
          <w:numId w:val="11"/>
        </w:numPr>
        <w:rPr>
          <w:sz w:val="22"/>
        </w:rPr>
      </w:pPr>
      <w:proofErr w:type="gramStart"/>
      <w:r w:rsidRPr="00486765">
        <w:rPr>
          <w:sz w:val="22"/>
        </w:rPr>
        <w:t>disease</w:t>
      </w:r>
      <w:proofErr w:type="gramEnd"/>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proofErr w:type="gramStart"/>
      <w:r w:rsidRPr="00486765">
        <w:rPr>
          <w:sz w:val="22"/>
        </w:rPr>
        <w:t>animal</w:t>
      </w:r>
      <w:proofErr w:type="gramEnd"/>
      <w:r w:rsidRPr="00486765">
        <w:rPr>
          <w:sz w:val="22"/>
        </w:rPr>
        <w:t xml:space="preserve">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proofErr w:type="gramStart"/>
      <w:r w:rsidRPr="00486765">
        <w:rPr>
          <w:sz w:val="22"/>
        </w:rPr>
        <w:t>tuberculosis</w:t>
      </w:r>
      <w:proofErr w:type="gramEnd"/>
      <w:r w:rsidRPr="00486765">
        <w:rPr>
          <w:sz w:val="22"/>
        </w:rPr>
        <w:t xml:space="preserve"> diagnosed on a Wednesday</w:t>
      </w:r>
    </w:p>
    <w:p w14:paraId="254F1E7C" w14:textId="1AFC5FE2" w:rsidR="00E42868" w:rsidRPr="003838FF" w:rsidRDefault="004D0A34" w:rsidP="00DF64F7">
      <w:pPr>
        <w:pStyle w:val="ListParagraph"/>
        <w:numPr>
          <w:ilvl w:val="0"/>
          <w:numId w:val="11"/>
        </w:numPr>
        <w:rPr>
          <w:sz w:val="22"/>
        </w:rPr>
      </w:pPr>
      <w:proofErr w:type="gramStart"/>
      <w:r w:rsidRPr="00486765">
        <w:rPr>
          <w:sz w:val="22"/>
        </w:rPr>
        <w:t>surgical</w:t>
      </w:r>
      <w:proofErr w:type="gramEnd"/>
      <w:r w:rsidRPr="00486765">
        <w:rPr>
          <w:sz w:val="22"/>
        </w:rPr>
        <w:t xml:space="preserve"> procedure performed </w:t>
      </w:r>
      <w:r w:rsidR="001D5799" w:rsidRPr="00486765">
        <w:rPr>
          <w:sz w:val="22"/>
        </w:rPr>
        <w:t>on a patient</w:t>
      </w:r>
      <w:r w:rsidR="00405292" w:rsidRPr="00486765">
        <w:rPr>
          <w:sz w:val="22"/>
        </w:rPr>
        <w:t xml:space="preserve"> from Stockholm</w:t>
      </w:r>
      <w:r w:rsidR="00E42868" w:rsidRPr="00DF64F7">
        <w:rPr>
          <w:sz w:val="22"/>
        </w:rPr>
        <w:t>person identified as candidate for clinical trial #2056-555</w:t>
      </w:r>
    </w:p>
    <w:p w14:paraId="30B542D5" w14:textId="77777777" w:rsidR="00E42868" w:rsidRPr="00486765" w:rsidRDefault="00E42868" w:rsidP="006C702A">
      <w:pPr>
        <w:pStyle w:val="ListParagraph"/>
        <w:numPr>
          <w:ilvl w:val="0"/>
          <w:numId w:val="11"/>
        </w:numPr>
        <w:rPr>
          <w:sz w:val="22"/>
        </w:rPr>
      </w:pPr>
      <w:proofErr w:type="gramStart"/>
      <w:r w:rsidRPr="00486765">
        <w:rPr>
          <w:sz w:val="22"/>
        </w:rPr>
        <w:t>person</w:t>
      </w:r>
      <w:proofErr w:type="gramEnd"/>
      <w:r w:rsidRPr="00486765">
        <w:rPr>
          <w:sz w:val="22"/>
        </w:rPr>
        <w:t xml:space="preserve"> who is signatory of Form 656-PPV</w:t>
      </w:r>
    </w:p>
    <w:p w14:paraId="261C3E2C" w14:textId="64C0A5C1" w:rsidR="00E42868" w:rsidRPr="00486765" w:rsidRDefault="00E42868" w:rsidP="006C702A">
      <w:pPr>
        <w:pStyle w:val="ListParagraph"/>
        <w:numPr>
          <w:ilvl w:val="0"/>
          <w:numId w:val="11"/>
        </w:numPr>
        <w:rPr>
          <w:sz w:val="22"/>
        </w:rPr>
      </w:pPr>
      <w:proofErr w:type="gramStart"/>
      <w:r w:rsidRPr="00486765">
        <w:rPr>
          <w:sz w:val="22"/>
        </w:rPr>
        <w:t>painting</w:t>
      </w:r>
      <w:proofErr w:type="gramEnd"/>
      <w:r w:rsidRPr="00486765">
        <w:rPr>
          <w:sz w:val="22"/>
        </w:rPr>
        <w:t xml:space="preserve"> by Leonardo da Vinci</w:t>
      </w:r>
    </w:p>
    <w:p w14:paraId="7262C25F" w14:textId="7BE1ED9A" w:rsidR="007B59A9" w:rsidRPr="00486765" w:rsidRDefault="00DB4241">
      <w:pPr>
        <w:rPr>
          <w:sz w:val="22"/>
        </w:rPr>
      </w:pPr>
      <w:r w:rsidRPr="00486765">
        <w:rPr>
          <w:sz w:val="22"/>
        </w:rPr>
        <w:t>Such terms</w:t>
      </w:r>
      <w:r w:rsidR="00AB00FF">
        <w:rPr>
          <w:sz w:val="22"/>
        </w:rPr>
        <w:t>, which</w:t>
      </w:r>
      <w:r w:rsidRPr="00486765">
        <w:rPr>
          <w:sz w:val="22"/>
        </w:rPr>
        <w:t xml:space="preserve">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9D2710">
        <w:rPr>
          <w:sz w:val="22"/>
        </w:rPr>
        <w:t>81</w:t>
      </w:r>
      <w:r w:rsidR="00405292" w:rsidRPr="00486765">
        <w:rPr>
          <w:sz w:val="22"/>
        </w:rPr>
        <w:fldChar w:fldCharType="end"/>
      </w:r>
      <w:r w:rsidR="00B123D8" w:rsidRPr="00486765">
        <w:rPr>
          <w:sz w:val="22"/>
        </w:rPr>
        <w:t>]</w:t>
      </w:r>
      <w:r w:rsidR="00AB00FF">
        <w:rPr>
          <w:sz w:val="22"/>
        </w:rPr>
        <w:t xml:space="preserve">, </w:t>
      </w:r>
      <w:r w:rsidR="00405292" w:rsidRPr="00486765">
        <w:rPr>
          <w:sz w:val="22"/>
        </w:rPr>
        <w:t xml:space="preserve">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00AB00FF">
        <w:rPr>
          <w:sz w:val="22"/>
        </w:rPr>
        <w:t>-</w:t>
      </w:r>
      <w:r w:rsidRPr="00486765">
        <w:rPr>
          <w:sz w:val="22"/>
        </w:rPr>
        <w:t>conformant</w:t>
      </w:r>
      <w:r w:rsidR="00AB00FF">
        <w:rPr>
          <w:sz w:val="22"/>
        </w:rPr>
        <w:t xml:space="preserve"> </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11D52A42" w14:textId="2E678420" w:rsidR="00AB00FF"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AB00FF">
        <w:rPr>
          <w:sz w:val="22"/>
        </w:rPr>
        <w:t>, defined as follows,</w:t>
      </w:r>
    </w:p>
    <w:p w14:paraId="2D3887FC" w14:textId="1F07DAA8" w:rsidR="00AB00FF" w:rsidRPr="00183905" w:rsidRDefault="00AB00FF" w:rsidP="00AB00FF">
      <w:pPr>
        <w:rPr>
          <w:i/>
          <w:sz w:val="22"/>
          <w:szCs w:val="22"/>
        </w:rPr>
      </w:pPr>
      <w:r>
        <w:rPr>
          <w:i/>
          <w:sz w:val="22"/>
        </w:rPr>
        <w:tab/>
      </w:r>
      <w:proofErr w:type="gramStart"/>
      <w:r w:rsidRPr="003B4621">
        <w:rPr>
          <w:i/>
          <w:sz w:val="22"/>
        </w:rPr>
        <w:t>a</w:t>
      </w:r>
      <w:proofErr w:type="gramEnd"/>
      <w:r w:rsidRPr="003B4621">
        <w:rPr>
          <w:i/>
          <w:sz w:val="22"/>
        </w:rPr>
        <w:t xml:space="preserve"> </w:t>
      </w:r>
      <w:r w:rsidRPr="00FF1239">
        <w:rPr>
          <w:b/>
          <w:sz w:val="22"/>
          <w:szCs w:val="22"/>
        </w:rPr>
        <w:t xml:space="preserve">instance_of </w:t>
      </w:r>
      <w:r w:rsidRPr="003B4621">
        <w:rPr>
          <w:i/>
          <w:sz w:val="22"/>
        </w:rPr>
        <w:t>professor</w:t>
      </w:r>
      <w:r w:rsidRPr="003B4621">
        <w:rPr>
          <w:b/>
          <w:sz w:val="22"/>
        </w:rPr>
        <w:t xml:space="preserve"> </w:t>
      </w:r>
      <w:r>
        <w:rPr>
          <w:b/>
          <w:sz w:val="22"/>
          <w:szCs w:val="22"/>
        </w:rPr>
        <w:t xml:space="preserve">at </w:t>
      </w:r>
      <w:r w:rsidRPr="00183905">
        <w:rPr>
          <w:i/>
          <w:sz w:val="22"/>
          <w:szCs w:val="22"/>
        </w:rPr>
        <w:t>t</w:t>
      </w:r>
    </w:p>
    <w:p w14:paraId="7F96546E" w14:textId="686F5DAD" w:rsidR="00AB00FF" w:rsidRPr="005E4FE9" w:rsidRDefault="00AB00FF" w:rsidP="00AB00FF">
      <w:pPr>
        <w:rPr>
          <w:i/>
          <w:sz w:val="22"/>
          <w:szCs w:val="22"/>
        </w:rPr>
      </w:pPr>
      <w:r w:rsidRPr="000136A1">
        <w:rPr>
          <w:i/>
          <w:sz w:val="22"/>
          <w:szCs w:val="22"/>
        </w:rPr>
        <w:t xml:space="preserve"> </w:t>
      </w:r>
      <w:r>
        <w:rPr>
          <w:i/>
          <w:sz w:val="22"/>
          <w:szCs w:val="22"/>
        </w:rPr>
        <w:tab/>
      </w:r>
      <w:r>
        <w:rPr>
          <w:i/>
          <w:sz w:val="22"/>
          <w:szCs w:val="22"/>
        </w:rPr>
        <w:tab/>
      </w:r>
      <w:r w:rsidRPr="000136A1">
        <w:rPr>
          <w:i/>
          <w:sz w:val="22"/>
          <w:szCs w:val="22"/>
        </w:rPr>
        <w:t>=</w:t>
      </w:r>
      <w:r w:rsidRPr="00FF1239">
        <w:rPr>
          <w:sz w:val="22"/>
          <w:szCs w:val="22"/>
        </w:rPr>
        <w:t xml:space="preserve">Def. there is some </w:t>
      </w:r>
      <w:r w:rsidRPr="00FF1239">
        <w:rPr>
          <w:i/>
          <w:sz w:val="22"/>
          <w:szCs w:val="22"/>
        </w:rPr>
        <w:t>b</w:t>
      </w:r>
      <w:r w:rsidRPr="0089338A">
        <w:rPr>
          <w:sz w:val="22"/>
          <w:szCs w:val="22"/>
        </w:rPr>
        <w:t xml:space="preserve">, </w:t>
      </w:r>
      <w:r w:rsidRPr="0089338A">
        <w:rPr>
          <w:i/>
          <w:sz w:val="22"/>
          <w:szCs w:val="22"/>
        </w:rPr>
        <w:t xml:space="preserve">b </w:t>
      </w:r>
      <w:r w:rsidRPr="00C900BA">
        <w:rPr>
          <w:b/>
          <w:sz w:val="22"/>
          <w:szCs w:val="22"/>
        </w:rPr>
        <w:t>instance_of</w:t>
      </w:r>
      <w:r w:rsidRPr="005E4FE9">
        <w:rPr>
          <w:b/>
          <w:i/>
          <w:sz w:val="22"/>
          <w:szCs w:val="22"/>
        </w:rPr>
        <w:t xml:space="preserve"> </w:t>
      </w:r>
      <w:r w:rsidRPr="005E4FE9">
        <w:rPr>
          <w:i/>
          <w:sz w:val="22"/>
          <w:szCs w:val="22"/>
        </w:rPr>
        <w:t xml:space="preserve">professor </w:t>
      </w:r>
      <w:r w:rsidRPr="003B4621">
        <w:rPr>
          <w:i/>
          <w:sz w:val="22"/>
        </w:rPr>
        <w:t>role</w:t>
      </w:r>
      <w:r w:rsidRPr="005E4FE9">
        <w:rPr>
          <w:i/>
          <w:sz w:val="22"/>
          <w:szCs w:val="22"/>
        </w:rPr>
        <w:t xml:space="preserve"> </w:t>
      </w:r>
      <w:r w:rsidRPr="005E4FE9">
        <w:rPr>
          <w:sz w:val="22"/>
          <w:szCs w:val="22"/>
        </w:rPr>
        <w:t xml:space="preserve">&amp; </w:t>
      </w:r>
      <w:r w:rsidRPr="005E4FE9">
        <w:rPr>
          <w:i/>
          <w:sz w:val="22"/>
          <w:szCs w:val="22"/>
        </w:rPr>
        <w:t xml:space="preserve">b </w:t>
      </w:r>
      <w:r w:rsidRPr="005E4FE9">
        <w:rPr>
          <w:b/>
          <w:sz w:val="22"/>
          <w:szCs w:val="22"/>
        </w:rPr>
        <w:t xml:space="preserve">inheres_in </w:t>
      </w:r>
      <w:proofErr w:type="gramStart"/>
      <w:r w:rsidRPr="005E4FE9">
        <w:rPr>
          <w:i/>
          <w:sz w:val="22"/>
          <w:szCs w:val="22"/>
        </w:rPr>
        <w:t>a</w:t>
      </w:r>
      <w:r>
        <w:rPr>
          <w:i/>
          <w:sz w:val="22"/>
          <w:szCs w:val="22"/>
        </w:rPr>
        <w:t xml:space="preserve"> </w:t>
      </w:r>
      <w:r>
        <w:rPr>
          <w:b/>
          <w:sz w:val="22"/>
          <w:szCs w:val="22"/>
        </w:rPr>
        <w:t>at</w:t>
      </w:r>
      <w:proofErr w:type="gramEnd"/>
      <w:r>
        <w:rPr>
          <w:b/>
          <w:sz w:val="22"/>
          <w:szCs w:val="22"/>
        </w:rPr>
        <w:t xml:space="preserve"> </w:t>
      </w:r>
      <w:r w:rsidRPr="005E4FE9">
        <w:rPr>
          <w:i/>
          <w:sz w:val="22"/>
          <w:szCs w:val="22"/>
        </w:rPr>
        <w:t>t.</w:t>
      </w:r>
    </w:p>
    <w:p w14:paraId="3DCCBB50" w14:textId="17E39817" w:rsidR="00BA3374" w:rsidRPr="00486765" w:rsidRDefault="004D0A34">
      <w:pPr>
        <w:rPr>
          <w:sz w:val="22"/>
        </w:rPr>
      </w:pPr>
      <w:proofErr w:type="gramStart"/>
      <w:r w:rsidRPr="00486765">
        <w:rPr>
          <w:sz w:val="22"/>
        </w:rPr>
        <w:t>denotes</w:t>
      </w:r>
      <w:proofErr w:type="gramEnd"/>
      <w:r w:rsidRPr="00486765">
        <w:rPr>
          <w:sz w:val="22"/>
        </w:rPr>
        <w:t xml:space="preserve"> a</w:t>
      </w:r>
      <w:r w:rsidR="00405292" w:rsidRPr="00486765">
        <w:rPr>
          <w:sz w:val="22"/>
        </w:rPr>
        <w:t xml:space="preserve"> non-rigid universal </w:t>
      </w:r>
      <w:r w:rsidRPr="00486765">
        <w:rPr>
          <w:sz w:val="22"/>
        </w:rPr>
        <w:t>and so also do ‘nurse’, ‘student’, ‘colonel’</w:t>
      </w:r>
      <w:r w:rsidR="00297592" w:rsidRPr="00486765">
        <w:rPr>
          <w:sz w:val="22"/>
        </w:rPr>
        <w:t>, ‘taxpayer’,</w:t>
      </w:r>
      <w:r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xml:space="preserve">, we can create </w:t>
      </w:r>
      <w:r w:rsidR="00CF107E" w:rsidRPr="00486765">
        <w:rPr>
          <w:sz w:val="22"/>
        </w:rPr>
        <w:lastRenderedPageBreak/>
        <w:t>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w:t>
      </w:r>
      <w:proofErr w:type="gramStart"/>
      <w:r w:rsidR="00C71CCE" w:rsidRPr="00486765">
        <w:rPr>
          <w:sz w:val="22"/>
        </w:rPr>
        <w:t xml:space="preserve">–  </w:t>
      </w:r>
      <w:r w:rsidR="002465A4" w:rsidRPr="00486765">
        <w:rPr>
          <w:i/>
          <w:sz w:val="22"/>
        </w:rPr>
        <w:t>professor</w:t>
      </w:r>
      <w:proofErr w:type="gramEnd"/>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76F39D85" w14:textId="19C80598" w:rsidR="00202D1E" w:rsidRPr="00486765" w:rsidRDefault="00202D1E">
      <w:pPr>
        <w:rPr>
          <w:b/>
          <w:sz w:val="22"/>
        </w:rPr>
      </w:pPr>
      <w:r w:rsidRPr="00486765">
        <w:rPr>
          <w:b/>
          <w:sz w:val="22"/>
        </w:rPr>
        <w:t>Universals defined historically</w:t>
      </w:r>
    </w:p>
    <w:p w14:paraId="3A10D84B" w14:textId="70742B41"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r w:rsidR="00AB00FF">
        <w:rPr>
          <w:sz w:val="22"/>
        </w:rPr>
        <w:t xml:space="preserve">consists of universals </w:t>
      </w:r>
      <w:r w:rsidRPr="00486765">
        <w:rPr>
          <w:sz w:val="22"/>
        </w:rPr>
        <w:t xml:space="preserve">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rPr>
          <w:sz w:val="22"/>
        </w:rPr>
        <w:t>fertilization which</w:t>
      </w:r>
      <w:proofErr w:type="gramEnd"/>
      <w:r w:rsidRPr="00486765">
        <w:rPr>
          <w:sz w:val="22"/>
        </w:rPr>
        <w:t xml:space="preserve"> led to the birth of a second organism.</w:t>
      </w:r>
    </w:p>
    <w:p w14:paraId="31659DD2" w14:textId="521221F4"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 xml:space="preserve">to support, and which is designed to bring it about that </w:t>
      </w:r>
      <w:r w:rsidR="00AB00FF">
        <w:rPr>
          <w:sz w:val="22"/>
        </w:rPr>
        <w:t xml:space="preserve">(a) </w:t>
      </w:r>
      <w:r w:rsidRPr="00486765">
        <w:rPr>
          <w:sz w:val="22"/>
        </w:rPr>
        <w:t>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9D2710">
        <w:rPr>
          <w:sz w:val="22"/>
        </w:rPr>
        <w:t>67</w:t>
      </w:r>
      <w:r w:rsidRPr="00486765">
        <w:rPr>
          <w:sz w:val="22"/>
        </w:rPr>
        <w:fldChar w:fldCharType="end"/>
      </w:r>
      <w:r w:rsidRPr="00486765">
        <w:rPr>
          <w:sz w:val="22"/>
        </w:rPr>
        <w:t>]</w:t>
      </w:r>
      <w:r w:rsidR="00AB00FF">
        <w:rPr>
          <w:sz w:val="22"/>
        </w:rPr>
        <w:t>, and (b) it does this in a way which helps to ensure that those developing ontologies in neighboring domains do so in a way that is consistent</w:t>
      </w:r>
      <w:r w:rsidRPr="00486765">
        <w:rPr>
          <w:sz w:val="22"/>
        </w:rPr>
        <w:t xml:space="preserve">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9D2710">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9D2710">
        <w:rPr>
          <w:sz w:val="22"/>
        </w:rPr>
        <w:t>78</w:t>
      </w:r>
      <w:r w:rsidRPr="00486765">
        <w:rPr>
          <w:sz w:val="22"/>
        </w:rPr>
        <w:fldChar w:fldCharType="end"/>
      </w:r>
      <w:r w:rsidRPr="00486765">
        <w:rPr>
          <w:sz w:val="22"/>
        </w:rPr>
        <w:t>].</w:t>
      </w:r>
      <w:r w:rsidR="00AB00FF">
        <w:rPr>
          <w:sz w:val="22"/>
        </w:rPr>
        <w:t xml:space="preserve"> </w:t>
      </w:r>
    </w:p>
    <w:p w14:paraId="54F4F5E3" w14:textId="1CAD745F" w:rsidR="006401B0" w:rsidRPr="003B4621" w:rsidRDefault="006401B0" w:rsidP="005E4FE9">
      <w:pPr>
        <w:pStyle w:val="Heading2"/>
      </w:pPr>
      <w:bookmarkStart w:id="14" w:name="_Toc313270686"/>
      <w:bookmarkStart w:id="15" w:name="_Toc319326095"/>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14"/>
      <w:bookmarkEnd w:id="15"/>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9D2710">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r w:rsidR="00C60201">
        <w:rPr>
          <w:i/>
          <w:sz w:val="22"/>
          <w:bdr w:val="none" w:sz="0" w:space="0" w:color="auto" w:frame="1"/>
        </w:rPr>
        <w:t xml:space="preserve"> </w:t>
      </w:r>
      <w:r w:rsidR="00C60201" w:rsidRPr="00DF64F7">
        <w:rPr>
          <w:b/>
          <w:sz w:val="22"/>
          <w:bdr w:val="none" w:sz="0" w:space="0" w:color="auto" w:frame="1"/>
        </w:rPr>
        <w:t xml:space="preserve">at </w:t>
      </w:r>
      <w:r w:rsidR="00C60201" w:rsidRPr="003838FF">
        <w:rPr>
          <w:i/>
          <w:sz w:val="22"/>
          <w:bdr w:val="none" w:sz="0" w:space="0" w:color="auto" w:frame="1"/>
        </w:rPr>
        <w:t>t</w:t>
      </w:r>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lastRenderedPageBreak/>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3C754A45" w14:textId="5007D770" w:rsidR="00222E8D" w:rsidRPr="00486765" w:rsidRDefault="00222E8D">
      <w:pPr>
        <w:pStyle w:val="Heading2"/>
        <w:rPr>
          <w:sz w:val="24"/>
        </w:rPr>
      </w:pPr>
      <w:r w:rsidRPr="00B56876">
        <w:t xml:space="preserve">The </w:t>
      </w:r>
      <w:r w:rsidRPr="005E4FE9">
        <w:rPr>
          <w:i/>
        </w:rPr>
        <w:t>is_a</w:t>
      </w:r>
      <w:r w:rsidRPr="003F53D6">
        <w:t xml:space="preserve"> </w:t>
      </w:r>
      <w:r w:rsidRPr="00722DB2">
        <w:t>relation</w:t>
      </w: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57E0D175"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w:t>
      </w:r>
      <w:r w:rsidR="00222E8D">
        <w:rPr>
          <w:sz w:val="22"/>
        </w:rPr>
        <w:t>, respectively</w:t>
      </w:r>
      <w:r w:rsidRPr="00486765">
        <w:rPr>
          <w:sz w:val="22"/>
        </w:rPr>
        <w:t xml:space="preserve">.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house </w:t>
      </w:r>
      <w:r w:rsidRPr="003B4621">
        <w:rPr>
          <w:i/>
          <w:sz w:val="22"/>
        </w:rPr>
        <w:t>is_a</w:t>
      </w:r>
      <w:r w:rsidRPr="00486765">
        <w:rPr>
          <w:sz w:val="22"/>
        </w:rPr>
        <w:t xml:space="preserve"> building, symphony </w:t>
      </w:r>
      <w:r w:rsidRPr="003B4621">
        <w:rPr>
          <w:i/>
          <w:sz w:val="22"/>
        </w:rPr>
        <w:t>is_a</w:t>
      </w:r>
      <w:r w:rsidRPr="00486765">
        <w:rPr>
          <w:sz w:val="22"/>
        </w:rPr>
        <w:t xml:space="preserve"> musical work of art, </w:t>
      </w:r>
      <w:proofErr w:type="gramStart"/>
      <w:r w:rsidRPr="00486765">
        <w:rPr>
          <w:sz w:val="22"/>
        </w:rPr>
        <w:t>promenade</w:t>
      </w:r>
      <w:proofErr w:type="gramEnd"/>
      <w:r w:rsidRPr="00486765">
        <w:rPr>
          <w:sz w:val="22"/>
        </w:rPr>
        <w:t xml:space="preserve"> </w:t>
      </w:r>
      <w:r w:rsidRPr="003B4621">
        <w:rPr>
          <w:i/>
          <w:sz w:val="22"/>
        </w:rPr>
        <w:t>is_a</w:t>
      </w:r>
      <w:r w:rsidRPr="00486765">
        <w:rPr>
          <w:sz w:val="22"/>
        </w:rPr>
        <w:t xml:space="preserve"> dance step, promise </w:t>
      </w:r>
      <w:r w:rsidRPr="003B4621">
        <w:rPr>
          <w:i/>
          <w:sz w:val="22"/>
        </w:rPr>
        <w:t>is_a</w:t>
      </w:r>
      <w:r w:rsidRPr="00486765">
        <w:rPr>
          <w:sz w:val="22"/>
        </w:rPr>
        <w:t xml:space="preserve"> speech act</w:t>
      </w:r>
    </w:p>
    <w:p w14:paraId="6B32C6AC" w14:textId="5D91830B" w:rsidR="006401B0" w:rsidRPr="00486765" w:rsidRDefault="00F07970">
      <w:pPr>
        <w:rPr>
          <w:sz w:val="22"/>
        </w:rPr>
      </w:pPr>
      <w:del w:id="16" w:author="Smith-Ressler" w:date="2012-06-05T08:57:00Z">
        <w:r w:rsidRPr="00486765">
          <w:rPr>
            <w:sz w:val="22"/>
          </w:rPr>
          <w:delText>General terms corresponding to types are those general terms which are used to refer to particulars i</w:delText>
        </w:r>
        <w:r w:rsidR="00497695" w:rsidRPr="00486765">
          <w:rPr>
            <w:sz w:val="22"/>
          </w:rPr>
          <w:delText xml:space="preserve">n </w:delText>
        </w:r>
        <w:r w:rsidRPr="00486765">
          <w:rPr>
            <w:sz w:val="22"/>
          </w:rPr>
          <w:delText>a way that picks out what is intrinsic to (some would say essential to) the particular in question. Types in the d</w:delText>
        </w:r>
        <w:r w:rsidR="00497695" w:rsidRPr="00486765">
          <w:rPr>
            <w:sz w:val="22"/>
          </w:rPr>
          <w:delText>omains of natural science</w:delText>
        </w:r>
        <w:r w:rsidRPr="00486765">
          <w:rPr>
            <w:sz w:val="22"/>
          </w:rPr>
          <w:delText xml:space="preserve">s </w:delText>
        </w:r>
        <w:r w:rsidR="00497695" w:rsidRPr="00486765">
          <w:rPr>
            <w:sz w:val="22"/>
          </w:rPr>
          <w:delText xml:space="preserve">are marked further by the fact that the corresponding terms are used in </w:delText>
        </w:r>
        <w:r w:rsidR="009F4ABF" w:rsidRPr="00486765">
          <w:rPr>
            <w:sz w:val="22"/>
          </w:rPr>
          <w:delText>the formulation of general scientific laws.</w:delText>
        </w:r>
        <w:r w:rsidR="006D4A81" w:rsidRPr="00486765">
          <w:rPr>
            <w:sz w:val="22"/>
          </w:rPr>
          <w:delText xml:space="preserve"> </w:delText>
        </w:r>
      </w:del>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240F3BE1" w:rsidR="004D0A34" w:rsidRPr="00486765" w:rsidRDefault="00C448A6" w:rsidP="00486765">
      <w:pPr>
        <w:ind w:left="720"/>
        <w:rPr>
          <w:sz w:val="22"/>
        </w:rPr>
      </w:pPr>
      <w:r w:rsidRPr="00486765">
        <w:rPr>
          <w:i/>
          <w:sz w:val="22"/>
        </w:rPr>
        <w:t xml:space="preserve">A </w:t>
      </w:r>
      <w:r w:rsidR="004D0A34" w:rsidRPr="00486765">
        <w:rPr>
          <w:sz w:val="22"/>
        </w:rPr>
        <w:t>=</w:t>
      </w:r>
      <w:r w:rsidR="002504F3" w:rsidRPr="00486765">
        <w:rPr>
          <w:sz w:val="22"/>
        </w:rPr>
        <w:t xml:space="preserve"> </w:t>
      </w:r>
      <w:r w:rsidR="004D0A34" w:rsidRPr="00486765">
        <w:rPr>
          <w:sz w:val="22"/>
        </w:rPr>
        <w:t xml:space="preserve">Def. </w:t>
      </w:r>
      <w:r w:rsidRPr="00486765">
        <w:rPr>
          <w:i/>
          <w:sz w:val="22"/>
        </w:rPr>
        <w:t xml:space="preserve">B </w:t>
      </w:r>
      <w:r w:rsidR="004D0A34" w:rsidRPr="00486765">
        <w:rPr>
          <w:sz w:val="22"/>
        </w:rPr>
        <w:t xml:space="preserve">which </w:t>
      </w:r>
      <w:r w:rsidR="00905B7B" w:rsidRPr="00486765">
        <w:rPr>
          <w:i/>
          <w:sz w:val="22"/>
        </w:rPr>
        <w:t>D</w:t>
      </w:r>
      <w:r w:rsidR="004D0A34" w:rsidRPr="00486765">
        <w:rPr>
          <w:sz w:val="22"/>
        </w:rPr>
        <w:t>s</w:t>
      </w:r>
    </w:p>
    <w:p w14:paraId="3F49277B" w14:textId="7778FA94" w:rsidR="004D0A34" w:rsidRPr="00486765" w:rsidRDefault="004D0A34">
      <w:pPr>
        <w:rPr>
          <w:sz w:val="22"/>
        </w:rPr>
      </w:pPr>
      <w:proofErr w:type="gramStart"/>
      <w:r w:rsidRPr="00486765">
        <w:rPr>
          <w:sz w:val="22"/>
        </w:rPr>
        <w:t>where</w:t>
      </w:r>
      <w:proofErr w:type="gramEnd"/>
      <w:r w:rsidRPr="00486765">
        <w:rPr>
          <w:sz w:val="22"/>
        </w:rPr>
        <w:t xml:space="preserv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r w:rsidR="00C448A6" w:rsidRPr="00486765">
        <w:rPr>
          <w:i/>
          <w:sz w:val="22"/>
        </w:rPr>
        <w:t>B</w:t>
      </w:r>
      <w:r w:rsidRPr="00486765">
        <w:rPr>
          <w:sz w:val="22"/>
        </w:rPr>
        <w:t xml:space="preserve">s </w:t>
      </w:r>
      <w:r w:rsidR="00C448A6" w:rsidRPr="00486765">
        <w:rPr>
          <w:sz w:val="22"/>
        </w:rPr>
        <w:t xml:space="preserve">in virtue of which they are </w:t>
      </w:r>
      <w:r w:rsidR="00C448A6" w:rsidRPr="00486765">
        <w:rPr>
          <w:i/>
          <w:sz w:val="22"/>
        </w:rPr>
        <w:t>A</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9D2710">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62952B61" w:rsidR="00B03C6A" w:rsidRPr="00486765" w:rsidRDefault="00B03C6A">
      <w:pPr>
        <w:ind w:left="720"/>
        <w:rPr>
          <w:sz w:val="22"/>
        </w:rPr>
      </w:pPr>
      <w:r w:rsidRPr="00486765">
        <w:rPr>
          <w:sz w:val="22"/>
        </w:rPr>
        <w:lastRenderedPageBreak/>
        <w:t xml:space="preserve">Anatomical boundary entity =def. Immaterial anatomical entity </w:t>
      </w:r>
      <w:r w:rsidR="00C60201">
        <w:rPr>
          <w:sz w:val="22"/>
        </w:rPr>
        <w:t xml:space="preserve">which is </w:t>
      </w:r>
      <w:r w:rsidRPr="00486765">
        <w:rPr>
          <w:sz w:val="22"/>
        </w:rPr>
        <w:t>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9D2710">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16268E17" w:rsidR="00130D7C" w:rsidRPr="00486765" w:rsidRDefault="00E54C2C">
      <w:pPr>
        <w:rPr>
          <w:sz w:val="22"/>
        </w:rPr>
      </w:pPr>
      <w:r w:rsidRPr="00486765">
        <w:rPr>
          <w:sz w:val="22"/>
        </w:rPr>
        <w:t>T</w:t>
      </w:r>
      <w:r w:rsidR="00130D7C" w:rsidRPr="00486765">
        <w:rPr>
          <w:sz w:val="22"/>
        </w:rPr>
        <w:t xml:space="preserve">he dichotomy between continuant and occurrent ontologies forms the central organizing axis of the BFO ontology. </w:t>
      </w:r>
      <w:r w:rsidR="00222E8D">
        <w:rPr>
          <w:sz w:val="22"/>
        </w:rPr>
        <w:t xml:space="preserve">The BFO view of this dichotomy derives in part from </w:t>
      </w:r>
      <w:r w:rsidR="00130D7C" w:rsidRPr="00486765">
        <w:rPr>
          <w:sz w:val="22"/>
        </w:rPr>
        <w:t>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9D2710">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7E124948" w:rsidR="00130D7C" w:rsidRPr="00486765" w:rsidRDefault="00130D7C" w:rsidP="006C702A">
      <w:pPr>
        <w:pStyle w:val="ListParagraph"/>
        <w:numPr>
          <w:ilvl w:val="0"/>
          <w:numId w:val="15"/>
        </w:numPr>
        <w:rPr>
          <w:sz w:val="22"/>
        </w:rPr>
      </w:pPr>
      <w:proofErr w:type="gramStart"/>
      <w:r w:rsidRPr="00486765">
        <w:rPr>
          <w:sz w:val="22"/>
        </w:rPr>
        <w:t>non</w:t>
      </w:r>
      <w:proofErr w:type="gramEnd"/>
      <w:r w:rsidRPr="00486765">
        <w:rPr>
          <w:sz w:val="22"/>
        </w:rPr>
        <w:t xml:space="preserve">-continuant entities (NCs), which Zemach calls ‘events’, </w:t>
      </w:r>
      <w:r w:rsidR="00222E8D">
        <w:rPr>
          <w:sz w:val="22"/>
        </w:rPr>
        <w:t>[]</w:t>
      </w:r>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B651D70" w:rsidR="009D1AD3" w:rsidRPr="00486765" w:rsidRDefault="009D1AD3" w:rsidP="001C5CAA">
      <w:pPr>
        <w:rPr>
          <w:sz w:val="22"/>
        </w:rPr>
      </w:pPr>
      <w:r w:rsidRPr="00486765">
        <w:rPr>
          <w:sz w:val="22"/>
        </w:rPr>
        <w:t>An event</w:t>
      </w:r>
      <w:r w:rsidR="001C3C8F">
        <w:rPr>
          <w:sz w:val="22"/>
        </w:rPr>
        <w:t>, for Zemach,</w:t>
      </w:r>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9D2710">
        <w:rPr>
          <w:sz w:val="22"/>
        </w:rPr>
        <w:t>60</w:t>
      </w:r>
      <w:r w:rsidRPr="00486765">
        <w:rPr>
          <w:sz w:val="22"/>
        </w:rPr>
        <w:fldChar w:fldCharType="end"/>
      </w:r>
      <w:r w:rsidRPr="00486765">
        <w:rPr>
          <w:sz w:val="22"/>
        </w:rPr>
        <w:t xml:space="preserve">, pp. 233 f.] </w:t>
      </w:r>
      <w:r w:rsidR="00C60201">
        <w:rPr>
          <w:sz w:val="22"/>
        </w:rPr>
        <w:t>Continuant entities, as Zemach expresses it, are entities which</w:t>
      </w:r>
    </w:p>
    <w:p w14:paraId="3977C1E3" w14:textId="226E90C8" w:rsidR="00130D7C" w:rsidRPr="00486765" w:rsidRDefault="00130D7C">
      <w:pPr>
        <w:pStyle w:val="ListParagraph"/>
        <w:rPr>
          <w:sz w:val="22"/>
        </w:rPr>
      </w:pPr>
      <w:proofErr w:type="gramStart"/>
      <w:r w:rsidRPr="00486765">
        <w:rPr>
          <w:sz w:val="22"/>
        </w:rPr>
        <w:t>can</w:t>
      </w:r>
      <w:proofErr w:type="gramEnd"/>
      <w:r w:rsidRPr="00486765">
        <w:rPr>
          <w:sz w:val="22"/>
        </w:rPr>
        <w:t xml:space="preserve">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21273EB6" w:rsidR="009D1AD3"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r w:rsidR="00C60201">
        <w:rPr>
          <w:sz w:val="22"/>
        </w:rPr>
        <w:t xml:space="preserve">a </w:t>
      </w:r>
      <w:r w:rsidRPr="00486765">
        <w:rPr>
          <w:sz w:val="22"/>
        </w:rPr>
        <w:t>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06B51576" w:rsidR="00130D7C" w:rsidRDefault="00130D7C">
      <w:pPr>
        <w:rPr>
          <w:sz w:val="22"/>
        </w:rPr>
      </w:pPr>
      <w:r w:rsidRPr="00486765">
        <w:rPr>
          <w:sz w:val="22"/>
        </w:rPr>
        <w:lastRenderedPageBreak/>
        <w:t xml:space="preserve">BFO generalizes from the above by allowing </w:t>
      </w:r>
      <w:r w:rsidR="00222E8D">
        <w:rPr>
          <w:sz w:val="22"/>
        </w:rPr>
        <w:t xml:space="preserve">as continuants </w:t>
      </w:r>
      <w:r w:rsidRPr="00486765">
        <w:rPr>
          <w:sz w:val="22"/>
        </w:rPr>
        <w:t xml:space="preserve">not only </w:t>
      </w:r>
      <w:r w:rsidRPr="00486765">
        <w:rPr>
          <w:i/>
          <w:sz w:val="22"/>
        </w:rPr>
        <w:t xml:space="preserve">things </w:t>
      </w:r>
      <w:r w:rsidRPr="00486765">
        <w:rPr>
          <w:sz w:val="22"/>
        </w:rPr>
        <w:t xml:space="preserve">(such as pencils and people), but also </w:t>
      </w:r>
      <w:r w:rsidRPr="003B4621">
        <w:rPr>
          <w:i/>
          <w:sz w:val="22"/>
        </w:rPr>
        <w:t xml:space="preserve">entities </w:t>
      </w:r>
      <w:r w:rsidR="009D1AD3" w:rsidRPr="003B4621">
        <w:rPr>
          <w:i/>
          <w:sz w:val="22"/>
        </w:rPr>
        <w:t xml:space="preserve">that are </w:t>
      </w:r>
      <w:r w:rsidRPr="003B4621">
        <w:rPr>
          <w:i/>
          <w:sz w:val="22"/>
        </w:rPr>
        <w:t>dependent on things</w:t>
      </w:r>
      <w:r w:rsidRPr="00486765">
        <w:rPr>
          <w:sz w:val="22"/>
        </w:rPr>
        <w:t xml:space="preserve"> such as qualities and dispositions</w:t>
      </w:r>
      <w:r w:rsidR="00B03C6A" w:rsidRPr="00486765">
        <w:rPr>
          <w:sz w:val="22"/>
        </w:rPr>
        <w:t>.</w:t>
      </w:r>
      <w:r w:rsidR="001C3C8F" w:rsidRPr="001C3C8F">
        <w:rPr>
          <w:sz w:val="22"/>
        </w:rPr>
        <w:t xml:space="preserve"> </w:t>
      </w:r>
      <w:r w:rsidR="001C3C8F">
        <w:rPr>
          <w:sz w:val="22"/>
        </w:rPr>
        <w:t xml:space="preserve">And where events, for Zemach, are identified with the entire contents of some given spatiotemporal region, BFO allows </w:t>
      </w:r>
      <w:proofErr w:type="gramStart"/>
      <w:r w:rsidR="001C3C8F">
        <w:rPr>
          <w:sz w:val="22"/>
        </w:rPr>
        <w:t>that the same spatiotemporal region may be occupied by multiple different processes</w:t>
      </w:r>
      <w:proofErr w:type="gramEnd"/>
      <w:r w:rsidR="001C3C8F">
        <w:rPr>
          <w:sz w:val="22"/>
        </w:rPr>
        <w:t xml:space="preserve"> (as for example when your </w:t>
      </w:r>
      <w:r w:rsidR="001C3C8F">
        <w:rPr>
          <w:i/>
          <w:sz w:val="22"/>
        </w:rPr>
        <w:t xml:space="preserve">running </w:t>
      </w:r>
      <w:r w:rsidR="001C3C8F">
        <w:rPr>
          <w:sz w:val="22"/>
        </w:rPr>
        <w:t xml:space="preserve">process and your </w:t>
      </w:r>
      <w:r w:rsidR="00222E8D">
        <w:rPr>
          <w:sz w:val="22"/>
        </w:rPr>
        <w:t xml:space="preserve">simultaneous </w:t>
      </w:r>
      <w:r w:rsidR="001C3C8F">
        <w:rPr>
          <w:sz w:val="22"/>
        </w:rPr>
        <w:t xml:space="preserve">process of </w:t>
      </w:r>
      <w:r w:rsidR="001C3C8F">
        <w:rPr>
          <w:i/>
          <w:sz w:val="22"/>
        </w:rPr>
        <w:t>getting warmer</w:t>
      </w:r>
      <w:r w:rsidR="001C3C8F">
        <w:rPr>
          <w:sz w:val="22"/>
        </w:rPr>
        <w:t>).</w:t>
      </w:r>
    </w:p>
    <w:p w14:paraId="0E50662C" w14:textId="77777777" w:rsidR="00604D54" w:rsidRDefault="00604D54">
      <w:pPr>
        <w:rPr>
          <w:sz w:val="22"/>
        </w:rPr>
      </w:pPr>
    </w:p>
    <w:p w14:paraId="36A78080" w14:textId="2ED72588" w:rsidR="00130D7C" w:rsidRPr="003B4621" w:rsidRDefault="00144077">
      <w:pPr>
        <w:pStyle w:val="Heading2"/>
      </w:pPr>
      <w:bookmarkStart w:id="17" w:name="_Toc313270690"/>
      <w:bookmarkStart w:id="18" w:name="_Toc319326096"/>
      <w:r w:rsidRPr="003B4621">
        <w:t>Relations of parthood</w:t>
      </w:r>
      <w:bookmarkEnd w:id="17"/>
      <w:bookmarkEnd w:id="18"/>
    </w:p>
    <w:p w14:paraId="4C6D6F7B" w14:textId="1F789CE0" w:rsidR="001C3C8F" w:rsidRDefault="001C3C8F" w:rsidP="001C3C8F">
      <w:pPr>
        <w:rPr>
          <w:sz w:val="22"/>
        </w:rPr>
      </w:pPr>
      <w:r w:rsidRPr="00486765">
        <w:rPr>
          <w:sz w:val="22"/>
        </w:rPr>
        <w:t xml:space="preserve">As our starting point in understanding the parthood relation, we take the axioms of </w:t>
      </w:r>
      <w:r w:rsidR="004D2F85">
        <w:rPr>
          <w:sz w:val="22"/>
        </w:rPr>
        <w:t>Minimal</w:t>
      </w:r>
      <w:r w:rsidRPr="00486765">
        <w:rPr>
          <w:sz w:val="22"/>
        </w:rPr>
        <w:t xml:space="preserve"> Extensional Mereology as defined </w:t>
      </w:r>
      <w:r w:rsidR="00F5177A">
        <w:rPr>
          <w:sz w:val="22"/>
        </w:rPr>
        <w:t xml:space="preserve">by Simons </w:t>
      </w:r>
      <w:r w:rsidRPr="00486765">
        <w:rPr>
          <w:sz w:val="22"/>
        </w:rPr>
        <w:t>[</w:t>
      </w:r>
      <w:r w:rsidRPr="00486765">
        <w:rPr>
          <w:sz w:val="22"/>
        </w:rPr>
        <w:fldChar w:fldCharType="begin"/>
      </w:r>
      <w:r w:rsidRPr="00486765">
        <w:rPr>
          <w:sz w:val="22"/>
        </w:rPr>
        <w:instrText xml:space="preserve"> REF _Ref309404666 \r \h </w:instrText>
      </w:r>
      <w:r>
        <w:rPr>
          <w:sz w:val="22"/>
        </w:rPr>
        <w:instrText xml:space="preserve"> \* MERGEFORMAT </w:instrText>
      </w:r>
      <w:r w:rsidRPr="00486765">
        <w:rPr>
          <w:sz w:val="22"/>
        </w:rPr>
      </w:r>
      <w:r w:rsidRPr="00486765">
        <w:rPr>
          <w:sz w:val="22"/>
        </w:rPr>
        <w:fldChar w:fldCharType="separate"/>
      </w:r>
      <w:r w:rsidR="009D2710">
        <w:rPr>
          <w:sz w:val="22"/>
        </w:rPr>
        <w:t>46</w:t>
      </w:r>
      <w:r w:rsidRPr="00486765">
        <w:rPr>
          <w:sz w:val="22"/>
        </w:rPr>
        <w:fldChar w:fldCharType="end"/>
      </w:r>
      <w:r w:rsidR="004D2F85">
        <w:rPr>
          <w:sz w:val="22"/>
        </w:rPr>
        <w:t>, pp. 26-31</w:t>
      </w:r>
      <w:r w:rsidRPr="00486765">
        <w:rPr>
          <w:sz w:val="22"/>
        </w:rPr>
        <w:t>]</w:t>
      </w:r>
      <w:r>
        <w:rPr>
          <w:sz w:val="22"/>
        </w:rPr>
        <w:t xml:space="preserve">, </w:t>
      </w:r>
      <w:r w:rsidR="00F5177A">
        <w:rPr>
          <w:sz w:val="22"/>
        </w:rPr>
        <w:t>assuming, like Simons,</w:t>
      </w:r>
      <w:r>
        <w:rPr>
          <w:sz w:val="22"/>
        </w:rPr>
        <w:t xml:space="preserve"> the axioms of first order predicate calculus.</w:t>
      </w:r>
      <w:r w:rsidR="00F5177A">
        <w:rPr>
          <w:sz w:val="22"/>
        </w:rPr>
        <w:t xml:space="preserve"> </w:t>
      </w:r>
      <w:r>
        <w:rPr>
          <w:sz w:val="22"/>
        </w:rPr>
        <w:t xml:space="preserve">The axioms </w:t>
      </w:r>
      <w:r w:rsidR="004D2F85">
        <w:rPr>
          <w:sz w:val="22"/>
        </w:rPr>
        <w:t>(</w:t>
      </w:r>
      <w:r w:rsidR="00F5177A">
        <w:rPr>
          <w:sz w:val="22"/>
        </w:rPr>
        <w:t xml:space="preserve">reformulations of </w:t>
      </w:r>
      <w:r w:rsidR="004D2F85">
        <w:rPr>
          <w:sz w:val="22"/>
        </w:rPr>
        <w:t xml:space="preserve">SA1-3 and SA6 in Simons’ numbering) </w:t>
      </w:r>
      <w:r>
        <w:rPr>
          <w:sz w:val="22"/>
        </w:rPr>
        <w:t>are:</w:t>
      </w:r>
    </w:p>
    <w:p w14:paraId="162E8042" w14:textId="451DAF99" w:rsidR="001C3C8F" w:rsidRPr="009D2710" w:rsidRDefault="001C3C8F" w:rsidP="009D2710">
      <w:pPr>
        <w:ind w:left="720"/>
        <w:rPr>
          <w:i/>
          <w:sz w:val="22"/>
        </w:rPr>
      </w:pPr>
      <w:r w:rsidRPr="004D2F85">
        <w:rPr>
          <w:b/>
          <w:sz w:val="22"/>
        </w:rPr>
        <w:t>A</w:t>
      </w:r>
      <w:r w:rsidR="00C061EB">
        <w:rPr>
          <w:b/>
          <w:sz w:val="22"/>
        </w:rPr>
        <w:t>nti</w:t>
      </w:r>
      <w:r w:rsidRPr="004D2F85">
        <w:rPr>
          <w:b/>
          <w:sz w:val="22"/>
        </w:rPr>
        <w:t>symmetry</w:t>
      </w:r>
      <w:r w:rsidR="004D2F85">
        <w:rPr>
          <w:b/>
          <w:sz w:val="22"/>
        </w:rPr>
        <w:t>:</w:t>
      </w:r>
      <w:r w:rsidRPr="004D2F85">
        <w:rPr>
          <w:sz w:val="22"/>
        </w:rPr>
        <w:t xml:space="preserve"> If </w:t>
      </w:r>
      <w:r w:rsidRPr="004D2F85">
        <w:rPr>
          <w:i/>
          <w:sz w:val="22"/>
        </w:rPr>
        <w:t xml:space="preserve">x </w:t>
      </w:r>
      <w:r w:rsidRPr="009D2710">
        <w:rPr>
          <w:sz w:val="22"/>
        </w:rPr>
        <w:t>part</w:t>
      </w:r>
      <w:r w:rsidRPr="004D2F85">
        <w:rPr>
          <w:sz w:val="22"/>
        </w:rPr>
        <w:t xml:space="preserve"> </w:t>
      </w:r>
      <w:r w:rsidR="00F5177A">
        <w:rPr>
          <w:sz w:val="22"/>
        </w:rPr>
        <w:t xml:space="preserve">of </w:t>
      </w:r>
      <w:r w:rsidRPr="004D2F85">
        <w:rPr>
          <w:i/>
          <w:sz w:val="22"/>
        </w:rPr>
        <w:t>y</w:t>
      </w:r>
      <w:r w:rsidRPr="004D2F85">
        <w:rPr>
          <w:sz w:val="22"/>
        </w:rPr>
        <w:t xml:space="preserve">, then </w:t>
      </w:r>
      <w:r w:rsidR="00F5177A">
        <w:rPr>
          <w:sz w:val="22"/>
        </w:rPr>
        <w:t xml:space="preserve">if </w:t>
      </w:r>
      <w:r w:rsidRPr="004D2F85">
        <w:rPr>
          <w:i/>
          <w:sz w:val="22"/>
        </w:rPr>
        <w:t xml:space="preserve">y </w:t>
      </w:r>
      <w:r w:rsidRPr="009D2710">
        <w:rPr>
          <w:sz w:val="22"/>
        </w:rPr>
        <w:t>part</w:t>
      </w:r>
      <w:r w:rsidRPr="004D2F85">
        <w:rPr>
          <w:sz w:val="22"/>
        </w:rPr>
        <w:t xml:space="preserve"> </w:t>
      </w:r>
      <w:r w:rsidR="00F5177A">
        <w:rPr>
          <w:sz w:val="22"/>
        </w:rPr>
        <w:t xml:space="preserve">of </w:t>
      </w:r>
      <w:r w:rsidRPr="004D2F85">
        <w:rPr>
          <w:i/>
          <w:sz w:val="22"/>
        </w:rPr>
        <w:t>x</w:t>
      </w:r>
      <w:r w:rsidR="00F5177A">
        <w:rPr>
          <w:sz w:val="22"/>
        </w:rPr>
        <w:t xml:space="preserve">, then </w:t>
      </w:r>
      <w:r w:rsidR="00F5177A">
        <w:rPr>
          <w:i/>
          <w:sz w:val="22"/>
        </w:rPr>
        <w:t>x = y.</w:t>
      </w:r>
    </w:p>
    <w:p w14:paraId="10FB1848" w14:textId="1070359D" w:rsidR="001C3C8F" w:rsidRPr="004D2F85" w:rsidRDefault="001C3C8F" w:rsidP="009D2710">
      <w:pPr>
        <w:ind w:left="720"/>
        <w:rPr>
          <w:sz w:val="22"/>
        </w:rPr>
      </w:pPr>
      <w:r w:rsidRPr="004D2F85">
        <w:rPr>
          <w:b/>
          <w:sz w:val="22"/>
        </w:rPr>
        <w:t>Transitivity:</w:t>
      </w:r>
      <w:r w:rsidRPr="009D2710">
        <w:rPr>
          <w:sz w:val="22"/>
        </w:rPr>
        <w:t xml:space="preserve"> </w:t>
      </w:r>
      <w:r w:rsidRPr="004D2F85">
        <w:rPr>
          <w:sz w:val="22"/>
        </w:rPr>
        <w:t xml:space="preserve">If </w:t>
      </w:r>
      <w:r w:rsidRPr="004D2F85">
        <w:rPr>
          <w:i/>
          <w:sz w:val="22"/>
        </w:rPr>
        <w:t xml:space="preserve">x </w:t>
      </w:r>
      <w:r w:rsidRPr="009D2710">
        <w:rPr>
          <w:sz w:val="22"/>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r w:rsidRPr="009D2710">
        <w:rPr>
          <w:sz w:val="22"/>
        </w:rPr>
        <w:t>part</w:t>
      </w:r>
      <w:r w:rsidR="00F5177A">
        <w:rPr>
          <w:sz w:val="22"/>
        </w:rPr>
        <w:t>_of</w:t>
      </w:r>
      <w:r w:rsidRPr="004D2F85">
        <w:rPr>
          <w:sz w:val="22"/>
        </w:rPr>
        <w:t xml:space="preserve"> </w:t>
      </w:r>
      <w:r w:rsidRPr="004D2F85">
        <w:rPr>
          <w:i/>
          <w:sz w:val="22"/>
        </w:rPr>
        <w:t>z</w:t>
      </w:r>
      <w:r w:rsidRPr="004D2F85">
        <w:rPr>
          <w:sz w:val="22"/>
        </w:rPr>
        <w:t>, then</w:t>
      </w:r>
      <w:r w:rsidRPr="004D2F85">
        <w:rPr>
          <w:i/>
          <w:sz w:val="22"/>
        </w:rPr>
        <w:t xml:space="preserve"> x </w:t>
      </w:r>
      <w:r w:rsidRPr="009D2710">
        <w:rPr>
          <w:sz w:val="22"/>
        </w:rPr>
        <w:t>part</w:t>
      </w:r>
      <w:r w:rsidR="00F5177A">
        <w:rPr>
          <w:sz w:val="22"/>
        </w:rPr>
        <w:t>_of</w:t>
      </w:r>
      <w:r w:rsidRPr="004D2F85">
        <w:rPr>
          <w:sz w:val="22"/>
        </w:rPr>
        <w:t xml:space="preserve"> </w:t>
      </w:r>
      <w:r w:rsidRPr="004D2F85">
        <w:rPr>
          <w:i/>
          <w:sz w:val="22"/>
        </w:rPr>
        <w:t>z</w:t>
      </w:r>
    </w:p>
    <w:p w14:paraId="1EB8886C" w14:textId="431B8B16" w:rsidR="004D2F85" w:rsidRDefault="001C3C8F" w:rsidP="009D2710">
      <w:pPr>
        <w:ind w:left="720"/>
        <w:rPr>
          <w:sz w:val="22"/>
        </w:rPr>
      </w:pPr>
      <w:r w:rsidRPr="004D2F85">
        <w:rPr>
          <w:b/>
          <w:sz w:val="22"/>
        </w:rPr>
        <w:t>Weak Supplementation:</w:t>
      </w:r>
      <w:r w:rsidRPr="004D2F85">
        <w:rPr>
          <w:sz w:val="22"/>
        </w:rPr>
        <w:t xml:space="preserve"> If </w:t>
      </w:r>
      <w:r w:rsidRPr="004D2F85">
        <w:rPr>
          <w:i/>
          <w:sz w:val="22"/>
        </w:rPr>
        <w:t xml:space="preserve">x </w:t>
      </w:r>
      <w:r w:rsidRPr="009D2710">
        <w:rPr>
          <w:sz w:val="22"/>
        </w:rPr>
        <w:t>part</w:t>
      </w:r>
      <w:r w:rsidR="00F5177A">
        <w:rPr>
          <w:sz w:val="22"/>
        </w:rPr>
        <w:t>_of</w:t>
      </w:r>
      <w:r w:rsidRPr="004D2F85">
        <w:rPr>
          <w:sz w:val="22"/>
        </w:rPr>
        <w:t xml:space="preserve"> </w:t>
      </w:r>
      <w:r w:rsidRPr="004D2F85">
        <w:rPr>
          <w:i/>
          <w:sz w:val="22"/>
        </w:rPr>
        <w:t>y</w:t>
      </w:r>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r w:rsidRPr="004D2F85">
        <w:rPr>
          <w:sz w:val="22"/>
        </w:rPr>
        <w:t xml:space="preserve">, then there is some </w:t>
      </w:r>
      <w:r w:rsidRPr="004D2F85">
        <w:rPr>
          <w:i/>
          <w:sz w:val="22"/>
        </w:rPr>
        <w:t>z</w:t>
      </w:r>
      <w:r w:rsidRPr="004D2F85">
        <w:rPr>
          <w:sz w:val="22"/>
        </w:rPr>
        <w:t xml:space="preserve"> such that (</w:t>
      </w:r>
      <w:r w:rsidR="00F5177A" w:rsidRPr="009D2710">
        <w:rPr>
          <w:i/>
          <w:sz w:val="22"/>
        </w:rPr>
        <w:t>z</w:t>
      </w:r>
      <w:r w:rsidR="00F5177A">
        <w:rPr>
          <w:i/>
          <w:sz w:val="22"/>
        </w:rPr>
        <w:t xml:space="preserve"> </w:t>
      </w:r>
      <w:r w:rsidRPr="009D2710">
        <w:rPr>
          <w:sz w:val="22"/>
        </w:rPr>
        <w:t>part</w:t>
      </w:r>
      <w:r w:rsidR="00F5177A">
        <w:rPr>
          <w:sz w:val="22"/>
        </w:rPr>
        <w:t>_of</w:t>
      </w:r>
      <w:r w:rsidRPr="009D2710">
        <w:rPr>
          <w:sz w:val="22"/>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9D2710">
        <w:rPr>
          <w:sz w:val="22"/>
        </w:rPr>
        <w:t>part</w:t>
      </w:r>
      <w:r w:rsidRPr="004D2F85">
        <w:rPr>
          <w:sz w:val="22"/>
        </w:rPr>
        <w:t xml:space="preserve"> in common with </w:t>
      </w:r>
      <w:r w:rsidRPr="004D2F85">
        <w:rPr>
          <w:i/>
          <w:sz w:val="22"/>
        </w:rPr>
        <w:t>x</w:t>
      </w:r>
      <w:r w:rsidRPr="004D2F85">
        <w:rPr>
          <w:sz w:val="22"/>
        </w:rPr>
        <w:t>)</w:t>
      </w:r>
    </w:p>
    <w:p w14:paraId="2AE5C96F" w14:textId="4DD84F89" w:rsidR="001C3C8F" w:rsidRDefault="004D2F85" w:rsidP="009D2710">
      <w:pPr>
        <w:ind w:left="720"/>
        <w:rPr>
          <w:i/>
          <w:sz w:val="22"/>
        </w:rPr>
      </w:pPr>
      <w:r w:rsidRPr="009D2710">
        <w:rPr>
          <w:b/>
          <w:sz w:val="22"/>
        </w:rPr>
        <w:t>Unique Product:</w:t>
      </w:r>
      <w:r>
        <w:rPr>
          <w:sz w:val="22"/>
        </w:rPr>
        <w:t xml:space="preserve"> If </w:t>
      </w:r>
      <w:r>
        <w:rPr>
          <w:i/>
          <w:sz w:val="22"/>
        </w:rPr>
        <w:t xml:space="preserve">x </w:t>
      </w:r>
      <w:r>
        <w:rPr>
          <w:sz w:val="22"/>
        </w:rPr>
        <w:t xml:space="preserve">and </w:t>
      </w:r>
      <w:r>
        <w:rPr>
          <w:i/>
          <w:sz w:val="22"/>
        </w:rPr>
        <w:t xml:space="preserve">y </w:t>
      </w:r>
      <w:r>
        <w:rPr>
          <w:sz w:val="22"/>
        </w:rPr>
        <w:t xml:space="preserve">have a part in common, then there is some unique </w:t>
      </w:r>
      <w:r>
        <w:rPr>
          <w:i/>
          <w:sz w:val="22"/>
        </w:rPr>
        <w:t>z</w:t>
      </w:r>
      <w:r>
        <w:rPr>
          <w:sz w:val="22"/>
        </w:rPr>
        <w:t xml:space="preserve"> such that for all </w:t>
      </w:r>
      <w:r>
        <w:rPr>
          <w:i/>
          <w:sz w:val="22"/>
        </w:rPr>
        <w:t>w</w:t>
      </w:r>
      <w:r w:rsidR="00F5177A">
        <w:rPr>
          <w:sz w:val="22"/>
        </w:rPr>
        <w:t xml:space="preserve"> (</w:t>
      </w:r>
      <w:r>
        <w:rPr>
          <w:i/>
          <w:sz w:val="22"/>
        </w:rPr>
        <w:t xml:space="preserve">w </w:t>
      </w:r>
      <w:r>
        <w:rPr>
          <w:sz w:val="22"/>
        </w:rPr>
        <w:t xml:space="preserve">is part of </w:t>
      </w:r>
      <w:r>
        <w:rPr>
          <w:i/>
          <w:sz w:val="22"/>
        </w:rPr>
        <w:t xml:space="preserve">z </w:t>
      </w:r>
      <w:r>
        <w:rPr>
          <w:sz w:val="22"/>
        </w:rPr>
        <w:t>if and only if</w:t>
      </w:r>
      <w:r w:rsidR="00F5177A">
        <w:rPr>
          <w:sz w:val="22"/>
        </w:rPr>
        <w:t xml:space="preserve"> (</w:t>
      </w:r>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r w:rsidR="00F5177A">
        <w:rPr>
          <w:sz w:val="22"/>
        </w:rPr>
        <w:t>))</w:t>
      </w:r>
      <w:r>
        <w:rPr>
          <w:i/>
          <w:sz w:val="22"/>
        </w:rPr>
        <w:t>.</w:t>
      </w:r>
    </w:p>
    <w:p w14:paraId="35FD760F" w14:textId="2A96697A" w:rsidR="004D2F85" w:rsidRDefault="00F5177A" w:rsidP="004D2F85">
      <w:pPr>
        <w:rPr>
          <w:sz w:val="22"/>
        </w:rPr>
      </w:pPr>
      <w:r>
        <w:rPr>
          <w:sz w:val="22"/>
        </w:rPr>
        <w:t xml:space="preserve">Where Simons takes as primitive the relation of proper parthood, we use here and in the remainder of this document </w:t>
      </w:r>
      <w:r w:rsidR="00222E8D">
        <w:rPr>
          <w:sz w:val="22"/>
        </w:rPr>
        <w:t xml:space="preserve">parthood </w:t>
      </w:r>
      <w:r>
        <w:rPr>
          <w:sz w:val="22"/>
        </w:rPr>
        <w:t>relation</w:t>
      </w:r>
      <w:r w:rsidR="00222E8D">
        <w:rPr>
          <w:sz w:val="22"/>
        </w:rPr>
        <w:t>s</w:t>
      </w:r>
      <w:r>
        <w:rPr>
          <w:sz w:val="22"/>
        </w:rPr>
        <w:t xml:space="preserve"> that include</w:t>
      </w:r>
      <w:r w:rsidR="00222E8D">
        <w:rPr>
          <w:sz w:val="22"/>
        </w:rPr>
        <w:t xml:space="preserve"> not only proper parthood but</w:t>
      </w:r>
      <w:r>
        <w:rPr>
          <w:sz w:val="22"/>
        </w:rPr>
        <w:t xml:space="preserve"> also identity as a special case. The </w:t>
      </w:r>
      <w:r w:rsidR="00222E8D">
        <w:rPr>
          <w:sz w:val="22"/>
        </w:rPr>
        <w:t xml:space="preserve">corresponding </w:t>
      </w:r>
      <w:r w:rsidR="004D2F85" w:rsidRPr="009D2710">
        <w:rPr>
          <w:sz w:val="22"/>
        </w:rPr>
        <w:t>proper_part_of</w:t>
      </w:r>
      <w:r w:rsidR="004D2F85">
        <w:rPr>
          <w:b/>
          <w:sz w:val="22"/>
        </w:rPr>
        <w:t xml:space="preserve"> </w:t>
      </w:r>
      <w:r w:rsidR="004D2F85">
        <w:rPr>
          <w:sz w:val="22"/>
        </w:rPr>
        <w:t>relation</w:t>
      </w:r>
      <w:r w:rsidR="00222E8D">
        <w:rPr>
          <w:sz w:val="22"/>
        </w:rPr>
        <w:t>s</w:t>
      </w:r>
      <w:r w:rsidR="004D2F85">
        <w:rPr>
          <w:sz w:val="22"/>
        </w:rPr>
        <w:t xml:space="preserve"> </w:t>
      </w:r>
      <w:r w:rsidR="00222E8D">
        <w:rPr>
          <w:sz w:val="22"/>
        </w:rPr>
        <w:t xml:space="preserve">are then </w:t>
      </w:r>
      <w:r>
        <w:rPr>
          <w:sz w:val="22"/>
        </w:rPr>
        <w:t xml:space="preserve">defined in </w:t>
      </w:r>
      <w:r w:rsidR="004D2F85">
        <w:rPr>
          <w:sz w:val="22"/>
        </w:rPr>
        <w:t>the obvious way as follows:</w:t>
      </w:r>
    </w:p>
    <w:p w14:paraId="19E236F8" w14:textId="3A14640A" w:rsidR="004D2F85" w:rsidRPr="00222E8D" w:rsidRDefault="004D2F85" w:rsidP="004D2F85">
      <w:pPr>
        <w:rPr>
          <w:i/>
          <w:sz w:val="22"/>
        </w:rPr>
      </w:pPr>
      <w:r>
        <w:rPr>
          <w:sz w:val="22"/>
        </w:rPr>
        <w:tab/>
      </w:r>
      <w:proofErr w:type="gramStart"/>
      <w:r w:rsidRPr="00222E8D">
        <w:rPr>
          <w:i/>
          <w:sz w:val="22"/>
        </w:rPr>
        <w:t>x</w:t>
      </w:r>
      <w:proofErr w:type="gramEnd"/>
      <w:r w:rsidRPr="00222E8D">
        <w:rPr>
          <w:i/>
          <w:sz w:val="22"/>
        </w:rPr>
        <w:t xml:space="preserve"> </w:t>
      </w:r>
      <w:r w:rsidRPr="003B4621">
        <w:rPr>
          <w:sz w:val="22"/>
        </w:rPr>
        <w:t xml:space="preserve">proper_part_of </w:t>
      </w:r>
      <w:r w:rsidRPr="00222E8D">
        <w:rPr>
          <w:i/>
          <w:sz w:val="22"/>
        </w:rPr>
        <w:t>y</w:t>
      </w:r>
      <w:r w:rsidRPr="003B4621">
        <w:rPr>
          <w:i/>
          <w:sz w:val="22"/>
        </w:rPr>
        <w:t xml:space="preserve"> </w:t>
      </w:r>
      <w:r w:rsidRPr="00222E8D">
        <w:rPr>
          <w:sz w:val="22"/>
        </w:rPr>
        <w:t xml:space="preserve">=Def. </w:t>
      </w:r>
      <w:r w:rsidRPr="00222E8D">
        <w:rPr>
          <w:i/>
          <w:sz w:val="22"/>
        </w:rPr>
        <w:t xml:space="preserve">x </w:t>
      </w:r>
      <w:r w:rsidRPr="003B4621">
        <w:rPr>
          <w:sz w:val="22"/>
        </w:rPr>
        <w:t xml:space="preserve">part_of </w:t>
      </w:r>
      <w:r w:rsidRPr="00222E8D">
        <w:rPr>
          <w:i/>
          <w:sz w:val="22"/>
        </w:rPr>
        <w:t xml:space="preserve">y </w:t>
      </w:r>
      <w:r w:rsidRPr="00222E8D">
        <w:rPr>
          <w:sz w:val="22"/>
        </w:rPr>
        <w:t xml:space="preserve">&amp; not </w:t>
      </w:r>
      <w:r w:rsidRPr="00222E8D">
        <w:rPr>
          <w:i/>
          <w:sz w:val="22"/>
        </w:rPr>
        <w:t xml:space="preserve">x </w:t>
      </w:r>
      <w:r w:rsidRPr="00222E8D">
        <w:rPr>
          <w:i/>
          <w:sz w:val="22"/>
        </w:rPr>
        <w:softHyphen/>
        <w:t>= y.</w:t>
      </w:r>
    </w:p>
    <w:p w14:paraId="52F98079" w14:textId="38E812CB" w:rsidR="00130D7C" w:rsidRPr="00486765" w:rsidRDefault="004D2F85" w:rsidP="001C5CAA">
      <w:pPr>
        <w:rPr>
          <w:sz w:val="22"/>
        </w:rPr>
      </w:pPr>
      <w:proofErr w:type="gramStart"/>
      <w:r>
        <w:rPr>
          <w:sz w:val="22"/>
        </w:rPr>
        <w:t>now</w:t>
      </w:r>
      <w:proofErr w:type="gramEnd"/>
      <w:r>
        <w:rPr>
          <w:sz w:val="22"/>
        </w:rPr>
        <w:t xml:space="preserve"> </w:t>
      </w:r>
      <w:r w:rsidR="00F5177A">
        <w:rPr>
          <w:sz w:val="22"/>
        </w:rPr>
        <w:t>introd</w:t>
      </w:r>
      <w:r>
        <w:rPr>
          <w:sz w:val="22"/>
        </w:rPr>
        <w:t>uce</w:t>
      </w:r>
      <w:r w:rsidR="00222E8D">
        <w:rPr>
          <w:sz w:val="22"/>
        </w:rPr>
        <w:t xml:space="preserve">BFO 2.0 includes </w:t>
      </w:r>
      <w:r w:rsidR="00130D7C" w:rsidRPr="00486765">
        <w:rPr>
          <w:sz w:val="22"/>
        </w:rPr>
        <w:t xml:space="preserve">two </w:t>
      </w:r>
      <w:r w:rsidR="00222E8D">
        <w:rPr>
          <w:sz w:val="22"/>
        </w:rPr>
        <w:t xml:space="preserve">relations of </w:t>
      </w:r>
      <w:r w:rsidR="00130D7C" w:rsidRPr="00486765">
        <w:rPr>
          <w:sz w:val="22"/>
        </w:rPr>
        <w:t>parthood, namely parthood as it obtains between continuants</w:t>
      </w:r>
      <w:r w:rsidR="009D1AD3" w:rsidRPr="00486765">
        <w:rPr>
          <w:sz w:val="22"/>
        </w:rPr>
        <w:t xml:space="preserve"> – called </w:t>
      </w:r>
      <w:r w:rsidR="009D1AD3" w:rsidRPr="00486765">
        <w:rPr>
          <w:b/>
          <w:sz w:val="22"/>
        </w:rPr>
        <w:t>continuant_part_of</w:t>
      </w:r>
      <w:r w:rsidR="00B03C6A" w:rsidRPr="00486765">
        <w:rPr>
          <w:sz w:val="22"/>
        </w:rPr>
        <w:t xml:space="preserve"> –</w:t>
      </w:r>
      <w:r w:rsidR="00130D7C"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00130D7C" w:rsidRPr="00486765">
        <w:rPr>
          <w:sz w:val="22"/>
        </w:rPr>
        <w:t xml:space="preserve"> as follows</w:t>
      </w:r>
      <w:r w:rsidR="00B03C6A" w:rsidRPr="00486765">
        <w:rPr>
          <w:sz w:val="22"/>
        </w:rPr>
        <w:t>.</w:t>
      </w:r>
    </w:p>
    <w:p w14:paraId="48C270DB" w14:textId="72036D9A" w:rsidR="00B02AE7" w:rsidRPr="003B4621" w:rsidRDefault="009C47A2" w:rsidP="003B4621">
      <w:pPr>
        <w:pStyle w:val="Heading2"/>
      </w:pPr>
      <w:r w:rsidRPr="000136A1">
        <w:lastRenderedPageBreak/>
        <w:t>Continuant</w:t>
      </w:r>
      <w:r>
        <w:t>_part_of</w:t>
      </w:r>
    </w:p>
    <w:p w14:paraId="667065A9" w14:textId="736FB941" w:rsidR="00144077" w:rsidRPr="00486765" w:rsidRDefault="00485AA7" w:rsidP="00486765">
      <w:pPr>
        <w:pStyle w:val="Specification"/>
        <w:rPr>
          <w:sz w:val="22"/>
        </w:rPr>
      </w:pPr>
      <w:proofErr w:type="gramStart"/>
      <w:r w:rsidRPr="009D2710">
        <w:rPr>
          <w:rStyle w:val="Annotation"/>
        </w:rPr>
        <w:t>a</w:t>
      </w:r>
      <w:proofErr w:type="gramEnd"/>
      <w:r w:rsidRPr="009D2710">
        <w:rPr>
          <w:rStyle w:val="Annotation"/>
        </w:rPr>
        <w:t>(continuant_part_of)[</w:t>
      </w:r>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r w:rsidR="009D1AD3" w:rsidRPr="00486765">
        <w:rPr>
          <w:b/>
          <w:sz w:val="22"/>
        </w:rPr>
        <w:t xml:space="preserve">continuant_part_of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r w:rsidRPr="009D2710">
        <w:rPr>
          <w:rStyle w:val="Annotation"/>
        </w:rPr>
        <w:t>]</w:t>
      </w:r>
    </w:p>
    <w:p w14:paraId="00F8F803" w14:textId="7B9132F3" w:rsidR="001C76CF" w:rsidRPr="00486765" w:rsidRDefault="00485AA7">
      <w:pPr>
        <w:pStyle w:val="Specification"/>
        <w:rPr>
          <w:sz w:val="22"/>
        </w:rPr>
      </w:pPr>
      <w:proofErr w:type="gramStart"/>
      <w:r w:rsidRPr="00255E9F">
        <w:rPr>
          <w:rStyle w:val="Annotation"/>
        </w:rPr>
        <w:t>a</w:t>
      </w:r>
      <w:proofErr w:type="gramEnd"/>
      <w:r w:rsidRPr="00255E9F">
        <w:rPr>
          <w:rStyle w:val="Annotation"/>
        </w:rPr>
        <w:t>(continuant_part_of)[</w:t>
      </w:r>
      <w:r w:rsidR="001C76CF" w:rsidRPr="00486765">
        <w:rPr>
          <w:rStyle w:val="SpecificationType"/>
          <w:sz w:val="22"/>
        </w:rPr>
        <w:t>Domain</w:t>
      </w:r>
      <w:r w:rsidR="001C76CF" w:rsidRPr="00486765">
        <w:rPr>
          <w:sz w:val="22"/>
        </w:rPr>
        <w:t>: continuant</w:t>
      </w:r>
      <w:r w:rsidRPr="00255E9F">
        <w:rPr>
          <w:rStyle w:val="Annotation"/>
        </w:rPr>
        <w:t>]</w:t>
      </w:r>
    </w:p>
    <w:p w14:paraId="57563CED" w14:textId="77777777" w:rsidR="00C60201" w:rsidRDefault="00485AA7">
      <w:pPr>
        <w:pStyle w:val="Specification"/>
        <w:rPr>
          <w:sz w:val="22"/>
        </w:rPr>
      </w:pPr>
      <w:proofErr w:type="gramStart"/>
      <w:r w:rsidRPr="00255E9F">
        <w:rPr>
          <w:rStyle w:val="Annotation"/>
        </w:rPr>
        <w:t>a</w:t>
      </w:r>
      <w:proofErr w:type="gramEnd"/>
      <w:r w:rsidRPr="00255E9F">
        <w:rPr>
          <w:rStyle w:val="Annotation"/>
        </w:rPr>
        <w:t>(continuant_part_of)[</w:t>
      </w:r>
      <w:r w:rsidR="001C76CF" w:rsidRPr="00486765">
        <w:rPr>
          <w:rStyle w:val="SpecificationType"/>
          <w:sz w:val="22"/>
        </w:rPr>
        <w:t>Range</w:t>
      </w:r>
      <w:r w:rsidR="001C76CF" w:rsidRPr="00486765">
        <w:rPr>
          <w:sz w:val="22"/>
        </w:rPr>
        <w:t>: continuant</w:t>
      </w:r>
    </w:p>
    <w:p w14:paraId="6A4F48FA" w14:textId="540D2808" w:rsidR="001C76CF" w:rsidRPr="009D2710" w:rsidRDefault="00C60201" w:rsidP="00C60201">
      <w:pPr>
        <w:pStyle w:val="Specification"/>
        <w:rPr>
          <w:i/>
          <w:sz w:val="22"/>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2F5F70D5" w14:textId="77777777" w:rsidR="00B9758D"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(continuant_part_of)[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r w:rsidR="009D1AD3" w:rsidRPr="00486765">
        <w:rPr>
          <w:b/>
          <w:sz w:val="22"/>
        </w:rPr>
        <w:t xml:space="preserve">continuant_part_of </w:t>
      </w:r>
      <w:r w:rsidR="001C76CF" w:rsidRPr="00486765">
        <w:rPr>
          <w:sz w:val="22"/>
        </w:rPr>
        <w:t xml:space="preserve">Mary in the time </w:t>
      </w:r>
      <w:r w:rsidR="00C061EB">
        <w:rPr>
          <w:sz w:val="22"/>
        </w:rPr>
        <w:t xml:space="preserve">of her life </w:t>
      </w:r>
      <w:r w:rsidR="001C76CF" w:rsidRPr="00486765">
        <w:rPr>
          <w:sz w:val="22"/>
        </w:rPr>
        <w:t>prior to her operation</w:t>
      </w:r>
      <w:r w:rsidRPr="00255E9F">
        <w:rPr>
          <w:rStyle w:val="Annotation"/>
        </w:rPr>
        <w:t>\</w:t>
      </w:r>
      <w:r w:rsidR="001C76CF" w:rsidRPr="00486765">
        <w:rPr>
          <w:sz w:val="22"/>
        </w:rPr>
        <w:t>; the Northern hemisphere</w:t>
      </w:r>
      <w:r w:rsidR="00C061EB">
        <w:rPr>
          <w:sz w:val="22"/>
        </w:rPr>
        <w:t xml:space="preserve"> of the planet Earth</w:t>
      </w:r>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r w:rsidR="004472FB" w:rsidRPr="004472FB">
        <w:rPr>
          <w:rStyle w:val="Annotation"/>
        </w:rPr>
        <w:t xml:space="preserve"> </w:t>
      </w:r>
      <w:r w:rsidR="004472FB" w:rsidRPr="00255E9F">
        <w:rPr>
          <w:rStyle w:val="Annotation"/>
        </w:rPr>
        <w:t>]</w:t>
      </w:r>
    </w:p>
    <w:p w14:paraId="56EDDA3F" w14:textId="78AED7D3" w:rsidR="00B9758D" w:rsidRDefault="00B9758D" w:rsidP="00B9758D">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sz w:val="22"/>
        </w:rPr>
        <w:t>continuant_part_of</w:t>
      </w:r>
      <w:r>
        <w:rPr>
          <w:b/>
          <w:sz w:val="22"/>
        </w:rPr>
        <w:t xml:space="preserve"> </w:t>
      </w:r>
      <w:r>
        <w:rPr>
          <w:sz w:val="22"/>
        </w:rPr>
        <w:t>is antisymmetric. [</w:t>
      </w:r>
      <w:r w:rsidR="006B0144">
        <w:rPr>
          <w:sz w:val="22"/>
        </w:rPr>
        <w:t>120</w:t>
      </w:r>
      <w:r>
        <w:rPr>
          <w:sz w:val="22"/>
        </w:rPr>
        <w:t>-001</w:t>
      </w:r>
      <w:proofErr w:type="gramStart"/>
      <w:r>
        <w:rPr>
          <w:sz w:val="22"/>
        </w:rPr>
        <w:t>]</w:t>
      </w:r>
      <w:r w:rsidR="004472FB" w:rsidRPr="004472FB">
        <w:rPr>
          <w:rStyle w:val="Annotation"/>
        </w:rPr>
        <w:t xml:space="preserve"> </w:t>
      </w:r>
      <w:r w:rsidR="004472FB" w:rsidRPr="00255E9F">
        <w:rPr>
          <w:rStyle w:val="Annotation"/>
        </w:rPr>
        <w:t>]</w:t>
      </w:r>
      <w:proofErr w:type="gramEnd"/>
    </w:p>
    <w:p w14:paraId="7DDA96A6" w14:textId="77777777" w:rsidR="00B9758D" w:rsidRDefault="00B9758D" w:rsidP="00B9758D">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sz w:val="22"/>
        </w:rPr>
        <w:t>continuant_part_of</w:t>
      </w:r>
      <w:r>
        <w:rPr>
          <w:b/>
          <w:sz w:val="22"/>
        </w:rPr>
        <w:t xml:space="preserve"> </w:t>
      </w:r>
      <w:r>
        <w:rPr>
          <w:sz w:val="22"/>
        </w:rPr>
        <w:t>is transitive. [110-001</w:t>
      </w:r>
      <w:proofErr w:type="gramStart"/>
      <w:r>
        <w:rPr>
          <w:sz w:val="22"/>
        </w:rPr>
        <w:t>]</w:t>
      </w:r>
      <w:r w:rsidR="004472FB" w:rsidRPr="004472FB">
        <w:rPr>
          <w:rStyle w:val="Annotation"/>
        </w:rPr>
        <w:t xml:space="preserve"> </w:t>
      </w:r>
      <w:r w:rsidR="004472FB" w:rsidRPr="00255E9F">
        <w:rPr>
          <w:rStyle w:val="Annotation"/>
        </w:rPr>
        <w:t>]</w:t>
      </w:r>
      <w:proofErr w:type="gramEnd"/>
    </w:p>
    <w:p w14:paraId="45D2507F" w14:textId="669AC458" w:rsidR="00B9758D" w:rsidRDefault="00B9758D" w:rsidP="00B9758D">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sz w:val="22"/>
        </w:rPr>
        <w:t>continuant_part_of</w:t>
      </w:r>
      <w:r>
        <w:rPr>
          <w:b/>
          <w:sz w:val="22"/>
        </w:rPr>
        <w:t xml:space="preserve"> </w:t>
      </w:r>
      <w:r>
        <w:rPr>
          <w:sz w:val="22"/>
        </w:rPr>
        <w:t>satisfies weak supplementation. [</w:t>
      </w:r>
      <w:r w:rsidR="006B0144">
        <w:rPr>
          <w:sz w:val="22"/>
        </w:rPr>
        <w:t>121</w:t>
      </w:r>
      <w:r>
        <w:rPr>
          <w:sz w:val="22"/>
        </w:rPr>
        <w:t>-001]</w:t>
      </w:r>
    </w:p>
    <w:p w14:paraId="3066EB15" w14:textId="17C59233" w:rsidR="00B9758D" w:rsidRPr="003B4621" w:rsidRDefault="009C47A2" w:rsidP="003B4621">
      <w:pPr>
        <w:ind w:left="720"/>
      </w:pPr>
      <w:r>
        <w:rPr>
          <w:sz w:val="22"/>
        </w:rPr>
        <w:t>(What this means is that:</w:t>
      </w:r>
    </w:p>
    <w:p w14:paraId="77556163" w14:textId="6EEE498E" w:rsidR="00B9758D" w:rsidRDefault="00B9758D" w:rsidP="00B9758D">
      <w:pPr>
        <w:ind w:left="720"/>
        <w:rPr>
          <w:sz w:val="22"/>
        </w:rPr>
      </w:pPr>
      <w:r w:rsidRPr="004D2F85">
        <w:rPr>
          <w:sz w:val="22"/>
        </w:rPr>
        <w:t xml:space="preserve">If </w:t>
      </w:r>
      <w:r w:rsidRPr="004D2F85">
        <w:rPr>
          <w:i/>
          <w:sz w:val="22"/>
        </w:rPr>
        <w:t>x</w:t>
      </w:r>
      <w:r>
        <w:rPr>
          <w:sz w:val="22"/>
        </w:rPr>
        <w:t xml:space="preserve"> </w:t>
      </w:r>
      <w:r>
        <w:rPr>
          <w:b/>
          <w:sz w:val="22"/>
        </w:rPr>
        <w:t>continuant_</w:t>
      </w:r>
      <w:r w:rsidRPr="00183905">
        <w:rPr>
          <w:b/>
          <w:sz w:val="22"/>
        </w:rPr>
        <w:t>part_of</w:t>
      </w:r>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r>
        <w:rPr>
          <w:b/>
          <w:sz w:val="22"/>
        </w:rPr>
        <w:t>continuant_</w:t>
      </w:r>
      <w:r w:rsidRPr="00183905">
        <w:rPr>
          <w:b/>
          <w:sz w:val="22"/>
        </w:rPr>
        <w:t>part_of</w:t>
      </w:r>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no </w:t>
      </w:r>
      <w:proofErr w:type="gramStart"/>
      <w:r w:rsidRPr="00183905">
        <w:rPr>
          <w:i/>
        </w:rPr>
        <w:t>w</w:t>
      </w:r>
      <w:r w:rsidRPr="00183905">
        <w:rPr>
          <w:sz w:val="22"/>
        </w:rPr>
        <w:t>(</w:t>
      </w:r>
      <w:proofErr w:type="gramEnd"/>
      <w:r>
        <w:rPr>
          <w:i/>
          <w:sz w:val="22"/>
        </w:rPr>
        <w:t>w</w:t>
      </w:r>
      <w:r w:rsidRPr="00C061EB">
        <w:rPr>
          <w:b/>
          <w:sz w:val="22"/>
        </w:rPr>
        <w:t xml:space="preserve"> </w:t>
      </w:r>
      <w:r>
        <w:rPr>
          <w:b/>
          <w:sz w:val="22"/>
        </w:rPr>
        <w:t>continuant_</w:t>
      </w:r>
      <w:r w:rsidRPr="00183905">
        <w:rPr>
          <w:b/>
          <w:sz w:val="22"/>
        </w:rPr>
        <w:t>part_of</w:t>
      </w:r>
      <w:r w:rsidRPr="004D2F85">
        <w:rPr>
          <w:sz w:val="22"/>
        </w:rPr>
        <w:t xml:space="preserve"> </w:t>
      </w:r>
      <w:r>
        <w:rPr>
          <w:sz w:val="22"/>
        </w:rPr>
        <w:t>z</w:t>
      </w:r>
      <w:r>
        <w:rPr>
          <w:i/>
          <w:sz w:val="22"/>
        </w:rPr>
        <w:t xml:space="preserve"> </w:t>
      </w:r>
      <w:r>
        <w:rPr>
          <w:sz w:val="22"/>
        </w:rPr>
        <w:t xml:space="preserve">&amp; </w:t>
      </w:r>
      <w:r>
        <w:rPr>
          <w:i/>
          <w:sz w:val="22"/>
        </w:rPr>
        <w:t xml:space="preserve">w </w:t>
      </w:r>
      <w:r>
        <w:rPr>
          <w:b/>
          <w:sz w:val="22"/>
        </w:rPr>
        <w:t>continuant_</w:t>
      </w:r>
      <w:r w:rsidRPr="00183905">
        <w:rPr>
          <w:b/>
          <w:sz w:val="22"/>
        </w:rPr>
        <w:t>part_of</w:t>
      </w:r>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r w:rsidR="00AE5979">
        <w:rPr>
          <w:sz w:val="22"/>
        </w:rPr>
        <w:t>,</w:t>
      </w:r>
    </w:p>
    <w:p w14:paraId="21860E39" w14:textId="6192DFAB" w:rsidR="00B9758D" w:rsidRPr="003B4621" w:rsidRDefault="00AE5979" w:rsidP="003B4621">
      <w:pPr>
        <w:rPr>
          <w:i/>
          <w:sz w:val="22"/>
        </w:rPr>
      </w:pPr>
      <w:proofErr w:type="gramStart"/>
      <w:r>
        <w:rPr>
          <w:sz w:val="22"/>
        </w:rPr>
        <w:t>where</w:t>
      </w:r>
      <w:proofErr w:type="gramEnd"/>
      <w:r>
        <w:rPr>
          <w:sz w:val="22"/>
        </w:rPr>
        <w:t xml:space="preserve"> </w:t>
      </w:r>
      <w:r w:rsidR="00B9758D">
        <w:rPr>
          <w:i/>
          <w:sz w:val="22"/>
        </w:rPr>
        <w:t xml:space="preserve">z </w:t>
      </w:r>
      <w:r w:rsidR="00B9758D">
        <w:rPr>
          <w:sz w:val="22"/>
        </w:rPr>
        <w:t>is,</w:t>
      </w:r>
      <w:r w:rsidR="009C47A2">
        <w:rPr>
          <w:sz w:val="22"/>
        </w:rPr>
        <w:t xml:space="preserve"> </w:t>
      </w:r>
      <w:r w:rsidR="00B9758D">
        <w:rPr>
          <w:sz w:val="22"/>
        </w:rPr>
        <w:t xml:space="preserve">as it were, some remainder that results when </w:t>
      </w:r>
      <w:r w:rsidR="00B9758D">
        <w:rPr>
          <w:i/>
          <w:sz w:val="22"/>
        </w:rPr>
        <w:t xml:space="preserve">x </w:t>
      </w:r>
      <w:r w:rsidR="00B9758D">
        <w:rPr>
          <w:sz w:val="22"/>
        </w:rPr>
        <w:t xml:space="preserve">is imagined to have been removed from </w:t>
      </w:r>
      <w:r w:rsidR="00B9758D">
        <w:rPr>
          <w:i/>
          <w:sz w:val="22"/>
        </w:rPr>
        <w:t>y</w:t>
      </w:r>
      <w:r w:rsidR="009C47A2">
        <w:rPr>
          <w:i/>
          <w:sz w:val="22"/>
        </w:rPr>
        <w:t>.</w:t>
      </w:r>
      <w:r w:rsidR="009C47A2" w:rsidRPr="005E4FE9">
        <w:rPr>
          <w:sz w:val="22"/>
        </w:rPr>
        <w:t>)</w:t>
      </w:r>
    </w:p>
    <w:p w14:paraId="5A30EBB9" w14:textId="5A6B4633" w:rsidR="00B9758D" w:rsidRDefault="00B9758D" w:rsidP="00B9758D">
      <w:pPr>
        <w:pStyle w:val="Specification"/>
        <w:rPr>
          <w:sz w:val="22"/>
        </w:rPr>
      </w:pPr>
      <w:r w:rsidRPr="00B6123E">
        <w:rPr>
          <w:smallCaps/>
        </w:rPr>
        <w:t xml:space="preserve">Axiom: </w:t>
      </w:r>
      <w:r w:rsidRPr="00486765">
        <w:rPr>
          <w:b/>
          <w:sz w:val="22"/>
        </w:rPr>
        <w:t>continuant_part_of</w:t>
      </w:r>
      <w:r>
        <w:rPr>
          <w:b/>
          <w:sz w:val="22"/>
        </w:rPr>
        <w:t xml:space="preserve"> </w:t>
      </w:r>
      <w:r>
        <w:rPr>
          <w:sz w:val="22"/>
        </w:rPr>
        <w:t>satisfies unique product. [</w:t>
      </w:r>
      <w:r w:rsidR="006B0144">
        <w:rPr>
          <w:sz w:val="22"/>
        </w:rPr>
        <w:t>122</w:t>
      </w:r>
      <w:r>
        <w:rPr>
          <w:sz w:val="22"/>
        </w:rPr>
        <w:t>-001</w:t>
      </w:r>
      <w:proofErr w:type="gramStart"/>
      <w:r>
        <w:rPr>
          <w:sz w:val="22"/>
        </w:rPr>
        <w:t>]</w:t>
      </w:r>
      <w:r w:rsidRPr="00485AA7">
        <w:rPr>
          <w:rStyle w:val="Annotation"/>
        </w:rPr>
        <w:t xml:space="preserve"> </w:t>
      </w:r>
      <w:r w:rsidRPr="00255E9F">
        <w:rPr>
          <w:rStyle w:val="Annotation"/>
        </w:rPr>
        <w:t>]</w:t>
      </w:r>
      <w:proofErr w:type="gramEnd"/>
    </w:p>
    <w:p w14:paraId="574EB25C" w14:textId="4688B470" w:rsidR="009C47A2" w:rsidRDefault="00B9758D" w:rsidP="00B9758D">
      <w:pPr>
        <w:pStyle w:val="Specification"/>
        <w:rPr>
          <w:sz w:val="22"/>
        </w:rPr>
      </w:pPr>
      <w:proofErr w:type="gramStart"/>
      <w:r w:rsidRPr="003B4621">
        <w:rPr>
          <w:rStyle w:val="Annotation"/>
        </w:rPr>
        <w:t>a</w:t>
      </w:r>
      <w:proofErr w:type="gramEnd"/>
      <w:r w:rsidRPr="003B4621">
        <w:rPr>
          <w:rStyle w:val="Annotation"/>
        </w:rPr>
        <w:t>(continuant_part_of)[</w:t>
      </w:r>
      <w:r>
        <w:rPr>
          <w:smallCaps/>
        </w:rPr>
        <w:t>Theorem</w:t>
      </w:r>
      <w:r w:rsidRPr="00B30FF0">
        <w:rPr>
          <w:smallCaps/>
        </w:rPr>
        <w:t xml:space="preserve">: </w:t>
      </w:r>
      <w:r w:rsidRPr="00486765">
        <w:rPr>
          <w:b/>
          <w:sz w:val="22"/>
        </w:rPr>
        <w:t>continuant_part_of</w:t>
      </w:r>
      <w:r>
        <w:rPr>
          <w:b/>
          <w:sz w:val="22"/>
        </w:rPr>
        <w:t xml:space="preserve"> </w:t>
      </w:r>
      <w:r>
        <w:rPr>
          <w:sz w:val="22"/>
        </w:rPr>
        <w:t xml:space="preserve">is reflexive (every continuant entity is a </w:t>
      </w:r>
      <w:r w:rsidRPr="00B6123E">
        <w:rPr>
          <w:b/>
          <w:sz w:val="22"/>
        </w:rPr>
        <w:t>continuant_part_of</w:t>
      </w:r>
      <w:r>
        <w:rPr>
          <w:sz w:val="22"/>
        </w:rPr>
        <w:t xml:space="preserve"> itself). [111-00</w:t>
      </w:r>
      <w:r w:rsidR="006B0144">
        <w:rPr>
          <w:sz w:val="22"/>
        </w:rPr>
        <w:t>2</w:t>
      </w:r>
      <w:r w:rsidRPr="009D2710">
        <w:rPr>
          <w:sz w:val="22"/>
        </w:rPr>
        <w:t>]</w:t>
      </w:r>
      <w:r>
        <w:rPr>
          <w:sz w:val="22"/>
        </w:rPr>
        <w:t xml:space="preserve"> </w:t>
      </w:r>
    </w:p>
    <w:p w14:paraId="7EAFA05E" w14:textId="011D63BE" w:rsidR="001C76CF" w:rsidRPr="00486765" w:rsidRDefault="00485AA7" w:rsidP="00B9758D">
      <w:pPr>
        <w:pStyle w:val="Specification"/>
        <w:rPr>
          <w:b/>
          <w:sz w:val="22"/>
        </w:rPr>
      </w:pPr>
      <w:r w:rsidRPr="00485AA7">
        <w:rPr>
          <w:rStyle w:val="Annotation"/>
        </w:rPr>
        <w:t xml:space="preserve"> </w:t>
      </w:r>
      <w:r w:rsidRPr="00255E9F">
        <w:rPr>
          <w:rStyle w:val="Annotation"/>
        </w:rPr>
        <w:t>]</w:t>
      </w:r>
    </w:p>
    <w:p w14:paraId="539249B0" w14:textId="79AC0527" w:rsidR="0089128F" w:rsidRPr="003B4621" w:rsidRDefault="009C47A2" w:rsidP="003B4621">
      <w:pPr>
        <w:pStyle w:val="Specification"/>
      </w:pPr>
      <w:r>
        <w:lastRenderedPageBreak/>
        <w:t>Occurrent_part_of</w:t>
      </w:r>
      <w:r w:rsidRPr="00183905">
        <w:rPr>
          <w:rStyle w:val="Annotation"/>
          <w:i w:val="0"/>
        </w:rPr>
        <w:t>MoM</w:t>
      </w:r>
      <w:r w:rsidR="00485AA7" w:rsidRPr="00255E9F">
        <w:rPr>
          <w:rStyle w:val="Annotation"/>
        </w:rPr>
        <w:t>]</w:t>
      </w:r>
    </w:p>
    <w:p w14:paraId="7C4514E7" w14:textId="511293F3" w:rsidR="00130D7C" w:rsidRPr="00486765" w:rsidRDefault="00485AA7" w:rsidP="009D2710">
      <w:pPr>
        <w:pStyle w:val="Specification"/>
        <w:jc w:val="left"/>
        <w:rPr>
          <w:sz w:val="22"/>
        </w:rPr>
      </w:pPr>
      <w:proofErr w:type="gramStart"/>
      <w:r w:rsidRPr="009D2710">
        <w:rPr>
          <w:rStyle w:val="Annotation"/>
        </w:rPr>
        <w:t>a</w:t>
      </w:r>
      <w:proofErr w:type="gramEnd"/>
      <w:r w:rsidRPr="009D2710">
        <w:rPr>
          <w:rStyle w:val="Annotation"/>
        </w:rPr>
        <w:t>(occurrent_part_of)[</w:t>
      </w:r>
      <w:r w:rsidR="003D5797"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r w:rsidR="00C60201">
        <w:rPr>
          <w:sz w:val="22"/>
        </w:rPr>
        <w:t>occurren</w:t>
      </w:r>
      <w:r w:rsidR="00C60201" w:rsidRPr="00486765">
        <w:rPr>
          <w:sz w:val="22"/>
        </w:rPr>
        <w:t>ts</w:t>
      </w:r>
      <w:r w:rsidR="0047147E">
        <w:rPr>
          <w:sz w:val="22"/>
        </w:rPr>
        <w:t>. [003-00</w:t>
      </w:r>
      <w:r w:rsidR="00CF42FC">
        <w:rPr>
          <w:sz w:val="22"/>
        </w:rPr>
        <w:t>2</w:t>
      </w:r>
      <w:r w:rsidR="0047147E">
        <w:rPr>
          <w:sz w:val="22"/>
        </w:rPr>
        <w:t>]</w:t>
      </w:r>
      <w:r w:rsidRPr="009D2710">
        <w:rPr>
          <w:rStyle w:val="Annotation"/>
        </w:rPr>
        <w:t>]</w:t>
      </w:r>
    </w:p>
    <w:p w14:paraId="013FD383" w14:textId="7699478C" w:rsidR="001C76CF" w:rsidRPr="00486765" w:rsidRDefault="00485AA7">
      <w:pPr>
        <w:pStyle w:val="Specification"/>
        <w:rPr>
          <w:sz w:val="22"/>
        </w:rPr>
      </w:pPr>
      <w:proofErr w:type="gramStart"/>
      <w:r w:rsidRPr="00255E9F">
        <w:rPr>
          <w:rStyle w:val="Annotation"/>
        </w:rPr>
        <w:t>a</w:t>
      </w:r>
      <w:proofErr w:type="gramEnd"/>
      <w:r w:rsidRPr="00255E9F">
        <w:rPr>
          <w:rStyle w:val="Annotation"/>
        </w:rPr>
        <w:t>(occurrent_part_of)[</w:t>
      </w:r>
      <w:r w:rsidR="001C76CF" w:rsidRPr="00486765">
        <w:rPr>
          <w:rStyle w:val="SpecificationType"/>
          <w:sz w:val="22"/>
        </w:rPr>
        <w:t>Domain</w:t>
      </w:r>
      <w:r w:rsidR="001C76CF" w:rsidRPr="00486765">
        <w:rPr>
          <w:sz w:val="22"/>
        </w:rPr>
        <w:t>: occurrent</w:t>
      </w:r>
      <w:r w:rsidRPr="00255E9F">
        <w:rPr>
          <w:rStyle w:val="Annotation"/>
        </w:rPr>
        <w:t>]</w:t>
      </w:r>
    </w:p>
    <w:p w14:paraId="08A20A28" w14:textId="715AC28A" w:rsidR="001C76CF" w:rsidRPr="00486765" w:rsidRDefault="00485AA7">
      <w:pPr>
        <w:pStyle w:val="Specification"/>
        <w:rPr>
          <w:sz w:val="22"/>
        </w:rPr>
      </w:pPr>
      <w:proofErr w:type="gramStart"/>
      <w:r w:rsidRPr="00255E9F">
        <w:rPr>
          <w:rStyle w:val="Annotation"/>
        </w:rPr>
        <w:t>a</w:t>
      </w:r>
      <w:proofErr w:type="gramEnd"/>
      <w:r w:rsidRPr="00255E9F">
        <w:rPr>
          <w:rStyle w:val="Annotation"/>
        </w:rPr>
        <w:t>(occurrent_part_of)[</w:t>
      </w:r>
      <w:r w:rsidR="001C76CF" w:rsidRPr="00486765">
        <w:rPr>
          <w:rStyle w:val="SpecificationType"/>
          <w:sz w:val="22"/>
        </w:rPr>
        <w:t>Range</w:t>
      </w:r>
      <w:r w:rsidR="001C76CF" w:rsidRPr="00486765">
        <w:rPr>
          <w:sz w:val="22"/>
        </w:rPr>
        <w:t>: occurrent</w:t>
      </w:r>
      <w:r w:rsidRPr="00255E9F">
        <w:rPr>
          <w:rStyle w:val="Annotation"/>
        </w:rPr>
        <w:t>]</w:t>
      </w:r>
    </w:p>
    <w:p w14:paraId="4B6C5189" w14:textId="5B834F36" w:rsidR="002504F3" w:rsidRPr="00486765"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(occurrent_part_of)[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r w:rsidR="003D5797" w:rsidRPr="00486765">
        <w:rPr>
          <w:b/>
          <w:sz w:val="22"/>
        </w:rPr>
        <w:t xml:space="preserve">occurrent_part_of </w:t>
      </w:r>
      <w:r w:rsidR="001C76CF" w:rsidRPr="00486765">
        <w:rPr>
          <w:sz w:val="22"/>
        </w:rPr>
        <w:t>Mary’s life</w:t>
      </w:r>
      <w:r w:rsidRPr="00255E9F">
        <w:rPr>
          <w:rStyle w:val="Annotation"/>
        </w:rPr>
        <w:t>\</w:t>
      </w:r>
      <w:r w:rsidR="001C76CF" w:rsidRPr="00486765">
        <w:rPr>
          <w:sz w:val="22"/>
        </w:rPr>
        <w:t xml:space="preserve">; the first set of the tennis match </w:t>
      </w:r>
      <w:r w:rsidR="003D5797" w:rsidRPr="00486765">
        <w:rPr>
          <w:b/>
          <w:sz w:val="22"/>
        </w:rPr>
        <w:t xml:space="preserve">occurrent_part_of </w:t>
      </w:r>
      <w:r w:rsidR="001C76CF" w:rsidRPr="00486765">
        <w:rPr>
          <w:sz w:val="22"/>
        </w:rPr>
        <w:t>the tennis match.</w:t>
      </w:r>
      <w:r w:rsidRPr="00485AA7">
        <w:rPr>
          <w:rStyle w:val="Annotation"/>
        </w:rPr>
        <w:t xml:space="preserve"> </w:t>
      </w:r>
      <w:r w:rsidRPr="00255E9F">
        <w:rPr>
          <w:rStyle w:val="Annotation"/>
        </w:rPr>
        <w:t>]</w:t>
      </w:r>
    </w:p>
    <w:p w14:paraId="71BBF499" w14:textId="0E412412" w:rsidR="00C061EB" w:rsidRDefault="00C061EB" w:rsidP="00C061EB">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antisymmetric. [</w:t>
      </w:r>
      <w:r w:rsidR="006B0144">
        <w:rPr>
          <w:sz w:val="22"/>
        </w:rPr>
        <w:t>123</w:t>
      </w:r>
      <w:r>
        <w:rPr>
          <w:sz w:val="22"/>
        </w:rPr>
        <w:t>-001]</w:t>
      </w:r>
    </w:p>
    <w:p w14:paraId="52A3735D" w14:textId="168F687F" w:rsidR="00C061EB" w:rsidRDefault="00C061EB" w:rsidP="00C061EB">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transitive. [112-001]</w:t>
      </w:r>
    </w:p>
    <w:p w14:paraId="638D9245" w14:textId="74117C8F" w:rsidR="00C061EB" w:rsidRDefault="00C061EB" w:rsidP="00C061EB">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Pr>
          <w:b/>
          <w:sz w:val="22"/>
        </w:rPr>
        <w:t>occurrent</w:t>
      </w:r>
      <w:r w:rsidRPr="00486765">
        <w:rPr>
          <w:b/>
          <w:sz w:val="22"/>
        </w:rPr>
        <w:t>_part_of</w:t>
      </w:r>
      <w:r>
        <w:rPr>
          <w:b/>
          <w:sz w:val="22"/>
        </w:rPr>
        <w:t xml:space="preserve"> </w:t>
      </w:r>
      <w:r>
        <w:rPr>
          <w:sz w:val="22"/>
        </w:rPr>
        <w:t>satisfies weak supplementation. [</w:t>
      </w:r>
      <w:r w:rsidR="006B0144">
        <w:rPr>
          <w:sz w:val="22"/>
        </w:rPr>
        <w:t>124</w:t>
      </w:r>
      <w:r>
        <w:rPr>
          <w:sz w:val="22"/>
        </w:rPr>
        <w:t>-001]</w:t>
      </w:r>
    </w:p>
    <w:p w14:paraId="493158F4" w14:textId="057EFD3D" w:rsidR="00C061EB" w:rsidRDefault="00C061EB" w:rsidP="00C061EB">
      <w:pPr>
        <w:pStyle w:val="Specification"/>
        <w:rPr>
          <w:sz w:val="22"/>
        </w:rPr>
      </w:pPr>
      <w:r w:rsidRPr="00B6123E">
        <w:rPr>
          <w:smallCaps/>
        </w:rPr>
        <w:t xml:space="preserve">Axiom: </w:t>
      </w:r>
      <w:r>
        <w:rPr>
          <w:b/>
          <w:sz w:val="22"/>
        </w:rPr>
        <w:t>occurrent</w:t>
      </w:r>
      <w:r w:rsidRPr="00486765">
        <w:rPr>
          <w:b/>
          <w:sz w:val="22"/>
        </w:rPr>
        <w:t>_part_of</w:t>
      </w:r>
      <w:r>
        <w:rPr>
          <w:b/>
          <w:sz w:val="22"/>
        </w:rPr>
        <w:t xml:space="preserve"> </w:t>
      </w:r>
      <w:r>
        <w:rPr>
          <w:sz w:val="22"/>
        </w:rPr>
        <w:t>satisfies unique product. [</w:t>
      </w:r>
      <w:r w:rsidR="006B0144">
        <w:rPr>
          <w:sz w:val="22"/>
        </w:rPr>
        <w:t>125</w:t>
      </w:r>
      <w:r>
        <w:rPr>
          <w:sz w:val="22"/>
        </w:rPr>
        <w:t>-001]</w:t>
      </w:r>
      <w:r w:rsidRPr="00485AA7">
        <w:rPr>
          <w:rStyle w:val="Annotation"/>
        </w:rPr>
        <w:t xml:space="preserve"> </w:t>
      </w:r>
    </w:p>
    <w:p w14:paraId="1580D22C" w14:textId="218397D6" w:rsidR="00130D7C" w:rsidRPr="009D2710" w:rsidRDefault="00C061EB" w:rsidP="009D2710">
      <w:pPr>
        <w:pStyle w:val="Specification"/>
        <w:rPr>
          <w:sz w:val="22"/>
        </w:rPr>
      </w:pPr>
      <w:r w:rsidRPr="009D2710">
        <w:rPr>
          <w:rStyle w:val="SpecificationType"/>
        </w:rPr>
        <w:t>Theorem:</w:t>
      </w:r>
      <w:r w:rsidRPr="009D2710">
        <w:rPr>
          <w:sz w:val="22"/>
        </w:rPr>
        <w:t xml:space="preserve"> </w:t>
      </w:r>
      <w:r w:rsidRPr="003B4621">
        <w:rPr>
          <w:b/>
          <w:sz w:val="22"/>
        </w:rPr>
        <w:t>occurrent_part_of</w:t>
      </w:r>
      <w:r w:rsidRPr="009D2710">
        <w:rPr>
          <w:sz w:val="22"/>
        </w:rPr>
        <w:t xml:space="preserve"> is reflexive (every </w:t>
      </w:r>
      <w:r w:rsidR="006B0144">
        <w:rPr>
          <w:sz w:val="22"/>
        </w:rPr>
        <w:t>occurrent</w:t>
      </w:r>
      <w:r w:rsidRPr="009D2710">
        <w:rPr>
          <w:sz w:val="22"/>
        </w:rPr>
        <w:t xml:space="preserve"> entity is a</w:t>
      </w:r>
      <w:r w:rsidR="006B0144">
        <w:rPr>
          <w:sz w:val="22"/>
        </w:rPr>
        <w:t>n</w:t>
      </w:r>
      <w:r w:rsidRPr="009D2710">
        <w:rPr>
          <w:sz w:val="22"/>
        </w:rPr>
        <w:t xml:space="preserve"> </w:t>
      </w:r>
      <w:r w:rsidR="006B0144">
        <w:rPr>
          <w:sz w:val="22"/>
        </w:rPr>
        <w:t>occurrent</w:t>
      </w:r>
      <w:r w:rsidRPr="009D2710">
        <w:rPr>
          <w:sz w:val="22"/>
        </w:rPr>
        <w:t>_part_of itself). [113-00</w:t>
      </w:r>
      <w:r w:rsidR="006B0144">
        <w:rPr>
          <w:sz w:val="22"/>
        </w:rPr>
        <w:t>2</w:t>
      </w:r>
      <w:proofErr w:type="gramStart"/>
      <w:r w:rsidRPr="009D2710">
        <w:rPr>
          <w:sz w:val="22"/>
        </w:rPr>
        <w:t>]</w:t>
      </w:r>
      <w:r w:rsidR="00292A46" w:rsidRPr="00292A46">
        <w:rPr>
          <w:rStyle w:val="Annotation"/>
        </w:rPr>
        <w:t xml:space="preserve"> </w:t>
      </w:r>
      <w:r w:rsidR="00292A46" w:rsidRPr="00255E9F">
        <w:rPr>
          <w:rStyle w:val="Annotation"/>
        </w:rPr>
        <w:t>]</w:t>
      </w:r>
      <w:proofErr w:type="gramEnd"/>
    </w:p>
    <w:p w14:paraId="78C1C489" w14:textId="06000D6E" w:rsidR="00AE5979" w:rsidRDefault="009C47A2">
      <w:pPr>
        <w:rPr>
          <w:sz w:val="22"/>
        </w:rPr>
      </w:pPr>
      <w:r w:rsidRPr="009C47A2">
        <w:rPr>
          <w:sz w:val="22"/>
        </w:rPr>
        <w:t xml:space="preserve">Note that in all of the above every entity is, trivially, a (continuant or occurrent) part of itself.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w:t>
      </w:r>
    </w:p>
    <w:p w14:paraId="074A335A" w14:textId="77777777" w:rsidR="00AE5979" w:rsidRDefault="00AE5979">
      <w:pPr>
        <w:rPr>
          <w:sz w:val="22"/>
        </w:rPr>
      </w:pPr>
    </w:p>
    <w:p w14:paraId="44A0A51D" w14:textId="77777777" w:rsidR="00AE5979" w:rsidRPr="00486765" w:rsidRDefault="00AE5979" w:rsidP="00AE5979">
      <w:pPr>
        <w:rPr>
          <w:b/>
          <w:sz w:val="22"/>
        </w:rPr>
      </w:pPr>
      <w:r>
        <w:rPr>
          <w:b/>
          <w:sz w:val="22"/>
        </w:rPr>
        <w:t>Further</w:t>
      </w:r>
      <w:r w:rsidRPr="00486765">
        <w:rPr>
          <w:b/>
          <w:sz w:val="22"/>
        </w:rPr>
        <w:t xml:space="preserve"> relations defined in terms of parthood</w:t>
      </w:r>
    </w:p>
    <w:p w14:paraId="78F60719" w14:textId="3C9DA831" w:rsidR="00244A39" w:rsidRPr="00486765" w:rsidRDefault="009C47A2">
      <w:pPr>
        <w:rPr>
          <w:sz w:val="22"/>
        </w:rPr>
      </w:pPr>
      <w:r w:rsidRPr="009C47A2">
        <w:rPr>
          <w:sz w:val="22"/>
        </w:rPr>
        <w:t>Proper parthood relations can be easily defined, as follows:</w:t>
      </w:r>
    </w:p>
    <w:p w14:paraId="4708D479" w14:textId="38CC074A" w:rsidR="00D924FF" w:rsidRPr="00486765" w:rsidRDefault="00244A39">
      <w:pPr>
        <w:rPr>
          <w:sz w:val="22"/>
        </w:rPr>
      </w:pPr>
      <w:r w:rsidRPr="00486765">
        <w:rPr>
          <w:sz w:val="22"/>
        </w:rPr>
        <w:t>For continuants:</w:t>
      </w:r>
    </w:p>
    <w:p w14:paraId="59AD60E8" w14:textId="5064ACE1" w:rsidR="00244A39" w:rsidRPr="00486765" w:rsidRDefault="00D57C85" w:rsidP="009D2710">
      <w:pPr>
        <w:pStyle w:val="Specification"/>
      </w:pPr>
      <w:proofErr w:type="gramStart"/>
      <w:r w:rsidRPr="009D2710">
        <w:rPr>
          <w:rStyle w:val="Annotation"/>
        </w:rPr>
        <w:lastRenderedPageBreak/>
        <w:t>a</w:t>
      </w:r>
      <w:proofErr w:type="gramEnd"/>
      <w:r w:rsidRPr="009D2710">
        <w:rPr>
          <w:rStyle w:val="Annotation"/>
        </w:rPr>
        <w:t>(proper_continuant_part_of)[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r w:rsidR="00244A39" w:rsidRPr="00486765">
        <w:rPr>
          <w:b/>
          <w:sz w:val="22"/>
        </w:rPr>
        <w:t>proper_</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r w:rsidRPr="00255E9F">
        <w:rPr>
          <w:rStyle w:val="Annotation"/>
        </w:rPr>
        <w:t>]</w:t>
      </w:r>
    </w:p>
    <w:p w14:paraId="6B6B920D" w14:textId="77777777" w:rsidR="00244A39" w:rsidRPr="00486765" w:rsidRDefault="00244A39">
      <w:pPr>
        <w:rPr>
          <w:sz w:val="22"/>
        </w:rPr>
      </w:pPr>
      <w:r w:rsidRPr="00486765">
        <w:rPr>
          <w:sz w:val="22"/>
        </w:rPr>
        <w:t>For occurrents:</w:t>
      </w:r>
    </w:p>
    <w:p w14:paraId="18CEDA89" w14:textId="61B1619C" w:rsidR="00244A39" w:rsidRPr="00486765" w:rsidRDefault="000B2E17" w:rsidP="00486765">
      <w:pPr>
        <w:pStyle w:val="Specification"/>
        <w:rPr>
          <w:sz w:val="22"/>
        </w:rPr>
      </w:pPr>
      <w:proofErr w:type="gramStart"/>
      <w:r w:rsidRPr="009D2710">
        <w:rPr>
          <w:rStyle w:val="Annotation"/>
        </w:rPr>
        <w:t>a</w:t>
      </w:r>
      <w:proofErr w:type="gramEnd"/>
      <w:r w:rsidRPr="009D2710">
        <w:rPr>
          <w:rStyle w:val="Annotation"/>
        </w:rPr>
        <w:t>(proper_occurrent_part_of)[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r w:rsidR="00244A39" w:rsidRPr="00486765">
        <w:rPr>
          <w:b/>
          <w:sz w:val="22"/>
        </w:rPr>
        <w:t>proper_</w:t>
      </w:r>
      <w:r w:rsidR="003D5797" w:rsidRPr="00486765">
        <w:rPr>
          <w:b/>
          <w:sz w:val="22"/>
        </w:rPr>
        <w:t xml:space="preserve">occurrent_part_of </w:t>
      </w:r>
      <w:r w:rsidR="00244A39" w:rsidRPr="00486765">
        <w:rPr>
          <w:i/>
          <w:sz w:val="22"/>
        </w:rPr>
        <w:t xml:space="preserve">b </w:t>
      </w:r>
      <w:r w:rsidR="00244A39" w:rsidRPr="00486765">
        <w:rPr>
          <w:sz w:val="22"/>
        </w:rPr>
        <w:t xml:space="preserve">=Def. </w:t>
      </w:r>
      <w:r w:rsidR="00244A39" w:rsidRPr="00486765">
        <w:rPr>
          <w:i/>
          <w:sz w:val="22"/>
        </w:rPr>
        <w:t xml:space="preserve">a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r w:rsidRPr="009D2710">
        <w:rPr>
          <w:rStyle w:val="Annotation"/>
        </w:rPr>
        <w:t>]</w:t>
      </w:r>
    </w:p>
    <w:p w14:paraId="52A27D21" w14:textId="61EB23D2" w:rsidR="00244A39" w:rsidRPr="00486765" w:rsidRDefault="00AE5979" w:rsidP="00486765">
      <w:pPr>
        <w:rPr>
          <w:sz w:val="22"/>
        </w:rPr>
      </w:pPr>
      <w:r>
        <w:rPr>
          <w:sz w:val="22"/>
        </w:rPr>
        <w:t>We can also define inverse relations:</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064079DA" w14:textId="0DE87463" w:rsidR="00D924FF" w:rsidRPr="00B56876" w:rsidRDefault="000B2E17" w:rsidP="003B4621">
      <w:pPr>
        <w:pStyle w:val="Specification"/>
      </w:pPr>
      <w:proofErr w:type="gramStart"/>
      <w:r w:rsidRPr="009D2710">
        <w:rPr>
          <w:rStyle w:val="Annotation"/>
        </w:rPr>
        <w:t>a</w:t>
      </w:r>
      <w:proofErr w:type="gramEnd"/>
      <w:r w:rsidRPr="009D2710">
        <w:rPr>
          <w:rStyle w:val="Annotation"/>
        </w:rPr>
        <w:t>(has_continuant_part)[</w:t>
      </w:r>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r w:rsidR="00144077" w:rsidRPr="00B23775">
        <w:rPr>
          <w:b/>
          <w:sz w:val="22"/>
        </w:rPr>
        <w:t>has_</w:t>
      </w:r>
      <w:r w:rsidR="006C1A24" w:rsidRPr="00B23775">
        <w:rPr>
          <w:b/>
          <w:sz w:val="22"/>
        </w:rPr>
        <w:t>continuant_</w:t>
      </w:r>
      <w:r w:rsidR="00144077" w:rsidRPr="00B23775">
        <w:rPr>
          <w:b/>
          <w:sz w:val="22"/>
        </w:rPr>
        <w:t>part</w:t>
      </w:r>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r w:rsidR="009D1AD3" w:rsidRPr="009D2710">
        <w:rPr>
          <w:b/>
          <w:sz w:val="22"/>
        </w:rPr>
        <w:t>continuant_part_of</w:t>
      </w:r>
      <w:r w:rsidR="0047147E">
        <w:rPr>
          <w:sz w:val="22"/>
        </w:rPr>
        <w:t xml:space="preserve"> </w:t>
      </w:r>
      <w:r w:rsidR="00541102" w:rsidRPr="00486765">
        <w:rPr>
          <w:i/>
          <w:sz w:val="22"/>
        </w:rPr>
        <w:t>a</w:t>
      </w:r>
      <w:r w:rsidR="002504F3" w:rsidRPr="00486765">
        <w:rPr>
          <w:i/>
          <w:sz w:val="22"/>
        </w:rPr>
        <w:t xml:space="preserve"> </w:t>
      </w:r>
      <w:r w:rsidR="00541102" w:rsidRPr="009D2710">
        <w:rPr>
          <w:b/>
          <w:sz w:val="22"/>
        </w:rPr>
        <w:t>at</w:t>
      </w:r>
      <w:r w:rsidR="002504F3" w:rsidRPr="009D2710">
        <w:rPr>
          <w:b/>
          <w:sz w:val="22"/>
        </w:rPr>
        <w:t xml:space="preserve"> </w:t>
      </w:r>
      <w:r w:rsidR="00541102" w:rsidRPr="00486765">
        <w:rPr>
          <w:i/>
          <w:sz w:val="22"/>
        </w:rPr>
        <w:t>t</w:t>
      </w:r>
      <w:r w:rsidR="0047147E">
        <w:rPr>
          <w:i/>
          <w:sz w:val="22"/>
        </w:rPr>
        <w:t>.</w:t>
      </w:r>
      <w:r w:rsidR="0047147E">
        <w:rPr>
          <w:sz w:val="22"/>
        </w:rPr>
        <w:t xml:space="preserve"> [006-001]</w:t>
      </w:r>
      <w:r w:rsidRPr="009D2710">
        <w:rPr>
          <w:rStyle w:val="Annotation"/>
        </w:rPr>
        <w:t>]</w:t>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0C5B0238" w:rsidR="00626425" w:rsidRPr="00B56876" w:rsidRDefault="000B2E17" w:rsidP="00486765">
      <w:pPr>
        <w:pStyle w:val="Specification"/>
        <w:rPr>
          <w:b/>
        </w:rPr>
      </w:pPr>
      <w:r w:rsidRPr="009D2710">
        <w:rPr>
          <w:rStyle w:val="Annotation"/>
        </w:rPr>
        <w:t>a(has_occurrent_part)[</w:t>
      </w:r>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r w:rsidR="00626425" w:rsidRPr="00486765">
        <w:rPr>
          <w:b/>
          <w:sz w:val="22"/>
        </w:rPr>
        <w:t>has_</w:t>
      </w:r>
      <w:r w:rsidR="006C1A24">
        <w:rPr>
          <w:b/>
          <w:sz w:val="22"/>
        </w:rPr>
        <w:t>occurrent_</w:t>
      </w:r>
      <w:r w:rsidR="00626425" w:rsidRPr="00486765">
        <w:rPr>
          <w:b/>
          <w:sz w:val="22"/>
        </w:rPr>
        <w:t xml:space="preserve">part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a</w:t>
      </w:r>
      <w:r w:rsidR="00626425" w:rsidRPr="00486765">
        <w:rPr>
          <w:i/>
          <w:sz w:val="22"/>
        </w:rPr>
        <w:softHyphen/>
      </w:r>
      <w:r w:rsidR="0047147E">
        <w:rPr>
          <w:sz w:val="22"/>
        </w:rPr>
        <w:t>. [007-001]</w:t>
      </w:r>
      <w:r w:rsidRPr="009D2710">
        <w:rPr>
          <w:rStyle w:val="Annotation"/>
        </w:rPr>
        <w:t>]</w:t>
      </w:r>
    </w:p>
    <w:p w14:paraId="2074C846" w14:textId="7A0C564C" w:rsidR="002504F3" w:rsidRPr="00486765" w:rsidRDefault="002267C9">
      <w:pPr>
        <w:rPr>
          <w:sz w:val="22"/>
        </w:rPr>
      </w:pPr>
      <w:commentRangeStart w:id="19"/>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16</w:t>
      </w:r>
      <w:r w:rsidR="001E591D" w:rsidRPr="00486765">
        <w:rPr>
          <w:sz w:val="22"/>
        </w:rPr>
        <w:fldChar w:fldCharType="end"/>
      </w:r>
      <w:r w:rsidRPr="00486765">
        <w:rPr>
          <w:sz w:val="22"/>
        </w:rPr>
        <w:t>].</w:t>
      </w:r>
      <w:r w:rsidR="00244A39" w:rsidRPr="00486765">
        <w:rPr>
          <w:sz w:val="22"/>
        </w:rPr>
        <w:t xml:space="preserve"> </w:t>
      </w:r>
      <w:commentRangeEnd w:id="19"/>
      <w:r w:rsidR="004472FB">
        <w:rPr>
          <w:rStyle w:val="CommentReference"/>
        </w:rPr>
        <w:commentReference w:id="19"/>
      </w:r>
    </w:p>
    <w:p w14:paraId="3B33EE30" w14:textId="77777777" w:rsidR="00140DC7" w:rsidRPr="00B56876" w:rsidRDefault="00365F37" w:rsidP="00486765">
      <w:pPr>
        <w:pStyle w:val="Heading1"/>
      </w:pPr>
      <w:bookmarkStart w:id="20" w:name="_Toc313270691"/>
      <w:bookmarkStart w:id="21" w:name="_Toc319326097"/>
      <w:r w:rsidRPr="00486765">
        <w:rPr>
          <w:sz w:val="24"/>
        </w:rPr>
        <w:t xml:space="preserve">2. </w:t>
      </w:r>
      <w:r w:rsidR="00140DC7" w:rsidRPr="00486765">
        <w:rPr>
          <w:sz w:val="24"/>
        </w:rPr>
        <w:t>Continuant</w:t>
      </w:r>
      <w:bookmarkEnd w:id="20"/>
      <w:bookmarkEnd w:id="21"/>
    </w:p>
    <w:p w14:paraId="3CF5CD45" w14:textId="1A70DC50" w:rsidR="0076529D" w:rsidRPr="00486765" w:rsidRDefault="003045F2" w:rsidP="003B4621">
      <w:pPr>
        <w:rPr>
          <w:rStyle w:val="SpecificationType"/>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9D2710">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9D2710">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66C85D37" w14:textId="76C0A4DA" w:rsidR="00AC1A45" w:rsidRPr="003B4621" w:rsidRDefault="00DC0857" w:rsidP="003B4621">
      <w:pPr>
        <w:pStyle w:val="Specification"/>
        <w:rPr>
          <w:sz w:val="22"/>
        </w:rPr>
      </w:pPr>
      <w:proofErr w:type="gramStart"/>
      <w:r w:rsidRPr="009D2710">
        <w:rPr>
          <w:rStyle w:val="Annotation"/>
        </w:rPr>
        <w:t>a</w:t>
      </w:r>
      <w:proofErr w:type="gramEnd"/>
      <w:r w:rsidRPr="009D2710">
        <w:rPr>
          <w:rStyle w:val="Annotation"/>
        </w:rPr>
        <w:t>(continuant)[</w:t>
      </w:r>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r w:rsidRPr="009D2710">
        <w:rPr>
          <w:rStyle w:val="Annotation"/>
        </w:rPr>
        <w:t>]</w:t>
      </w:r>
    </w:p>
    <w:p w14:paraId="168A2658" w14:textId="57813D73" w:rsidR="005D2CB1"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9D2710">
        <w:rPr>
          <w:sz w:val="22"/>
        </w:rPr>
        <w:t>60</w:t>
      </w:r>
      <w:r w:rsidR="00CC1EC8" w:rsidRPr="00486765">
        <w:rPr>
          <w:sz w:val="22"/>
        </w:rPr>
        <w:fldChar w:fldCharType="end"/>
      </w:r>
      <w:r w:rsidR="00CC1EC8" w:rsidRPr="00486765">
        <w:rPr>
          <w:sz w:val="22"/>
        </w:rPr>
        <w:t>].</w:t>
      </w:r>
    </w:p>
    <w:p w14:paraId="4CEDB0B2" w14:textId="19BF940A" w:rsidR="00FB129B" w:rsidRPr="0047147E" w:rsidRDefault="00DC0857" w:rsidP="00486765">
      <w:pPr>
        <w:pStyle w:val="Specification"/>
        <w:rPr>
          <w:sz w:val="22"/>
        </w:rPr>
      </w:pPr>
      <w:proofErr w:type="gramStart"/>
      <w:r w:rsidRPr="009D2710">
        <w:rPr>
          <w:rStyle w:val="Annotation"/>
        </w:rPr>
        <w:lastRenderedPageBreak/>
        <w:t>a</w:t>
      </w:r>
      <w:proofErr w:type="gramEnd"/>
      <w:r w:rsidRPr="009D2710">
        <w:rPr>
          <w:rStyle w:val="Annotation"/>
        </w:rPr>
        <w:t>(continuant)[</w:t>
      </w:r>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A1461A">
        <w:rPr>
          <w:sz w:val="22"/>
        </w:rPr>
        <w:t xml:space="preserve">if, for some </w:t>
      </w:r>
      <w:r w:rsidR="00A1461A" w:rsidRPr="00A1461A">
        <w:rPr>
          <w:i/>
          <w:sz w:val="22"/>
        </w:rPr>
        <w:t>t</w:t>
      </w:r>
      <w:r w:rsidR="00A1461A">
        <w:rPr>
          <w:sz w:val="22"/>
        </w:rPr>
        <w:t xml:space="preserve">, </w:t>
      </w:r>
      <w:r w:rsidR="009D555C" w:rsidRPr="00A1461A">
        <w:rPr>
          <w:i/>
          <w:sz w:val="22"/>
        </w:rPr>
        <w:t>b</w:t>
      </w:r>
      <w:r w:rsidR="009D555C" w:rsidRPr="00486765">
        <w:rPr>
          <w:i/>
          <w:sz w:val="22"/>
        </w:rPr>
        <w:t xml:space="preserve"> </w:t>
      </w:r>
      <w:r w:rsidR="009D555C" w:rsidRPr="00486765">
        <w:rPr>
          <w:sz w:val="22"/>
        </w:rPr>
        <w:t xml:space="preserve">is </w:t>
      </w:r>
      <w:r w:rsidR="00A1461A" w:rsidRPr="009D2710">
        <w:rPr>
          <w:b/>
          <w:sz w:val="22"/>
        </w:rPr>
        <w:t>continuant_</w:t>
      </w:r>
      <w:r w:rsidR="00E40415" w:rsidRPr="009D2710">
        <w:rPr>
          <w:b/>
          <w:sz w:val="22"/>
        </w:rPr>
        <w:t>part</w:t>
      </w:r>
      <w:r w:rsidR="00E40415" w:rsidRPr="00486765">
        <w:rPr>
          <w:sz w:val="22"/>
        </w:rPr>
        <w:t xml:space="preserve"> of</w:t>
      </w:r>
      <w:r w:rsidR="00E40415" w:rsidRPr="00486765">
        <w:rPr>
          <w:b/>
          <w:sz w:val="22"/>
        </w:rPr>
        <w:t xml:space="preserve"> </w:t>
      </w:r>
      <w:r w:rsidR="009D555C" w:rsidRPr="00486765">
        <w:rPr>
          <w:i/>
          <w:sz w:val="22"/>
        </w:rPr>
        <w:t>a</w:t>
      </w:r>
      <w:r w:rsidR="00A1461A">
        <w:rPr>
          <w:i/>
          <w:sz w:val="22"/>
        </w:rPr>
        <w:t xml:space="preserve"> </w:t>
      </w:r>
      <w:r w:rsidR="00A1461A">
        <w:rPr>
          <w:sz w:val="22"/>
        </w:rPr>
        <w:t xml:space="preserve">at </w:t>
      </w:r>
      <w:r w:rsidR="00A1461A">
        <w:rPr>
          <w:i/>
          <w:sz w:val="22"/>
        </w:rPr>
        <w:t>t</w:t>
      </w:r>
      <w:r w:rsidR="00A1461A">
        <w:rPr>
          <w:sz w:val="22"/>
        </w:rPr>
        <w:t>,</w:t>
      </w:r>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r w:rsidR="00A1461A">
        <w:rPr>
          <w:sz w:val="22"/>
        </w:rPr>
        <w:t>2</w:t>
      </w:r>
      <w:r w:rsidR="0047147E">
        <w:rPr>
          <w:sz w:val="22"/>
        </w:rPr>
        <w:t>]</w:t>
      </w:r>
      <w:r w:rsidRPr="009D2710">
        <w:rPr>
          <w:rStyle w:val="Annotation"/>
        </w:rPr>
        <w:t>]</w:t>
      </w:r>
    </w:p>
    <w:p w14:paraId="55A07561" w14:textId="659F07D1" w:rsidR="00AC1A45" w:rsidRPr="00486765" w:rsidRDefault="00A1461A" w:rsidP="00486765">
      <w:pPr>
        <w:rPr>
          <w:sz w:val="22"/>
        </w:rPr>
      </w:pPr>
      <w:r w:rsidRPr="003B4621">
        <w:rPr>
          <w:rStyle w:val="Annotation"/>
        </w:rPr>
        <w:tab/>
      </w:r>
      <w:proofErr w:type="gramStart"/>
      <w:r w:rsidR="004472FB" w:rsidRPr="004472FB">
        <w:rPr>
          <w:rStyle w:val="Annotation"/>
        </w:rPr>
        <w:t>a</w:t>
      </w:r>
      <w:proofErr w:type="gramEnd"/>
      <w:r w:rsidR="004472FB" w:rsidRPr="004472FB">
        <w:rPr>
          <w:rStyle w:val="Annotation"/>
        </w:rPr>
        <w:t>(continuant)[</w:t>
      </w: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sz w:val="22"/>
        </w:rPr>
        <w:t xml:space="preserve">is a </w:t>
      </w:r>
      <w:r w:rsidRPr="00486765">
        <w:rPr>
          <w:i/>
          <w:sz w:val="22"/>
        </w:rPr>
        <w:t>continuant</w:t>
      </w:r>
      <w:r w:rsidRPr="00486765">
        <w:rPr>
          <w:sz w:val="22"/>
        </w:rPr>
        <w:t xml:space="preserve"> and </w:t>
      </w:r>
      <w:r>
        <w:rPr>
          <w:sz w:val="22"/>
        </w:rPr>
        <w:t xml:space="preserve">if, for some </w:t>
      </w:r>
      <w:r w:rsidRPr="00A1461A">
        <w:rPr>
          <w:i/>
          <w:sz w:val="22"/>
        </w:rPr>
        <w:t>t</w:t>
      </w:r>
      <w:r>
        <w:rPr>
          <w:sz w:val="22"/>
        </w:rPr>
        <w:t xml:space="preserve">, </w:t>
      </w:r>
      <w:r w:rsidRPr="009D2710">
        <w:rPr>
          <w:i/>
          <w:sz w:val="22"/>
        </w:rPr>
        <w:t>b</w:t>
      </w:r>
      <w:r w:rsidRPr="00486765">
        <w:rPr>
          <w:i/>
          <w:sz w:val="22"/>
        </w:rPr>
        <w:t xml:space="preserve"> </w:t>
      </w:r>
      <w:r>
        <w:rPr>
          <w:sz w:val="22"/>
        </w:rPr>
        <w:t xml:space="preserve">has </w:t>
      </w:r>
      <w:r w:rsidRPr="007417E4">
        <w:rPr>
          <w:b/>
          <w:sz w:val="22"/>
        </w:rPr>
        <w:t>continuant_part</w:t>
      </w:r>
      <w:r w:rsidRPr="00486765">
        <w:rPr>
          <w:sz w:val="22"/>
        </w:rPr>
        <w:t xml:space="preserve"> </w:t>
      </w:r>
      <w:r w:rsidRPr="00486765">
        <w:rPr>
          <w:i/>
          <w:sz w:val="22"/>
        </w:rPr>
        <w:t>a</w:t>
      </w:r>
      <w:r>
        <w:rPr>
          <w:i/>
          <w:sz w:val="22"/>
        </w:rPr>
        <w:t xml:space="preserve"> </w:t>
      </w:r>
      <w:r>
        <w:rPr>
          <w:sz w:val="22"/>
        </w:rPr>
        <w:t xml:space="preserve">at </w:t>
      </w:r>
      <w:r>
        <w:rPr>
          <w:i/>
          <w:sz w:val="22"/>
        </w:rPr>
        <w:t>t</w:t>
      </w:r>
      <w:r>
        <w:rPr>
          <w:sz w:val="22"/>
        </w:rPr>
        <w:t>,</w:t>
      </w:r>
      <w:r w:rsidRPr="00486765">
        <w:rPr>
          <w:i/>
          <w:sz w:val="22"/>
        </w:rPr>
        <w:t xml:space="preserve"> </w:t>
      </w:r>
      <w:r w:rsidRPr="00486765">
        <w:rPr>
          <w:sz w:val="22"/>
        </w:rPr>
        <w:t xml:space="preserve">then </w:t>
      </w:r>
      <w:r w:rsidRPr="00486765">
        <w:rPr>
          <w:i/>
          <w:sz w:val="22"/>
        </w:rPr>
        <w:t xml:space="preserve">b </w:t>
      </w:r>
      <w:r w:rsidRPr="00486765">
        <w:rPr>
          <w:sz w:val="22"/>
        </w:rPr>
        <w:t xml:space="preserve">is a </w:t>
      </w:r>
      <w:r w:rsidRPr="00486765">
        <w:rPr>
          <w:i/>
          <w:sz w:val="22"/>
        </w:rPr>
        <w:t>continuant.</w:t>
      </w:r>
      <w:r>
        <w:rPr>
          <w:sz w:val="22"/>
        </w:rPr>
        <w:t xml:space="preserve"> [</w:t>
      </w:r>
      <w:r w:rsidR="00C31556">
        <w:rPr>
          <w:sz w:val="22"/>
        </w:rPr>
        <w:t>126-001</w:t>
      </w:r>
      <w:proofErr w:type="gramStart"/>
      <w:r>
        <w:rPr>
          <w:sz w:val="22"/>
        </w:rPr>
        <w:t>]</w:t>
      </w:r>
      <w:r w:rsidR="004472FB" w:rsidRPr="004472FB">
        <w:rPr>
          <w:rStyle w:val="Annotation"/>
        </w:rPr>
        <w:t xml:space="preserve"> </w:t>
      </w:r>
      <w:r w:rsidRPr="003B4621">
        <w:rPr>
          <w:rStyle w:val="Annotation"/>
        </w:rPr>
        <w:t>]</w:t>
      </w:r>
      <w:proofErr w:type="gramEnd"/>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9D2710">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 xml:space="preserve">Whether body of gas A detaches itself from a large star before, </w:t>
      </w:r>
      <w:r w:rsidR="001A6FFD" w:rsidRPr="00486765">
        <w:rPr>
          <w:sz w:val="20"/>
        </w:rPr>
        <w:lastRenderedPageBreak/>
        <w:t>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9D2710">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9D2710">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141F412B"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01FFBD4F" w14:textId="5CFD3059" w:rsidR="00365F37" w:rsidRPr="00BC02F8" w:rsidRDefault="00921592" w:rsidP="005E4FE9">
      <w:pPr>
        <w:pStyle w:val="Heading2"/>
        <w:rPr>
          <w:sz w:val="24"/>
        </w:rPr>
      </w:pPr>
      <w:bookmarkStart w:id="22" w:name="_Toc313270692"/>
      <w:bookmarkStart w:id="23" w:name="_Toc319326098"/>
      <w:r w:rsidRPr="00BC02F8">
        <w:rPr>
          <w:sz w:val="24"/>
        </w:rPr>
        <w:t>Relation of specific dependence</w:t>
      </w:r>
      <w:bookmarkEnd w:id="22"/>
      <w:bookmarkEnd w:id="23"/>
    </w:p>
    <w:p w14:paraId="0504CDF3" w14:textId="5837DB14" w:rsidR="002001F8" w:rsidRPr="00486765" w:rsidRDefault="001A6FFD">
      <w:pPr>
        <w:rPr>
          <w:sz w:val="22"/>
        </w:rPr>
      </w:pPr>
      <w:r w:rsidRPr="00486765">
        <w:rPr>
          <w:sz w:val="22"/>
        </w:rPr>
        <w:t xml:space="preserve">Specific dependence </w:t>
      </w:r>
      <w:r w:rsidR="00B4578B" w:rsidRPr="00486765">
        <w:rPr>
          <w:sz w:val="22"/>
        </w:rPr>
        <w:t xml:space="preserve">(henceforth: </w:t>
      </w:r>
      <w:r w:rsidR="00B4578B" w:rsidRPr="00486765">
        <w:rPr>
          <w:b/>
          <w:sz w:val="22"/>
        </w:rPr>
        <w:t>s-depend</w:t>
      </w:r>
      <w:r w:rsidR="000F1DEC">
        <w:rPr>
          <w:b/>
          <w:sz w:val="22"/>
        </w:rPr>
        <w:t>s</w:t>
      </w:r>
      <w:r w:rsidR="00CF308A">
        <w:rPr>
          <w:b/>
          <w:sz w:val="22"/>
        </w:rPr>
        <w:t xml:space="preserve"> on</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w:t>
      </w:r>
      <w:r w:rsidR="008A2C01">
        <w:rPr>
          <w:sz w:val="22"/>
        </w:rPr>
        <w:t xml:space="preserve">This relation can be either one-sided, in the sense that </w:t>
      </w:r>
      <w:proofErr w:type="gramStart"/>
      <w:r w:rsidR="008A2C01" w:rsidRPr="009D2710">
        <w:rPr>
          <w:i/>
          <w:sz w:val="22"/>
        </w:rPr>
        <w:t>a</w:t>
      </w:r>
      <w:proofErr w:type="gramEnd"/>
      <w:r w:rsidR="008A2C01">
        <w:rPr>
          <w:sz w:val="22"/>
        </w:rPr>
        <w:t xml:space="preserve"> s-depends on </w:t>
      </w:r>
      <w:r w:rsidR="008A2C01" w:rsidRPr="009D2710">
        <w:rPr>
          <w:i/>
          <w:sz w:val="22"/>
        </w:rPr>
        <w:t>b</w:t>
      </w:r>
      <w:r w:rsidR="008A2C01">
        <w:rPr>
          <w:sz w:val="22"/>
        </w:rPr>
        <w:t>, but not (</w:t>
      </w:r>
      <w:r w:rsidR="008A2C01" w:rsidRPr="009D2710">
        <w:rPr>
          <w:i/>
          <w:sz w:val="22"/>
        </w:rPr>
        <w:t>b</w:t>
      </w:r>
      <w:r w:rsidR="008A2C01">
        <w:rPr>
          <w:sz w:val="22"/>
        </w:rPr>
        <w:t xml:space="preserve"> s-depends on </w:t>
      </w:r>
      <w:r w:rsidR="008A2C01" w:rsidRPr="009D2710">
        <w:rPr>
          <w:i/>
          <w:sz w:val="22"/>
        </w:rPr>
        <w:t>a</w:t>
      </w:r>
      <w:r w:rsidR="008A2C01">
        <w:rPr>
          <w:sz w:val="22"/>
        </w:rPr>
        <w:t xml:space="preserve">), or </w:t>
      </w:r>
      <w:r w:rsidR="00CF308A">
        <w:rPr>
          <w:sz w:val="22"/>
        </w:rPr>
        <w:t>re</w:t>
      </w:r>
      <w:r w:rsidR="00BE0D85">
        <w:rPr>
          <w:sz w:val="22"/>
        </w:rPr>
        <w:t>c</w:t>
      </w:r>
      <w:r w:rsidR="00CF308A">
        <w:rPr>
          <w:sz w:val="22"/>
        </w:rPr>
        <w:t>iproc</w:t>
      </w:r>
      <w:r w:rsidR="00BE0D85">
        <w:rPr>
          <w:sz w:val="22"/>
        </w:rPr>
        <w:t>al</w:t>
      </w:r>
      <w:r w:rsidR="008A2C01">
        <w:rPr>
          <w:sz w:val="22"/>
        </w:rPr>
        <w:t xml:space="preserve"> where </w:t>
      </w:r>
      <w:r w:rsidR="008A2C01">
        <w:rPr>
          <w:i/>
          <w:sz w:val="22"/>
        </w:rPr>
        <w:t>a</w:t>
      </w:r>
      <w:r w:rsidR="008A2C01">
        <w:rPr>
          <w:sz w:val="22"/>
        </w:rPr>
        <w:t xml:space="preserve"> and </w:t>
      </w:r>
      <w:r w:rsidR="008A2C01" w:rsidRPr="009D2710">
        <w:rPr>
          <w:i/>
          <w:sz w:val="22"/>
        </w:rPr>
        <w:t>b</w:t>
      </w:r>
      <w:r w:rsidR="008A2C01">
        <w:rPr>
          <w:sz w:val="22"/>
        </w:rPr>
        <w:t xml:space="preserve"> s-depend</w:t>
      </w:r>
      <w:r w:rsidR="000F1DEC">
        <w:rPr>
          <w:sz w:val="22"/>
        </w:rPr>
        <w:t>s</w:t>
      </w:r>
      <w:r w:rsidR="008A2C01">
        <w:rPr>
          <w:sz w:val="22"/>
        </w:rPr>
        <w:t xml:space="preserve"> on each other. </w:t>
      </w:r>
      <w:r w:rsidR="00B9758D">
        <w:rPr>
          <w:sz w:val="22"/>
        </w:rPr>
        <w:t>There are cases where a single</w:t>
      </w:r>
      <w:r w:rsidR="008A2C01" w:rsidRPr="00486765">
        <w:rPr>
          <w:sz w:val="22"/>
        </w:rPr>
        <w:t xml:space="preserve"> entit</w:t>
      </w:r>
      <w:r w:rsidR="008A2C01">
        <w:rPr>
          <w:sz w:val="22"/>
        </w:rPr>
        <w:t>y</w:t>
      </w:r>
      <w:r w:rsidR="008A2C01" w:rsidRPr="00486765">
        <w:rPr>
          <w:sz w:val="22"/>
        </w:rPr>
        <w:t xml:space="preserve"> </w:t>
      </w:r>
      <w:r w:rsidR="00B9758D">
        <w:rPr>
          <w:sz w:val="22"/>
        </w:rPr>
        <w:t xml:space="preserve">is </w:t>
      </w:r>
      <w:r w:rsidR="008A2C01" w:rsidRPr="00486765">
        <w:rPr>
          <w:sz w:val="22"/>
        </w:rPr>
        <w:t>s-depende</w:t>
      </w:r>
      <w:r w:rsidR="008A2C01">
        <w:rPr>
          <w:sz w:val="22"/>
        </w:rPr>
        <w:t xml:space="preserve">nt on multiple other </w:t>
      </w:r>
      <w:r w:rsidR="008A2C01" w:rsidRPr="00486765">
        <w:rPr>
          <w:sz w:val="22"/>
        </w:rPr>
        <w:t>entities</w:t>
      </w:r>
      <w:r w:rsidR="008A2C01">
        <w:rPr>
          <w:sz w:val="22"/>
        </w:rPr>
        <w:t xml:space="preserve"> in either or both senses of ‘s-dependence’</w:t>
      </w:r>
      <w:r w:rsidR="008A2C01" w:rsidRPr="00486765">
        <w:rPr>
          <w:sz w:val="22"/>
        </w:rPr>
        <w:t>.</w:t>
      </w:r>
      <w:r w:rsidR="00BE0D85">
        <w:rPr>
          <w:sz w:val="22"/>
        </w:rPr>
        <w:t xml:space="preserve"> </w:t>
      </w:r>
      <w:r w:rsidR="002624AC"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r w:rsidR="00B9758D">
        <w:rPr>
          <w:sz w:val="22"/>
        </w:rPr>
        <w:t>(The nature of boundary dependence will be addressed in a later version of BFO.)</w:t>
      </w:r>
    </w:p>
    <w:p w14:paraId="7E6A8A0F" w14:textId="77777777" w:rsidR="001C2672" w:rsidRPr="00486765" w:rsidRDefault="001C2672">
      <w:pPr>
        <w:pStyle w:val="Specification"/>
        <w:rPr>
          <w:rStyle w:val="SpecificationType"/>
          <w:sz w:val="22"/>
        </w:rPr>
      </w:pPr>
    </w:p>
    <w:p w14:paraId="5A71FDFD" w14:textId="71DC7477" w:rsidR="00D924FF" w:rsidRPr="00486765" w:rsidRDefault="007E43E6">
      <w:pPr>
        <w:pStyle w:val="Specification"/>
        <w:rPr>
          <w:b/>
          <w:sz w:val="22"/>
        </w:rPr>
      </w:pPr>
      <w:proofErr w:type="gramStart"/>
      <w:r w:rsidRPr="009D2710">
        <w:rPr>
          <w:rStyle w:val="Annotation"/>
        </w:rPr>
        <w:t>a</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B9758D">
        <w:rPr>
          <w:b/>
          <w:sz w:val="22"/>
        </w:rPr>
        <w:t xml:space="preserve">at </w:t>
      </w:r>
      <w:r w:rsidR="00B9758D">
        <w:rPr>
          <w:i/>
          <w:sz w:val="22"/>
        </w:rPr>
        <w:t xml:space="preserve">t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lastRenderedPageBreak/>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proofErr w:type="gramStart"/>
      <w:r w:rsidR="007E2B9F" w:rsidRPr="00486765">
        <w:rPr>
          <w:i/>
          <w:sz w:val="22"/>
        </w:rPr>
        <w:t>a</w:t>
      </w:r>
      <w:proofErr w:type="gramEnd"/>
      <w:r w:rsidR="007E2B9F" w:rsidRPr="00486765">
        <w:rPr>
          <w:i/>
          <w:sz w:val="22"/>
        </w:rPr>
        <w:t xml:space="preserve">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7A893111"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9D2710">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r w:rsidR="008C12CB">
        <w:rPr>
          <w:sz w:val="22"/>
        </w:rPr>
        <w:t>2</w:t>
      </w:r>
      <w:r w:rsidR="0047147E">
        <w:rPr>
          <w:sz w:val="22"/>
        </w:rPr>
        <w:t>]</w:t>
      </w:r>
      <w:r w:rsidR="007E43E6" w:rsidRPr="009D2710">
        <w:rPr>
          <w:rStyle w:val="Annotation"/>
        </w:rPr>
        <w:t>]</w:t>
      </w:r>
    </w:p>
    <w:p w14:paraId="047A1E6C" w14:textId="316CF025" w:rsidR="001C76CF" w:rsidRPr="00486765" w:rsidRDefault="007E43E6" w:rsidP="00486765">
      <w:pPr>
        <w:pStyle w:val="Specification"/>
        <w:rPr>
          <w:sz w:val="22"/>
        </w:rPr>
      </w:pPr>
      <w:proofErr w:type="gramStart"/>
      <w:r w:rsidRPr="009D2710">
        <w:rPr>
          <w:rStyle w:val="Annotation"/>
        </w:rPr>
        <w:t>as</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rPr>
          <w:sz w:val="22"/>
        </w:rPr>
        <w:t xml:space="preserve">: </w:t>
      </w:r>
      <w:r w:rsidR="001C76CF" w:rsidRPr="00BC02F8">
        <w:rPr>
          <w:i/>
          <w:sz w:val="22"/>
        </w:rPr>
        <w:t>dependent continuant</w:t>
      </w:r>
      <w:r w:rsidRPr="009D2710">
        <w:rPr>
          <w:rStyle w:val="Annotation"/>
        </w:rPr>
        <w:t>\</w:t>
      </w:r>
      <w:r w:rsidR="001C76CF" w:rsidRPr="00486765">
        <w:rPr>
          <w:sz w:val="22"/>
        </w:rPr>
        <w:t xml:space="preserve">; </w:t>
      </w:r>
      <w:r w:rsidR="001C76CF" w:rsidRPr="00BC02F8">
        <w:rPr>
          <w:i/>
          <w:sz w:val="22"/>
        </w:rPr>
        <w:t>process</w:t>
      </w:r>
      <w:r w:rsidR="00203244">
        <w:rPr>
          <w:sz w:val="22"/>
        </w:rPr>
        <w:t xml:space="preserve">; </w:t>
      </w:r>
      <w:r w:rsidR="00203244">
        <w:rPr>
          <w:i/>
          <w:sz w:val="22"/>
        </w:rPr>
        <w:t>process boundary</w:t>
      </w:r>
      <w:r w:rsidRPr="009D2710">
        <w:rPr>
          <w:rStyle w:val="Annotation"/>
        </w:rPr>
        <w:t>]</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343ED74" w:rsidR="001C76CF"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one-sided s-dependence: </w:t>
      </w:r>
      <w:r w:rsidR="001C76CF" w:rsidRPr="00B6123E">
        <w:rPr>
          <w:i/>
          <w:sz w:val="22"/>
        </w:rPr>
        <w:t>independent continuant</w:t>
      </w:r>
      <w:r w:rsidR="001C76CF" w:rsidRPr="00486765">
        <w:rPr>
          <w:sz w:val="22"/>
        </w:rPr>
        <w:t>;</w:t>
      </w:r>
      <w:r w:rsidRPr="009D2710">
        <w:rPr>
          <w:rStyle w:val="Annotation"/>
        </w:rPr>
        <w:t>]</w:t>
      </w:r>
      <w:r w:rsidR="001C76CF" w:rsidRPr="00486765">
        <w:rPr>
          <w:sz w:val="22"/>
        </w:rPr>
        <w:t xml:space="preserve"> </w:t>
      </w:r>
    </w:p>
    <w:p w14:paraId="706C385E" w14:textId="0FF96385" w:rsidR="00F71FE0"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reciprocal s-dependence: </w:t>
      </w:r>
      <w:r w:rsidR="001C76CF" w:rsidRPr="00B6123E">
        <w:rPr>
          <w:i/>
          <w:sz w:val="22"/>
        </w:rPr>
        <w:t>dependent continuant</w:t>
      </w:r>
      <w:r w:rsidRPr="009D2710">
        <w:rPr>
          <w:rStyle w:val="Annotation"/>
        </w:rPr>
        <w:t>\</w:t>
      </w:r>
      <w:r w:rsidR="001C76CF" w:rsidRPr="00486765">
        <w:rPr>
          <w:sz w:val="22"/>
        </w:rPr>
        <w:t xml:space="preserve">; </w:t>
      </w:r>
      <w:r w:rsidR="001C76CF" w:rsidRPr="00B6123E">
        <w:rPr>
          <w:i/>
          <w:sz w:val="22"/>
        </w:rPr>
        <w:t>process</w:t>
      </w:r>
      <w:r w:rsidRPr="009D2710">
        <w:rPr>
          <w:rStyle w:val="Annotation"/>
        </w:rPr>
        <w:t>]</w:t>
      </w:r>
    </w:p>
    <w:p w14:paraId="02BB71A7" w14:textId="505EA674" w:rsidR="00B4578B" w:rsidRPr="00486765" w:rsidRDefault="000123EA">
      <w:pPr>
        <w:pStyle w:val="Specification"/>
        <w:rPr>
          <w:sz w:val="22"/>
        </w:rPr>
      </w:pPr>
      <w:commentRangeStart w:id="24"/>
      <w:proofErr w:type="gramStart"/>
      <w:r w:rsidRPr="009D2710">
        <w:rPr>
          <w:rStyle w:val="Annotation"/>
        </w:rPr>
        <w:t>as</w:t>
      </w:r>
      <w:proofErr w:type="gramEnd"/>
      <w:r w:rsidRPr="009D2710">
        <w:rPr>
          <w:rStyle w:val="Annotation"/>
        </w:rPr>
        <w:t>(s-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sz w:val="22"/>
        </w:rPr>
        <w:t>: T</w:t>
      </w:r>
      <w:r w:rsidR="00B4578B" w:rsidRPr="00486765">
        <w:rPr>
          <w:sz w:val="22"/>
        </w:rPr>
        <w:t xml:space="preserve">he </w:t>
      </w:r>
      <w:r w:rsidR="00763242" w:rsidRPr="00486765">
        <w:rPr>
          <w:sz w:val="22"/>
        </w:rPr>
        <w:t xml:space="preserve">pain </w:t>
      </w:r>
      <w:r w:rsidR="00CF308A" w:rsidRPr="00B6123E">
        <w:rPr>
          <w:b/>
          <w:sz w:val="22"/>
        </w:rPr>
        <w:t>s-depend</w:t>
      </w:r>
      <w:r w:rsidR="00CF308A">
        <w:rPr>
          <w:b/>
          <w:sz w:val="22"/>
        </w:rPr>
        <w:t>s on</w:t>
      </w:r>
      <w:r w:rsidR="00CF308A">
        <w:rPr>
          <w:sz w:val="22"/>
        </w:rPr>
        <w:t xml:space="preserve"> </w:t>
      </w:r>
      <w:r w:rsidR="00763242" w:rsidRPr="00486765">
        <w:rPr>
          <w:sz w:val="22"/>
        </w:rPr>
        <w:t>the organism that is experiencing the pain</w:t>
      </w:r>
      <w:r w:rsidRPr="00255E9F">
        <w:rPr>
          <w:rStyle w:val="Annotation"/>
        </w:rPr>
        <w:t>\</w:t>
      </w:r>
      <w:r w:rsidR="00763242" w:rsidRPr="00486765">
        <w:rPr>
          <w:sz w:val="22"/>
        </w:rPr>
        <w:t xml:space="preserve">, </w:t>
      </w:r>
      <w:r w:rsidR="00CF308A">
        <w:rPr>
          <w:sz w:val="22"/>
        </w:rPr>
        <w:t xml:space="preserve"> </w:t>
      </w:r>
      <w:r w:rsidR="00763242" w:rsidRPr="00486765">
        <w:rPr>
          <w:sz w:val="22"/>
        </w:rPr>
        <w:t xml:space="preserve">a </w:t>
      </w:r>
      <w:r w:rsidR="00CD5918" w:rsidRPr="00486765">
        <w:rPr>
          <w:sz w:val="22"/>
        </w:rPr>
        <w:t xml:space="preserve">shape </w:t>
      </w:r>
      <w:r w:rsidR="00CF308A" w:rsidRPr="00BC02F8">
        <w:rPr>
          <w:b/>
          <w:sz w:val="22"/>
        </w:rPr>
        <w:t xml:space="preserve">s-depends on </w:t>
      </w:r>
      <w:r w:rsidR="00CD5918" w:rsidRPr="00486765">
        <w:rPr>
          <w:sz w:val="22"/>
        </w:rPr>
        <w:t>on the shaped object</w:t>
      </w:r>
      <w:r w:rsidRPr="00255E9F">
        <w:rPr>
          <w:rStyle w:val="Annotation"/>
        </w:rPr>
        <w:t>\</w:t>
      </w:r>
      <w:r w:rsidR="00CD5918" w:rsidRPr="00486765">
        <w:rPr>
          <w:sz w:val="22"/>
        </w:rPr>
        <w:t xml:space="preserve">, </w:t>
      </w:r>
      <w:r w:rsidR="00CF308A">
        <w:rPr>
          <w:sz w:val="22"/>
        </w:rPr>
        <w:t xml:space="preserve">a </w:t>
      </w:r>
      <w:r w:rsidR="00CD5918" w:rsidRPr="00486765">
        <w:rPr>
          <w:sz w:val="22"/>
        </w:rPr>
        <w:t xml:space="preserve">gait </w:t>
      </w:r>
      <w:r w:rsidR="00CF308A">
        <w:rPr>
          <w:b/>
          <w:sz w:val="22"/>
        </w:rPr>
        <w:t xml:space="preserve">s-depends on </w:t>
      </w:r>
      <w:r w:rsidR="00CD5918" w:rsidRPr="00486765">
        <w:rPr>
          <w:sz w:val="22"/>
        </w:rPr>
        <w:t>the walking object.</w:t>
      </w:r>
      <w:r w:rsidRPr="009D2710">
        <w:rPr>
          <w:rStyle w:val="Annotation"/>
        </w:rPr>
        <w:t>]</w:t>
      </w:r>
      <w:commentRangeEnd w:id="24"/>
      <w:r w:rsidR="004472FB">
        <w:rPr>
          <w:rStyle w:val="CommentReference"/>
          <w:rFonts w:ascii="Times New Roman" w:hAnsi="Times New Roman"/>
        </w:rPr>
        <w:commentReference w:id="24"/>
      </w:r>
    </w:p>
    <w:p w14:paraId="12C2F325" w14:textId="43D109A1" w:rsidR="001C2672" w:rsidRPr="00486765" w:rsidRDefault="00FF1239">
      <w:pPr>
        <w:rPr>
          <w:sz w:val="22"/>
        </w:rPr>
      </w:pPr>
      <w:r>
        <w:rPr>
          <w:sz w:val="22"/>
        </w:rPr>
        <w:t>Note that the first clause in the above ensures that parts of wholes (for example your heart, which is a part of you) do not depend upon the wholes of which they are parts.</w:t>
      </w:r>
    </w:p>
    <w:p w14:paraId="3A47409C" w14:textId="7C2C64C4" w:rsidR="00B9758D" w:rsidRPr="00B9758D" w:rsidRDefault="00F71FE0" w:rsidP="00B9758D">
      <w:pPr>
        <w:rPr>
          <w:i/>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r w:rsidR="00B9758D" w:rsidRPr="009D2710">
        <w:rPr>
          <w:b/>
          <w:sz w:val="22"/>
        </w:rPr>
        <w:t>at</w:t>
      </w:r>
      <w:r w:rsidR="00B9758D">
        <w:rPr>
          <w:sz w:val="22"/>
        </w:rPr>
        <w:t xml:space="preserve"> </w:t>
      </w:r>
      <w:r w:rsidR="00B9758D">
        <w:rPr>
          <w:i/>
          <w:sz w:val="22"/>
        </w:rPr>
        <w:t xml:space="preserve">t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706E14" w:rsidRPr="009D2710">
        <w:rPr>
          <w:sz w:val="22"/>
        </w:rPr>
        <w:t>requires (</w:t>
      </w:r>
      <w:r w:rsidR="00CF7DCA" w:rsidRPr="00486765">
        <w:rPr>
          <w:sz w:val="22"/>
        </w:rPr>
        <w:t>necessitates</w:t>
      </w:r>
      <w:r w:rsidR="00706E14">
        <w:rPr>
          <w:sz w:val="22"/>
        </w:rPr>
        <w:t>)</w:t>
      </w:r>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9D2710">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r w:rsidR="00B9758D" w:rsidRPr="009D2710">
        <w:rPr>
          <w:sz w:val="22"/>
        </w:rPr>
        <w:t>T</w:t>
      </w:r>
      <w:r w:rsidR="00B9758D">
        <w:rPr>
          <w:sz w:val="22"/>
        </w:rPr>
        <w:t xml:space="preserve">he s-dependence of an entity </w:t>
      </w:r>
      <w:r w:rsidR="00B9758D">
        <w:rPr>
          <w:i/>
          <w:sz w:val="22"/>
        </w:rPr>
        <w:t xml:space="preserve">a </w:t>
      </w:r>
      <w:r w:rsidR="00B9758D">
        <w:rPr>
          <w:sz w:val="22"/>
        </w:rPr>
        <w:t xml:space="preserve">on another entity </w:t>
      </w:r>
      <w:r w:rsidR="00B9758D">
        <w:rPr>
          <w:i/>
          <w:sz w:val="22"/>
        </w:rPr>
        <w:t xml:space="preserve">b </w:t>
      </w:r>
      <w:r w:rsidR="00B9758D">
        <w:rPr>
          <w:sz w:val="22"/>
        </w:rPr>
        <w:t xml:space="preserve">holds for the duration of the existence of </w:t>
      </w:r>
      <w:r w:rsidR="00B9758D">
        <w:rPr>
          <w:i/>
          <w:sz w:val="22"/>
        </w:rPr>
        <w:t>a</w:t>
      </w:r>
      <w:r w:rsidR="00B9758D">
        <w:rPr>
          <w:sz w:val="22"/>
        </w:rPr>
        <w:t>.</w:t>
      </w:r>
    </w:p>
    <w:p w14:paraId="576648C8" w14:textId="1DC8CB37" w:rsidR="000B5984" w:rsidRPr="00486765" w:rsidRDefault="004A2E5B">
      <w:pPr>
        <w:rPr>
          <w:sz w:val="22"/>
        </w:rPr>
      </w:pPr>
      <w:r>
        <w:rPr>
          <w:sz w:val="22"/>
        </w:rPr>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r w:rsidRPr="00183905">
        <w:rPr>
          <w:i/>
          <w:sz w:val="22"/>
        </w:rPr>
        <w:t xml:space="preserve">a </w:t>
      </w:r>
      <w:r w:rsidRPr="00486765">
        <w:rPr>
          <w:b/>
          <w:sz w:val="22"/>
        </w:rPr>
        <w:t xml:space="preserve">s-depends on </w:t>
      </w:r>
      <w:r w:rsidRPr="00183905">
        <w:rPr>
          <w:i/>
          <w:sz w:val="22"/>
        </w:rPr>
        <w:t>b</w:t>
      </w:r>
      <w:r>
        <w:rPr>
          <w:sz w:val="22"/>
        </w:rPr>
        <w:t xml:space="preserve"> </w:t>
      </w:r>
      <w:r>
        <w:rPr>
          <w:b/>
          <w:sz w:val="22"/>
        </w:rPr>
        <w:t xml:space="preserve">at </w:t>
      </w:r>
      <w:r w:rsidRPr="00183905">
        <w:rPr>
          <w:i/>
          <w:sz w:val="22"/>
          <w:u w:val="singl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so also does a.</w:t>
      </w:r>
      <w:r>
        <w:rPr>
          <w:sz w:val="22"/>
        </w:rPr>
        <w:t xml:space="preserve"> </w:t>
      </w:r>
      <w:r w:rsidR="00F71FE0" w:rsidRPr="00486765">
        <w:rPr>
          <w:sz w:val="22"/>
        </w:rPr>
        <w:t xml:space="preserve">The ceasing to exist </w:t>
      </w:r>
      <w:r w:rsidR="001C2672" w:rsidRPr="00486765">
        <w:rPr>
          <w:sz w:val="22"/>
        </w:rPr>
        <w:t xml:space="preserve">of </w:t>
      </w:r>
      <w:proofErr w:type="gramStart"/>
      <w:r w:rsidR="001C2672" w:rsidRPr="009D2710">
        <w:rPr>
          <w:b/>
          <w:sz w:val="22"/>
        </w:rPr>
        <w:t xml:space="preserve">a </w:t>
      </w:r>
      <w:r w:rsidR="001C2672" w:rsidRPr="00486765">
        <w:rPr>
          <w:sz w:val="22"/>
        </w:rPr>
        <w:t>occurs</w:t>
      </w:r>
      <w:proofErr w:type="gramEnd"/>
      <w:r w:rsidR="001C2672" w:rsidRPr="00486765">
        <w:rPr>
          <w:sz w:val="22"/>
        </w:rPr>
        <w:t xml:space="preserve">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different from the sort of </w:t>
      </w:r>
      <w:proofErr w:type="gramStart"/>
      <w:r w:rsidR="00F71FE0" w:rsidRPr="00486765">
        <w:rPr>
          <w:sz w:val="22"/>
        </w:rPr>
        <w:t>dependence which</w:t>
      </w:r>
      <w:proofErr w:type="gramEnd"/>
      <w:r w:rsidR="00F71FE0" w:rsidRPr="00486765">
        <w:rPr>
          <w:sz w:val="22"/>
        </w:rPr>
        <w:t xml:space="preserve">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r w:rsidR="00706E14">
        <w:rPr>
          <w:sz w:val="22"/>
        </w:rPr>
        <w:t>ly,</w:t>
      </w:r>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lastRenderedPageBreak/>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9D2710">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proofErr w:type="gramStart"/>
      <w:r w:rsidRPr="00486765">
        <w:rPr>
          <w:sz w:val="22"/>
        </w:rPr>
        <w:t>frame</w:t>
      </w:r>
      <w:proofErr w:type="gramEnd"/>
      <w:r w:rsidRPr="00486765">
        <w:rPr>
          <w:sz w:val="22"/>
        </w:rPr>
        <w:t xml:space="preserve"> dependence (of spatial and temporal reg</w:t>
      </w:r>
      <w:r w:rsidR="00F34C15" w:rsidRPr="00486765">
        <w:rPr>
          <w:sz w:val="22"/>
        </w:rPr>
        <w:t xml:space="preserve">ions on spatiotemporal regions) </w:t>
      </w:r>
    </w:p>
    <w:p w14:paraId="5CA79735" w14:textId="10F9315B" w:rsidR="00D61998" w:rsidRPr="00486765" w:rsidRDefault="00F34C15" w:rsidP="006C702A">
      <w:pPr>
        <w:pStyle w:val="ListParagraph"/>
        <w:numPr>
          <w:ilvl w:val="0"/>
          <w:numId w:val="14"/>
        </w:numPr>
        <w:rPr>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23" w:tooltip="Mark Sykes" w:history="1">
        <w:r w:rsidR="00C60307" w:rsidRPr="00486765">
          <w:rPr>
            <w:sz w:val="22"/>
          </w:rPr>
          <w:t>Sir Mark Sykes</w:t>
        </w:r>
      </w:hyperlink>
      <w:r w:rsidR="00C60307" w:rsidRPr="00486765">
        <w:rPr>
          <w:sz w:val="22"/>
        </w:rPr>
        <w:t xml:space="preserve"> and </w:t>
      </w:r>
      <w:hyperlink r:id="rId24"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3B28C9B5" w:rsidR="007E2B9F" w:rsidRPr="00486765" w:rsidRDefault="00F53485" w:rsidP="00486765">
      <w:pPr>
        <w:pStyle w:val="Specification"/>
        <w:rPr>
          <w:sz w:val="22"/>
        </w:rPr>
      </w:pPr>
      <w:proofErr w:type="gramStart"/>
      <w:r>
        <w:rPr>
          <w:rStyle w:val="Annotation"/>
        </w:rPr>
        <w:t>a</w:t>
      </w:r>
      <w:proofErr w:type="gramEnd"/>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0F1DEC">
        <w:rPr>
          <w:b/>
          <w:sz w:val="22"/>
        </w:rPr>
        <w:t>s</w:t>
      </w:r>
      <w:r w:rsidR="007E2B9F" w:rsidRPr="00486765">
        <w:rPr>
          <w:sz w:val="22"/>
        </w:rPr>
        <w:t xml:space="preserve"> </w:t>
      </w:r>
      <w:r w:rsidR="007E2B9F" w:rsidRPr="00BC02F8">
        <w:rPr>
          <w:b/>
          <w:sz w:val="22"/>
        </w:rPr>
        <w:t>on</w:t>
      </w:r>
      <w:r w:rsidR="007E2B9F" w:rsidRPr="00486765">
        <w:rPr>
          <w:sz w:val="22"/>
        </w:rPr>
        <w:t xml:space="preserve">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r w:rsidRPr="009D2710">
        <w:rPr>
          <w:rStyle w:val="Annotation"/>
        </w:rPr>
        <w:t>]</w:t>
      </w:r>
    </w:p>
    <w:p w14:paraId="703E20CF" w14:textId="6FAE759F" w:rsidR="00B02AE7" w:rsidRPr="00486765" w:rsidRDefault="004A2E5B" w:rsidP="00486765">
      <w:pPr>
        <w:rPr>
          <w:sz w:val="22"/>
        </w:rPr>
      </w:pPr>
      <w:r>
        <w:rPr>
          <w:sz w:val="22"/>
        </w:rPr>
        <w:t>This follows trivially from the definition.</w:t>
      </w:r>
    </w:p>
    <w:p w14:paraId="1A7DA10F" w14:textId="619A2455"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s-depend</w:t>
      </w:r>
      <w:r w:rsidR="000F1DEC">
        <w:rPr>
          <w:b/>
          <w:sz w:val="22"/>
        </w:rPr>
        <w:t>s</w:t>
      </w:r>
      <w:r w:rsidR="00B02AE7" w:rsidRPr="00486765">
        <w:rPr>
          <w:b/>
          <w:sz w:val="22"/>
        </w:rPr>
        <w:t xml:space="preserve"> </w:t>
      </w:r>
      <w:r w:rsidR="00B02AE7" w:rsidRPr="00BC02F8">
        <w:rPr>
          <w:b/>
          <w:sz w:val="22"/>
          <w:u w:val="single"/>
        </w:rPr>
        <w:t>on</w:t>
      </w:r>
      <w:r w:rsidR="00B02AE7" w:rsidRPr="00486765">
        <w:rPr>
          <w:sz w:val="22"/>
        </w:rPr>
        <w:t xml:space="preserve">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9D2710">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9D2710">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9D2710">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9D2710">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9D2710">
        <w:rPr>
          <w:sz w:val="22"/>
        </w:rPr>
        <w:t>46</w:t>
      </w:r>
      <w:r w:rsidR="007236C7" w:rsidRPr="00486765">
        <w:rPr>
          <w:sz w:val="22"/>
        </w:rPr>
        <w:fldChar w:fldCharType="end"/>
      </w:r>
      <w:r w:rsidR="007236C7" w:rsidRPr="00486765">
        <w:rPr>
          <w:sz w:val="22"/>
        </w:rPr>
        <w:t>].</w:t>
      </w:r>
    </w:p>
    <w:p w14:paraId="609879AA" w14:textId="77777777" w:rsidR="00A91A6F" w:rsidRPr="00B56876" w:rsidRDefault="00A91A6F">
      <w:pPr>
        <w:pStyle w:val="Heading2"/>
      </w:pPr>
      <w:bookmarkStart w:id="25" w:name="_Toc313270693"/>
      <w:bookmarkStart w:id="26" w:name="_Toc319326099"/>
      <w:r w:rsidRPr="00BC02F8">
        <w:rPr>
          <w:sz w:val="24"/>
        </w:rPr>
        <w:t>Relation of specific dependence indexed by time</w:t>
      </w:r>
      <w:bookmarkEnd w:id="25"/>
      <w:bookmarkEnd w:id="26"/>
    </w:p>
    <w:p w14:paraId="548057F5" w14:textId="77777777" w:rsidR="00A91A6F" w:rsidRPr="00486765" w:rsidRDefault="00A91A6F" w:rsidP="00486765">
      <w:pPr>
        <w:rPr>
          <w:sz w:val="22"/>
        </w:rPr>
      </w:pPr>
    </w:p>
    <w:p w14:paraId="5ABB2CBE" w14:textId="53D2770A" w:rsidR="00A91A6F" w:rsidRPr="003838FF" w:rsidRDefault="00A91A6F" w:rsidP="00486765">
      <w:pPr>
        <w:pStyle w:val="Specification"/>
        <w:rPr>
          <w:strike/>
          <w:sz w:val="22"/>
        </w:rPr>
      </w:pPr>
      <w:r w:rsidRPr="00DF64F7">
        <w:rPr>
          <w:rStyle w:val="SpecificationType"/>
          <w:strike/>
          <w:sz w:val="22"/>
        </w:rPr>
        <w:t>Definition</w:t>
      </w:r>
      <w:r w:rsidRPr="003838FF">
        <w:rPr>
          <w:smallCaps/>
          <w:strike/>
          <w:sz w:val="22"/>
        </w:rPr>
        <w:t xml:space="preserve">: </w:t>
      </w:r>
      <w:r w:rsidRPr="003838FF">
        <w:rPr>
          <w:i/>
          <w:strike/>
          <w:sz w:val="22"/>
        </w:rPr>
        <w:t xml:space="preserve">a </w:t>
      </w:r>
      <w:r w:rsidRPr="003838FF">
        <w:rPr>
          <w:b/>
          <w:strike/>
          <w:sz w:val="22"/>
        </w:rPr>
        <w:t xml:space="preserve">s-depends on </w:t>
      </w:r>
      <w:r w:rsidRPr="003838FF">
        <w:rPr>
          <w:i/>
          <w:strike/>
          <w:sz w:val="22"/>
        </w:rPr>
        <w:t xml:space="preserve">b </w:t>
      </w:r>
      <w:r w:rsidRPr="003838FF">
        <w:rPr>
          <w:b/>
          <w:strike/>
          <w:sz w:val="22"/>
        </w:rPr>
        <w:t xml:space="preserve">at </w:t>
      </w:r>
      <w:r w:rsidRPr="003838FF">
        <w:rPr>
          <w:i/>
          <w:strike/>
          <w:sz w:val="22"/>
        </w:rPr>
        <w:t xml:space="preserve">t = </w:t>
      </w:r>
      <w:r w:rsidRPr="003838FF">
        <w:rPr>
          <w:strike/>
          <w:sz w:val="22"/>
        </w:rPr>
        <w:t xml:space="preserve">Def. </w:t>
      </w:r>
      <w:r w:rsidRPr="003838FF">
        <w:rPr>
          <w:i/>
          <w:strike/>
          <w:sz w:val="22"/>
        </w:rPr>
        <w:t xml:space="preserve">a </w:t>
      </w:r>
      <w:r w:rsidRPr="003838FF">
        <w:rPr>
          <w:strike/>
          <w:sz w:val="22"/>
        </w:rPr>
        <w:t xml:space="preserve">exists </w:t>
      </w:r>
      <w:r w:rsidRPr="003838FF">
        <w:rPr>
          <w:b/>
          <w:strike/>
          <w:sz w:val="22"/>
        </w:rPr>
        <w:t xml:space="preserve">at </w:t>
      </w:r>
      <w:r w:rsidRPr="003838FF">
        <w:rPr>
          <w:i/>
          <w:strike/>
          <w:sz w:val="22"/>
        </w:rPr>
        <w:t xml:space="preserve">t </w:t>
      </w:r>
      <w:r w:rsidRPr="003838FF">
        <w:rPr>
          <w:strike/>
          <w:sz w:val="22"/>
        </w:rPr>
        <w:t xml:space="preserve">&amp; </w:t>
      </w:r>
      <w:r w:rsidRPr="003838FF">
        <w:rPr>
          <w:i/>
          <w:strike/>
          <w:sz w:val="22"/>
        </w:rPr>
        <w:t xml:space="preserve">a </w:t>
      </w:r>
      <w:r w:rsidRPr="003838FF">
        <w:rPr>
          <w:b/>
          <w:strike/>
          <w:sz w:val="22"/>
        </w:rPr>
        <w:t xml:space="preserve">s-depends on </w:t>
      </w:r>
      <w:r w:rsidRPr="003838FF">
        <w:rPr>
          <w:i/>
          <w:strike/>
          <w:sz w:val="22"/>
        </w:rPr>
        <w:t>b</w:t>
      </w:r>
      <w:r w:rsidR="0047147E" w:rsidRPr="003838FF">
        <w:rPr>
          <w:i/>
          <w:strike/>
          <w:sz w:val="22"/>
        </w:rPr>
        <w:t>.</w:t>
      </w:r>
      <w:r w:rsidR="0047147E" w:rsidRPr="003838FF">
        <w:rPr>
          <w:strike/>
          <w:sz w:val="22"/>
        </w:rPr>
        <w:t xml:space="preserve"> [014-001]</w:t>
      </w:r>
    </w:p>
    <w:p w14:paraId="004208DF" w14:textId="64E5FDDB" w:rsidR="004A2E5B" w:rsidRPr="00C87A97" w:rsidRDefault="004A2E5B" w:rsidP="00486765">
      <w:pPr>
        <w:pStyle w:val="Specification"/>
        <w:rPr>
          <w:sz w:val="22"/>
        </w:rPr>
      </w:pPr>
      <w:r w:rsidRPr="004A2E5B">
        <w:rPr>
          <w:sz w:val="22"/>
        </w:rPr>
        <w:lastRenderedPageBreak/>
        <w:t xml:space="preserve">(Replaced by elucidation of s-depends </w:t>
      </w:r>
      <w:r w:rsidRPr="00C87A97">
        <w:rPr>
          <w:sz w:val="22"/>
        </w:rPr>
        <w:t>at t above)</w:t>
      </w:r>
    </w:p>
    <w:p w14:paraId="59B04D96" w14:textId="77777777" w:rsidR="00B02AE7" w:rsidRPr="00486765" w:rsidRDefault="00B02AE7" w:rsidP="00486765">
      <w:pPr>
        <w:rPr>
          <w:sz w:val="22"/>
        </w:rPr>
      </w:pPr>
    </w:p>
    <w:p w14:paraId="40B19941" w14:textId="1A0F1D06" w:rsidR="00CD5918" w:rsidRPr="00486765" w:rsidRDefault="00CF308A">
      <w:pPr>
        <w:pStyle w:val="Specification"/>
        <w:rPr>
          <w:sz w:val="22"/>
        </w:rPr>
      </w:pPr>
      <w:proofErr w:type="gramStart"/>
      <w:r w:rsidRPr="004472FB">
        <w:rPr>
          <w:rStyle w:val="Annotation"/>
        </w:rPr>
        <w:t>a</w:t>
      </w:r>
      <w:r w:rsidR="004472FB">
        <w:rPr>
          <w:rStyle w:val="Annotation"/>
        </w:rPr>
        <w:t>s</w:t>
      </w:r>
      <w:proofErr w:type="gramEnd"/>
      <w:r w:rsidRPr="004472FB">
        <w:rPr>
          <w:rStyle w:val="Annotation"/>
        </w:rPr>
        <w:t>(s-depends on)[</w:t>
      </w:r>
      <w:r w:rsidR="00CD5918" w:rsidRPr="00486765">
        <w:rPr>
          <w:rStyle w:val="SpecificationType"/>
          <w:sz w:val="22"/>
        </w:rPr>
        <w:t>Axiom</w:t>
      </w:r>
      <w:r w:rsidR="00CD5918" w:rsidRPr="00486765">
        <w:rPr>
          <w:smallCaps/>
          <w:sz w:val="22"/>
        </w:rPr>
        <w:t>:</w:t>
      </w:r>
      <w:r w:rsidR="00CD5918" w:rsidRPr="00486765">
        <w:rPr>
          <w:sz w:val="22"/>
        </w:rPr>
        <w:t xml:space="preserve"> </w:t>
      </w:r>
      <w:r w:rsidR="00170E26" w:rsidRPr="00486765">
        <w:rPr>
          <w:sz w:val="22"/>
        </w:rPr>
        <w:t xml:space="preserve">If </w:t>
      </w:r>
      <w:r w:rsidR="002A33CB">
        <w:rPr>
          <w:i/>
          <w:sz w:val="22"/>
        </w:rPr>
        <w:t xml:space="preserve">occurrent </w:t>
      </w:r>
      <w:r w:rsidR="00170E26" w:rsidRPr="00486765">
        <w:rPr>
          <w:i/>
          <w:sz w:val="22"/>
        </w:rPr>
        <w:t>a</w:t>
      </w:r>
      <w:r w:rsidR="00536BF5" w:rsidRPr="00486765">
        <w:rPr>
          <w:i/>
          <w:sz w:val="22"/>
        </w:rPr>
        <w:t xml:space="preserve"> </w:t>
      </w:r>
      <w:r w:rsidR="00170E26" w:rsidRPr="00486765">
        <w:rPr>
          <w:b/>
          <w:sz w:val="22"/>
        </w:rPr>
        <w:t>s-depends</w:t>
      </w:r>
      <w:r w:rsidR="00A91A6F" w:rsidRPr="00486765">
        <w:rPr>
          <w:b/>
          <w:sz w:val="22"/>
        </w:rPr>
        <w:t xml:space="preserve"> </w:t>
      </w:r>
      <w:r w:rsidR="00A91A6F" w:rsidRPr="00BC02F8">
        <w:rPr>
          <w:b/>
          <w:sz w:val="22"/>
        </w:rPr>
        <w:t>on</w:t>
      </w:r>
      <w:r w:rsidR="00A91A6F" w:rsidRPr="00486765">
        <w:rPr>
          <w:sz w:val="22"/>
        </w:rPr>
        <w:t xml:space="preserve">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w:t>
      </w:r>
      <w:r w:rsidR="002A33CB" w:rsidRPr="00BC02F8">
        <w:rPr>
          <w:sz w:val="22"/>
        </w:rPr>
        <w:t>some</w:t>
      </w:r>
      <w:r w:rsidR="002A33CB">
        <w:rPr>
          <w:b/>
          <w:sz w:val="22"/>
        </w:rPr>
        <w:t xml:space="preserv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0A89DD55" w14:textId="0524EED7" w:rsidR="00C87A97" w:rsidRDefault="00C87A97" w:rsidP="00C87A97">
      <w:pPr>
        <w:rPr>
          <w:sz w:val="22"/>
        </w:rPr>
      </w:pPr>
    </w:p>
    <w:p w14:paraId="65FCAF3D" w14:textId="74EB671F" w:rsidR="00C87A97" w:rsidRPr="009D2710" w:rsidRDefault="00464AF2" w:rsidP="009D2710">
      <w:pPr>
        <w:pStyle w:val="Specification"/>
      </w:pPr>
      <w:r w:rsidRPr="009D2710">
        <w:rPr>
          <w:rStyle w:val="SpecificationType"/>
        </w:rPr>
        <w:t xml:space="preserve">Axiom: </w:t>
      </w:r>
      <w:r w:rsidR="00C87A97" w:rsidRPr="009E196A">
        <w:t xml:space="preserve">If </w:t>
      </w:r>
      <w:r w:rsidR="00C87A97" w:rsidRPr="00863C50">
        <w:rPr>
          <w:i/>
        </w:rPr>
        <w:t xml:space="preserve">a </w:t>
      </w:r>
      <w:r w:rsidR="00C87A97" w:rsidRPr="009D2710">
        <w:t xml:space="preserve">is a continuant and </w:t>
      </w:r>
      <w:r w:rsidR="00C87A97" w:rsidRPr="009D2710">
        <w:rPr>
          <w:i/>
        </w:rPr>
        <w:t xml:space="preserve">a </w:t>
      </w:r>
      <w:r w:rsidR="00C87A97" w:rsidRPr="009D2710">
        <w:rPr>
          <w:b/>
        </w:rPr>
        <w:t xml:space="preserve">s-depends on </w:t>
      </w:r>
      <w:r w:rsidR="00C87A97" w:rsidRPr="009D2710">
        <w:rPr>
          <w:i/>
        </w:rPr>
        <w:t>b</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a</w:t>
      </w:r>
      <w:proofErr w:type="gramEnd"/>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29DB9B31" w14:textId="05E0193C" w:rsidR="00C87A97" w:rsidRPr="009D2710" w:rsidRDefault="00464AF2" w:rsidP="009D2710">
      <w:pPr>
        <w:pStyle w:val="Specification"/>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 continuant and </w:t>
      </w:r>
      <w:r w:rsidR="00C87A97" w:rsidRPr="009D2710">
        <w:rPr>
          <w:i/>
        </w:rPr>
        <w:t xml:space="preserve">a </w:t>
      </w:r>
      <w:r w:rsidR="00C87A97" w:rsidRPr="009D2710">
        <w:rPr>
          <w:b/>
        </w:rPr>
        <w:t xml:space="preserve">s-depends on </w:t>
      </w:r>
      <w:r w:rsidR="00C87A97" w:rsidRPr="009D2710">
        <w:rPr>
          <w:i/>
        </w:rPr>
        <w:t>b</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b</w:t>
      </w:r>
      <w:proofErr w:type="gramEnd"/>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68DD6D15" w14:textId="26CEFE98" w:rsidR="00C87A97" w:rsidRPr="009D2710" w:rsidRDefault="00464AF2" w:rsidP="009D2710">
      <w:pPr>
        <w:pStyle w:val="Specification"/>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an occurrent and </w:t>
      </w:r>
      <w:r w:rsidR="00C87A97" w:rsidRPr="009D2710">
        <w:rPr>
          <w:i/>
        </w:rPr>
        <w:t xml:space="preserve">b </w:t>
      </w:r>
      <w:r w:rsidR="00C87A97" w:rsidRPr="009D2710">
        <w:t xml:space="preserve">is a continuant and </w:t>
      </w:r>
      <w:r w:rsidR="00C87A97" w:rsidRPr="009D2710">
        <w:rPr>
          <w:i/>
        </w:rPr>
        <w:t xml:space="preserve">a </w:t>
      </w:r>
      <w:r w:rsidR="00C87A97" w:rsidRPr="009D2710">
        <w:rPr>
          <w:b/>
        </w:rPr>
        <w:t>s-depends</w:t>
      </w:r>
      <w:r w:rsidR="00CF308A">
        <w:rPr>
          <w:b/>
        </w:rPr>
        <w:t xml:space="preserve"> </w:t>
      </w:r>
      <w:r w:rsidR="00C87A97" w:rsidRPr="009D2710">
        <w:rPr>
          <w:b/>
        </w:rPr>
        <w:t xml:space="preserve">on </w:t>
      </w:r>
      <w:r w:rsidR="00C87A97" w:rsidRPr="009D2710">
        <w:rPr>
          <w:i/>
        </w:rPr>
        <w:t xml:space="preserve">b </w:t>
      </w:r>
      <w:r w:rsidR="00C87A97" w:rsidRPr="009D2710">
        <w:rPr>
          <w:b/>
        </w:rPr>
        <w:t xml:space="preserve">at </w:t>
      </w:r>
      <w:r w:rsidR="00C87A97" w:rsidRPr="009D2710">
        <w:rPr>
          <w:i/>
        </w:rPr>
        <w:t xml:space="preserve">t, </w:t>
      </w:r>
      <w:r w:rsidR="00C87A97" w:rsidRPr="009D2710">
        <w:t xml:space="preserve">then </w:t>
      </w:r>
      <w:r w:rsidR="00C87A97" w:rsidRPr="009D2710">
        <w:rPr>
          <w:i/>
        </w:rPr>
        <w:t xml:space="preserve">b </w:t>
      </w:r>
      <w:r w:rsidR="00C87A97" w:rsidRPr="009D2710">
        <w:t xml:space="preserve">exists at some time during the temporal region spanned by </w:t>
      </w:r>
      <w:r w:rsidR="00C87A97" w:rsidRPr="009D2710">
        <w:rPr>
          <w:i/>
        </w:rPr>
        <w:t>a.</w:t>
      </w:r>
      <w:r>
        <w:t xml:space="preserve"> [129-001]</w:t>
      </w:r>
    </w:p>
    <w:p w14:paraId="11AEA702" w14:textId="4666F4A5" w:rsidR="00C87A97" w:rsidRPr="00DF64F7" w:rsidRDefault="00464AF2" w:rsidP="009D2710">
      <w:pPr>
        <w:pStyle w:val="Specification"/>
        <w:rPr>
          <w:i/>
        </w:rPr>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an occurrent and </w:t>
      </w:r>
      <w:r w:rsidR="00C87A97" w:rsidRPr="009D2710">
        <w:rPr>
          <w:i/>
        </w:rPr>
        <w:t xml:space="preserve">b </w:t>
      </w:r>
      <w:r w:rsidR="00C87A97" w:rsidRPr="009D2710">
        <w:t xml:space="preserve">is an occurrent and </w:t>
      </w:r>
      <w:r w:rsidR="00C87A97" w:rsidRPr="009D2710">
        <w:rPr>
          <w:i/>
        </w:rPr>
        <w:t xml:space="preserve">a </w:t>
      </w:r>
      <w:r w:rsidR="00C87A97" w:rsidRPr="009D2710">
        <w:rPr>
          <w:b/>
        </w:rPr>
        <w:t>s-depends</w:t>
      </w:r>
      <w:r w:rsidR="00CF308A">
        <w:rPr>
          <w:b/>
        </w:rPr>
        <w:t xml:space="preserve"> </w:t>
      </w:r>
      <w:r w:rsidR="00C87A97" w:rsidRPr="009D2710">
        <w:rPr>
          <w:b/>
        </w:rPr>
        <w:t xml:space="preserve">on </w:t>
      </w:r>
      <w:r w:rsidR="00C87A97" w:rsidRPr="009D2710">
        <w:rPr>
          <w:i/>
        </w:rPr>
        <w:t xml:space="preserve">b </w:t>
      </w:r>
      <w:r w:rsidR="00C87A97" w:rsidRPr="009D2710">
        <w:rPr>
          <w:b/>
        </w:rPr>
        <w:t xml:space="preserve">at </w:t>
      </w:r>
      <w:r w:rsidR="00C87A97" w:rsidRPr="009D2710">
        <w:rPr>
          <w:i/>
        </w:rPr>
        <w:t xml:space="preserve">t, </w:t>
      </w:r>
      <w:r w:rsidR="00C87A97" w:rsidRPr="009D2710">
        <w:t xml:space="preserve">then </w:t>
      </w:r>
      <w:r w:rsidR="00C87A97" w:rsidRPr="009D2710">
        <w:rPr>
          <w:i/>
        </w:rPr>
        <w:t xml:space="preserve">b </w:t>
      </w:r>
      <w:r w:rsidR="00C87A97" w:rsidRPr="009D2710">
        <w:t xml:space="preserve">occurs at </w:t>
      </w:r>
      <w:r w:rsidR="00C87A97" w:rsidRPr="009D2710">
        <w:rPr>
          <w:i/>
        </w:rPr>
        <w:t>t.</w:t>
      </w:r>
      <w:r>
        <w:t xml:space="preserve"> [130-001]</w:t>
      </w:r>
      <w:r w:rsidR="00CF308A" w:rsidRPr="004472FB">
        <w:rPr>
          <w:rStyle w:val="Annotation"/>
        </w:rPr>
        <w:t>]</w:t>
      </w:r>
    </w:p>
    <w:p w14:paraId="2441C75C" w14:textId="77777777" w:rsidR="00C87A97" w:rsidRPr="00486765" w:rsidRDefault="00C87A97">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5F8BB19D" w:rsidR="00CF7DCA" w:rsidRPr="00486765" w:rsidRDefault="00921592">
      <w:pPr>
        <w:rPr>
          <w:i/>
          <w:sz w:val="22"/>
        </w:rPr>
      </w:pPr>
      <w:r w:rsidRPr="00486765">
        <w:rPr>
          <w:sz w:val="22"/>
        </w:rPr>
        <w:t xml:space="preserve">The entities </w:t>
      </w:r>
      <w:r w:rsidR="00CF308A">
        <w:rPr>
          <w:sz w:val="22"/>
        </w:rPr>
        <w:t>that</w:t>
      </w:r>
      <w:r w:rsidR="00CF308A" w:rsidRPr="00486765">
        <w:rPr>
          <w:sz w:val="22"/>
        </w:rPr>
        <w:t xml:space="preserve"> </w:t>
      </w:r>
      <w:r w:rsidRPr="00486765">
        <w:rPr>
          <w:b/>
          <w:sz w:val="22"/>
        </w:rPr>
        <w:t>s-depend</w:t>
      </w:r>
      <w:r w:rsidR="00CF308A">
        <w:rPr>
          <w:b/>
          <w:sz w:val="22"/>
        </w:rPr>
        <w:t xml:space="preserve">s on </w:t>
      </w:r>
      <w:r w:rsidR="00CF308A">
        <w:rPr>
          <w:sz w:val="22"/>
        </w:rPr>
        <w:t>something</w:t>
      </w:r>
      <w:r w:rsidRPr="00486765">
        <w:rPr>
          <w:b/>
          <w:sz w:val="22"/>
        </w:rPr>
        <w:t xml:space="preserve"> </w:t>
      </w:r>
      <w:r w:rsidRPr="00486765">
        <w:rPr>
          <w:sz w:val="22"/>
        </w:rPr>
        <w:t>include</w:t>
      </w:r>
      <w:r w:rsidRPr="00486765">
        <w:rPr>
          <w:i/>
          <w:sz w:val="22"/>
        </w:rPr>
        <w:t xml:space="preserve"> </w:t>
      </w:r>
    </w:p>
    <w:p w14:paraId="51BF309F" w14:textId="4143F541" w:rsidR="00CF7DCA" w:rsidRPr="00486765" w:rsidRDefault="00921592" w:rsidP="006C702A">
      <w:pPr>
        <w:pStyle w:val="ListParagraph"/>
        <w:numPr>
          <w:ilvl w:val="0"/>
          <w:numId w:val="11"/>
        </w:numPr>
        <w:rPr>
          <w:sz w:val="22"/>
        </w:rPr>
      </w:pPr>
      <w:proofErr w:type="gramStart"/>
      <w:r w:rsidRPr="00486765">
        <w:rPr>
          <w:i/>
          <w:sz w:val="22"/>
        </w:rPr>
        <w:t>dependent</w:t>
      </w:r>
      <w:proofErr w:type="gramEnd"/>
      <w:r w:rsidRPr="00486765">
        <w:rPr>
          <w:i/>
          <w:sz w:val="22"/>
        </w:rPr>
        <w:t xml:space="preserve"> continuants</w:t>
      </w:r>
      <w:r w:rsidRPr="00486765">
        <w:rPr>
          <w:sz w:val="22"/>
        </w:rPr>
        <w:t>, which</w:t>
      </w:r>
      <w:r w:rsidR="00CF7DCA" w:rsidRPr="00486765">
        <w:rPr>
          <w:sz w:val="22"/>
        </w:rPr>
        <w:t xml:space="preserve"> </w:t>
      </w:r>
      <w:r w:rsidRPr="00486765">
        <w:rPr>
          <w:b/>
          <w:sz w:val="22"/>
        </w:rPr>
        <w:t>s-depend</w:t>
      </w:r>
      <w:r w:rsidR="00CF308A">
        <w:rPr>
          <w:b/>
          <w:sz w:val="22"/>
        </w:rPr>
        <w:t>s</w:t>
      </w:r>
      <w:r w:rsidRPr="00486765">
        <w:rPr>
          <w:sz w:val="22"/>
        </w:rPr>
        <w:t xml:space="preserve"> </w:t>
      </w:r>
      <w:r w:rsidR="00CF308A">
        <w:rPr>
          <w:b/>
          <w:sz w:val="22"/>
        </w:rPr>
        <w:t>on</w:t>
      </w:r>
      <w:r w:rsidRPr="00BC02F8">
        <w:rPr>
          <w:b/>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s-depend</w:t>
      </w:r>
      <w:r w:rsidR="00CF308A">
        <w:rPr>
          <w:b/>
          <w:sz w:val="22"/>
        </w:rPr>
        <w:t xml:space="preserve">s on </w:t>
      </w:r>
      <w:r w:rsidR="00CF7DCA" w:rsidRPr="00486765">
        <w:rPr>
          <w:sz w:val="22"/>
        </w:rPr>
        <w:t>relations among themselves;</w:t>
      </w:r>
    </w:p>
    <w:p w14:paraId="2EB93342" w14:textId="3BA61291" w:rsidR="00C449B1" w:rsidRPr="00486765" w:rsidRDefault="00921592" w:rsidP="006C702A">
      <w:pPr>
        <w:pStyle w:val="ListParagraph"/>
        <w:numPr>
          <w:ilvl w:val="0"/>
          <w:numId w:val="11"/>
        </w:numPr>
        <w:rPr>
          <w:sz w:val="22"/>
        </w:rPr>
      </w:pPr>
      <w:proofErr w:type="gramStart"/>
      <w:r w:rsidRPr="00486765">
        <w:rPr>
          <w:i/>
          <w:sz w:val="22"/>
        </w:rPr>
        <w:lastRenderedPageBreak/>
        <w:t>occurrents</w:t>
      </w:r>
      <w:proofErr w:type="gramEnd"/>
      <w:r w:rsidRPr="00486765">
        <w:rPr>
          <w:sz w:val="22"/>
        </w:rPr>
        <w:t xml:space="preserve">, which </w:t>
      </w:r>
      <w:r w:rsidRPr="00486765">
        <w:rPr>
          <w:b/>
          <w:sz w:val="22"/>
        </w:rPr>
        <w:t>s-depend</w:t>
      </w:r>
      <w:r w:rsidR="000F1DEC">
        <w:rPr>
          <w:b/>
          <w:sz w:val="22"/>
        </w:rPr>
        <w:t>s</w:t>
      </w:r>
      <w:r w:rsidR="00CF308A">
        <w:rPr>
          <w:b/>
          <w:sz w:val="22"/>
        </w:rPr>
        <w:t xml:space="preserve"> on</w:t>
      </w:r>
      <w:r w:rsidRPr="00486765">
        <w:rPr>
          <w:b/>
          <w:sz w:val="22"/>
        </w:rPr>
        <w:t xml:space="preserve">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s-depend</w:t>
      </w:r>
      <w:r w:rsidR="00CF308A">
        <w:rPr>
          <w:b/>
          <w:sz w:val="22"/>
        </w:rPr>
        <w:t>s on</w:t>
      </w:r>
      <w:r w:rsidR="00CF7DCA" w:rsidRPr="00486765">
        <w:rPr>
          <w:b/>
          <w:sz w:val="22"/>
        </w:rPr>
        <w:t xml:space="preserv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9D2710">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9D2710">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9D2710">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9D2710">
        <w:rPr>
          <w:i/>
          <w:sz w:val="22"/>
        </w:rPr>
        <w:t>independent continuant</w:t>
      </w:r>
      <w:r w:rsidR="00D95DB0" w:rsidRPr="00486765">
        <w:rPr>
          <w:sz w:val="22"/>
        </w:rPr>
        <w:t xml:space="preserve">: </w:t>
      </w:r>
    </w:p>
    <w:p w14:paraId="0496FC8A" w14:textId="567B0FB1" w:rsidR="00D95DB0" w:rsidRPr="00486765" w:rsidRDefault="00BC7058" w:rsidP="006C702A">
      <w:pPr>
        <w:pStyle w:val="ListParagraph"/>
        <w:numPr>
          <w:ilvl w:val="0"/>
          <w:numId w:val="6"/>
        </w:numPr>
        <w:rPr>
          <w:sz w:val="22"/>
        </w:rPr>
      </w:pPr>
      <w:proofErr w:type="gramStart"/>
      <w:r w:rsidRPr="00BC7058">
        <w:rPr>
          <w:rStyle w:val="Annotation"/>
        </w:rPr>
        <w:t>example</w:t>
      </w:r>
      <w:proofErr w:type="gramEnd"/>
      <w:r w:rsidRPr="00BC7058">
        <w:rPr>
          <w:rStyle w:val="Annotation"/>
        </w:rPr>
        <w:t xml:space="preserv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a</w:t>
      </w:r>
      <w:r w:rsidR="00C449B1" w:rsidRPr="00486765">
        <w:rPr>
          <w:sz w:val="22"/>
        </w:rPr>
        <w:t>n</w:t>
      </w:r>
      <w:r w:rsidR="00D95DB0" w:rsidRPr="00486765">
        <w:rPr>
          <w:sz w:val="22"/>
        </w:rPr>
        <w:t xml:space="preserve"> </w:t>
      </w:r>
      <w:r w:rsidR="00C449B1" w:rsidRPr="00486765">
        <w:rPr>
          <w:b/>
          <w:sz w:val="22"/>
        </w:rPr>
        <w:t>instance</w:t>
      </w:r>
      <w:r w:rsidR="00C449B1" w:rsidRPr="00486765">
        <w:rPr>
          <w:sz w:val="22"/>
        </w:rPr>
        <w:t xml:space="preserve"> of </w:t>
      </w:r>
      <w:r w:rsidR="00D95DB0" w:rsidRPr="00486765">
        <w:rPr>
          <w:i/>
          <w:sz w:val="22"/>
        </w:rPr>
        <w:t>headache</w:t>
      </w:r>
      <w:r w:rsidR="00D95DB0" w:rsidRPr="00486765">
        <w:rPr>
          <w:sz w:val="22"/>
        </w:rPr>
        <w:t xml:space="preserve"> </w:t>
      </w:r>
      <w:r w:rsidR="00C449B1" w:rsidRPr="00486765">
        <w:rPr>
          <w:b/>
          <w:sz w:val="22"/>
        </w:rPr>
        <w:t>s-depends</w:t>
      </w:r>
      <w:r w:rsidR="00C449B1" w:rsidRPr="00486765">
        <w:rPr>
          <w:sz w:val="22"/>
        </w:rPr>
        <w:t xml:space="preserve"> </w:t>
      </w:r>
      <w:r w:rsidR="00D95DB0" w:rsidRPr="00BC02F8">
        <w:rPr>
          <w:b/>
          <w:sz w:val="22"/>
        </w:rPr>
        <w:t>on</w:t>
      </w:r>
      <w:r w:rsidR="00D95DB0" w:rsidRPr="00486765">
        <w:rPr>
          <w:sz w:val="22"/>
        </w:rPr>
        <w:t xml:space="preserve"> </w:t>
      </w:r>
      <w:r w:rsidR="006E1F47">
        <w:rPr>
          <w:sz w:val="22"/>
        </w:rPr>
        <w:t xml:space="preserve">some </w:t>
      </w:r>
      <w:r w:rsidR="00D95DB0" w:rsidRPr="00486765">
        <w:rPr>
          <w:i/>
          <w:sz w:val="22"/>
        </w:rPr>
        <w:t>head</w:t>
      </w:r>
      <w:r w:rsidR="00B05A25" w:rsidRPr="004472FB">
        <w:rPr>
          <w:rStyle w:val="Annotation"/>
        </w:rPr>
        <w:t>]</w:t>
      </w:r>
    </w:p>
    <w:p w14:paraId="2F62F8ED" w14:textId="3E5151B3" w:rsidR="00D95DB0" w:rsidRPr="00486765" w:rsidRDefault="00B05A25" w:rsidP="006C702A">
      <w:pPr>
        <w:pStyle w:val="ListParagraph"/>
        <w:numPr>
          <w:ilvl w:val="0"/>
          <w:numId w:val="6"/>
        </w:numPr>
        <w:rPr>
          <w:sz w:val="22"/>
        </w:rPr>
      </w:pPr>
      <w:proofErr w:type="gramStart"/>
      <w:r w:rsidRPr="004472FB">
        <w:rPr>
          <w:rStyle w:val="Annotation"/>
        </w:rPr>
        <w:t>example</w:t>
      </w:r>
      <w:proofErr w:type="gramEnd"/>
      <w:r w:rsidRPr="004472FB">
        <w:rPr>
          <w:rStyle w:val="Annotation"/>
        </w:rPr>
        <w:t>(s-depends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 xml:space="preserve">an </w:t>
      </w:r>
      <w:r w:rsidR="00D95DB0" w:rsidRPr="00486765">
        <w:rPr>
          <w:b/>
          <w:sz w:val="22"/>
        </w:rPr>
        <w:t>instance</w:t>
      </w:r>
      <w:r w:rsidR="00D95DB0" w:rsidRPr="00486765">
        <w:rPr>
          <w:sz w:val="22"/>
        </w:rPr>
        <w:t xml:space="preserve"> of </w:t>
      </w:r>
      <w:r w:rsidR="00D95DB0" w:rsidRPr="00486765">
        <w:rPr>
          <w:i/>
          <w:sz w:val="22"/>
        </w:rPr>
        <w:t>temperature</w:t>
      </w:r>
      <w:r w:rsidR="00D95DB0" w:rsidRPr="00486765">
        <w:rPr>
          <w:sz w:val="22"/>
        </w:rPr>
        <w:t xml:space="preserve"> </w:t>
      </w:r>
      <w:r w:rsidR="0032409B" w:rsidRPr="00486765">
        <w:rPr>
          <w:b/>
          <w:sz w:val="22"/>
        </w:rPr>
        <w:t xml:space="preserve">s-depends </w:t>
      </w:r>
      <w:r w:rsidR="00D95DB0" w:rsidRPr="00BC02F8">
        <w:rPr>
          <w:b/>
          <w:sz w:val="22"/>
        </w:rPr>
        <w:t>on</w:t>
      </w:r>
      <w:r w:rsidR="00D95DB0" w:rsidRPr="00486765">
        <w:rPr>
          <w:sz w:val="22"/>
        </w:rPr>
        <w:t xml:space="preserve"> some organism</w:t>
      </w:r>
      <w:r w:rsidRPr="004472FB">
        <w:rPr>
          <w:rStyle w:val="Annotation"/>
        </w:rPr>
        <w:t>]</w:t>
      </w:r>
    </w:p>
    <w:p w14:paraId="58C42A58" w14:textId="07BD03C1" w:rsidR="006E1F47" w:rsidRPr="006E1F47" w:rsidRDefault="006E1F47" w:rsidP="00B238B6">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2F457D2" w14:textId="695C7303" w:rsidR="00D95DB0" w:rsidRPr="00486765" w:rsidRDefault="00B05A25" w:rsidP="006C702A">
      <w:pPr>
        <w:pStyle w:val="ListParagraph"/>
        <w:numPr>
          <w:ilvl w:val="0"/>
          <w:numId w:val="6"/>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rPr>
          <w:sz w:val="22"/>
        </w:rPr>
        <w:t xml:space="preserve"> </w:t>
      </w:r>
      <w:r w:rsidR="00E8433C" w:rsidRPr="00486765">
        <w:rPr>
          <w:b/>
          <w:sz w:val="22"/>
        </w:rPr>
        <w:t xml:space="preserve">instance </w:t>
      </w:r>
      <w:r w:rsidR="00E8433C" w:rsidRPr="00486765">
        <w:rPr>
          <w:sz w:val="22"/>
        </w:rPr>
        <w:t xml:space="preserve">of </w:t>
      </w:r>
      <w:r w:rsidR="00E8433C" w:rsidRPr="00486765">
        <w:rPr>
          <w:i/>
          <w:sz w:val="22"/>
        </w:rPr>
        <w:t xml:space="preserve">seeing </w:t>
      </w:r>
      <w:r w:rsidR="00E8433C" w:rsidRPr="00486765">
        <w:rPr>
          <w:sz w:val="22"/>
        </w:rPr>
        <w:t xml:space="preserve">(a relational process) </w:t>
      </w:r>
      <w:r w:rsidR="0032409B" w:rsidRPr="00486765">
        <w:rPr>
          <w:b/>
          <w:sz w:val="22"/>
        </w:rPr>
        <w:t xml:space="preserve">s-depends </w:t>
      </w:r>
      <w:r w:rsidR="00E8433C" w:rsidRPr="00BC02F8">
        <w:rPr>
          <w:b/>
          <w:sz w:val="22"/>
        </w:rPr>
        <w:t xml:space="preserve">on </w:t>
      </w:r>
      <w:r w:rsidR="00E8433C" w:rsidRPr="00486765">
        <w:rPr>
          <w:sz w:val="22"/>
        </w:rPr>
        <w:t>some organism and on some seen entity, which may be an occurrent or a continuant</w:t>
      </w:r>
      <w:r w:rsidRPr="00B238B6">
        <w:rPr>
          <w:rStyle w:val="Annotation"/>
        </w:rPr>
        <w:t>]</w:t>
      </w:r>
    </w:p>
    <w:p w14:paraId="72D9BDD8" w14:textId="77777777" w:rsidR="00D95DB0" w:rsidRPr="00486765" w:rsidRDefault="00B05A25" w:rsidP="006C702A">
      <w:pPr>
        <w:pStyle w:val="ListParagraph"/>
        <w:numPr>
          <w:ilvl w:val="0"/>
          <w:numId w:val="6"/>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891359" w:rsidRPr="00B238B6">
        <w:rPr>
          <w:rStyle w:val="Annotation"/>
        </w:rPr>
        <w:t>one-sided s-dependence of a process on something:</w:t>
      </w:r>
      <w:r w:rsidR="00891359">
        <w:rPr>
          <w:sz w:val="22"/>
          <w:szCs w:val="22"/>
        </w:rPr>
        <w:t xml:space="preserve"> </w:t>
      </w:r>
      <w:r w:rsidR="00D95DB0" w:rsidRPr="00486765">
        <w:rPr>
          <w:sz w:val="22"/>
        </w:rPr>
        <w:t xml:space="preserve">a process of cell death </w:t>
      </w:r>
      <w:r w:rsidR="00C449B1" w:rsidRPr="00486765">
        <w:rPr>
          <w:b/>
          <w:sz w:val="22"/>
        </w:rPr>
        <w:t>s-depends</w:t>
      </w:r>
      <w:r w:rsidR="00C449B1" w:rsidRPr="00BC02F8">
        <w:rPr>
          <w:b/>
          <w:sz w:val="22"/>
        </w:rPr>
        <w:t xml:space="preserve"> on</w:t>
      </w:r>
      <w:r w:rsidR="00D95DB0" w:rsidRPr="00486765">
        <w:rPr>
          <w:sz w:val="22"/>
        </w:rPr>
        <w:t xml:space="preserve"> a cell</w:t>
      </w:r>
      <w:r w:rsidRPr="00B238B6">
        <w:rPr>
          <w:rStyle w:val="Annotation"/>
        </w:rPr>
        <w:t>]</w:t>
      </w:r>
      <w:r w:rsidR="00D95DB0" w:rsidRPr="00486765">
        <w:rPr>
          <w:sz w:val="22"/>
        </w:rPr>
        <w:t xml:space="preserve">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4A15DAC9"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C449B1" w:rsidRPr="00486765">
        <w:rPr>
          <w:sz w:val="22"/>
        </w:rPr>
        <w:t xml:space="preserve">the two-sided reciprocal </w:t>
      </w:r>
      <w:r w:rsidR="00C449B1" w:rsidRPr="00486765">
        <w:rPr>
          <w:b/>
          <w:sz w:val="22"/>
        </w:rPr>
        <w:t>s-dependence</w:t>
      </w:r>
      <w:r w:rsidR="00C449B1"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20</w:t>
      </w:r>
      <w:r w:rsidR="001E591D" w:rsidRPr="00486765">
        <w:rPr>
          <w:sz w:val="22"/>
        </w:rPr>
        <w:fldChar w:fldCharType="end"/>
      </w:r>
      <w:r w:rsidR="00D95DB0" w:rsidRPr="00486765">
        <w:rPr>
          <w:sz w:val="22"/>
        </w:rPr>
        <w:t>]</w:t>
      </w:r>
      <w:r w:rsidRPr="00B238B6">
        <w:rPr>
          <w:rStyle w:val="Annotation"/>
        </w:rPr>
        <w:t>]</w:t>
      </w:r>
    </w:p>
    <w:p w14:paraId="4745503D" w14:textId="43772790"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45</w:t>
      </w:r>
      <w:r w:rsidR="001E591D" w:rsidRPr="00486765">
        <w:rPr>
          <w:sz w:val="22"/>
        </w:rPr>
        <w:fldChar w:fldCharType="end"/>
      </w:r>
      <w:r w:rsidR="00D95DB0" w:rsidRPr="00486765">
        <w:rPr>
          <w:sz w:val="22"/>
        </w:rPr>
        <w:t>]</w:t>
      </w:r>
      <w:r w:rsidRPr="00B238B6">
        <w:rPr>
          <w:rStyle w:val="Annotation"/>
        </w:rPr>
        <w:t>]</w:t>
      </w:r>
    </w:p>
    <w:p w14:paraId="4923FCD7" w14:textId="4D359149" w:rsidR="00135288"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45</w:t>
      </w:r>
      <w:r w:rsidR="001E591D" w:rsidRPr="00486765">
        <w:rPr>
          <w:sz w:val="22"/>
        </w:rPr>
        <w:fldChar w:fldCharType="end"/>
      </w:r>
      <w:r w:rsidR="00D95DB0" w:rsidRPr="00486765">
        <w:rPr>
          <w:sz w:val="22"/>
        </w:rPr>
        <w:t>]</w:t>
      </w:r>
      <w:r w:rsidRPr="00B238B6">
        <w:rPr>
          <w:rStyle w:val="Annotation"/>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1B136C6C" w:rsidR="004F3C45" w:rsidRPr="00486765" w:rsidRDefault="00B05A25" w:rsidP="006C702A">
      <w:pPr>
        <w:pStyle w:val="ListParagraph"/>
        <w:numPr>
          <w:ilvl w:val="0"/>
          <w:numId w:val="19"/>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3B4621">
        <w:rPr>
          <w:sz w:val="22"/>
        </w:rPr>
        <w:t xml:space="preserve"> </w:t>
      </w:r>
      <w:r w:rsidR="000E1D4C" w:rsidRPr="00B238B6">
        <w:rPr>
          <w:rStyle w:val="Annotation"/>
        </w:rPr>
        <w:t xml:space="preserve">n occurrent on an independent continuant: </w:t>
      </w:r>
      <w:r w:rsidR="004F3C45" w:rsidRPr="00486765">
        <w:rPr>
          <w:sz w:val="22"/>
        </w:rPr>
        <w:t>handwave on a hand</w:t>
      </w:r>
      <w:r w:rsidRPr="00B238B6">
        <w:rPr>
          <w:rStyle w:val="Annotation"/>
        </w:rPr>
        <w:t>]</w:t>
      </w:r>
    </w:p>
    <w:p w14:paraId="0024EA9B" w14:textId="533328F9" w:rsidR="004F3C45" w:rsidRPr="00486765" w:rsidRDefault="00B05A25" w:rsidP="006C702A">
      <w:pPr>
        <w:pStyle w:val="ListParagraph"/>
        <w:numPr>
          <w:ilvl w:val="0"/>
          <w:numId w:val="19"/>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3B4621">
        <w:rPr>
          <w:sz w:val="22"/>
        </w:rPr>
        <w:t xml:space="preserve"> </w:t>
      </w:r>
      <w:r w:rsidR="000E1D4C" w:rsidRPr="00B238B6">
        <w:rPr>
          <w:rStyle w:val="Annotation"/>
        </w:rPr>
        <w:t>n occurrent on an independent continuant:</w:t>
      </w:r>
      <w:r w:rsidR="004F3C45" w:rsidRPr="00BC02F8">
        <w:rPr>
          <w:rStyle w:val="Annotation"/>
        </w:rPr>
        <w:t xml:space="preserve"> </w:t>
      </w:r>
      <w:r w:rsidR="004F3C45" w:rsidRPr="00486765">
        <w:rPr>
          <w:sz w:val="22"/>
        </w:rPr>
        <w:t>football match on the players, the ground, the ball</w:t>
      </w:r>
      <w:r w:rsidRPr="00B238B6">
        <w:rPr>
          <w:rStyle w:val="Annotation"/>
        </w:rPr>
        <w:t>]</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B05A25" w:rsidP="006C702A">
      <w:pPr>
        <w:pStyle w:val="ListParagraph"/>
        <w:numPr>
          <w:ilvl w:val="0"/>
          <w:numId w:val="21"/>
        </w:numPr>
        <w:rPr>
          <w:sz w:val="22"/>
        </w:rPr>
      </w:pPr>
      <w:proofErr w:type="gramStart"/>
      <w:r w:rsidRPr="00B238B6">
        <w:rPr>
          <w:rStyle w:val="Annotation"/>
        </w:rPr>
        <w:lastRenderedPageBreak/>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rPr>
          <w:sz w:val="22"/>
        </w:rPr>
        <w:t xml:space="preserve">a relational </w:t>
      </w:r>
      <w:r w:rsidR="0032409B" w:rsidRPr="00486765">
        <w:rPr>
          <w:i/>
          <w:sz w:val="22"/>
        </w:rPr>
        <w:t>process</w:t>
      </w:r>
      <w:r w:rsidR="0032409B" w:rsidRPr="00486765">
        <w:rPr>
          <w:sz w:val="22"/>
        </w:rPr>
        <w:t xml:space="preserve"> of hitting a ball with a cricket bat</w:t>
      </w:r>
      <w:r w:rsidRPr="00B238B6">
        <w:rPr>
          <w:rStyle w:val="Annotation"/>
        </w:rPr>
        <w:t>]</w:t>
      </w:r>
    </w:p>
    <w:p w14:paraId="3844578E" w14:textId="633BCFB9" w:rsidR="0032409B" w:rsidRPr="00486765" w:rsidRDefault="00B05A25" w:rsidP="006C702A">
      <w:pPr>
        <w:pStyle w:val="ListParagraph"/>
        <w:numPr>
          <w:ilvl w:val="0"/>
          <w:numId w:val="21"/>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rPr>
          <w:sz w:val="22"/>
        </w:rPr>
        <w:t xml:space="preserve"> </w:t>
      </w:r>
      <w:r w:rsidR="0032409B" w:rsidRPr="00486765">
        <w:rPr>
          <w:sz w:val="22"/>
        </w:rPr>
        <w:t xml:space="preserve">a relational </w:t>
      </w:r>
      <w:r w:rsidR="0032409B" w:rsidRPr="00486765">
        <w:rPr>
          <w:i/>
          <w:sz w:val="22"/>
        </w:rPr>
        <w:t xml:space="preserve">process </w:t>
      </w:r>
      <w:r w:rsidR="0032409B" w:rsidRPr="00486765">
        <w:rPr>
          <w:sz w:val="22"/>
        </w:rPr>
        <w:t>of paying cash to a merchant in exchange for a bag of figs</w:t>
      </w:r>
      <w:r w:rsidRPr="00B238B6">
        <w:rPr>
          <w:rStyle w:val="Annotation"/>
        </w:rPr>
        <w:t>]</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B05A25" w:rsidP="006C702A">
      <w:pPr>
        <w:pStyle w:val="ListParagraph"/>
        <w:numPr>
          <w:ilvl w:val="0"/>
          <w:numId w:val="5"/>
        </w:numPr>
        <w:rPr>
          <w:b/>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rPr>
          <w:sz w:val="22"/>
        </w:rPr>
        <w:t xml:space="preserve"> </w:t>
      </w:r>
      <w:r w:rsidR="00135288" w:rsidRPr="00486765">
        <w:rPr>
          <w:sz w:val="22"/>
        </w:rPr>
        <w:t xml:space="preserve">a </w:t>
      </w:r>
      <w:r w:rsidR="00135288" w:rsidRPr="00486765">
        <w:rPr>
          <w:i/>
          <w:sz w:val="22"/>
        </w:rPr>
        <w:t>process</w:t>
      </w:r>
      <w:r w:rsidR="00135288" w:rsidRPr="00486765">
        <w:rPr>
          <w:sz w:val="22"/>
        </w:rPr>
        <w:t xml:space="preserve"> of answering a question is dependent on a prior </w:t>
      </w:r>
      <w:r w:rsidR="00135288" w:rsidRPr="00486765">
        <w:rPr>
          <w:i/>
          <w:sz w:val="22"/>
        </w:rPr>
        <w:t>process</w:t>
      </w:r>
      <w:r w:rsidR="00135288" w:rsidRPr="00486765">
        <w:rPr>
          <w:sz w:val="22"/>
        </w:rPr>
        <w:t xml:space="preserve"> of asking a question</w:t>
      </w:r>
      <w:r w:rsidRPr="00B238B6">
        <w:rPr>
          <w:rStyle w:val="Annotation"/>
        </w:rPr>
        <w:t>]</w:t>
      </w:r>
    </w:p>
    <w:p w14:paraId="2A851533" w14:textId="77777777" w:rsidR="00CF7DCA"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rPr>
          <w:sz w:val="22"/>
        </w:rPr>
        <w:t xml:space="preserve">a </w:t>
      </w:r>
      <w:r w:rsidR="00135288" w:rsidRPr="00486765">
        <w:rPr>
          <w:i/>
          <w:sz w:val="22"/>
        </w:rPr>
        <w:t>process</w:t>
      </w:r>
      <w:r w:rsidR="00135288" w:rsidRPr="00486765">
        <w:rPr>
          <w:sz w:val="22"/>
        </w:rPr>
        <w:t xml:space="preserve"> of obeying a command is dependent on a prior </w:t>
      </w:r>
      <w:r w:rsidR="00135288" w:rsidRPr="00486765">
        <w:rPr>
          <w:i/>
          <w:sz w:val="22"/>
        </w:rPr>
        <w:t xml:space="preserve">process </w:t>
      </w:r>
      <w:r w:rsidR="00135288" w:rsidRPr="00486765">
        <w:rPr>
          <w:sz w:val="22"/>
        </w:rPr>
        <w:t>of issuing a command</w:t>
      </w:r>
      <w:r w:rsidRPr="00B238B6">
        <w:rPr>
          <w:rStyle w:val="Annotation"/>
        </w:rPr>
        <w:t>]</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0BAC3733" w:rsidR="00CF7DCA" w:rsidRPr="00486765" w:rsidRDefault="00B05A25" w:rsidP="006C702A">
      <w:pPr>
        <w:pStyle w:val="ListParagraph"/>
        <w:numPr>
          <w:ilvl w:val="0"/>
          <w:numId w:val="5"/>
        </w:numPr>
        <w:rPr>
          <w:b/>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rPr>
          <w:sz w:val="22"/>
        </w:rPr>
        <w:t xml:space="preserve">in a game of chess the </w:t>
      </w:r>
      <w:r w:rsidR="00CF7DCA" w:rsidRPr="00486765">
        <w:rPr>
          <w:sz w:val="22"/>
        </w:rPr>
        <w:t xml:space="preserve">process of playing with the white pieces is reciprocally dependent on </w:t>
      </w:r>
      <w:r w:rsidR="00C87A97">
        <w:rPr>
          <w:sz w:val="22"/>
        </w:rPr>
        <w:t>the</w:t>
      </w:r>
      <w:r w:rsidR="00C87A97" w:rsidRPr="00486765">
        <w:rPr>
          <w:sz w:val="22"/>
        </w:rPr>
        <w:t xml:space="preserve"> </w:t>
      </w:r>
      <w:r w:rsidR="00CF7DCA" w:rsidRPr="00486765">
        <w:rPr>
          <w:sz w:val="22"/>
        </w:rPr>
        <w:t>process of playing with the black pieces</w:t>
      </w:r>
      <w:r w:rsidRPr="00B238B6">
        <w:rPr>
          <w:rStyle w:val="Annotation"/>
        </w:rPr>
        <w:t>]</w:t>
      </w:r>
      <w:r w:rsidR="00CF7DCA" w:rsidRPr="00486765">
        <w:rPr>
          <w:sz w:val="22"/>
        </w:rPr>
        <w:t xml:space="preserve"> </w:t>
      </w:r>
    </w:p>
    <w:p w14:paraId="5531A404" w14:textId="77777777" w:rsidR="00CF7DCA"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sz w:val="22"/>
        </w:rPr>
        <w:t>:</w:t>
      </w:r>
      <w:r w:rsidR="000E1D4C" w:rsidRPr="00486765">
        <w:rPr>
          <w:sz w:val="22"/>
        </w:rPr>
        <w:t xml:space="preserve"> </w:t>
      </w:r>
      <w:r w:rsidR="00CF7DCA" w:rsidRPr="00486765">
        <w:rPr>
          <w:sz w:val="22"/>
        </w:rPr>
        <w:t>a process of buying and the associated process of selling</w:t>
      </w:r>
      <w:r w:rsidRPr="00B238B6">
        <w:rPr>
          <w:rStyle w:val="Annotation"/>
        </w:rPr>
        <w:t>]</w:t>
      </w:r>
    </w:p>
    <w:p w14:paraId="6C6E02B8" w14:textId="77777777" w:rsidR="00135288"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F7DCA" w:rsidRPr="00486765">
        <w:rPr>
          <w:sz w:val="22"/>
        </w:rPr>
        <w:t xml:space="preserve">a process of increasing the volume of a </w:t>
      </w:r>
      <w:r w:rsidR="00C449B1" w:rsidRPr="00486765">
        <w:rPr>
          <w:sz w:val="22"/>
        </w:rPr>
        <w:t>portion</w:t>
      </w:r>
      <w:r w:rsidR="00CF7DCA" w:rsidRPr="00486765">
        <w:rPr>
          <w:sz w:val="22"/>
        </w:rPr>
        <w:t xml:space="preserve"> of gas </w:t>
      </w:r>
      <w:r w:rsidR="00C449B1" w:rsidRPr="00486765">
        <w:rPr>
          <w:sz w:val="22"/>
        </w:rPr>
        <w:t>while</w:t>
      </w:r>
      <w:r w:rsidR="00CF7DCA" w:rsidRPr="00486765">
        <w:rPr>
          <w:sz w:val="22"/>
        </w:rPr>
        <w:t xml:space="preserve"> temperature </w:t>
      </w:r>
      <w:r w:rsidR="00C449B1" w:rsidRPr="00486765">
        <w:rPr>
          <w:sz w:val="22"/>
        </w:rPr>
        <w:t xml:space="preserve">remains constant </w:t>
      </w:r>
      <w:r w:rsidR="00CF7DCA" w:rsidRPr="00486765">
        <w:rPr>
          <w:sz w:val="22"/>
        </w:rPr>
        <w:t xml:space="preserve">and the associated process of  decreasing the </w:t>
      </w:r>
      <w:r w:rsidR="00416AC8" w:rsidRPr="00486765">
        <w:rPr>
          <w:sz w:val="22"/>
        </w:rPr>
        <w:t>pressure exerted by the gas</w:t>
      </w:r>
      <w:r w:rsidRPr="00B238B6">
        <w:rPr>
          <w:rStyle w:val="Annotation"/>
        </w:rPr>
        <w:t>]</w:t>
      </w:r>
    </w:p>
    <w:p w14:paraId="54C86A81" w14:textId="6CB7CC12" w:rsidR="00445013" w:rsidRPr="00486765" w:rsidRDefault="000E1D4C">
      <w:pPr>
        <w:rPr>
          <w:sz w:val="22"/>
        </w:rPr>
      </w:pPr>
      <w:proofErr w:type="gramStart"/>
      <w:r w:rsidRPr="00BC02F8">
        <w:rPr>
          <w:rStyle w:val="Annotation"/>
        </w:rPr>
        <w:t>note</w:t>
      </w:r>
      <w:proofErr w:type="gramEnd"/>
      <w:r w:rsidRPr="00BC02F8">
        <w:rPr>
          <w:rStyle w:val="Annotation"/>
        </w:rPr>
        <w:t>(s-depends on)[</w:t>
      </w:r>
      <w:r w:rsidR="009F610B" w:rsidRPr="00486765">
        <w:rPr>
          <w:sz w:val="22"/>
        </w:rPr>
        <w:t>A</w:t>
      </w:r>
      <w:r w:rsidR="007236C7" w:rsidRPr="00486765">
        <w:rPr>
          <w:sz w:val="22"/>
        </w:rPr>
        <w:t xml:space="preserve">n entity – for example an act of communication – can </w:t>
      </w:r>
      <w:r w:rsidR="007236C7" w:rsidRPr="00486765">
        <w:rPr>
          <w:b/>
          <w:sz w:val="22"/>
        </w:rPr>
        <w:t>s-depend</w:t>
      </w:r>
      <w:r w:rsidR="000F1DEC">
        <w:rPr>
          <w:b/>
          <w:sz w:val="22"/>
        </w:rPr>
        <w:t>s</w:t>
      </w:r>
      <w:r w:rsidR="007236C7" w:rsidRPr="00486765">
        <w:rPr>
          <w:sz w:val="22"/>
        </w:rPr>
        <w:t xml:space="preserve"> </w:t>
      </w:r>
      <w:r w:rsidR="007236C7" w:rsidRPr="00BC02F8">
        <w:rPr>
          <w:b/>
          <w:sz w:val="22"/>
        </w:rPr>
        <w:t>on</w:t>
      </w:r>
      <w:r w:rsidR="007236C7" w:rsidRPr="00486765">
        <w:rPr>
          <w:sz w:val="22"/>
        </w:rPr>
        <w:t xml:space="preserve">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9D2710">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9D2710">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9D2710">
        <w:rPr>
          <w:sz w:val="22"/>
        </w:rPr>
        <w:t>28</w:t>
      </w:r>
      <w:r w:rsidR="00492DAF" w:rsidRPr="00486765">
        <w:rPr>
          <w:sz w:val="22"/>
        </w:rPr>
        <w:fldChar w:fldCharType="end"/>
      </w:r>
      <w:r w:rsidR="00492DAF" w:rsidRPr="00486765">
        <w:rPr>
          <w:sz w:val="22"/>
        </w:rPr>
        <w:t>]</w:t>
      </w:r>
      <w:r w:rsidR="00B05A25" w:rsidRPr="00BC02F8">
        <w:rPr>
          <w:rStyle w:val="Annotation"/>
        </w:rPr>
        <w:t>]</w:t>
      </w:r>
      <w:r w:rsidR="00492DAF" w:rsidRPr="00486765">
        <w:rPr>
          <w:sz w:val="22"/>
        </w:rPr>
        <w:t xml:space="preserve">. </w:t>
      </w:r>
    </w:p>
    <w:p w14:paraId="5BEA884F" w14:textId="0203F116"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w:t>
      </w:r>
      <w:proofErr w:type="gramStart"/>
      <w:r w:rsidR="000E1D4C" w:rsidRPr="00BC02F8">
        <w:rPr>
          <w:rStyle w:val="Annotation"/>
        </w:rPr>
        <w:t>note(</w:t>
      </w:r>
      <w:proofErr w:type="gramEnd"/>
      <w:r w:rsidR="000E1D4C" w:rsidRPr="00BC02F8">
        <w:rPr>
          <w:rStyle w:val="Annotation"/>
        </w:rPr>
        <w:t>s-depends on)[</w:t>
      </w:r>
      <w:r w:rsidRPr="00486765">
        <w:rPr>
          <w:sz w:val="22"/>
        </w:rPr>
        <w:t xml:space="preserve">the relation of </w:t>
      </w:r>
      <w:r w:rsidRPr="00486765">
        <w:rPr>
          <w:b/>
          <w:sz w:val="22"/>
        </w:rPr>
        <w:t>s-</w:t>
      </w:r>
      <w:r w:rsidR="006E1F47" w:rsidRPr="00486765">
        <w:rPr>
          <w:b/>
          <w:sz w:val="22"/>
        </w:rPr>
        <w:t>depend</w:t>
      </w:r>
      <w:r w:rsidR="006E1F47">
        <w:rPr>
          <w:b/>
          <w:sz w:val="22"/>
        </w:rPr>
        <w:t xml:space="preserve">s on </w:t>
      </w:r>
      <w:r w:rsidRPr="00486765">
        <w:rPr>
          <w:sz w:val="22"/>
        </w:rPr>
        <w:t>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w:t>
      </w:r>
      <w:commentRangeStart w:id="27"/>
      <w:r w:rsidR="0032409B" w:rsidRPr="00486765">
        <w:rPr>
          <w:sz w:val="22"/>
        </w:rPr>
        <w:t>A phosphorylated protein molecule might still exist even though it had never been phosphorylated.</w:t>
      </w:r>
      <w:commentRangeEnd w:id="27"/>
      <w:r w:rsidR="006E1F47">
        <w:rPr>
          <w:rStyle w:val="CommentReference"/>
        </w:rPr>
        <w:commentReference w:id="27"/>
      </w:r>
      <w:r w:rsidR="00B05A25" w:rsidRPr="00BC02F8">
        <w:rPr>
          <w:rStyle w:val="Annotation"/>
        </w:rPr>
        <w:t>]</w:t>
      </w:r>
    </w:p>
    <w:p w14:paraId="6924BC84" w14:textId="3C2923B2" w:rsidR="00144077" w:rsidRPr="00B56876" w:rsidRDefault="00365F37">
      <w:pPr>
        <w:pStyle w:val="Heading2"/>
      </w:pPr>
      <w:bookmarkStart w:id="28" w:name="_Toc313270694"/>
      <w:bookmarkStart w:id="29" w:name="_Toc319326100"/>
      <w:r w:rsidRPr="00BC02F8">
        <w:rPr>
          <w:sz w:val="24"/>
        </w:rPr>
        <w:t>2.1</w:t>
      </w:r>
      <w:r w:rsidR="00755698" w:rsidRPr="00BC02F8">
        <w:rPr>
          <w:sz w:val="24"/>
        </w:rPr>
        <w:t xml:space="preserve"> Independent C</w:t>
      </w:r>
      <w:r w:rsidR="00921592" w:rsidRPr="00BC02F8">
        <w:rPr>
          <w:sz w:val="24"/>
        </w:rPr>
        <w:t>ontinuant</w:t>
      </w:r>
      <w:bookmarkEnd w:id="28"/>
      <w:bookmarkEnd w:id="29"/>
    </w:p>
    <w:p w14:paraId="62CE6F7E" w14:textId="77777777" w:rsidR="00D924FF" w:rsidRPr="00486765" w:rsidRDefault="00D924FF">
      <w:pPr>
        <w:pStyle w:val="Specification"/>
        <w:rPr>
          <w:sz w:val="22"/>
        </w:rPr>
      </w:pPr>
    </w:p>
    <w:p w14:paraId="2F556039" w14:textId="4C3C7717" w:rsidR="00E45547" w:rsidRPr="0047147E" w:rsidRDefault="00610476">
      <w:pPr>
        <w:pStyle w:val="Specification"/>
        <w:rPr>
          <w:sz w:val="22"/>
        </w:rPr>
      </w:pPr>
      <w:proofErr w:type="gramStart"/>
      <w:r w:rsidRPr="009D2710">
        <w:rPr>
          <w:rStyle w:val="Annotation"/>
        </w:rPr>
        <w:lastRenderedPageBreak/>
        <w:t>a</w:t>
      </w:r>
      <w:proofErr w:type="gramEnd"/>
      <w:r w:rsidRPr="009D2710">
        <w:rPr>
          <w:rStyle w:val="Annotation"/>
        </w:rPr>
        <w:t>(independent continuant)[</w:t>
      </w:r>
      <w:r w:rsidR="00492DAF" w:rsidRPr="00486765">
        <w:rPr>
          <w:rStyle w:val="SpecificationType"/>
          <w:sz w:val="22"/>
        </w:rPr>
        <w:t>Definition</w:t>
      </w:r>
      <w:r w:rsidR="00492DAF" w:rsidRPr="00486765">
        <w:rPr>
          <w:smallCaps/>
          <w:sz w:val="22"/>
        </w:rPr>
        <w:t xml:space="preserve">: </w:t>
      </w:r>
      <w:r w:rsidR="00706E14">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00C87A97">
        <w:rPr>
          <w:sz w:val="22"/>
        </w:rPr>
        <w:t xml:space="preserve">and no </w:t>
      </w:r>
      <w:r w:rsidR="00C87A97">
        <w:rPr>
          <w:i/>
          <w:sz w:val="22"/>
        </w:rPr>
        <w:t xml:space="preserve">t </w:t>
      </w:r>
      <w:r w:rsidR="00492DAF"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00C87A97">
        <w:rPr>
          <w:i/>
          <w:sz w:val="22"/>
        </w:rPr>
        <w:t xml:space="preserve"> </w:t>
      </w:r>
      <w:r w:rsidR="00C87A97" w:rsidRPr="009D2710">
        <w:rPr>
          <w:b/>
          <w:sz w:val="22"/>
        </w:rPr>
        <w:t xml:space="preserve">at </w:t>
      </w:r>
      <w:r w:rsidR="00C87A97">
        <w:rPr>
          <w:i/>
          <w:sz w:val="22"/>
        </w:rPr>
        <w:t>t</w:t>
      </w:r>
      <w:r w:rsidR="00492DAF" w:rsidRPr="00486765">
        <w:rPr>
          <w:i/>
          <w:sz w:val="22"/>
        </w:rPr>
        <w:t>.</w:t>
      </w:r>
      <w:r w:rsidR="00144077" w:rsidRPr="00486765">
        <w:rPr>
          <w:i/>
          <w:sz w:val="22"/>
        </w:rPr>
        <w:t xml:space="preserve"> </w:t>
      </w:r>
      <w:r w:rsidR="0047147E">
        <w:rPr>
          <w:sz w:val="22"/>
        </w:rPr>
        <w:t>[017-00</w:t>
      </w:r>
      <w:r w:rsidR="00C87A97">
        <w:rPr>
          <w:sz w:val="22"/>
        </w:rPr>
        <w:t>2</w:t>
      </w:r>
      <w:r w:rsidR="0047147E">
        <w:rPr>
          <w:sz w:val="22"/>
        </w:rPr>
        <w:t>]</w:t>
      </w:r>
      <w:r w:rsidRPr="009D2710">
        <w:rPr>
          <w:rStyle w:val="Annotation"/>
        </w:rPr>
        <w:t>]</w:t>
      </w:r>
    </w:p>
    <w:p w14:paraId="6CADEE4F" w14:textId="4E8BABE0" w:rsidR="00E45547" w:rsidRPr="00486765" w:rsidRDefault="00610476">
      <w:pPr>
        <w:pStyle w:val="Specification"/>
        <w:rPr>
          <w:sz w:val="22"/>
        </w:rPr>
      </w:pPr>
      <w:proofErr w:type="gramStart"/>
      <w:r w:rsidRPr="00255E9F">
        <w:rPr>
          <w:rStyle w:val="Annotation"/>
        </w:rPr>
        <w:t>a</w:t>
      </w:r>
      <w:r>
        <w:rPr>
          <w:rStyle w:val="Annotation"/>
        </w:rPr>
        <w:t>s</w:t>
      </w:r>
      <w:proofErr w:type="gramEnd"/>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rPr>
          <w:sz w:val="22"/>
        </w:rPr>
        <w:t>: an atom</w:t>
      </w:r>
      <w:r w:rsidRPr="009D2710">
        <w:rPr>
          <w:rStyle w:val="Annotation"/>
        </w:rPr>
        <w:t>\</w:t>
      </w:r>
      <w:r w:rsidR="00E45547" w:rsidRPr="00486765">
        <w:rPr>
          <w:sz w:val="22"/>
        </w:rPr>
        <w:t>, a molecul</w:t>
      </w:r>
      <w:r w:rsidR="004B5C97" w:rsidRPr="00486765">
        <w:rPr>
          <w:sz w:val="22"/>
        </w:rPr>
        <w:t>e</w:t>
      </w:r>
      <w:r w:rsidRPr="00255E9F">
        <w:rPr>
          <w:rStyle w:val="Annotation"/>
        </w:rPr>
        <w:t>\</w:t>
      </w:r>
      <w:r w:rsidR="004B5C97" w:rsidRPr="00486765">
        <w:rPr>
          <w:sz w:val="22"/>
        </w:rPr>
        <w:t>, an organism</w:t>
      </w:r>
      <w:r w:rsidRPr="00255E9F">
        <w:rPr>
          <w:rStyle w:val="Annotation"/>
        </w:rPr>
        <w:t>\</w:t>
      </w:r>
      <w:r w:rsidR="004B5C97" w:rsidRPr="00486765">
        <w:rPr>
          <w:sz w:val="22"/>
        </w:rPr>
        <w:t>, a heart</w:t>
      </w:r>
      <w:r w:rsidRPr="00255E9F">
        <w:rPr>
          <w:rStyle w:val="Annotation"/>
        </w:rPr>
        <w:t>\</w:t>
      </w:r>
      <w:r w:rsidR="00D95DB0" w:rsidRPr="00486765">
        <w:rPr>
          <w:sz w:val="22"/>
        </w:rPr>
        <w:t xml:space="preserve">, </w:t>
      </w:r>
      <w:r w:rsidR="00E45547" w:rsidRPr="00486765">
        <w:rPr>
          <w:sz w:val="22"/>
        </w:rPr>
        <w:t>a chair</w:t>
      </w:r>
      <w:r w:rsidRPr="00255E9F">
        <w:rPr>
          <w:rStyle w:val="Annotation"/>
        </w:rPr>
        <w:t>\</w:t>
      </w:r>
      <w:r w:rsidR="00E45547" w:rsidRPr="00486765">
        <w:rPr>
          <w:sz w:val="22"/>
        </w:rPr>
        <w:t>, the bottom right portion of a human torso</w:t>
      </w:r>
      <w:r w:rsidRPr="00255E9F">
        <w:rPr>
          <w:rStyle w:val="Annotation"/>
        </w:rPr>
        <w:t>\</w:t>
      </w:r>
      <w:r w:rsidR="00E45547" w:rsidRPr="00486765">
        <w:rPr>
          <w:sz w:val="22"/>
        </w:rPr>
        <w:t>, a leg</w:t>
      </w:r>
      <w:r w:rsidRPr="00255E9F">
        <w:rPr>
          <w:rStyle w:val="Annotation"/>
        </w:rPr>
        <w:t>\</w:t>
      </w:r>
      <w:r w:rsidR="00E45547" w:rsidRPr="00486765">
        <w:rPr>
          <w:sz w:val="22"/>
        </w:rPr>
        <w:t xml:space="preserve">; </w:t>
      </w:r>
      <w:r w:rsidR="00921592" w:rsidRPr="00486765">
        <w:rPr>
          <w:sz w:val="22"/>
        </w:rPr>
        <w:t xml:space="preserve">the interior of your </w:t>
      </w:r>
      <w:r w:rsidR="00E45547" w:rsidRPr="00486765">
        <w:rPr>
          <w:sz w:val="22"/>
        </w:rPr>
        <w:t>mouth</w:t>
      </w:r>
      <w:r w:rsidRPr="00255E9F">
        <w:rPr>
          <w:rStyle w:val="Annotation"/>
        </w:rPr>
        <w:t>\</w:t>
      </w:r>
      <w:r w:rsidR="00921592" w:rsidRPr="00486765">
        <w:rPr>
          <w:sz w:val="22"/>
        </w:rPr>
        <w:t>; a spatial region</w:t>
      </w:r>
      <w:r w:rsidRPr="00255E9F">
        <w:rPr>
          <w:rStyle w:val="Annotation"/>
        </w:rPr>
        <w:t>\</w:t>
      </w:r>
      <w:r w:rsidR="00D95DB0" w:rsidRPr="00486765">
        <w:rPr>
          <w:sz w:val="22"/>
        </w:rPr>
        <w:t>; an orchestra.</w:t>
      </w:r>
      <w:r w:rsidRPr="00610476">
        <w:rPr>
          <w:rStyle w:val="Annotation"/>
        </w:rPr>
        <w:t xml:space="preserve"> </w:t>
      </w:r>
      <w:r w:rsidRPr="00255E9F">
        <w:rPr>
          <w:rStyle w:val="Annotation"/>
        </w:rPr>
        <w:t>]</w:t>
      </w:r>
      <w:r w:rsidR="00D95DB0" w:rsidRPr="00486765">
        <w:rPr>
          <w:sz w:val="22"/>
        </w:rPr>
        <w:t xml:space="preserve"> </w:t>
      </w:r>
    </w:p>
    <w:p w14:paraId="20FDBC0A" w14:textId="09DB569E" w:rsidR="00C87A97" w:rsidRDefault="00610476">
      <w:pPr>
        <w:pStyle w:val="Specification"/>
        <w:rPr>
          <w:sz w:val="22"/>
        </w:rPr>
      </w:pPr>
      <w:proofErr w:type="gramStart"/>
      <w:r w:rsidRPr="00255E9F">
        <w:rPr>
          <w:rStyle w:val="Annotation"/>
        </w:rPr>
        <w:t>a</w:t>
      </w:r>
      <w:proofErr w:type="gramEnd"/>
      <w:r w:rsidRPr="00255E9F">
        <w:rPr>
          <w:rStyle w:val="Annotation"/>
        </w:rPr>
        <w:t>(independent continuant)[</w:t>
      </w:r>
      <w:r w:rsidR="00236D40" w:rsidRPr="00486765">
        <w:rPr>
          <w:rStyle w:val="SpecificationType"/>
          <w:sz w:val="22"/>
        </w:rPr>
        <w:t>Axiom</w:t>
      </w:r>
      <w:r w:rsidR="00236D40" w:rsidRPr="00486765">
        <w:rPr>
          <w:smallCaps/>
          <w:sz w:val="22"/>
        </w:rPr>
        <w:t>:</w:t>
      </w:r>
      <w:r w:rsidR="00E45547" w:rsidRPr="00486765">
        <w:rPr>
          <w:sz w:val="22"/>
        </w:rPr>
        <w:t xml:space="preserve"> </w:t>
      </w:r>
      <w:r w:rsidR="00C87A97">
        <w:rPr>
          <w:sz w:val="22"/>
        </w:rPr>
        <w:t>For e</w:t>
      </w:r>
      <w:r w:rsidR="00E45547" w:rsidRPr="00486765">
        <w:rPr>
          <w:sz w:val="22"/>
        </w:rPr>
        <w:t>very</w:t>
      </w:r>
      <w:r w:rsidR="00921592" w:rsidRPr="00486765">
        <w:rPr>
          <w:i/>
          <w:sz w:val="22"/>
        </w:rPr>
        <w:t xml:space="preserve"> independent continuant</w:t>
      </w:r>
      <w:r w:rsidR="00536BF5" w:rsidRPr="00486765">
        <w:rPr>
          <w:i/>
          <w:sz w:val="22"/>
        </w:rPr>
        <w:t xml:space="preserve"> </w:t>
      </w:r>
      <w:r w:rsidR="00C87A97" w:rsidRPr="009D2710">
        <w:rPr>
          <w:i/>
          <w:sz w:val="22"/>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r w:rsidR="00B9472F" w:rsidRPr="00486765">
        <w:rPr>
          <w:b/>
          <w:sz w:val="22"/>
        </w:rPr>
        <w:t>s-depend</w:t>
      </w:r>
      <w:ins w:id="30" w:author="Alan Ruttenberg" w:date="2012-06-05T08:57:00Z">
        <w:r w:rsidR="000F1DEC">
          <w:rPr>
            <w:b/>
            <w:sz w:val="22"/>
          </w:rPr>
          <w:t>s</w:t>
        </w:r>
      </w:ins>
      <w:r w:rsidR="00541009" w:rsidRPr="00486765">
        <w:rPr>
          <w:b/>
          <w:sz w:val="22"/>
        </w:rPr>
        <w:t xml:space="preserve"> </w:t>
      </w:r>
      <w:r w:rsidR="00541009" w:rsidRPr="00486765">
        <w:rPr>
          <w:sz w:val="22"/>
        </w:rPr>
        <w:t>on</w:t>
      </w:r>
      <w:r w:rsidR="00E45547" w:rsidRPr="00486765">
        <w:rPr>
          <w:sz w:val="22"/>
        </w:rPr>
        <w:t xml:space="preserve"> </w:t>
      </w:r>
      <w:r w:rsidR="00C87A97">
        <w:rPr>
          <w:i/>
          <w:sz w:val="22"/>
        </w:rPr>
        <w:t xml:space="preserve">a </w:t>
      </w:r>
      <w:r w:rsidR="00C87A97">
        <w:rPr>
          <w:sz w:val="22"/>
        </w:rPr>
        <w:t xml:space="preserve">during </w:t>
      </w:r>
      <w:r w:rsidR="00C87A97">
        <w:rPr>
          <w:i/>
          <w:sz w:val="22"/>
        </w:rPr>
        <w:t>t</w:t>
      </w:r>
      <w:r w:rsidR="00E45547" w:rsidRPr="00486765">
        <w:rPr>
          <w:sz w:val="22"/>
        </w:rPr>
        <w:t>.</w:t>
      </w:r>
      <w:r w:rsidR="0047147E">
        <w:rPr>
          <w:sz w:val="22"/>
        </w:rPr>
        <w:t xml:space="preserve"> [018-00</w:t>
      </w:r>
      <w:r w:rsidR="00C87A97">
        <w:rPr>
          <w:sz w:val="22"/>
        </w:rPr>
        <w:t>2</w:t>
      </w:r>
      <w:r w:rsidR="0047147E">
        <w:rPr>
          <w:sz w:val="22"/>
        </w:rPr>
        <w:t>]</w:t>
      </w:r>
    </w:p>
    <w:p w14:paraId="72560AA1" w14:textId="41CC0186" w:rsidR="0064627E" w:rsidRPr="00486765" w:rsidRDefault="00C87A97">
      <w:pPr>
        <w:pStyle w:val="Specification"/>
        <w:rPr>
          <w:sz w:val="22"/>
        </w:rPr>
      </w:pPr>
      <w:r>
        <w:rPr>
          <w:sz w:val="22"/>
        </w:rPr>
        <w:t xml:space="preserve">We say ‘during </w:t>
      </w:r>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is s-dependent on </w:t>
      </w:r>
      <w:r>
        <w:rPr>
          <w:i/>
          <w:sz w:val="22"/>
        </w:rPr>
        <w:t xml:space="preserve">a </w:t>
      </w:r>
      <w:r>
        <w:rPr>
          <w:sz w:val="22"/>
        </w:rPr>
        <w:t xml:space="preserve">exactly in the region </w:t>
      </w:r>
      <w:r>
        <w:rPr>
          <w:i/>
          <w:sz w:val="22"/>
        </w:rPr>
        <w:t>t</w:t>
      </w:r>
      <w:proofErr w:type="gramStart"/>
      <w:r>
        <w:rPr>
          <w:i/>
          <w:sz w:val="22"/>
        </w:rPr>
        <w:t>.</w:t>
      </w:r>
      <w:r w:rsidR="00610476" w:rsidRPr="00610476">
        <w:rPr>
          <w:rStyle w:val="Annotation"/>
        </w:rPr>
        <w:t xml:space="preserve"> </w:t>
      </w:r>
      <w:r w:rsidR="00610476" w:rsidRPr="00255E9F">
        <w:rPr>
          <w:rStyle w:val="Annotation"/>
        </w:rPr>
        <w:t>]</w:t>
      </w:r>
      <w:proofErr w:type="gramEnd"/>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xml:space="preserve">: qualities, dispositions, </w:t>
      </w:r>
      <w:proofErr w:type="gramStart"/>
      <w:r w:rsidRPr="00486765">
        <w:rPr>
          <w:sz w:val="22"/>
        </w:rPr>
        <w:t>processes</w:t>
      </w:r>
      <w:proofErr w:type="gramEnd"/>
      <w:r w:rsidRPr="00486765">
        <w:rPr>
          <w:sz w:val="22"/>
        </w:rPr>
        <w:t>.</w:t>
      </w:r>
    </w:p>
    <w:p w14:paraId="0A98D330" w14:textId="6A804E6C" w:rsidR="008449D9" w:rsidRPr="00486765" w:rsidRDefault="008449D9" w:rsidP="00486765">
      <w:pPr>
        <w:pStyle w:val="Heading3"/>
        <w:rPr>
          <w:sz w:val="22"/>
        </w:rPr>
      </w:pPr>
      <w:bookmarkStart w:id="31" w:name="_Toc313270695"/>
      <w:bookmarkStart w:id="32" w:name="_Toc319326101"/>
      <w:r w:rsidRPr="00486765">
        <w:rPr>
          <w:sz w:val="22"/>
        </w:rPr>
        <w:t>2.1.1 Material entity</w:t>
      </w:r>
      <w:bookmarkEnd w:id="31"/>
      <w:bookmarkEnd w:id="32"/>
    </w:p>
    <w:p w14:paraId="23EA8D44" w14:textId="7D85D461" w:rsidR="008449D9" w:rsidRPr="00486765" w:rsidRDefault="008449D9" w:rsidP="00486765">
      <w:pPr>
        <w:rPr>
          <w:sz w:val="22"/>
        </w:rPr>
      </w:pPr>
    </w:p>
    <w:p w14:paraId="783A1F59" w14:textId="4E25D765" w:rsidR="00E51797" w:rsidRPr="00486765" w:rsidRDefault="002359EA" w:rsidP="00486765">
      <w:pPr>
        <w:pStyle w:val="Specification"/>
        <w:rPr>
          <w:b/>
          <w:sz w:val="22"/>
        </w:rPr>
      </w:pPr>
      <w:proofErr w:type="gramStart"/>
      <w:r w:rsidRPr="009D2710">
        <w:rPr>
          <w:rStyle w:val="Annotation"/>
        </w:rPr>
        <w:t>a</w:t>
      </w:r>
      <w:proofErr w:type="gramEnd"/>
      <w:r w:rsidRPr="009D2710">
        <w:rPr>
          <w:rStyle w:val="Annotation"/>
        </w:rPr>
        <w:t>(material entity)[</w:t>
      </w:r>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r w:rsidRPr="009D2710">
        <w:rPr>
          <w:rStyle w:val="Annotation"/>
        </w:rPr>
        <w:t>]</w:t>
      </w:r>
    </w:p>
    <w:p w14:paraId="1C8A8EA0" w14:textId="0C1F937B" w:rsidR="002D23D1" w:rsidRPr="00486765" w:rsidRDefault="002359EA">
      <w:pPr>
        <w:pStyle w:val="Specification"/>
        <w:rPr>
          <w:sz w:val="22"/>
        </w:rPr>
      </w:pPr>
      <w:proofErr w:type="gramStart"/>
      <w:r w:rsidRPr="00255E9F">
        <w:rPr>
          <w:rStyle w:val="Annotation"/>
        </w:rPr>
        <w:t>a</w:t>
      </w:r>
      <w:r>
        <w:rPr>
          <w:rStyle w:val="Annotation"/>
        </w:rPr>
        <w:t>s</w:t>
      </w:r>
      <w:proofErr w:type="gramEnd"/>
      <w:r w:rsidRPr="00255E9F">
        <w:rPr>
          <w:rStyle w:val="Annotation"/>
        </w:rPr>
        <w:t>(material entity)[</w:t>
      </w:r>
      <w:r w:rsidR="002D23D1" w:rsidRPr="00486765">
        <w:rPr>
          <w:rStyle w:val="SpecificationType"/>
          <w:sz w:val="22"/>
        </w:rPr>
        <w:t>Examples</w:t>
      </w:r>
      <w:r w:rsidR="002D23D1" w:rsidRPr="00486765">
        <w:rPr>
          <w:sz w:val="22"/>
        </w:rPr>
        <w:t>: a photon, a human being, the undetached arm of a human being, an aggregate of human beings.</w:t>
      </w:r>
      <w:r w:rsidRPr="002359EA">
        <w:rPr>
          <w:rStyle w:val="Annotation"/>
        </w:rPr>
        <w:t xml:space="preserve"> </w:t>
      </w:r>
      <w:r w:rsidRPr="00255E9F">
        <w:rPr>
          <w:rStyle w:val="Annotation"/>
        </w:rPr>
        <w:t>]</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519F2A86" w:rsidR="008449D9" w:rsidRPr="0047147E" w:rsidRDefault="002359EA" w:rsidP="00486765">
      <w:pPr>
        <w:pStyle w:val="Specification"/>
        <w:rPr>
          <w:sz w:val="22"/>
        </w:rPr>
      </w:pPr>
      <w:proofErr w:type="gramStart"/>
      <w:r w:rsidRPr="00255E9F">
        <w:rPr>
          <w:rStyle w:val="Annotation"/>
        </w:rPr>
        <w:t>a</w:t>
      </w:r>
      <w:proofErr w:type="gramEnd"/>
      <w:r w:rsidRPr="00255E9F">
        <w:rPr>
          <w:rStyle w:val="Annotation"/>
        </w:rPr>
        <w:t>(material entity)[</w:t>
      </w:r>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r w:rsidRPr="003838FF">
        <w:rPr>
          <w:rStyle w:val="Annotation"/>
        </w:rPr>
        <w:t>]</w:t>
      </w:r>
    </w:p>
    <w:p w14:paraId="634A9FAA" w14:textId="50D69B85" w:rsidR="00AE5979" w:rsidRPr="00B56876" w:rsidRDefault="00AE5979" w:rsidP="00AE5979">
      <w:pPr>
        <w:pStyle w:val="Specification"/>
      </w:pPr>
      <w:r w:rsidRPr="009D2710">
        <w:rPr>
          <w:rStyle w:val="Annotation"/>
        </w:rPr>
        <w:t>a(continuant)[</w:t>
      </w: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 xml:space="preserve">a </w:t>
      </w:r>
      <w:r w:rsidRPr="00486765">
        <w:rPr>
          <w:sz w:val="22"/>
        </w:rPr>
        <w:t>is</w:t>
      </w:r>
      <w:proofErr w:type="gramEnd"/>
      <w:r w:rsidRPr="00486765">
        <w:rPr>
          <w:sz w:val="22"/>
        </w:rPr>
        <w:t xml:space="preserve"> a </w:t>
      </w:r>
      <w:r>
        <w:rPr>
          <w:i/>
          <w:sz w:val="22"/>
        </w:rPr>
        <w:t>material entity</w:t>
      </w:r>
      <w:r w:rsidRPr="00486765">
        <w:rPr>
          <w:sz w:val="22"/>
        </w:rPr>
        <w:t xml:space="preserve">, then there is some </w:t>
      </w:r>
      <w:r w:rsidRPr="00486765">
        <w:rPr>
          <w:rFonts w:ascii="Times New Roman" w:hAnsi="Times New Roman"/>
          <w:sz w:val="22"/>
          <w:szCs w:val="23"/>
        </w:rPr>
        <w:t xml:space="preserve">temporal interval (referred to below as a </w:t>
      </w:r>
      <w:r w:rsidRPr="00486765">
        <w:rPr>
          <w:i/>
          <w:sz w:val="22"/>
        </w:rPr>
        <w:t>one-dimensional temporal region</w:t>
      </w:r>
      <w:r w:rsidRPr="00486765">
        <w:rPr>
          <w:sz w:val="22"/>
        </w:rPr>
        <w:t xml:space="preserve">) during which </w:t>
      </w:r>
      <w:r w:rsidRPr="00486765">
        <w:rPr>
          <w:i/>
          <w:sz w:val="22"/>
        </w:rPr>
        <w:t xml:space="preserve">a </w:t>
      </w:r>
      <w:r w:rsidRPr="00486765">
        <w:rPr>
          <w:sz w:val="22"/>
        </w:rPr>
        <w:t xml:space="preserve">exists. </w:t>
      </w:r>
      <w:r>
        <w:rPr>
          <w:sz w:val="22"/>
        </w:rPr>
        <w:t>[011-002]</w:t>
      </w:r>
      <w:r w:rsidRPr="009D2710">
        <w:rPr>
          <w:rStyle w:val="Annotation"/>
        </w:rPr>
        <w:t>]</w:t>
      </w:r>
    </w:p>
    <w:p w14:paraId="40DC359E" w14:textId="77777777" w:rsidR="00AE5979" w:rsidRPr="004C5178" w:rsidRDefault="00AE5979" w:rsidP="00AE5979">
      <w:pPr>
        <w:pStyle w:val="Specification"/>
      </w:pPr>
    </w:p>
    <w:p w14:paraId="5B01C7B6" w14:textId="77777777" w:rsidR="00AE5979" w:rsidRPr="00B56876" w:rsidRDefault="00AE5979" w:rsidP="00AE5979">
      <w:r w:rsidRPr="00486765">
        <w:rPr>
          <w:sz w:val="22"/>
        </w:rPr>
        <w:t xml:space="preserve">Note: </w:t>
      </w:r>
      <w:r>
        <w:rPr>
          <w:i/>
          <w:sz w:val="22"/>
        </w:rPr>
        <w:t xml:space="preserve">Material entities </w:t>
      </w:r>
      <w:r w:rsidRPr="00486765">
        <w:rPr>
          <w:sz w:val="22"/>
        </w:rPr>
        <w:t>may persist for very short periods of time (as for example in the case of a highly unstable isotope).</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9D2710">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831A0B2" w:rsidR="00E75EB0" w:rsidRPr="00B23775" w:rsidRDefault="00F52C65" w:rsidP="00486765">
      <w:pPr>
        <w:pStyle w:val="Specification"/>
        <w:rPr>
          <w:sz w:val="22"/>
        </w:rPr>
      </w:pPr>
      <w:proofErr w:type="gramStart"/>
      <w:r w:rsidRPr="00255E9F">
        <w:rPr>
          <w:rStyle w:val="Annotation"/>
        </w:rPr>
        <w:t>a</w:t>
      </w:r>
      <w:proofErr w:type="gramEnd"/>
      <w:r w:rsidRPr="00255E9F">
        <w:rPr>
          <w:rStyle w:val="Annotation"/>
        </w:rPr>
        <w:t>(material entity)[</w:t>
      </w:r>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r w:rsidRPr="003838FF">
        <w:rPr>
          <w:rStyle w:val="Annotation"/>
        </w:rPr>
        <w:t>]</w:t>
      </w:r>
    </w:p>
    <w:p w14:paraId="6383B6A0" w14:textId="77777777" w:rsidR="00E75EB0" w:rsidRPr="00486765" w:rsidRDefault="00E75EB0" w:rsidP="00486765">
      <w:pPr>
        <w:rPr>
          <w:sz w:val="22"/>
        </w:rPr>
      </w:pPr>
    </w:p>
    <w:p w14:paraId="082D298F" w14:textId="1F37AD77" w:rsidR="0076529D" w:rsidRPr="00486765" w:rsidRDefault="00A30FC5">
      <w:pPr>
        <w:rPr>
          <w:sz w:val="22"/>
        </w:rPr>
      </w:pPr>
      <w:proofErr w:type="gramStart"/>
      <w:r w:rsidRPr="00BC02F8">
        <w:rPr>
          <w:rStyle w:val="Annotation"/>
        </w:rPr>
        <w:t>note</w:t>
      </w:r>
      <w:proofErr w:type="gramEnd"/>
      <w:r w:rsidRPr="00BC02F8">
        <w:rPr>
          <w:rStyle w:val="Annotation"/>
        </w:rPr>
        <w:t>(material entity)[</w:t>
      </w:r>
      <w:r w:rsidR="009D555C"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009D555C" w:rsidRPr="00486765">
        <w:rPr>
          <w:sz w:val="22"/>
        </w:rPr>
        <w:t xml:space="preserve">includes </w:t>
      </w:r>
      <w:r w:rsidR="00055932" w:rsidRPr="00486765">
        <w:rPr>
          <w:sz w:val="22"/>
        </w:rPr>
        <w:t xml:space="preserve">elementary </w:t>
      </w:r>
      <w:r w:rsidR="009D555C" w:rsidRPr="00486765">
        <w:rPr>
          <w:sz w:val="22"/>
        </w:rPr>
        <w:t xml:space="preserve">particles among its </w:t>
      </w:r>
      <w:r w:rsidR="00B54835" w:rsidRPr="00486765">
        <w:rPr>
          <w:sz w:val="22"/>
        </w:rPr>
        <w:t>proper or improper</w:t>
      </w:r>
      <w:r w:rsidR="00536BF5" w:rsidRPr="00486765">
        <w:rPr>
          <w:sz w:val="22"/>
        </w:rPr>
        <w:t xml:space="preserve"> </w:t>
      </w:r>
      <w:r w:rsidR="009D555C" w:rsidRPr="00486765">
        <w:rPr>
          <w:sz w:val="22"/>
        </w:rPr>
        <w:t>parts: quarks and leptons</w:t>
      </w:r>
      <w:r w:rsidR="007771DD" w:rsidRPr="00486765">
        <w:rPr>
          <w:sz w:val="22"/>
        </w:rPr>
        <w:t>, including electrons,</w:t>
      </w:r>
      <w:r w:rsidR="009D555C" w:rsidRPr="00486765">
        <w:rPr>
          <w:sz w:val="22"/>
        </w:rPr>
        <w:t xml:space="preserve"> </w:t>
      </w:r>
      <w:r w:rsidR="007771DD" w:rsidRPr="00486765">
        <w:rPr>
          <w:sz w:val="22"/>
        </w:rPr>
        <w:t>as the smallest particles thus far discovered; baryons (including protons and</w:t>
      </w:r>
      <w:r w:rsidR="009D555C" w:rsidRPr="00486765">
        <w:rPr>
          <w:sz w:val="22"/>
        </w:rPr>
        <w:t xml:space="preserve"> neutrons</w:t>
      </w:r>
      <w:r w:rsidR="007771DD" w:rsidRPr="00486765">
        <w:rPr>
          <w:sz w:val="22"/>
        </w:rPr>
        <w:t>)</w:t>
      </w:r>
      <w:r w:rsidR="009D555C"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r w:rsidR="00EA0605" w:rsidRPr="00BC02F8">
        <w:rPr>
          <w:rStyle w:val="Annotation"/>
        </w:rPr>
        <w:t>]</w:t>
      </w:r>
    </w:p>
    <w:p w14:paraId="4F020AD7" w14:textId="704F0849" w:rsidR="00C024C7" w:rsidRPr="00486765" w:rsidRDefault="0076529D">
      <w:pPr>
        <w:rPr>
          <w:sz w:val="22"/>
        </w:rPr>
      </w:pPr>
      <w:r w:rsidRPr="00486765">
        <w:rPr>
          <w:i/>
          <w:sz w:val="22"/>
        </w:rPr>
        <w:lastRenderedPageBreak/>
        <w:t>Independent continuants</w:t>
      </w:r>
      <w:r w:rsidRPr="00486765">
        <w:rPr>
          <w:sz w:val="22"/>
        </w:rPr>
        <w:t xml:space="preserve"> are three-dimensional entities (entities extended in three spatial dimensions), as contrasted with the </w:t>
      </w:r>
      <w:r w:rsidRPr="00486765">
        <w:rPr>
          <w:i/>
          <w:sz w:val="22"/>
        </w:rPr>
        <w:t>processe</w:t>
      </w:r>
      <w:r w:rsidR="00706E14">
        <w:rPr>
          <w:i/>
          <w:sz w:val="22"/>
        </w:rPr>
        <w:t>s</w:t>
      </w:r>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commentRangeStart w:id="33"/>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commentRangeEnd w:id="33"/>
      <w:r w:rsidR="00EA0605">
        <w:rPr>
          <w:rStyle w:val="CommentReference"/>
        </w:rPr>
        <w:commentReference w:id="33"/>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r w:rsidR="002624AC" w:rsidRPr="00486765">
        <w:rPr>
          <w:b/>
          <w:sz w:val="22"/>
        </w:rPr>
        <w:t>continuant_part_of</w:t>
      </w:r>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r w:rsidR="002001F8" w:rsidRPr="00486765">
        <w:rPr>
          <w:b/>
          <w:sz w:val="22"/>
        </w:rPr>
        <w:t>material_part_of</w:t>
      </w:r>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9D2710">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34" w:name="_Toc313270696"/>
      <w:bookmarkStart w:id="35" w:name="_Toc319326102"/>
      <w:r w:rsidRPr="00486765">
        <w:rPr>
          <w:sz w:val="22"/>
        </w:rPr>
        <w:t>2.1.1.1 Object</w:t>
      </w:r>
      <w:bookmarkEnd w:id="34"/>
      <w:bookmarkEnd w:id="35"/>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w:t>
      </w:r>
      <w:r w:rsidR="004F4F96" w:rsidRPr="00486765">
        <w:rPr>
          <w:sz w:val="22"/>
        </w:rPr>
        <w:lastRenderedPageBreak/>
        <w:t xml:space="preserve">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w:t>
      </w:r>
      <w:proofErr w:type="gramStart"/>
      <w:r w:rsidR="00B54835" w:rsidRPr="00486765">
        <w:rPr>
          <w:sz w:val="22"/>
        </w:rPr>
        <w:t>larger,</w:t>
      </w:r>
      <w:proofErr w:type="gramEnd"/>
      <w:r w:rsidR="00B54835" w:rsidRPr="00486765">
        <w:rPr>
          <w:sz w:val="22"/>
        </w:rPr>
        <w:t xml:space="preserve">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9D2710">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9D2710">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9D2710">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9D2710">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9D2710">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9D2710">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proofErr w:type="gramStart"/>
      <w:r w:rsidRPr="00486765">
        <w:rPr>
          <w:sz w:val="22"/>
        </w:rPr>
        <w:t>organisms</w:t>
      </w:r>
      <w:proofErr w:type="gramEnd"/>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proofErr w:type="gramStart"/>
      <w:r w:rsidRPr="00486765">
        <w:rPr>
          <w:sz w:val="22"/>
        </w:rPr>
        <w:t>portions</w:t>
      </w:r>
      <w:proofErr w:type="gramEnd"/>
      <w:r w:rsidRPr="00486765">
        <w:rPr>
          <w:sz w:val="22"/>
        </w:rPr>
        <w:t xml:space="preserve">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lastRenderedPageBreak/>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BC02F8" w:rsidRDefault="00E30616" w:rsidP="00B6123E">
      <w:pPr>
        <w:rPr>
          <w:sz w:val="22"/>
        </w:rPr>
      </w:pPr>
      <w:r w:rsidRPr="00BC02F8">
        <w:rPr>
          <w:sz w:val="22"/>
        </w:rPr>
        <w:t xml:space="preserve">To say that </w:t>
      </w:r>
      <w:r w:rsidR="00DD6E98" w:rsidRPr="00BC02F8">
        <w:rPr>
          <w:i/>
          <w:sz w:val="22"/>
        </w:rPr>
        <w:t xml:space="preserve">a </w:t>
      </w:r>
      <w:r w:rsidR="00151755" w:rsidRPr="00BC02F8">
        <w:rPr>
          <w:sz w:val="22"/>
        </w:rPr>
        <w:t>is</w:t>
      </w:r>
      <w:r w:rsidR="00151755" w:rsidRPr="00BC02F8">
        <w:rPr>
          <w:i/>
          <w:sz w:val="22"/>
        </w:rPr>
        <w:t xml:space="preserve"> causally</w:t>
      </w:r>
      <w:r w:rsidR="00DD6E98" w:rsidRPr="00BC02F8">
        <w:rPr>
          <w:i/>
          <w:sz w:val="22"/>
        </w:rPr>
        <w:t xml:space="preserve"> unified</w:t>
      </w:r>
      <w:r w:rsidR="00DD6E98" w:rsidRPr="00BC02F8">
        <w:rPr>
          <w:sz w:val="22"/>
        </w:rPr>
        <w:t xml:space="preserve"> </w:t>
      </w:r>
      <w:r w:rsidR="00151755" w:rsidRPr="00BC02F8">
        <w:rPr>
          <w:sz w:val="22"/>
        </w:rPr>
        <w:t>means:</w:t>
      </w:r>
      <w:r w:rsidR="00151755" w:rsidRPr="00BC02F8">
        <w:rPr>
          <w:i/>
          <w:sz w:val="22"/>
        </w:rPr>
        <w:t xml:space="preserve"> a</w:t>
      </w:r>
      <w:r w:rsidR="002F61CF" w:rsidRPr="00BC02F8">
        <w:rPr>
          <w:sz w:val="22"/>
        </w:rPr>
        <w:t xml:space="preserve"> is a material</w:t>
      </w:r>
      <w:r w:rsidR="00465C17" w:rsidRPr="00BC02F8">
        <w:rPr>
          <w:sz w:val="22"/>
        </w:rPr>
        <w:t xml:space="preserve"> entity</w:t>
      </w:r>
      <w:r w:rsidR="002F61CF" w:rsidRPr="00BC02F8">
        <w:rPr>
          <w:sz w:val="22"/>
        </w:rPr>
        <w:t xml:space="preserve"> which is such that its material parts </w:t>
      </w:r>
      <w:r w:rsidR="00DD6E98" w:rsidRPr="00BC02F8">
        <w:rPr>
          <w:sz w:val="22"/>
        </w:rPr>
        <w:t>are tied together in such a way that, in environments typical for</w:t>
      </w:r>
      <w:r w:rsidR="00465C17" w:rsidRPr="00BC02F8">
        <w:rPr>
          <w:i/>
          <w:sz w:val="22"/>
        </w:rPr>
        <w:t xml:space="preserve"> entities</w:t>
      </w:r>
      <w:r w:rsidR="00536BF5" w:rsidRPr="00BC02F8">
        <w:rPr>
          <w:i/>
          <w:sz w:val="22"/>
        </w:rPr>
        <w:t xml:space="preserve"> </w:t>
      </w:r>
      <w:r w:rsidR="00DD6E98" w:rsidRPr="00BC02F8">
        <w:rPr>
          <w:sz w:val="22"/>
        </w:rPr>
        <w:t>of the type in question,</w:t>
      </w:r>
    </w:p>
    <w:p w14:paraId="4A66A852" w14:textId="4A1EB11F" w:rsidR="00DE390F" w:rsidRPr="00BC02F8" w:rsidRDefault="00DD6E98" w:rsidP="00B6123E">
      <w:pPr>
        <w:rPr>
          <w:sz w:val="22"/>
        </w:rPr>
      </w:pPr>
      <w:proofErr w:type="gramStart"/>
      <w:r w:rsidRPr="00BC02F8">
        <w:rPr>
          <w:sz w:val="22"/>
        </w:rPr>
        <w:t>if</w:t>
      </w:r>
      <w:proofErr w:type="gramEnd"/>
      <w:r w:rsidRPr="00BC02F8">
        <w:rPr>
          <w:sz w:val="22"/>
        </w:rPr>
        <w:t xml:space="preserve"> </w:t>
      </w:r>
      <w:r w:rsidR="00B56876" w:rsidRPr="00BC02F8">
        <w:rPr>
          <w:i/>
          <w:sz w:val="22"/>
        </w:rPr>
        <w:t xml:space="preserve">b, </w:t>
      </w:r>
      <w:r w:rsidR="00C37896" w:rsidRPr="00BC02F8">
        <w:rPr>
          <w:sz w:val="22"/>
        </w:rPr>
        <w:t xml:space="preserve">a </w:t>
      </w:r>
      <w:r w:rsidR="00C37896" w:rsidRPr="00BC02F8">
        <w:rPr>
          <w:b/>
          <w:sz w:val="22"/>
        </w:rPr>
        <w:t xml:space="preserve">continuant </w:t>
      </w:r>
      <w:r w:rsidRPr="00BC02F8">
        <w:rPr>
          <w:b/>
          <w:sz w:val="22"/>
        </w:rPr>
        <w:t>part</w:t>
      </w:r>
      <w:r w:rsidRPr="00BC02F8">
        <w:rPr>
          <w:sz w:val="22"/>
        </w:rPr>
        <w:t xml:space="preserve"> </w:t>
      </w:r>
      <w:r w:rsidR="00B56876" w:rsidRPr="00BC02F8">
        <w:rPr>
          <w:i/>
          <w:sz w:val="22"/>
        </w:rPr>
        <w:t>a</w:t>
      </w:r>
      <w:r w:rsidR="00375CE3" w:rsidRPr="00BC02F8">
        <w:rPr>
          <w:sz w:val="22"/>
        </w:rPr>
        <w:t xml:space="preserve"> in the interior of </w:t>
      </w:r>
      <w:r w:rsidR="00375CE3" w:rsidRPr="00BC02F8">
        <w:rPr>
          <w:i/>
          <w:sz w:val="22"/>
        </w:rPr>
        <w:t xml:space="preserve">a </w:t>
      </w:r>
      <w:r w:rsidR="00375CE3" w:rsidRPr="00BC02F8">
        <w:rPr>
          <w:sz w:val="22"/>
        </w:rPr>
        <w:t xml:space="preserve">at </w:t>
      </w:r>
      <w:r w:rsidR="00375CE3" w:rsidRPr="00BC02F8">
        <w:rPr>
          <w:i/>
          <w:sz w:val="22"/>
        </w:rPr>
        <w:t>t</w:t>
      </w:r>
      <w:r w:rsidR="00B56876" w:rsidRPr="00BC02F8">
        <w:rPr>
          <w:sz w:val="22"/>
        </w:rPr>
        <w:t>,</w:t>
      </w:r>
      <w:r w:rsidR="002F3C47" w:rsidRPr="00BC02F8">
        <w:rPr>
          <w:i/>
          <w:sz w:val="22"/>
        </w:rPr>
        <w:t xml:space="preserve"> </w:t>
      </w:r>
      <w:r w:rsidR="00C37896" w:rsidRPr="00BC02F8">
        <w:rPr>
          <w:sz w:val="22"/>
        </w:rPr>
        <w:t>is</w:t>
      </w:r>
      <w:r w:rsidR="00C37896" w:rsidRPr="00BC02F8">
        <w:rPr>
          <w:i/>
          <w:sz w:val="22"/>
        </w:rPr>
        <w:t xml:space="preserve"> </w:t>
      </w:r>
      <w:r w:rsidR="002F3C47" w:rsidRPr="00BC02F8">
        <w:rPr>
          <w:sz w:val="22"/>
        </w:rPr>
        <w:t xml:space="preserve">larger than a certain threshold </w:t>
      </w:r>
      <w:r w:rsidR="00375CE3" w:rsidRPr="00BC02F8">
        <w:rPr>
          <w:sz w:val="22"/>
        </w:rPr>
        <w:t>size</w:t>
      </w:r>
      <w:r w:rsidR="00DE390F" w:rsidRPr="00BC02F8">
        <w:rPr>
          <w:sz w:val="22"/>
        </w:rPr>
        <w:t xml:space="preserve"> </w:t>
      </w:r>
      <w:r w:rsidR="00263AC7" w:rsidRPr="00BC02F8">
        <w:rPr>
          <w:sz w:val="22"/>
        </w:rPr>
        <w:t xml:space="preserve">(which will be determined differently from case to case, depending on factors such as porosity of external cover) </w:t>
      </w:r>
      <w:r w:rsidR="00C37896" w:rsidRPr="00BC02F8">
        <w:rPr>
          <w:sz w:val="22"/>
        </w:rPr>
        <w:t xml:space="preserve">and </w:t>
      </w:r>
      <w:r w:rsidRPr="00BC02F8">
        <w:rPr>
          <w:sz w:val="22"/>
        </w:rPr>
        <w:t xml:space="preserve">is moved in space </w:t>
      </w:r>
      <w:r w:rsidR="00DD7822" w:rsidRPr="00BC02F8">
        <w:rPr>
          <w:sz w:val="22"/>
        </w:rPr>
        <w:t xml:space="preserve">to </w:t>
      </w:r>
      <w:r w:rsidR="00D546AE" w:rsidRPr="00BC02F8">
        <w:rPr>
          <w:sz w:val="22"/>
        </w:rPr>
        <w:t xml:space="preserve">be at </w:t>
      </w:r>
      <w:r w:rsidR="00263AC7" w:rsidRPr="00BC02F8">
        <w:rPr>
          <w:i/>
          <w:sz w:val="22"/>
        </w:rPr>
        <w:t>t</w:t>
      </w:r>
      <w:r w:rsidR="00263AC7" w:rsidRPr="00BC02F8">
        <w:rPr>
          <w:i/>
          <w:sz w:val="22"/>
        </w:rPr>
        <w:sym w:font="Symbol" w:char="F0A2"/>
      </w:r>
      <w:r w:rsidR="00263AC7" w:rsidRPr="00BC02F8">
        <w:rPr>
          <w:sz w:val="22"/>
        </w:rPr>
        <w:t xml:space="preserve"> at</w:t>
      </w:r>
      <w:r w:rsidR="00263AC7" w:rsidRPr="00BC02F8">
        <w:rPr>
          <w:i/>
          <w:sz w:val="22"/>
        </w:rPr>
        <w:t xml:space="preserve"> </w:t>
      </w:r>
      <w:r w:rsidR="00DD7822" w:rsidRPr="00BC02F8">
        <w:rPr>
          <w:sz w:val="22"/>
        </w:rPr>
        <w:t xml:space="preserve">a location on the exterior of </w:t>
      </w:r>
      <w:r w:rsidR="00263AC7" w:rsidRPr="00BC02F8">
        <w:rPr>
          <w:sz w:val="22"/>
        </w:rPr>
        <w:t xml:space="preserve">the spatial region that had been occupied by </w:t>
      </w:r>
      <w:r w:rsidR="00DD7822" w:rsidRPr="00BC02F8">
        <w:rPr>
          <w:i/>
          <w:sz w:val="22"/>
        </w:rPr>
        <w:t xml:space="preserve">a </w:t>
      </w:r>
      <w:r w:rsidR="00DE390F" w:rsidRPr="00BC02F8">
        <w:rPr>
          <w:sz w:val="22"/>
        </w:rPr>
        <w:t xml:space="preserve">at </w:t>
      </w:r>
      <w:r w:rsidR="00DE390F" w:rsidRPr="00BC02F8">
        <w:rPr>
          <w:i/>
          <w:sz w:val="22"/>
        </w:rPr>
        <w:t>t</w:t>
      </w:r>
      <w:r w:rsidR="00D546AE" w:rsidRPr="00BC02F8">
        <w:rPr>
          <w:sz w:val="22"/>
        </w:rPr>
        <w:t>,</w:t>
      </w:r>
      <w:r w:rsidR="00DE390F" w:rsidRPr="00BC02F8">
        <w:rPr>
          <w:i/>
          <w:sz w:val="22"/>
        </w:rPr>
        <w:t xml:space="preserve"> </w:t>
      </w:r>
      <w:r w:rsidRPr="00BC02F8">
        <w:rPr>
          <w:sz w:val="22"/>
        </w:rPr>
        <w:t xml:space="preserve">then </w:t>
      </w:r>
      <w:r w:rsidRPr="00BC02F8">
        <w:rPr>
          <w:i/>
          <w:sz w:val="22"/>
        </w:rPr>
        <w:t>either</w:t>
      </w:r>
      <w:r w:rsidR="00151755" w:rsidRPr="00BC02F8">
        <w:rPr>
          <w:i/>
          <w:sz w:val="22"/>
        </w:rPr>
        <w:t xml:space="preserve"> </w:t>
      </w:r>
      <w:r w:rsidRPr="00BC02F8">
        <w:rPr>
          <w:i/>
          <w:sz w:val="22"/>
        </w:rPr>
        <w:t>a</w:t>
      </w:r>
      <w:r w:rsidRPr="00BC02F8">
        <w:rPr>
          <w:sz w:val="22"/>
        </w:rPr>
        <w:t>’s</w:t>
      </w:r>
      <w:r w:rsidR="00151755" w:rsidRPr="00BC02F8">
        <w:rPr>
          <w:sz w:val="22"/>
        </w:rPr>
        <w:t xml:space="preserve"> </w:t>
      </w:r>
      <w:r w:rsidR="002F61CF" w:rsidRPr="00BC02F8">
        <w:rPr>
          <w:sz w:val="22"/>
        </w:rPr>
        <w:t xml:space="preserve">other parts will be moved </w:t>
      </w:r>
      <w:r w:rsidRPr="00BC02F8">
        <w:rPr>
          <w:sz w:val="22"/>
        </w:rPr>
        <w:t xml:space="preserve">in coordinated fashion </w:t>
      </w:r>
      <w:r w:rsidRPr="00BC02F8">
        <w:rPr>
          <w:i/>
          <w:sz w:val="22"/>
        </w:rPr>
        <w:t>or</w:t>
      </w:r>
      <w:r w:rsidR="00536BF5" w:rsidRPr="00BC02F8">
        <w:rPr>
          <w:i/>
          <w:sz w:val="22"/>
        </w:rPr>
        <w:t xml:space="preserve"> </w:t>
      </w:r>
      <w:r w:rsidRPr="00BC02F8">
        <w:rPr>
          <w:i/>
          <w:sz w:val="22"/>
        </w:rPr>
        <w:t xml:space="preserve">a </w:t>
      </w:r>
      <w:r w:rsidRPr="00BC02F8">
        <w:rPr>
          <w:sz w:val="22"/>
        </w:rPr>
        <w:t xml:space="preserve">will be </w:t>
      </w:r>
      <w:r w:rsidR="003D7096" w:rsidRPr="00BC02F8">
        <w:rPr>
          <w:sz w:val="22"/>
        </w:rPr>
        <w:t>damaged</w:t>
      </w:r>
      <w:r w:rsidR="00536BF5" w:rsidRPr="00BC02F8">
        <w:rPr>
          <w:sz w:val="22"/>
        </w:rPr>
        <w:t xml:space="preserve"> </w:t>
      </w:r>
      <w:r w:rsidRPr="00BC02F8">
        <w:rPr>
          <w:sz w:val="22"/>
        </w:rPr>
        <w:t>(</w:t>
      </w:r>
      <w:r w:rsidR="003D7096" w:rsidRPr="00BC02F8">
        <w:rPr>
          <w:sz w:val="22"/>
        </w:rPr>
        <w:t>be affected, for example, by breakage or tearing</w:t>
      </w:r>
      <w:r w:rsidRPr="00BC02F8">
        <w:rPr>
          <w:sz w:val="22"/>
        </w:rPr>
        <w:t>)</w:t>
      </w:r>
      <w:r w:rsidR="002F3C47" w:rsidRPr="00BC02F8">
        <w:rPr>
          <w:sz w:val="22"/>
        </w:rPr>
        <w:t xml:space="preserve"> </w:t>
      </w:r>
      <w:r w:rsidR="00D546AE" w:rsidRPr="00BC02F8">
        <w:rPr>
          <w:sz w:val="22"/>
        </w:rPr>
        <w:t xml:space="preserve">in the interval between </w:t>
      </w:r>
      <w:r w:rsidR="00D546AE" w:rsidRPr="00BC02F8">
        <w:rPr>
          <w:i/>
          <w:sz w:val="22"/>
        </w:rPr>
        <w:t xml:space="preserve">t </w:t>
      </w:r>
      <w:r w:rsidR="00D546AE" w:rsidRPr="00BC02F8">
        <w:rPr>
          <w:sz w:val="22"/>
        </w:rPr>
        <w:t>and</w:t>
      </w:r>
      <w:r w:rsidR="00D546AE" w:rsidRPr="00BC02F8">
        <w:rPr>
          <w:i/>
          <w:sz w:val="22"/>
        </w:rPr>
        <w:t xml:space="preserve"> t</w:t>
      </w:r>
      <w:r w:rsidR="00D546AE" w:rsidRPr="00BC02F8">
        <w:rPr>
          <w:i/>
          <w:sz w:val="22"/>
        </w:rPr>
        <w:sym w:font="Symbol" w:char="F0A2"/>
      </w:r>
      <w:r w:rsidR="00D546AE" w:rsidRPr="00BC02F8">
        <w:rPr>
          <w:sz w:val="22"/>
        </w:rPr>
        <w:t>.</w:t>
      </w:r>
    </w:p>
    <w:p w14:paraId="5F543465" w14:textId="1F78891C" w:rsidR="00DD6E98" w:rsidRPr="00BC02F8" w:rsidRDefault="00DD6E98" w:rsidP="00B6123E">
      <w:pPr>
        <w:rPr>
          <w:sz w:val="22"/>
        </w:rPr>
      </w:pPr>
      <w:proofErr w:type="gramStart"/>
      <w:r w:rsidRPr="00BC02F8">
        <w:rPr>
          <w:sz w:val="22"/>
        </w:rPr>
        <w:t>causal</w:t>
      </w:r>
      <w:proofErr w:type="gramEnd"/>
      <w:r w:rsidRPr="00BC02F8">
        <w:rPr>
          <w:sz w:val="22"/>
        </w:rPr>
        <w:t xml:space="preserve"> changes in one part of </w:t>
      </w:r>
      <w:r w:rsidRPr="00BC02F8">
        <w:rPr>
          <w:i/>
          <w:sz w:val="22"/>
        </w:rPr>
        <w:t xml:space="preserve">a </w:t>
      </w:r>
      <w:r w:rsidRPr="00BC02F8">
        <w:rPr>
          <w:sz w:val="22"/>
        </w:rPr>
        <w:t xml:space="preserve">can have consequences for other parts of </w:t>
      </w:r>
      <w:r w:rsidRPr="00BC02F8">
        <w:rPr>
          <w:i/>
          <w:sz w:val="22"/>
        </w:rPr>
        <w:t xml:space="preserve">a </w:t>
      </w:r>
      <w:r w:rsidRPr="00BC02F8">
        <w:rPr>
          <w:sz w:val="22"/>
        </w:rPr>
        <w:t>without the mediation of any</w:t>
      </w:r>
      <w:r w:rsidR="00465C17" w:rsidRPr="00BC02F8">
        <w:rPr>
          <w:sz w:val="22"/>
        </w:rPr>
        <w:t xml:space="preserve"> entity</w:t>
      </w:r>
      <w:r w:rsidRPr="00BC02F8">
        <w:rPr>
          <w:sz w:val="22"/>
        </w:rPr>
        <w:t xml:space="preserve"> that lies on the exterior of </w:t>
      </w:r>
      <w:r w:rsidRPr="00BC02F8">
        <w:rPr>
          <w:i/>
          <w:sz w:val="22"/>
        </w:rPr>
        <w:t>a</w:t>
      </w:r>
      <w:r w:rsidR="002F3C47" w:rsidRPr="00BC02F8">
        <w:rPr>
          <w:i/>
          <w:sz w:val="22"/>
        </w:rPr>
        <w:t>.</w:t>
      </w:r>
      <w:r w:rsidR="0047147E" w:rsidRPr="00BC02F8">
        <w:rPr>
          <w:sz w:val="22"/>
        </w:rPr>
        <w:t xml:space="preserve"> [022-001]</w:t>
      </w:r>
    </w:p>
    <w:p w14:paraId="6B6E107D" w14:textId="167DDC23" w:rsidR="00427F21" w:rsidRPr="00BC02F8" w:rsidRDefault="009F014F">
      <w:pPr>
        <w:rPr>
          <w:sz w:val="22"/>
        </w:rPr>
      </w:pPr>
      <w:r w:rsidRPr="00BC02F8">
        <w:rPr>
          <w:sz w:val="22"/>
        </w:rPr>
        <w:t>Material e</w:t>
      </w:r>
      <w:r w:rsidR="00427F21" w:rsidRPr="00BC02F8">
        <w:rPr>
          <w:sz w:val="22"/>
        </w:rPr>
        <w:t xml:space="preserve">ntities with no </w:t>
      </w:r>
      <w:r w:rsidR="00D546AE" w:rsidRPr="00BC02F8">
        <w:rPr>
          <w:sz w:val="22"/>
        </w:rPr>
        <w:t xml:space="preserve">proper </w:t>
      </w:r>
      <w:r w:rsidR="00427F21" w:rsidRPr="00BC02F8">
        <w:rPr>
          <w:sz w:val="22"/>
        </w:rPr>
        <w:t xml:space="preserve">material parts would satisfy these conditions trivially. </w:t>
      </w:r>
      <w:r w:rsidR="00A31705" w:rsidRPr="00BC02F8">
        <w:rPr>
          <w:sz w:val="22"/>
        </w:rPr>
        <w:t>Candidate e</w:t>
      </w:r>
      <w:r w:rsidR="00427F21" w:rsidRPr="00BC02F8">
        <w:rPr>
          <w:sz w:val="22"/>
        </w:rPr>
        <w:t>xamples of types of causal unity for material entities of more complex sorts are</w:t>
      </w:r>
      <w:r w:rsidR="00A31705" w:rsidRPr="00BC02F8">
        <w:rPr>
          <w:sz w:val="22"/>
        </w:rPr>
        <w:t xml:space="preserve"> as follows (this is not intended to be an exhaustive list)</w:t>
      </w:r>
      <w:r w:rsidR="00427F21" w:rsidRPr="00BC02F8">
        <w:rPr>
          <w:sz w:val="22"/>
        </w:rPr>
        <w:t>:</w:t>
      </w:r>
    </w:p>
    <w:p w14:paraId="787B8577" w14:textId="77777777" w:rsidR="00427F21" w:rsidRPr="00BC02F8" w:rsidRDefault="00427F21">
      <w:pPr>
        <w:rPr>
          <w:sz w:val="22"/>
        </w:rPr>
      </w:pPr>
      <w:r w:rsidRPr="00BC02F8">
        <w:rPr>
          <w:sz w:val="22"/>
        </w:rPr>
        <w:tab/>
        <w:t>CU</w:t>
      </w:r>
      <w:r w:rsidRPr="00BC02F8">
        <w:rPr>
          <w:sz w:val="22"/>
          <w:vertAlign w:val="subscript"/>
        </w:rPr>
        <w:t>1</w:t>
      </w:r>
      <w:r w:rsidRPr="00BC02F8">
        <w:rPr>
          <w:sz w:val="22"/>
        </w:rPr>
        <w:t>: Causal unity via physical covering</w:t>
      </w:r>
    </w:p>
    <w:p w14:paraId="35BC2263" w14:textId="592358F1" w:rsidR="00427F21" w:rsidRPr="00BC02F8" w:rsidRDefault="00427F21" w:rsidP="00C67892">
      <w:pPr>
        <w:rPr>
          <w:sz w:val="22"/>
        </w:rPr>
      </w:pPr>
      <w:r w:rsidRPr="00BC02F8">
        <w:rPr>
          <w:sz w:val="22"/>
        </w:rPr>
        <w:t>Here the parts in the interior of the unified entity are combined together causally through a common membrane or other physical covering</w:t>
      </w:r>
      <w:r w:rsidR="00925DC5" w:rsidRPr="00BC02F8">
        <w:rPr>
          <w:sz w:val="22"/>
        </w:rPr>
        <w:t xml:space="preserve"> – what the FMA refers to as a ‘bona fide anatomical surface’ [</w:t>
      </w:r>
      <w:r w:rsidR="00925DC5" w:rsidRPr="00BC02F8">
        <w:rPr>
          <w:sz w:val="22"/>
        </w:rPr>
        <w:fldChar w:fldCharType="begin"/>
      </w:r>
      <w:r w:rsidR="00925DC5" w:rsidRPr="00BC02F8">
        <w:rPr>
          <w:sz w:val="22"/>
        </w:rPr>
        <w:instrText xml:space="preserve"> REF _Ref309153893 \r \h </w:instrText>
      </w:r>
      <w:r w:rsidR="001C5CAA" w:rsidRPr="00BC02F8">
        <w:rPr>
          <w:sz w:val="22"/>
        </w:rPr>
        <w:instrText xml:space="preserve"> \* MERGEFORMAT </w:instrText>
      </w:r>
      <w:r w:rsidR="00925DC5" w:rsidRPr="00BC02F8">
        <w:rPr>
          <w:sz w:val="22"/>
        </w:rPr>
      </w:r>
      <w:r w:rsidR="00925DC5" w:rsidRPr="00BC02F8">
        <w:rPr>
          <w:sz w:val="22"/>
        </w:rPr>
        <w:fldChar w:fldCharType="separate"/>
      </w:r>
      <w:r w:rsidR="009D2710" w:rsidRPr="00BC02F8">
        <w:t>44</w:t>
      </w:r>
      <w:r w:rsidR="00925DC5" w:rsidRPr="00BC02F8">
        <w:rPr>
          <w:sz w:val="22"/>
        </w:rPr>
        <w:fldChar w:fldCharType="end"/>
      </w:r>
      <w:r w:rsidR="00925DC5" w:rsidRPr="00BC02F8">
        <w:rPr>
          <w:sz w:val="22"/>
        </w:rPr>
        <w:t>]</w:t>
      </w:r>
      <w:r w:rsidRPr="00BC02F8">
        <w:rPr>
          <w:sz w:val="22"/>
        </w:rPr>
        <w:t xml:space="preserve">. </w:t>
      </w:r>
      <w:r w:rsidRPr="00BC02F8">
        <w:rPr>
          <w:sz w:val="22"/>
        </w:rPr>
        <w:lastRenderedPageBreak/>
        <w:t xml:space="preserve">The latter points outwards toward and </w:t>
      </w:r>
      <w:r w:rsidR="00C37896" w:rsidRPr="00BC02F8">
        <w:rPr>
          <w:sz w:val="22"/>
        </w:rPr>
        <w:t xml:space="preserve">may </w:t>
      </w:r>
      <w:r w:rsidRPr="00BC02F8">
        <w:rPr>
          <w:sz w:val="22"/>
        </w:rPr>
        <w:t>serve a protective function in relation to what lies on the exterior of the entity [</w:t>
      </w:r>
      <w:r w:rsidR="001E591D" w:rsidRPr="00BC02F8">
        <w:rPr>
          <w:sz w:val="22"/>
        </w:rPr>
        <w:fldChar w:fldCharType="begin"/>
      </w:r>
      <w:r w:rsidRPr="00BC02F8">
        <w:rPr>
          <w:sz w:val="22"/>
        </w:rPr>
        <w:instrText xml:space="preserve"> REF _Hlk47849653 \r \h </w:instrText>
      </w:r>
      <w:r w:rsidR="001C5CAA" w:rsidRPr="00BC02F8">
        <w:rPr>
          <w:sz w:val="22"/>
        </w:rPr>
        <w:instrText xml:space="preserve"> \* MERGEFORMAT </w:instrText>
      </w:r>
      <w:r w:rsidR="001E591D" w:rsidRPr="00BC02F8">
        <w:rPr>
          <w:sz w:val="22"/>
        </w:rPr>
      </w:r>
      <w:r w:rsidR="001E591D" w:rsidRPr="00BC02F8">
        <w:rPr>
          <w:sz w:val="22"/>
        </w:rPr>
        <w:fldChar w:fldCharType="separate"/>
      </w:r>
      <w:r w:rsidR="009D2710" w:rsidRPr="00BC02F8">
        <w:t>13</w:t>
      </w:r>
      <w:r w:rsidR="001E591D" w:rsidRPr="00BC02F8">
        <w:rPr>
          <w:sz w:val="22"/>
        </w:rPr>
        <w:fldChar w:fldCharType="end"/>
      </w:r>
      <w:r w:rsidRPr="00BC02F8">
        <w:rPr>
          <w:sz w:val="22"/>
        </w:rPr>
        <w:t xml:space="preserve">, </w:t>
      </w:r>
      <w:r w:rsidR="001E591D" w:rsidRPr="00BC02F8">
        <w:rPr>
          <w:sz w:val="22"/>
        </w:rPr>
        <w:fldChar w:fldCharType="begin"/>
      </w:r>
      <w:r w:rsidRPr="00BC02F8">
        <w:rPr>
          <w:sz w:val="22"/>
        </w:rPr>
        <w:instrText xml:space="preserve"> REF _Ref309411634 \r \h </w:instrText>
      </w:r>
      <w:r w:rsidR="001C5CAA" w:rsidRPr="00BC02F8">
        <w:rPr>
          <w:sz w:val="22"/>
        </w:rPr>
        <w:instrText xml:space="preserve"> \* MERGEFORMAT </w:instrText>
      </w:r>
      <w:r w:rsidR="001E591D" w:rsidRPr="00BC02F8">
        <w:rPr>
          <w:sz w:val="22"/>
        </w:rPr>
      </w:r>
      <w:r w:rsidR="001E591D" w:rsidRPr="00BC02F8">
        <w:rPr>
          <w:sz w:val="22"/>
        </w:rPr>
        <w:fldChar w:fldCharType="separate"/>
      </w:r>
      <w:r w:rsidR="009D2710" w:rsidRPr="00BC02F8">
        <w:t>47</w:t>
      </w:r>
      <w:r w:rsidR="001E591D" w:rsidRPr="00BC02F8">
        <w:rPr>
          <w:sz w:val="22"/>
        </w:rPr>
        <w:fldChar w:fldCharType="end"/>
      </w:r>
      <w:r w:rsidRPr="00BC02F8">
        <w:rPr>
          <w:sz w:val="22"/>
        </w:rPr>
        <w:t>].</w:t>
      </w:r>
    </w:p>
    <w:p w14:paraId="0D80090F" w14:textId="459683D6" w:rsidR="008C04FB" w:rsidRPr="00BC02F8" w:rsidRDefault="00427F21" w:rsidP="00C67892">
      <w:pPr>
        <w:rPr>
          <w:sz w:val="22"/>
        </w:rPr>
      </w:pPr>
      <w:r w:rsidRPr="00BC02F8">
        <w:rPr>
          <w:sz w:val="22"/>
        </w:rPr>
        <w:t xml:space="preserve">Note that the physical covering may have holes (for example pores in your skin, shafts penetrating the planet’s outer crust, sockets where conduits to </w:t>
      </w:r>
      <w:r w:rsidR="00151755" w:rsidRPr="00BC02F8">
        <w:rPr>
          <w:sz w:val="22"/>
        </w:rPr>
        <w:t>other entities</w:t>
      </w:r>
      <w:r w:rsidRPr="00BC02F8">
        <w:rPr>
          <w:sz w:val="22"/>
        </w:rPr>
        <w:t xml:space="preserve"> are connected allowing transport </w:t>
      </w:r>
      <w:r w:rsidR="00141642" w:rsidRPr="00BC02F8">
        <w:rPr>
          <w:sz w:val="22"/>
        </w:rPr>
        <w:t>of electric current or of liquids or</w:t>
      </w:r>
      <w:r w:rsidRPr="00BC02F8">
        <w:rPr>
          <w:sz w:val="22"/>
        </w:rPr>
        <w:t xml:space="preserve"> gases</w:t>
      </w:r>
      <w:r w:rsidR="00141642" w:rsidRPr="00BC02F8">
        <w:rPr>
          <w:sz w:val="22"/>
        </w:rPr>
        <w:t>). The physical cover</w:t>
      </w:r>
      <w:r w:rsidR="0097446A" w:rsidRPr="00BC02F8">
        <w:rPr>
          <w:sz w:val="22"/>
        </w:rPr>
        <w:t>ing</w:t>
      </w:r>
      <w:r w:rsidR="00141642" w:rsidRPr="00BC02F8">
        <w:rPr>
          <w:sz w:val="22"/>
        </w:rPr>
        <w:t xml:space="preserve"> </w:t>
      </w:r>
      <w:r w:rsidRPr="00BC02F8">
        <w:rPr>
          <w:sz w:val="22"/>
        </w:rPr>
        <w:t xml:space="preserve">is nonetheless </w:t>
      </w:r>
      <w:r w:rsidR="00151755" w:rsidRPr="00BC02F8">
        <w:rPr>
          <w:i/>
          <w:sz w:val="22"/>
        </w:rPr>
        <w:t>connected</w:t>
      </w:r>
      <w:r w:rsidR="00151755" w:rsidRPr="00BC02F8">
        <w:rPr>
          <w:sz w:val="22"/>
        </w:rPr>
        <w:t xml:space="preserve"> in</w:t>
      </w:r>
      <w:r w:rsidRPr="00BC02F8">
        <w:rPr>
          <w:sz w:val="22"/>
        </w:rPr>
        <w:t xml:space="preserve"> the sense that</w:t>
      </w:r>
      <w:r w:rsidR="008C04FB" w:rsidRPr="00BC02F8">
        <w:rPr>
          <w:sz w:val="22"/>
        </w:rPr>
        <w:t xml:space="preserve"> (a)</w:t>
      </w:r>
      <w:r w:rsidRPr="00BC02F8">
        <w:rPr>
          <w:sz w:val="22"/>
        </w:rPr>
        <w:t xml:space="preserve"> between every two points on its surface a continuous path can be traced which does not leave this surface</w:t>
      </w:r>
      <w:r w:rsidR="00AE6D99" w:rsidRPr="00BC02F8">
        <w:rPr>
          <w:sz w:val="22"/>
        </w:rPr>
        <w:t xml:space="preserve">, and </w:t>
      </w:r>
      <w:r w:rsidR="008C04FB" w:rsidRPr="00BC02F8">
        <w:rPr>
          <w:sz w:val="22"/>
        </w:rPr>
        <w:t xml:space="preserve">also (b) the covering serves as a barrier preventing entities above a certain </w:t>
      </w:r>
      <w:r w:rsidR="00C37896" w:rsidRPr="00BC02F8">
        <w:rPr>
          <w:sz w:val="22"/>
        </w:rPr>
        <w:t xml:space="preserve">size </w:t>
      </w:r>
      <w:r w:rsidR="008C04FB" w:rsidRPr="00BC02F8">
        <w:rPr>
          <w:sz w:val="22"/>
        </w:rPr>
        <w:t>threshold from entering from the outside or esca</w:t>
      </w:r>
      <w:r w:rsidR="0046705D" w:rsidRPr="00BC02F8">
        <w:rPr>
          <w:sz w:val="22"/>
        </w:rPr>
        <w:t>ping from the inside</w:t>
      </w:r>
      <w:r w:rsidR="008C04FB" w:rsidRPr="00BC02F8">
        <w:rPr>
          <w:sz w:val="22"/>
        </w:rPr>
        <w:t xml:space="preserve"> </w:t>
      </w:r>
      <w:r w:rsidR="0046705D" w:rsidRPr="00BC02F8">
        <w:rPr>
          <w:sz w:val="22"/>
        </w:rPr>
        <w:t>[</w:t>
      </w:r>
      <w:r w:rsidR="0046705D" w:rsidRPr="00BC02F8">
        <w:rPr>
          <w:sz w:val="22"/>
        </w:rPr>
        <w:fldChar w:fldCharType="begin"/>
      </w:r>
      <w:r w:rsidR="0046705D" w:rsidRPr="005E4FE9">
        <w:rPr>
          <w:sz w:val="22"/>
        </w:rPr>
        <w:instrText xml:space="preserve"> PAGEREF _Hlk47849653 \h </w:instrText>
      </w:r>
      <w:r w:rsidR="0046705D" w:rsidRPr="00BC02F8">
        <w:rPr>
          <w:sz w:val="22"/>
        </w:rPr>
      </w:r>
      <w:r w:rsidR="0046705D" w:rsidRPr="00BC02F8">
        <w:rPr>
          <w:sz w:val="22"/>
        </w:rPr>
        <w:fldChar w:fldCharType="separate"/>
      </w:r>
      <w:r w:rsidR="009D2710" w:rsidRPr="005E4FE9">
        <w:rPr>
          <w:noProof/>
          <w:sz w:val="22"/>
        </w:rPr>
        <w:t>91</w:t>
      </w:r>
      <w:r w:rsidR="0046705D" w:rsidRPr="00BC02F8">
        <w:rPr>
          <w:sz w:val="22"/>
        </w:rPr>
        <w:fldChar w:fldCharType="end"/>
      </w:r>
      <w:r w:rsidR="001E66EA" w:rsidRPr="00BC02F8">
        <w:rPr>
          <w:sz w:val="22"/>
        </w:rPr>
        <w:t xml:space="preserve">, </w:t>
      </w:r>
      <w:r w:rsidR="001E66EA" w:rsidRPr="00BC02F8">
        <w:rPr>
          <w:sz w:val="22"/>
        </w:rPr>
        <w:fldChar w:fldCharType="begin"/>
      </w:r>
      <w:r w:rsidR="001E66EA" w:rsidRPr="00BC02F8">
        <w:rPr>
          <w:sz w:val="22"/>
        </w:rPr>
        <w:instrText xml:space="preserve"> REF _Ref313200566 \r \h </w:instrText>
      </w:r>
      <w:r w:rsidR="001C5CAA" w:rsidRPr="00BC02F8">
        <w:rPr>
          <w:sz w:val="22"/>
        </w:rPr>
        <w:instrText xml:space="preserve"> \* MERGEFORMAT </w:instrText>
      </w:r>
      <w:r w:rsidR="001E66EA" w:rsidRPr="00BC02F8">
        <w:rPr>
          <w:sz w:val="22"/>
        </w:rPr>
      </w:r>
      <w:r w:rsidR="001E66EA" w:rsidRPr="00BC02F8">
        <w:rPr>
          <w:sz w:val="22"/>
        </w:rPr>
        <w:fldChar w:fldCharType="separate"/>
      </w:r>
      <w:r w:rsidR="009D2710" w:rsidRPr="00BC02F8">
        <w:t>77</w:t>
      </w:r>
      <w:r w:rsidR="001E66EA" w:rsidRPr="00BC02F8">
        <w:rPr>
          <w:sz w:val="22"/>
        </w:rPr>
        <w:fldChar w:fldCharType="end"/>
      </w:r>
      <w:r w:rsidR="0046705D" w:rsidRPr="00BC02F8">
        <w:rPr>
          <w:sz w:val="22"/>
        </w:rPr>
        <w:t>].</w:t>
      </w:r>
    </w:p>
    <w:p w14:paraId="03E836CE" w14:textId="722A1B43" w:rsidR="00141642" w:rsidRPr="00BC02F8" w:rsidRDefault="00141642" w:rsidP="00C67892">
      <w:pPr>
        <w:rPr>
          <w:sz w:val="22"/>
        </w:rPr>
      </w:pPr>
      <w:r w:rsidRPr="00BC02F8">
        <w:rPr>
          <w:sz w:val="22"/>
        </w:rPr>
        <w:t>Some organs in the interior of complex organisms manifest a causal unity of this type. Organs can survive detachment from their surroundings, for example in the case of transplant, with their membranes intact. The FMA [</w:t>
      </w:r>
      <w:r w:rsidR="001E591D" w:rsidRPr="00BC02F8">
        <w:rPr>
          <w:sz w:val="22"/>
        </w:rPr>
        <w:fldChar w:fldCharType="begin"/>
      </w:r>
      <w:r w:rsidRPr="00BC02F8">
        <w:rPr>
          <w:sz w:val="22"/>
        </w:rPr>
        <w:instrText xml:space="preserve"> REF _Ref309153893 \r \h </w:instrText>
      </w:r>
      <w:r w:rsidR="001C5CAA" w:rsidRPr="00BC02F8">
        <w:rPr>
          <w:sz w:val="22"/>
        </w:rPr>
        <w:instrText xml:space="preserve"> \* MERGEFORMAT </w:instrText>
      </w:r>
      <w:r w:rsidR="001E591D" w:rsidRPr="00BC02F8">
        <w:rPr>
          <w:sz w:val="22"/>
        </w:rPr>
      </w:r>
      <w:r w:rsidR="001E591D" w:rsidRPr="00BC02F8">
        <w:rPr>
          <w:sz w:val="22"/>
        </w:rPr>
        <w:fldChar w:fldCharType="separate"/>
      </w:r>
      <w:r w:rsidR="009D2710" w:rsidRPr="00BC02F8">
        <w:t>44</w:t>
      </w:r>
      <w:r w:rsidR="001E591D" w:rsidRPr="00BC02F8">
        <w:rPr>
          <w:sz w:val="22"/>
        </w:rPr>
        <w:fldChar w:fldCharType="end"/>
      </w:r>
      <w:r w:rsidRPr="00BC02F8">
        <w:rPr>
          <w:sz w:val="22"/>
        </w:rPr>
        <w:t xml:space="preserve">] defines ‘organ’ as follows: </w:t>
      </w:r>
    </w:p>
    <w:p w14:paraId="7E8B32B5" w14:textId="77777777" w:rsidR="00925DC5" w:rsidRPr="00486765" w:rsidRDefault="00141642" w:rsidP="00BC02F8">
      <w:pPr>
        <w:ind w:left="720"/>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36"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37" w:name="_Ref308172919"/>
      <w:bookmarkEnd w:id="36"/>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37"/>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lastRenderedPageBreak/>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w:t>
      </w:r>
      <w:proofErr w:type="gramStart"/>
      <w:r w:rsidRPr="00486765">
        <w:rPr>
          <w:sz w:val="22"/>
        </w:rPr>
        <w:t>parts which</w:t>
      </w:r>
      <w:proofErr w:type="gramEnd"/>
      <w:r w:rsidRPr="00486765">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C02F8" w:rsidRDefault="00E30616" w:rsidP="00B6123E">
      <w:pPr>
        <w:rPr>
          <w:sz w:val="22"/>
        </w:rPr>
      </w:pPr>
      <w:r w:rsidRPr="00BC02F8">
        <w:rPr>
          <w:sz w:val="22"/>
        </w:rPr>
        <w:t xml:space="preserve">To say that </w:t>
      </w:r>
      <w:r w:rsidRPr="00BC02F8">
        <w:rPr>
          <w:i/>
          <w:sz w:val="22"/>
        </w:rPr>
        <w:t xml:space="preserve">a </w:t>
      </w:r>
      <w:r w:rsidR="00A31705" w:rsidRPr="00BC02F8">
        <w:rPr>
          <w:sz w:val="22"/>
        </w:rPr>
        <w:t xml:space="preserve">is </w:t>
      </w:r>
      <w:r w:rsidR="00A31705" w:rsidRPr="00BC02F8">
        <w:rPr>
          <w:i/>
          <w:sz w:val="22"/>
        </w:rPr>
        <w:t xml:space="preserve">maximal </w:t>
      </w:r>
      <w:r w:rsidR="00296E4D" w:rsidRPr="00BC02F8">
        <w:rPr>
          <w:sz w:val="22"/>
        </w:rPr>
        <w:t>relative to some criterion of causal unity CU</w:t>
      </w:r>
      <w:r w:rsidR="00296E4D" w:rsidRPr="00BC02F8">
        <w:rPr>
          <w:i/>
          <w:sz w:val="22"/>
          <w:vertAlign w:val="subscript"/>
        </w:rPr>
        <w:t>n</w:t>
      </w:r>
      <w:r w:rsidR="00296E4D" w:rsidRPr="00BC02F8">
        <w:rPr>
          <w:i/>
          <w:sz w:val="22"/>
        </w:rPr>
        <w:t xml:space="preserve"> </w:t>
      </w:r>
      <w:r w:rsidR="009F014F" w:rsidRPr="00BC02F8">
        <w:rPr>
          <w:sz w:val="22"/>
        </w:rPr>
        <w:t>means:</w:t>
      </w:r>
    </w:p>
    <w:p w14:paraId="71F0C072" w14:textId="77777777" w:rsidR="009F014F" w:rsidRPr="00BC02F8" w:rsidRDefault="00A31705" w:rsidP="00B6123E">
      <w:pPr>
        <w:ind w:left="720"/>
        <w:rPr>
          <w:i/>
          <w:sz w:val="22"/>
        </w:rPr>
      </w:pPr>
      <w:proofErr w:type="gramStart"/>
      <w:r w:rsidRPr="00BC02F8">
        <w:rPr>
          <w:i/>
          <w:sz w:val="22"/>
        </w:rPr>
        <w:t>a</w:t>
      </w:r>
      <w:proofErr w:type="gramEnd"/>
      <w:r w:rsidRPr="00BC02F8">
        <w:rPr>
          <w:i/>
          <w:sz w:val="22"/>
        </w:rPr>
        <w:t xml:space="preserve"> </w:t>
      </w:r>
      <w:r w:rsidRPr="00BC02F8">
        <w:rPr>
          <w:sz w:val="22"/>
        </w:rPr>
        <w:t>is causally unified relative to CU</w:t>
      </w:r>
      <w:r w:rsidRPr="00BC02F8">
        <w:rPr>
          <w:i/>
          <w:sz w:val="22"/>
          <w:vertAlign w:val="subscript"/>
        </w:rPr>
        <w:t>n</w:t>
      </w:r>
      <w:r w:rsidR="00536BF5" w:rsidRPr="00BC02F8">
        <w:rPr>
          <w:i/>
          <w:sz w:val="22"/>
        </w:rPr>
        <w:t xml:space="preserve"> </w:t>
      </w:r>
      <w:r w:rsidR="00296E4D" w:rsidRPr="00BC02F8">
        <w:rPr>
          <w:sz w:val="22"/>
        </w:rPr>
        <w:t xml:space="preserve">at </w:t>
      </w:r>
      <w:r w:rsidR="00296E4D" w:rsidRPr="00BC02F8">
        <w:rPr>
          <w:i/>
          <w:sz w:val="22"/>
        </w:rPr>
        <w:t>t</w:t>
      </w:r>
    </w:p>
    <w:p w14:paraId="3C13BEB0" w14:textId="36067497" w:rsidR="008C357F" w:rsidRPr="00BC02F8" w:rsidRDefault="009F014F" w:rsidP="00B6123E">
      <w:pPr>
        <w:ind w:left="720"/>
        <w:rPr>
          <w:sz w:val="22"/>
        </w:rPr>
      </w:pPr>
      <w:r w:rsidRPr="00BC02F8">
        <w:rPr>
          <w:sz w:val="22"/>
        </w:rPr>
        <w:t>&amp;</w:t>
      </w:r>
      <w:r w:rsidRPr="00BC02F8">
        <w:rPr>
          <w:i/>
          <w:sz w:val="22"/>
        </w:rPr>
        <w:t xml:space="preserve"> </w:t>
      </w:r>
      <w:proofErr w:type="gramStart"/>
      <w:r w:rsidR="00296E4D" w:rsidRPr="00BC02F8">
        <w:rPr>
          <w:sz w:val="22"/>
        </w:rPr>
        <w:t>if</w:t>
      </w:r>
      <w:proofErr w:type="gramEnd"/>
      <w:r w:rsidR="00296E4D" w:rsidRPr="00BC02F8">
        <w:rPr>
          <w:sz w:val="22"/>
        </w:rPr>
        <w:t xml:space="preserve"> for some </w:t>
      </w:r>
      <w:r w:rsidR="00296E4D" w:rsidRPr="00BC02F8">
        <w:rPr>
          <w:i/>
          <w:sz w:val="22"/>
        </w:rPr>
        <w:t xml:space="preserve">t </w:t>
      </w:r>
      <w:r w:rsidR="00C37896" w:rsidRPr="00BC02F8">
        <w:rPr>
          <w:sz w:val="22"/>
        </w:rPr>
        <w:t xml:space="preserve">and </w:t>
      </w:r>
      <w:r w:rsidR="00C37896" w:rsidRPr="00BC02F8">
        <w:rPr>
          <w:i/>
          <w:sz w:val="22"/>
        </w:rPr>
        <w:t xml:space="preserve">b </w:t>
      </w:r>
      <w:r w:rsidR="00296E4D" w:rsidRPr="00BC02F8">
        <w:rPr>
          <w:sz w:val="22"/>
        </w:rPr>
        <w:t>(</w:t>
      </w:r>
      <w:r w:rsidR="00296E4D" w:rsidRPr="00BC02F8">
        <w:rPr>
          <w:i/>
          <w:sz w:val="22"/>
        </w:rPr>
        <w:t xml:space="preserve">a </w:t>
      </w:r>
      <w:r w:rsidR="003D5797" w:rsidRPr="00BC02F8">
        <w:rPr>
          <w:b/>
          <w:sz w:val="22"/>
        </w:rPr>
        <w:t>continuant_</w:t>
      </w:r>
      <w:r w:rsidR="00296E4D" w:rsidRPr="00BC02F8">
        <w:rPr>
          <w:b/>
          <w:sz w:val="22"/>
        </w:rPr>
        <w:t>part_of</w:t>
      </w:r>
      <w:r w:rsidR="00296E4D" w:rsidRPr="00BC02F8">
        <w:rPr>
          <w:sz w:val="22"/>
        </w:rPr>
        <w:t xml:space="preserve"> </w:t>
      </w:r>
      <w:r w:rsidR="00A31705" w:rsidRPr="00BC02F8">
        <w:rPr>
          <w:i/>
          <w:sz w:val="22"/>
        </w:rPr>
        <w:t xml:space="preserve">b </w:t>
      </w:r>
      <w:r w:rsidR="00296E4D" w:rsidRPr="00BC02F8">
        <w:rPr>
          <w:b/>
          <w:sz w:val="22"/>
        </w:rPr>
        <w:t xml:space="preserve">at </w:t>
      </w:r>
      <w:r w:rsidR="00296E4D" w:rsidRPr="00BC02F8">
        <w:rPr>
          <w:i/>
          <w:sz w:val="22"/>
        </w:rPr>
        <w:t>t</w:t>
      </w:r>
      <w:r w:rsidR="00296E4D" w:rsidRPr="00BC02F8">
        <w:rPr>
          <w:b/>
          <w:i/>
          <w:sz w:val="22"/>
        </w:rPr>
        <w:t xml:space="preserve"> </w:t>
      </w:r>
      <w:r w:rsidR="00296E4D" w:rsidRPr="00BC02F8">
        <w:rPr>
          <w:sz w:val="22"/>
        </w:rPr>
        <w:t xml:space="preserve">&amp; </w:t>
      </w:r>
      <w:r w:rsidR="00296E4D" w:rsidRPr="00BC02F8">
        <w:rPr>
          <w:i/>
          <w:sz w:val="22"/>
        </w:rPr>
        <w:t xml:space="preserve">b </w:t>
      </w:r>
      <w:r w:rsidR="00296E4D" w:rsidRPr="00BC02F8">
        <w:rPr>
          <w:sz w:val="22"/>
        </w:rPr>
        <w:t xml:space="preserve">is </w:t>
      </w:r>
      <w:r w:rsidR="00A31705" w:rsidRPr="00BC02F8">
        <w:rPr>
          <w:sz w:val="22"/>
        </w:rPr>
        <w:t xml:space="preserve">causally unified relative to </w:t>
      </w:r>
      <w:r w:rsidRPr="00BC02F8">
        <w:rPr>
          <w:sz w:val="22"/>
        </w:rPr>
        <w:t xml:space="preserve">the same </w:t>
      </w:r>
      <w:r w:rsidR="00A31705" w:rsidRPr="00BC02F8">
        <w:rPr>
          <w:sz w:val="22"/>
        </w:rPr>
        <w:t>C</w:t>
      </w:r>
      <w:r w:rsidR="00536BF5" w:rsidRPr="00BC02F8">
        <w:rPr>
          <w:sz w:val="22"/>
        </w:rPr>
        <w:t>U</w:t>
      </w:r>
      <w:r w:rsidR="00A31705" w:rsidRPr="00BC02F8">
        <w:rPr>
          <w:i/>
          <w:sz w:val="22"/>
          <w:vertAlign w:val="subscript"/>
        </w:rPr>
        <w:t>n</w:t>
      </w:r>
      <w:r w:rsidR="00296E4D" w:rsidRPr="00BC02F8">
        <w:rPr>
          <w:sz w:val="22"/>
        </w:rPr>
        <w:t xml:space="preserve">) then </w:t>
      </w:r>
      <w:r w:rsidR="00296E4D" w:rsidRPr="00BC02F8">
        <w:rPr>
          <w:i/>
          <w:sz w:val="22"/>
        </w:rPr>
        <w:t xml:space="preserve">a </w:t>
      </w:r>
      <w:r w:rsidR="00296E4D" w:rsidRPr="00BC02F8">
        <w:rPr>
          <w:sz w:val="22"/>
        </w:rPr>
        <w:t xml:space="preserve">and </w:t>
      </w:r>
      <w:r w:rsidR="00296E4D" w:rsidRPr="00BC02F8">
        <w:rPr>
          <w:i/>
          <w:sz w:val="22"/>
        </w:rPr>
        <w:t xml:space="preserve">b </w:t>
      </w:r>
      <w:r w:rsidR="00296E4D" w:rsidRPr="00BC02F8">
        <w:rPr>
          <w:sz w:val="22"/>
        </w:rPr>
        <w:t>are identical</w:t>
      </w:r>
      <w:r w:rsidR="0047147E" w:rsidRPr="00BC02F8">
        <w:rPr>
          <w:sz w:val="22"/>
        </w:rPr>
        <w:t>.</w:t>
      </w:r>
    </w:p>
    <w:p w14:paraId="3E87E7A6" w14:textId="5AA927D9" w:rsidR="006549BE" w:rsidRPr="00BC02F8" w:rsidRDefault="00E30616" w:rsidP="00B6123E">
      <w:pPr>
        <w:rPr>
          <w:sz w:val="22"/>
        </w:rPr>
      </w:pPr>
      <w:r w:rsidRPr="00BC02F8">
        <w:rPr>
          <w:sz w:val="22"/>
        </w:rPr>
        <w:t>For example</w:t>
      </w:r>
      <w:r w:rsidR="00F34C15" w:rsidRPr="00BC02F8">
        <w:rPr>
          <w:sz w:val="22"/>
        </w:rPr>
        <w:t xml:space="preserve">: </w:t>
      </w:r>
    </w:p>
    <w:p w14:paraId="5C8747B8" w14:textId="774ACE9C" w:rsidR="00F34C15" w:rsidRPr="00BC02F8" w:rsidRDefault="00F34C15"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1</w:t>
      </w:r>
      <w:r w:rsidRPr="00BC02F8">
        <w:rPr>
          <w:sz w:val="22"/>
        </w:rPr>
        <w:t>: a cell or organism is maximal</w:t>
      </w:r>
      <w:r w:rsidR="00C37896" w:rsidRPr="00BC02F8">
        <w:rPr>
          <w:sz w:val="22"/>
        </w:rPr>
        <w:t>;</w:t>
      </w:r>
      <w:r w:rsidRPr="00BC02F8">
        <w:rPr>
          <w:sz w:val="22"/>
        </w:rPr>
        <w:t xml:space="preserve"> your lower torso falls short of maximality</w:t>
      </w:r>
      <w:r w:rsidR="00C37896" w:rsidRPr="00BC02F8">
        <w:rPr>
          <w:sz w:val="22"/>
        </w:rPr>
        <w:t>;</w:t>
      </w:r>
      <w:r w:rsidRPr="00BC02F8">
        <w:rPr>
          <w:sz w:val="22"/>
        </w:rPr>
        <w:t xml:space="preserve"> a pair of cells exceeds maximality</w:t>
      </w:r>
      <w:r w:rsidR="00C37896" w:rsidRPr="00BC02F8">
        <w:rPr>
          <w:sz w:val="22"/>
        </w:rPr>
        <w:t>.</w:t>
      </w:r>
    </w:p>
    <w:p w14:paraId="5C7AC6DA" w14:textId="0BE51DA0" w:rsidR="006549BE" w:rsidRPr="00BC02F8" w:rsidRDefault="006549BE"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2</w:t>
      </w:r>
      <w:r w:rsidRPr="00BC02F8">
        <w:rPr>
          <w:sz w:val="22"/>
        </w:rPr>
        <w:t>: a continuous dumbbell-shaped lump of iron is maximal; the connecting portion falls short of maximality; a pair of such dumbbell-shaped lumps exceeds maximality.</w:t>
      </w:r>
    </w:p>
    <w:p w14:paraId="37700BDD" w14:textId="0E411685" w:rsidR="006549BE" w:rsidRPr="00BC02F8" w:rsidRDefault="006549BE" w:rsidP="006C702A">
      <w:pPr>
        <w:pStyle w:val="ListParagraph"/>
        <w:numPr>
          <w:ilvl w:val="0"/>
          <w:numId w:val="22"/>
        </w:numPr>
        <w:rPr>
          <w:sz w:val="22"/>
        </w:rPr>
      </w:pPr>
      <w:proofErr w:type="gramStart"/>
      <w:r w:rsidRPr="00BC02F8">
        <w:rPr>
          <w:sz w:val="22"/>
        </w:rPr>
        <w:t>relative</w:t>
      </w:r>
      <w:proofErr w:type="gramEnd"/>
      <w:r w:rsidRPr="00BC02F8">
        <w:rPr>
          <w:sz w:val="22"/>
        </w:rPr>
        <w:t xml:space="preserve"> to the causal unity criterion CU</w:t>
      </w:r>
      <w:r w:rsidRPr="00BC02F8">
        <w:rPr>
          <w:sz w:val="22"/>
          <w:vertAlign w:val="subscript"/>
        </w:rPr>
        <w:t>3</w:t>
      </w:r>
      <w:r w:rsidRPr="00BC02F8">
        <w:rPr>
          <w:sz w:val="22"/>
        </w:rPr>
        <w:t>: an armored vehicle is maximal; the portions of armor of an armored vehicle falls short of maximality; a pair of armored vehicles exceeds maximality.</w:t>
      </w:r>
    </w:p>
    <w:p w14:paraId="3FAE9CE9" w14:textId="77777777" w:rsidR="00D924FF" w:rsidRPr="00BC02F8" w:rsidRDefault="00D924FF">
      <w:pPr>
        <w:rPr>
          <w:b/>
          <w:sz w:val="20"/>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w:t>
      </w:r>
      <w:r w:rsidRPr="00486765">
        <w:rPr>
          <w:sz w:val="22"/>
        </w:rPr>
        <w:lastRenderedPageBreak/>
        <w:t xml:space="preserve">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proofErr w:type="gramStart"/>
      <w:r w:rsidRPr="009D2710">
        <w:rPr>
          <w:rStyle w:val="Annotation"/>
        </w:rPr>
        <w:t>a</w:t>
      </w:r>
      <w:proofErr w:type="gramEnd"/>
      <w:r w:rsidRPr="009D2710">
        <w:rPr>
          <w:rStyle w:val="Annotation"/>
        </w:rPr>
        <w:t>(object)[</w:t>
      </w:r>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r w:rsidR="00F52C65" w:rsidRPr="009D2710">
        <w:rPr>
          <w:rStyle w:val="Annotation"/>
        </w:rPr>
        <w:t>]</w:t>
      </w:r>
    </w:p>
    <w:p w14:paraId="61BBE0DC" w14:textId="77777777" w:rsidR="00D924FF" w:rsidRPr="00B56876" w:rsidRDefault="00D924FF" w:rsidP="00486765">
      <w:bookmarkStart w:id="38" w:name="_Ref308464053"/>
    </w:p>
    <w:p w14:paraId="0B4D0BFD" w14:textId="77777777" w:rsidR="00711DC1" w:rsidRPr="00BC02F8" w:rsidRDefault="00711DC1" w:rsidP="00486765">
      <w:pPr>
        <w:rPr>
          <w:b/>
        </w:rPr>
      </w:pPr>
      <w:r w:rsidRPr="00BC02F8">
        <w:rPr>
          <w:b/>
          <w:sz w:val="22"/>
        </w:rPr>
        <w:t>Objects can be joined to other objects</w:t>
      </w:r>
    </w:p>
    <w:p w14:paraId="25D19DE3" w14:textId="7355216E" w:rsidR="00F604ED" w:rsidRPr="00486765" w:rsidRDefault="00BC7058">
      <w:pPr>
        <w:rPr>
          <w:sz w:val="22"/>
        </w:rPr>
      </w:pPr>
      <w:proofErr w:type="gramStart"/>
      <w:r>
        <w:rPr>
          <w:rStyle w:val="Annotation"/>
        </w:rPr>
        <w:t>n</w:t>
      </w:r>
      <w:r w:rsidR="00A30FC5" w:rsidRPr="00BC02F8">
        <w:rPr>
          <w:rStyle w:val="Annotation"/>
        </w:rPr>
        <w:t>ote</w:t>
      </w:r>
      <w:proofErr w:type="gramEnd"/>
      <w:r w:rsidR="00A30FC5" w:rsidRPr="00BC02F8">
        <w:rPr>
          <w:rStyle w:val="Annotation"/>
        </w:rPr>
        <w:t>(object)[</w:t>
      </w:r>
      <w:r w:rsidR="00F00EBF"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00F00EBF" w:rsidRPr="00486765">
        <w:rPr>
          <w:sz w:val="22"/>
        </w:rPr>
        <w:t xml:space="preserve"> such that there are</w:t>
      </w:r>
      <w:r w:rsidR="00465C17" w:rsidRPr="00486765">
        <w:rPr>
          <w:i/>
          <w:sz w:val="22"/>
        </w:rPr>
        <w:t xml:space="preserve"> entities</w:t>
      </w:r>
      <w:r w:rsidR="00F00EBF" w:rsidRPr="00486765">
        <w:rPr>
          <w:sz w:val="22"/>
        </w:rPr>
        <w:t xml:space="preserve"> of which we can assert unproblematically that they lie in its interior, and other</w:t>
      </w:r>
      <w:r w:rsidR="00465C17" w:rsidRPr="00486765">
        <w:rPr>
          <w:i/>
          <w:sz w:val="22"/>
        </w:rPr>
        <w:t xml:space="preserve"> entities</w:t>
      </w:r>
      <w:r w:rsidR="00F00EBF" w:rsidRPr="00486765">
        <w:rPr>
          <w:sz w:val="22"/>
        </w:rPr>
        <w:t xml:space="preserve"> of which we can assert unproblematically that they lie in its exterior. This may not be so for</w:t>
      </w:r>
      <w:r w:rsidR="00465C17" w:rsidRPr="00486765">
        <w:rPr>
          <w:i/>
          <w:sz w:val="22"/>
        </w:rPr>
        <w:t xml:space="preserve"> entities</w:t>
      </w:r>
      <w:r w:rsidR="00F00EBF" w:rsidRPr="00486765">
        <w:rPr>
          <w:sz w:val="22"/>
        </w:rPr>
        <w:t xml:space="preserve"> lying at or near the boundary between the interior and exterior.</w:t>
      </w:r>
      <w:bookmarkEnd w:id="38"/>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DF64F7" w:rsidRPr="00486765">
        <w:rPr>
          <w:sz w:val="22"/>
        </w:rPr>
        <w:t xml:space="preserve">Figure </w:t>
      </w:r>
      <w:r w:rsidR="00DF64F7">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r w:rsidR="00EA0605">
        <w:rPr>
          <w:rStyle w:val="Annotation"/>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lastRenderedPageBreak/>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39"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9D2710">
        <w:rPr>
          <w:noProof/>
          <w:sz w:val="22"/>
        </w:rPr>
        <w:t>3</w:t>
      </w:r>
      <w:r w:rsidR="001C5CAA" w:rsidRPr="00486765">
        <w:rPr>
          <w:noProof/>
          <w:sz w:val="22"/>
        </w:rPr>
        <w:fldChar w:fldCharType="end"/>
      </w:r>
      <w:bookmarkEnd w:id="39"/>
      <w:r w:rsidRPr="00486765">
        <w:rPr>
          <w:sz w:val="22"/>
        </w:rPr>
        <w:t xml:space="preserve">: </w:t>
      </w:r>
      <w:hyperlink r:id="rId27"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atoms and molecules as parts</w:t>
      </w:r>
    </w:p>
    <w:p w14:paraId="62F678F5" w14:textId="77777777" w:rsidR="00EA53E5" w:rsidRPr="00486765" w:rsidRDefault="00EA53E5"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C702A">
      <w:pPr>
        <w:pStyle w:val="ListParagraph"/>
        <w:numPr>
          <w:ilvl w:val="0"/>
          <w:numId w:val="2"/>
        </w:numPr>
        <w:rPr>
          <w:i/>
          <w:sz w:val="22"/>
        </w:rPr>
      </w:pPr>
      <w:proofErr w:type="gramStart"/>
      <w:r w:rsidRPr="00486765">
        <w:rPr>
          <w:sz w:val="22"/>
        </w:rPr>
        <w:lastRenderedPageBreak/>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r w:rsidR="00A31705" w:rsidRPr="00486765">
        <w:rPr>
          <w:i/>
          <w:sz w:val="22"/>
        </w:rPr>
        <w:t>objects</w:t>
      </w:r>
      <w:r w:rsidR="006549BE" w:rsidRPr="00486765">
        <w:rPr>
          <w:sz w:val="22"/>
        </w:rPr>
        <w:t xml:space="preserve">¸as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9D2710">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23F07F3C"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w:t>
      </w:r>
      <w:r w:rsidR="00EA0605">
        <w:rPr>
          <w:sz w:val="22"/>
        </w:rPr>
        <w:t>-</w:t>
      </w:r>
      <w:r w:rsidR="006549BE" w:rsidRPr="00486765">
        <w:rPr>
          <w:sz w:val="22"/>
        </w:rPr>
        <w:t>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40" w:name="_Ref310079849"/>
      <w:bookmarkStart w:id="41" w:name="_Toc313270697"/>
      <w:bookmarkStart w:id="42" w:name="_Toc319326103"/>
      <w:r w:rsidRPr="00486765">
        <w:rPr>
          <w:sz w:val="22"/>
        </w:rPr>
        <w:t>2.1.1.2 Object aggregate</w:t>
      </w:r>
      <w:bookmarkEnd w:id="40"/>
      <w:bookmarkEnd w:id="41"/>
      <w:bookmarkEnd w:id="42"/>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51</w:t>
      </w:r>
      <w:r w:rsidR="001E591D" w:rsidRPr="00486765">
        <w:rPr>
          <w:sz w:val="22"/>
        </w:rPr>
        <w:fldChar w:fldCharType="end"/>
      </w:r>
      <w:r w:rsidR="005830E2" w:rsidRPr="00486765">
        <w:rPr>
          <w:sz w:val="22"/>
        </w:rPr>
        <w:t xml:space="preserve">]. </w:t>
      </w:r>
    </w:p>
    <w:p w14:paraId="574BA04A" w14:textId="30F9A8A7" w:rsidR="00101194" w:rsidRDefault="00101194" w:rsidP="00BC02F8">
      <w:pPr>
        <w:pStyle w:val="Specification"/>
        <w:tabs>
          <w:tab w:val="left" w:pos="2760"/>
        </w:tabs>
        <w:rPr>
          <w:sz w:val="22"/>
        </w:rPr>
      </w:pPr>
      <w:r>
        <w:rPr>
          <w:sz w:val="22"/>
        </w:rPr>
        <w:t>First we define</w:t>
      </w:r>
      <w:ins w:id="43" w:author="Alan Ruttenberg" w:date="2012-07-05T14:16:00Z">
        <w:r w:rsidR="00BC02F8">
          <w:rPr>
            <w:sz w:val="22"/>
          </w:rPr>
          <w:tab/>
        </w:r>
      </w:ins>
    </w:p>
    <w:p w14:paraId="56E3F967" w14:textId="77777777" w:rsidR="00716277" w:rsidRPr="00486765" w:rsidRDefault="00716277" w:rsidP="00716277">
      <w:pPr>
        <w:rPr>
          <w:sz w:val="22"/>
        </w:rPr>
      </w:pPr>
    </w:p>
    <w:p w14:paraId="60B523F9" w14:textId="6CA004DF" w:rsidR="00716277" w:rsidRPr="00B75198" w:rsidRDefault="00716277" w:rsidP="00716277">
      <w:pPr>
        <w:ind w:left="1440" w:firstLine="720"/>
        <w:rPr>
          <w:sz w:val="22"/>
        </w:rPr>
      </w:pPr>
      <w:r w:rsidRPr="00B75198">
        <w:rPr>
          <w:rStyle w:val="Annotation"/>
          <w:color w:val="auto"/>
        </w:rPr>
        <w:lastRenderedPageBreak/>
        <w:t>]</w:t>
      </w:r>
    </w:p>
    <w:p w14:paraId="02E3C41B" w14:textId="2AE378BF" w:rsidR="00716277" w:rsidRPr="005E4FE9" w:rsidRDefault="00716277" w:rsidP="00716277">
      <w:pPr>
        <w:pStyle w:val="Specification"/>
        <w:rPr>
          <w:b/>
          <w:sz w:val="22"/>
        </w:rPr>
      </w:pPr>
      <w:proofErr w:type="gramStart"/>
      <w:r w:rsidRPr="009D2710">
        <w:rPr>
          <w:rStyle w:val="Annotation"/>
        </w:rPr>
        <w:t>a</w:t>
      </w:r>
      <w:proofErr w:type="gramEnd"/>
      <w:r w:rsidRPr="009D2710">
        <w:rPr>
          <w:rStyle w:val="Annotation"/>
        </w:rPr>
        <w:t>(member_part_of)[</w:t>
      </w:r>
      <w:r>
        <w:rPr>
          <w:rStyle w:val="SpecificationType"/>
          <w:sz w:val="22"/>
        </w:rPr>
        <w:t>Definition</w:t>
      </w:r>
      <w:r w:rsidRPr="00486765">
        <w:rPr>
          <w:sz w:val="22"/>
        </w:rPr>
        <w:t xml:space="preserve">: </w:t>
      </w:r>
      <w:r w:rsidRPr="00486765">
        <w:rPr>
          <w:i/>
          <w:sz w:val="22"/>
        </w:rPr>
        <w:t xml:space="preserve">a </w:t>
      </w:r>
      <w:r w:rsidRPr="00486765">
        <w:rPr>
          <w:b/>
          <w:sz w:val="22"/>
        </w:rPr>
        <w:t>member_</w:t>
      </w:r>
      <w:r>
        <w:rPr>
          <w:b/>
          <w:sz w:val="22"/>
        </w:rPr>
        <w:t>part_</w:t>
      </w:r>
      <w:r w:rsidRPr="00486765">
        <w:rPr>
          <w:b/>
          <w:sz w:val="22"/>
        </w:rPr>
        <w:t xml:space="preserve">of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=Def. </w:t>
      </w:r>
      <w:r>
        <w:rPr>
          <w:i/>
          <w:sz w:val="22"/>
        </w:rPr>
        <w:t xml:space="preserve">a </w:t>
      </w:r>
      <w:r>
        <w:rPr>
          <w:sz w:val="22"/>
        </w:rPr>
        <w:t xml:space="preserve">is an </w:t>
      </w:r>
      <w:r w:rsidRPr="00B75198">
        <w:rPr>
          <w:i/>
          <w:sz w:val="22"/>
        </w:rPr>
        <w:t>object</w:t>
      </w:r>
      <w:r>
        <w:rPr>
          <w:i/>
          <w:sz w:val="22"/>
        </w:rPr>
        <w:t xml:space="preserve"> </w:t>
      </w:r>
      <w:r w:rsidRPr="005E4FE9">
        <w:rPr>
          <w:b/>
          <w:sz w:val="22"/>
        </w:rPr>
        <w:t>at</w:t>
      </w:r>
      <w:r w:rsidRPr="005E4FE9">
        <w:rPr>
          <w:i/>
          <w:sz w:val="22"/>
        </w:rPr>
        <w:t xml:space="preserve"> t</w:t>
      </w:r>
    </w:p>
    <w:p w14:paraId="76E6F18F" w14:textId="186CD53D" w:rsidR="00716277" w:rsidRPr="00B23775" w:rsidRDefault="00716277" w:rsidP="00716277">
      <w:pPr>
        <w:pStyle w:val="Specification"/>
        <w:ind w:left="1440"/>
        <w:rPr>
          <w:sz w:val="22"/>
        </w:rPr>
      </w:pPr>
      <w:r>
        <w:rPr>
          <w:sz w:val="22"/>
        </w:rPr>
        <w:t xml:space="preserve">&amp; </w:t>
      </w:r>
      <w:proofErr w:type="gramStart"/>
      <w:r w:rsidRPr="00486765">
        <w:rPr>
          <w:sz w:val="22"/>
        </w:rPr>
        <w:t>there</w:t>
      </w:r>
      <w:proofErr w:type="gramEnd"/>
      <w:r w:rsidRPr="00486765">
        <w:rPr>
          <w:sz w:val="22"/>
        </w:rPr>
        <w:t xml:space="preserve"> is </w:t>
      </w:r>
      <w:r w:rsidRPr="00B75198">
        <w:rPr>
          <w:b/>
          <w:sz w:val="22"/>
        </w:rPr>
        <w:t>at</w:t>
      </w:r>
      <w:r>
        <w:rPr>
          <w:sz w:val="22"/>
        </w:rPr>
        <w:t xml:space="preserve"> </w:t>
      </w:r>
      <w:r>
        <w:rPr>
          <w:i/>
          <w:sz w:val="22"/>
        </w:rPr>
        <w:t xml:space="preserve">t </w:t>
      </w:r>
      <w:r>
        <w:rPr>
          <w:sz w:val="22"/>
        </w:rPr>
        <w:t>a</w:t>
      </w:r>
      <w:r w:rsidRPr="00486765">
        <w:rPr>
          <w:sz w:val="22"/>
        </w:rPr>
        <w:t xml:space="preserve"> mutually exhaustive and pairwise disjoint partition of </w:t>
      </w:r>
      <w:r>
        <w:rPr>
          <w:i/>
          <w:sz w:val="22"/>
        </w:rPr>
        <w:t>b</w:t>
      </w:r>
      <w:r w:rsidRPr="00486765">
        <w:rPr>
          <w:sz w:val="22"/>
        </w:rPr>
        <w:t xml:space="preserve"> into </w:t>
      </w:r>
      <w:r>
        <w:rPr>
          <w:sz w:val="22"/>
        </w:rPr>
        <w:t xml:space="preserve">objects </w:t>
      </w:r>
      <w:r w:rsidRPr="00486765">
        <w:rPr>
          <w:i/>
          <w:sz w:val="22"/>
        </w:rPr>
        <w:t>x</w:t>
      </w:r>
      <w:r w:rsidRPr="00486765">
        <w:rPr>
          <w:sz w:val="22"/>
          <w:vertAlign w:val="subscript"/>
        </w:rPr>
        <w:t>1</w:t>
      </w:r>
      <w:r w:rsidRPr="00486765">
        <w:rPr>
          <w:sz w:val="22"/>
        </w:rPr>
        <w:t>,</w:t>
      </w:r>
      <w:r>
        <w:rPr>
          <w:sz w:val="22"/>
        </w:rPr>
        <w:t xml:space="preserve"> </w:t>
      </w:r>
      <w:r w:rsidRPr="00486765">
        <w:rPr>
          <w:sz w:val="22"/>
        </w:rPr>
        <w:t xml:space="preserve"> …,</w:t>
      </w:r>
      <w:r>
        <w:rPr>
          <w:sz w:val="22"/>
        </w:rPr>
        <w:t xml:space="preserve"> </w:t>
      </w:r>
      <w:r w:rsidRPr="00486765">
        <w:rPr>
          <w:i/>
          <w:sz w:val="22"/>
        </w:rPr>
        <w:t>x</w:t>
      </w:r>
      <w:r w:rsidRPr="00486765">
        <w:rPr>
          <w:sz w:val="22"/>
          <w:vertAlign w:val="subscript"/>
        </w:rPr>
        <w:t xml:space="preserve">n </w:t>
      </w:r>
      <w:r w:rsidRPr="00486765">
        <w:rPr>
          <w:sz w:val="22"/>
        </w:rPr>
        <w:t xml:space="preserve">with </w:t>
      </w:r>
      <w:r w:rsidRPr="00486765">
        <w:rPr>
          <w:i/>
          <w:sz w:val="22"/>
        </w:rPr>
        <w:t xml:space="preserve">a </w:t>
      </w:r>
      <w:r w:rsidRPr="00B75198">
        <w:rPr>
          <w:sz w:val="22"/>
        </w:rPr>
        <w:t>=</w:t>
      </w:r>
      <w:r w:rsidRPr="00486765">
        <w:rPr>
          <w:i/>
          <w:sz w:val="22"/>
        </w:rPr>
        <w:t xml:space="preserve"> x</w:t>
      </w:r>
      <w:r w:rsidRPr="00486765">
        <w:rPr>
          <w:i/>
          <w:sz w:val="22"/>
          <w:vertAlign w:val="subscript"/>
        </w:rPr>
        <w:t>i</w:t>
      </w:r>
      <w:r w:rsidRPr="00486765">
        <w:rPr>
          <w:sz w:val="22"/>
        </w:rPr>
        <w:t xml:space="preserve"> for some </w:t>
      </w:r>
      <w:r>
        <w:rPr>
          <w:sz w:val="22"/>
        </w:rPr>
        <w:t xml:space="preserve">natural number </w:t>
      </w:r>
      <w:r w:rsidRPr="00486765">
        <w:rPr>
          <w:i/>
          <w:sz w:val="22"/>
        </w:rPr>
        <w:t xml:space="preserve">i. </w:t>
      </w:r>
      <w:r>
        <w:rPr>
          <w:sz w:val="22"/>
        </w:rPr>
        <w:t>[026-003]</w:t>
      </w:r>
      <w:r w:rsidRPr="009D2710">
        <w:rPr>
          <w:rStyle w:val="Annotation"/>
        </w:rPr>
        <w:t>]</w:t>
      </w:r>
    </w:p>
    <w:p w14:paraId="14CDEC2C" w14:textId="77777777" w:rsidR="00716277" w:rsidRPr="00486765" w:rsidRDefault="00716277" w:rsidP="00716277">
      <w:pPr>
        <w:pStyle w:val="Specification"/>
        <w:rPr>
          <w:sz w:val="22"/>
        </w:rPr>
      </w:pPr>
      <w:proofErr w:type="gramStart"/>
      <w:r w:rsidRPr="00255E9F">
        <w:rPr>
          <w:rStyle w:val="Annotation"/>
        </w:rPr>
        <w:t>a</w:t>
      </w:r>
      <w:proofErr w:type="gramEnd"/>
      <w:r w:rsidRPr="00255E9F">
        <w:rPr>
          <w:rStyle w:val="Annotation"/>
        </w:rPr>
        <w:t>(member_part_of)[</w:t>
      </w:r>
      <w:r w:rsidRPr="00486765">
        <w:rPr>
          <w:rStyle w:val="SpecificationType"/>
          <w:sz w:val="22"/>
        </w:rPr>
        <w:t>Domain</w:t>
      </w:r>
      <w:r w:rsidRPr="00486765">
        <w:rPr>
          <w:sz w:val="22"/>
        </w:rPr>
        <w:t xml:space="preserve">: </w:t>
      </w:r>
      <w:r>
        <w:rPr>
          <w:i/>
          <w:sz w:val="22"/>
        </w:rPr>
        <w:t>object</w:t>
      </w:r>
      <w:r w:rsidRPr="00255E9F">
        <w:rPr>
          <w:rStyle w:val="Annotation"/>
        </w:rPr>
        <w:t>]</w:t>
      </w:r>
    </w:p>
    <w:p w14:paraId="3AEA09B5" w14:textId="77777777" w:rsidR="00716277" w:rsidRPr="00486765" w:rsidRDefault="00716277" w:rsidP="00716277">
      <w:pPr>
        <w:pStyle w:val="Specification"/>
        <w:rPr>
          <w:sz w:val="22"/>
        </w:rPr>
      </w:pPr>
      <w:proofErr w:type="gramStart"/>
      <w:r w:rsidRPr="00255E9F">
        <w:rPr>
          <w:rStyle w:val="Annotation"/>
        </w:rPr>
        <w:t>a</w:t>
      </w:r>
      <w:proofErr w:type="gramEnd"/>
      <w:r w:rsidRPr="00255E9F">
        <w:rPr>
          <w:rStyle w:val="Annotation"/>
        </w:rPr>
        <w:t>(member_part_of)[</w:t>
      </w:r>
      <w:r w:rsidRPr="00486765">
        <w:rPr>
          <w:rStyle w:val="SpecificationType"/>
          <w:sz w:val="22"/>
        </w:rPr>
        <w:t>Range</w:t>
      </w:r>
      <w:r w:rsidRPr="00486765">
        <w:rPr>
          <w:sz w:val="22"/>
        </w:rPr>
        <w:t xml:space="preserve">: </w:t>
      </w:r>
      <w:r w:rsidRPr="00B75198">
        <w:rPr>
          <w:i/>
          <w:sz w:val="22"/>
        </w:rPr>
        <w:t>object aggregate</w:t>
      </w:r>
      <w:r w:rsidRPr="00255E9F">
        <w:rPr>
          <w:rStyle w:val="Annotation"/>
        </w:rPr>
        <w:t>]</w:t>
      </w:r>
    </w:p>
    <w:p w14:paraId="3F8347A9" w14:textId="4EDD356C" w:rsidR="00716277" w:rsidRPr="00B23775" w:rsidRDefault="00716277" w:rsidP="00716277">
      <w:pPr>
        <w:pStyle w:val="Specification"/>
        <w:ind w:left="0" w:firstLine="720"/>
        <w:rPr>
          <w:sz w:val="22"/>
        </w:rPr>
      </w:pPr>
      <w:proofErr w:type="gramStart"/>
      <w:r w:rsidRPr="00255E9F">
        <w:rPr>
          <w:rStyle w:val="Annotation"/>
        </w:rPr>
        <w:t>a</w:t>
      </w:r>
      <w:proofErr w:type="gramEnd"/>
      <w:r w:rsidRPr="00255E9F">
        <w:rPr>
          <w:rStyle w:val="Annotation"/>
        </w:rPr>
        <w:t>(member_part_of)[</w:t>
      </w: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r w:rsidRPr="00BC02F8">
        <w:rPr>
          <w:b/>
          <w:sz w:val="22"/>
        </w:rPr>
        <w:t>member_part_of</w:t>
      </w:r>
      <w:r w:rsidRPr="00486765">
        <w:rPr>
          <w:sz w:val="22"/>
        </w:rPr>
        <w:t xml:space="preserve"> </w:t>
      </w:r>
      <w:r w:rsidRPr="00486765">
        <w:rPr>
          <w:i/>
          <w:sz w:val="22"/>
        </w:rPr>
        <w:t xml:space="preserve">b </w:t>
      </w:r>
      <w:r w:rsidRPr="00BC02F8">
        <w:rPr>
          <w:b/>
          <w:sz w:val="22"/>
        </w:rPr>
        <w:t>at</w:t>
      </w:r>
      <w:r w:rsidRPr="00486765">
        <w:rPr>
          <w:sz w:val="22"/>
        </w:rPr>
        <w:t xml:space="preserve"> </w:t>
      </w:r>
      <w:r w:rsidRPr="00486765">
        <w:rPr>
          <w:i/>
          <w:sz w:val="22"/>
        </w:rPr>
        <w:t xml:space="preserve">t </w:t>
      </w:r>
      <w:r w:rsidRPr="00486765">
        <w:rPr>
          <w:sz w:val="22"/>
        </w:rPr>
        <w:t xml:space="preserve">then </w:t>
      </w:r>
      <w:r w:rsidRPr="00486765">
        <w:rPr>
          <w:i/>
          <w:sz w:val="22"/>
        </w:rPr>
        <w:t xml:space="preserve">a </w:t>
      </w:r>
      <w:r w:rsidRPr="00BC02F8">
        <w:rPr>
          <w:b/>
          <w:sz w:val="22"/>
        </w:rPr>
        <w:t>continuant_part_of</w:t>
      </w:r>
      <w:r w:rsidRPr="00486765">
        <w:rPr>
          <w:sz w:val="22"/>
        </w:rPr>
        <w:t xml:space="preserve"> </w:t>
      </w:r>
      <w:r w:rsidRPr="00486765">
        <w:rPr>
          <w:i/>
          <w:sz w:val="22"/>
        </w:rPr>
        <w:t xml:space="preserve">b </w:t>
      </w:r>
      <w:r w:rsidRPr="00BC02F8">
        <w:rPr>
          <w:b/>
          <w:sz w:val="22"/>
        </w:rPr>
        <w:t>at</w:t>
      </w:r>
      <w:r w:rsidRPr="00486765">
        <w:rPr>
          <w:sz w:val="22"/>
        </w:rPr>
        <w:t xml:space="preserve"> </w:t>
      </w:r>
      <w:r w:rsidRPr="00486765">
        <w:rPr>
          <w:i/>
          <w:sz w:val="22"/>
        </w:rPr>
        <w:t>t.</w:t>
      </w:r>
      <w:r>
        <w:rPr>
          <w:sz w:val="22"/>
        </w:rPr>
        <w:t xml:space="preserve"> [104-001]</w:t>
      </w:r>
      <w:r w:rsidRPr="009C66E9">
        <w:rPr>
          <w:rStyle w:val="Annotation"/>
        </w:rPr>
        <w:t xml:space="preserve"> </w:t>
      </w:r>
      <w:r w:rsidRPr="00255E9F">
        <w:rPr>
          <w:rStyle w:val="Annotation"/>
        </w:rPr>
        <w:t>]</w:t>
      </w:r>
    </w:p>
    <w:p w14:paraId="2A60EF3E" w14:textId="6AEADAEA" w:rsidR="00716277" w:rsidRPr="00486765" w:rsidRDefault="00716277" w:rsidP="00716277">
      <w:pPr>
        <w:pStyle w:val="Specification"/>
        <w:rPr>
          <w:i/>
          <w:sz w:val="22"/>
        </w:rPr>
      </w:pPr>
      <w:proofErr w:type="gramStart"/>
      <w:r w:rsidRPr="00255E9F">
        <w:rPr>
          <w:rStyle w:val="Annotation"/>
        </w:rPr>
        <w:t>a</w:t>
      </w:r>
      <w:r>
        <w:rPr>
          <w:rStyle w:val="Annotation"/>
        </w:rPr>
        <w:t>s</w:t>
      </w:r>
      <w:proofErr w:type="gramEnd"/>
      <w:r w:rsidRPr="00255E9F">
        <w:rPr>
          <w:rStyle w:val="Annotation"/>
        </w:rPr>
        <w:t>(member_part_of)[</w:t>
      </w:r>
      <w:r w:rsidRPr="00486765">
        <w:rPr>
          <w:rStyle w:val="SpecificationType"/>
          <w:sz w:val="22"/>
        </w:rPr>
        <w:t xml:space="preserve">Examples: </w:t>
      </w:r>
      <w:r>
        <w:rPr>
          <w:sz w:val="22"/>
        </w:rPr>
        <w:t xml:space="preserve">each tree in a forest is a member_part of the </w:t>
      </w:r>
      <w:r w:rsidRPr="00486765">
        <w:rPr>
          <w:sz w:val="22"/>
        </w:rPr>
        <w:t>forest</w:t>
      </w:r>
      <w:r w:rsidRPr="00255E9F">
        <w:rPr>
          <w:rStyle w:val="Annotation"/>
        </w:rPr>
        <w:t>\</w:t>
      </w:r>
      <w:r w:rsidRPr="00486765">
        <w:rPr>
          <w:sz w:val="22"/>
        </w:rPr>
        <w:t xml:space="preserve">; </w:t>
      </w:r>
      <w:r>
        <w:rPr>
          <w:sz w:val="22"/>
        </w:rPr>
        <w:t xml:space="preserve">each </w:t>
      </w:r>
      <w:r w:rsidRPr="00486765">
        <w:rPr>
          <w:sz w:val="22"/>
        </w:rPr>
        <w:t>piece in a chess set</w:t>
      </w:r>
      <w:r>
        <w:rPr>
          <w:sz w:val="22"/>
        </w:rPr>
        <w:t xml:space="preserve"> is a member part of the chess set</w:t>
      </w:r>
      <w:r w:rsidRPr="00486765">
        <w:rPr>
          <w:sz w:val="22"/>
        </w:rPr>
        <w:t>.</w:t>
      </w:r>
      <w:r w:rsidRPr="009C66E9">
        <w:rPr>
          <w:rStyle w:val="Annotation"/>
        </w:rPr>
        <w:t xml:space="preserve"> </w:t>
      </w:r>
      <w:r w:rsidRPr="00255E9F">
        <w:rPr>
          <w:rStyle w:val="Annotation"/>
        </w:rPr>
        <w:t>]</w:t>
      </w:r>
    </w:p>
    <w:p w14:paraId="63C6F6FC" w14:textId="77777777" w:rsidR="00716277" w:rsidRDefault="00716277" w:rsidP="00716277">
      <w:pPr>
        <w:rPr>
          <w:sz w:val="22"/>
        </w:rPr>
      </w:pPr>
      <w:r w:rsidRPr="00486765">
        <w:rPr>
          <w:sz w:val="22"/>
        </w:rPr>
        <w:t>Th</w:t>
      </w:r>
      <w:r>
        <w:rPr>
          <w:sz w:val="22"/>
        </w:rPr>
        <w:t>e membership</w:t>
      </w:r>
      <w:r w:rsidRPr="00486765">
        <w:rPr>
          <w:sz w:val="22"/>
        </w:rPr>
        <w:t xml:space="preserve"> relation is defined for objects</w:t>
      </w:r>
      <w:r>
        <w:rPr>
          <w:sz w:val="22"/>
        </w:rPr>
        <w:t>,</w:t>
      </w:r>
      <w:r w:rsidRPr="00486765">
        <w:rPr>
          <w:sz w:val="22"/>
        </w:rPr>
        <w:t xml:space="preserve"> but </w:t>
      </w:r>
      <w:r>
        <w:rPr>
          <w:sz w:val="22"/>
        </w:rPr>
        <w:t xml:space="preserve">analogous relations can be extended to </w:t>
      </w:r>
      <w:r w:rsidRPr="00486765">
        <w:rPr>
          <w:sz w:val="22"/>
        </w:rPr>
        <w:t>BFO categories in general</w:t>
      </w:r>
      <w:r>
        <w:rPr>
          <w:sz w:val="22"/>
        </w:rPr>
        <w:t>.</w:t>
      </w:r>
    </w:p>
    <w:p w14:paraId="39F0803D" w14:textId="77777777" w:rsidR="00716277" w:rsidRPr="00BC02F8" w:rsidRDefault="00716277" w:rsidP="00BC02F8"/>
    <w:p w14:paraId="352B27BF" w14:textId="7B8B44DF" w:rsidR="00296E4D" w:rsidRDefault="00F52C65">
      <w:pPr>
        <w:pStyle w:val="Specification"/>
        <w:rPr>
          <w:sz w:val="22"/>
        </w:rPr>
      </w:pPr>
      <w:proofErr w:type="gramStart"/>
      <w:r w:rsidRPr="009D2710">
        <w:rPr>
          <w:rStyle w:val="Annotation"/>
        </w:rPr>
        <w:t>a</w:t>
      </w:r>
      <w:proofErr w:type="gramEnd"/>
      <w:r w:rsidRPr="009D2710">
        <w:rPr>
          <w:rStyle w:val="Annotation"/>
        </w:rPr>
        <w:t>(object aggregate)[</w:t>
      </w:r>
      <w:r w:rsidR="00236D40" w:rsidRPr="00486765">
        <w:rPr>
          <w:rStyle w:val="SpecificationType"/>
          <w:sz w:val="22"/>
        </w:rPr>
        <w:t>Elucidation</w:t>
      </w:r>
      <w:r w:rsidR="00236D40"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w:t>
      </w:r>
      <w:r w:rsidR="00101194" w:rsidRPr="005E4FE9">
        <w:rPr>
          <w:b/>
          <w:sz w:val="22"/>
        </w:rPr>
        <w:t>at</w:t>
      </w:r>
      <w:r w:rsidR="00101194">
        <w:rPr>
          <w:sz w:val="22"/>
        </w:rPr>
        <w:t xml:space="preserve"> </w:t>
      </w:r>
      <w:r w:rsidR="00101194">
        <w:rPr>
          <w:i/>
          <w:sz w:val="22"/>
        </w:rPr>
        <w:t xml:space="preserve">t </w:t>
      </w:r>
      <w:r w:rsidR="00296E4D" w:rsidRPr="00486765">
        <w:rPr>
          <w:sz w:val="22"/>
        </w:rPr>
        <w:t>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r w:rsidR="00F27363">
        <w:rPr>
          <w:b/>
          <w:sz w:val="22"/>
        </w:rPr>
        <w:t>member</w:t>
      </w:r>
      <w:r w:rsidR="00716277">
        <w:rPr>
          <w:b/>
          <w:sz w:val="22"/>
        </w:rPr>
        <w:t>s</w:t>
      </w:r>
      <w:r w:rsidR="00101194">
        <w:rPr>
          <w:b/>
          <w:sz w:val="22"/>
        </w:rPr>
        <w:t xml:space="preserve"> </w:t>
      </w:r>
      <w:r w:rsidR="00101194" w:rsidRPr="005E4FE9">
        <w:rPr>
          <w:b/>
          <w:sz w:val="22"/>
        </w:rPr>
        <w:t xml:space="preserve">at </w:t>
      </w:r>
      <w:r w:rsidR="00101194">
        <w:rPr>
          <w:i/>
          <w:sz w:val="22"/>
        </w:rPr>
        <w:t>t</w:t>
      </w:r>
      <w:r w:rsidR="0050778E" w:rsidRPr="00486765">
        <w:rPr>
          <w:sz w:val="22"/>
        </w:rPr>
        <w:t>.</w:t>
      </w:r>
      <w:r w:rsidR="00621220" w:rsidRPr="00486765">
        <w:rPr>
          <w:sz w:val="22"/>
        </w:rPr>
        <w:t xml:space="preserve"> </w:t>
      </w:r>
      <w:r w:rsidR="0047147E">
        <w:rPr>
          <w:sz w:val="22"/>
        </w:rPr>
        <w:t>[025-</w:t>
      </w:r>
      <w:r w:rsidR="00716277">
        <w:rPr>
          <w:sz w:val="22"/>
        </w:rPr>
        <w:t>003</w:t>
      </w:r>
      <w:r w:rsidR="0047147E">
        <w:rPr>
          <w:sz w:val="22"/>
        </w:rPr>
        <w:t>]</w:t>
      </w:r>
    </w:p>
    <w:p w14:paraId="760E6675" w14:textId="77777777" w:rsidR="00BC3597" w:rsidRPr="00486765" w:rsidRDefault="00BC3597" w:rsidP="00486765">
      <w:pPr>
        <w:rPr>
          <w:sz w:val="22"/>
        </w:rPr>
      </w:pPr>
    </w:p>
    <w:p w14:paraId="55786EDA" w14:textId="4CA630A3" w:rsidR="00C75C35" w:rsidRPr="00486765" w:rsidRDefault="00716277" w:rsidP="00486765">
      <w:pPr>
        <w:ind w:firstLine="720"/>
        <w:rPr>
          <w:sz w:val="22"/>
        </w:rPr>
      </w:pPr>
      <w:r>
        <w:rPr>
          <w:sz w:val="22"/>
        </w:rPr>
        <w:t>Thus a</w:t>
      </w:r>
      <w:r w:rsidR="0047199F" w:rsidRPr="00486765">
        <w:rPr>
          <w:sz w:val="22"/>
        </w:rPr>
        <w:t xml:space="preserve">n </w:t>
      </w:r>
      <w:r w:rsidR="00EA53E5" w:rsidRPr="00486765">
        <w:rPr>
          <w:i/>
          <w:sz w:val="22"/>
        </w:rPr>
        <w:t xml:space="preserve">object </w:t>
      </w:r>
      <w:r w:rsidR="00151755" w:rsidRPr="00486765">
        <w:rPr>
          <w:i/>
          <w:sz w:val="22"/>
        </w:rPr>
        <w:t>aggregate</w:t>
      </w:r>
      <w:r w:rsidR="00151755" w:rsidRPr="00486765">
        <w:rPr>
          <w:sz w:val="22"/>
        </w:rPr>
        <w:t>, then</w:t>
      </w:r>
      <w:r w:rsidR="00621220"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r w:rsidR="00BC3597" w:rsidRPr="00486765">
        <w:rPr>
          <w:b/>
          <w:sz w:val="22"/>
        </w:rPr>
        <w:t>continuant_</w:t>
      </w:r>
      <w:r w:rsidRPr="00486765">
        <w:rPr>
          <w:b/>
          <w:sz w:val="22"/>
        </w:rPr>
        <w:t>part</w:t>
      </w:r>
      <w:r w:rsidR="00BC3597" w:rsidRPr="00486765">
        <w:rPr>
          <w:b/>
          <w:sz w:val="22"/>
        </w:rPr>
        <w:t>_</w:t>
      </w:r>
      <w:r w:rsidRPr="00486765">
        <w:rPr>
          <w:b/>
          <w:sz w:val="22"/>
        </w:rPr>
        <w:t>of</w:t>
      </w:r>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commentRangeStart w:id="44"/>
      <w:r w:rsidRPr="00486765">
        <w:rPr>
          <w:sz w:val="22"/>
        </w:rPr>
        <w:t xml:space="preserve">overlaps </w:t>
      </w:r>
      <w:commentRangeEnd w:id="44"/>
      <w:r w:rsidR="00A0272A">
        <w:rPr>
          <w:rStyle w:val="CommentReference"/>
        </w:rPr>
        <w:commentReference w:id="44"/>
      </w:r>
      <w:r w:rsidRPr="00486765">
        <w:rPr>
          <w:sz w:val="22"/>
        </w:rPr>
        <w:t xml:space="preserve">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r w:rsidR="00193316" w:rsidRPr="00193316">
        <w:rPr>
          <w:rStyle w:val="Annotation"/>
        </w:rPr>
        <w:t xml:space="preserve"> </w:t>
      </w:r>
      <w:r w:rsidR="00193316" w:rsidRPr="00255E9F">
        <w:rPr>
          <w:rStyle w:val="Annotation"/>
        </w:rPr>
        <w:t>]</w:t>
      </w:r>
    </w:p>
    <w:p w14:paraId="66B2D60A" w14:textId="77777777" w:rsidR="00BC3597" w:rsidRPr="00486765" w:rsidRDefault="00BC3597" w:rsidP="00486765">
      <w:pPr>
        <w:rPr>
          <w:sz w:val="22"/>
        </w:rPr>
      </w:pPr>
    </w:p>
    <w:p w14:paraId="559ADD1A" w14:textId="55FD3FCC"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00716277">
        <w:rPr>
          <w:b/>
          <w:sz w:val="22"/>
        </w:rPr>
        <w:t xml:space="preserve">at </w:t>
      </w:r>
      <w:r w:rsidR="00716277" w:rsidRPr="005E4FE9">
        <w:rPr>
          <w:i/>
          <w:sz w:val="22"/>
        </w:rPr>
        <w:t>t</w:t>
      </w:r>
      <w:r w:rsidR="00716277">
        <w:rPr>
          <w:i/>
          <w:sz w:val="22"/>
        </w:rPr>
        <w:t xml:space="preserv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00716277">
        <w:rPr>
          <w:b/>
          <w:sz w:val="22"/>
        </w:rPr>
        <w:t xml:space="preserve">at </w:t>
      </w:r>
      <w:r w:rsidR="00716277" w:rsidRPr="005E4FE9">
        <w:rPr>
          <w:i/>
          <w:sz w:val="22"/>
        </w:rPr>
        <w:t xml:space="preserve">t </w:t>
      </w:r>
      <w:r w:rsidRPr="00486765">
        <w:rPr>
          <w:sz w:val="22"/>
        </w:rPr>
        <w:t>[</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9D2710">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3201B9B1" w:rsidR="005310FC" w:rsidRPr="00486765" w:rsidRDefault="00193316" w:rsidP="00486765">
      <w:pPr>
        <w:pStyle w:val="Specification"/>
        <w:rPr>
          <w:sz w:val="22"/>
        </w:rPr>
      </w:pPr>
      <w:proofErr w:type="gramStart"/>
      <w:r w:rsidRPr="00255E9F">
        <w:rPr>
          <w:rStyle w:val="Annotation"/>
        </w:rPr>
        <w:lastRenderedPageBreak/>
        <w:t>a</w:t>
      </w:r>
      <w:r>
        <w:rPr>
          <w:rStyle w:val="Annotation"/>
        </w:rPr>
        <w:t>s</w:t>
      </w:r>
      <w:proofErr w:type="gramEnd"/>
      <w:r w:rsidRPr="00255E9F">
        <w:rPr>
          <w:rStyle w:val="Annotation"/>
        </w:rPr>
        <w:t>(object aggregate)[</w:t>
      </w:r>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r w:rsidRPr="009D2710">
        <w:rPr>
          <w:rStyle w:val="Annotation"/>
        </w:rPr>
        <w:t>\</w:t>
      </w:r>
      <w:r w:rsidR="005310FC" w:rsidRPr="00486765">
        <w:rPr>
          <w:sz w:val="22"/>
        </w:rPr>
        <w:t>, the aggregate of bearings in a constant velocity axle joint</w:t>
      </w:r>
      <w:r w:rsidRPr="00255E9F">
        <w:rPr>
          <w:rStyle w:val="Annotation"/>
        </w:rPr>
        <w:t>\</w:t>
      </w:r>
      <w:r w:rsidR="005310FC" w:rsidRPr="00486765">
        <w:rPr>
          <w:sz w:val="22"/>
        </w:rPr>
        <w:t>, the nitrogen atoms in the atmosphere</w:t>
      </w:r>
      <w:r w:rsidRPr="00255E9F">
        <w:rPr>
          <w:rStyle w:val="Annotation"/>
        </w:rPr>
        <w:t>\</w:t>
      </w:r>
      <w:r w:rsidR="005310FC" w:rsidRPr="00486765">
        <w:rPr>
          <w:sz w:val="22"/>
        </w:rPr>
        <w:t>, a collection of cells in a blood biobank.</w:t>
      </w:r>
      <w:r w:rsidRPr="00193316">
        <w:rPr>
          <w:rStyle w:val="Annotation"/>
        </w:rPr>
        <w:t xml:space="preserve"> </w:t>
      </w:r>
      <w:r w:rsidRPr="00255E9F">
        <w:rPr>
          <w:rStyle w:val="Annotation"/>
        </w:rPr>
        <w:t>]</w:t>
      </w:r>
    </w:p>
    <w:p w14:paraId="0B4DCD15" w14:textId="77777777" w:rsidR="00B36060" w:rsidRPr="00486765" w:rsidRDefault="00B36060" w:rsidP="00486765">
      <w:pPr>
        <w:rPr>
          <w:sz w:val="22"/>
        </w:rPr>
      </w:pPr>
    </w:p>
    <w:p w14:paraId="4883276A" w14:textId="19A1F0F8" w:rsidR="00B36060" w:rsidRPr="00486765" w:rsidRDefault="00B36060">
      <w:pPr>
        <w:rPr>
          <w:sz w:val="22"/>
        </w:rPr>
      </w:pPr>
      <w:r w:rsidRPr="00486765">
        <w:rPr>
          <w:sz w:val="22"/>
        </w:rPr>
        <w:t xml:space="preserve">The </w:t>
      </w:r>
      <w:r w:rsidR="00716277">
        <w:rPr>
          <w:sz w:val="22"/>
        </w:rPr>
        <w:t xml:space="preserve">member parts of an object aggregate are the </w:t>
      </w:r>
      <w:r w:rsidRPr="00486765">
        <w:rPr>
          <w:sz w:val="22"/>
        </w:rPr>
        <w:t xml:space="preserve">proximal parts of </w:t>
      </w:r>
      <w:r w:rsidR="00716277">
        <w:rPr>
          <w:sz w:val="22"/>
        </w:rPr>
        <w:t xml:space="preserve">the </w:t>
      </w:r>
      <w:r w:rsidRPr="00486765">
        <w:rPr>
          <w:sz w:val="22"/>
        </w:rPr>
        <w:t xml:space="preserve">aggregate – those parts </w:t>
      </w:r>
      <w:proofErr w:type="gramStart"/>
      <w:r w:rsidRPr="00486765">
        <w:rPr>
          <w:sz w:val="22"/>
        </w:rPr>
        <w:t>which</w:t>
      </w:r>
      <w:proofErr w:type="gramEnd"/>
      <w:r w:rsidRPr="00486765">
        <w:rPr>
          <w:sz w:val="22"/>
        </w:rPr>
        <w:t xml:space="preserve"> determine the aggregate as an aggregate (sometimes referred to as ‘granular parts’). </w:t>
      </w:r>
    </w:p>
    <w:p w14:paraId="5B7887FE" w14:textId="7BE8E72D" w:rsidR="0047199F" w:rsidRPr="00486765" w:rsidRDefault="00727C98">
      <w:pPr>
        <w:rPr>
          <w:sz w:val="22"/>
        </w:rPr>
      </w:pPr>
      <w:r w:rsidRPr="00486765">
        <w:rPr>
          <w:sz w:val="22"/>
        </w:rPr>
        <w:t xml:space="preserve">Different sorts of examples </w:t>
      </w:r>
      <w:r w:rsidR="00716277">
        <w:rPr>
          <w:sz w:val="22"/>
        </w:rPr>
        <w:t xml:space="preserve">of object aggregates </w:t>
      </w:r>
      <w:r w:rsidRPr="00486765">
        <w:rPr>
          <w:sz w:val="22"/>
        </w:rPr>
        <w:t xml:space="preserve">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716277">
        <w:rPr>
          <w:b/>
          <w:sz w:val="22"/>
        </w:rPr>
        <w:t>s</w:t>
      </w:r>
      <w:r w:rsidR="00B36060" w:rsidRPr="00BC02F8">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r w:rsidR="00716277">
        <w:rPr>
          <w:sz w:val="22"/>
        </w:rPr>
        <w:t>; and so on.</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6C4F8113"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9D2710">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C65139">
        <w:rPr>
          <w:sz w:val="22"/>
        </w:rPr>
        <w:t>However, a</w:t>
      </w:r>
      <w:r w:rsidR="00621220" w:rsidRPr="00486765">
        <w:rPr>
          <w:sz w:val="22"/>
        </w:rPr>
        <w:t xml:space="preserve">s is true for </w:t>
      </w:r>
      <w:r w:rsidR="00C65139">
        <w:rPr>
          <w:sz w:val="22"/>
        </w:rPr>
        <w:t xml:space="preserve">many </w:t>
      </w:r>
      <w:r w:rsidR="00621220" w:rsidRPr="00486765">
        <w:rPr>
          <w:sz w:val="22"/>
        </w:rPr>
        <w:t>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45" w:name="_Toc313270699"/>
      <w:bookmarkStart w:id="46" w:name="_Toc319326105"/>
      <w:r w:rsidRPr="00486765">
        <w:rPr>
          <w:sz w:val="22"/>
        </w:rPr>
        <w:t>2.1.1.3 Fiat object part</w:t>
      </w:r>
      <w:bookmarkEnd w:id="45"/>
      <w:bookmarkEnd w:id="46"/>
    </w:p>
    <w:p w14:paraId="77D53FA8" w14:textId="4117A1CD"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9D2710">
        <w:rPr>
          <w:sz w:val="22"/>
        </w:rPr>
        <w:t>12</w:t>
      </w:r>
      <w:r w:rsidRPr="00486765">
        <w:rPr>
          <w:sz w:val="22"/>
        </w:rPr>
        <w:fldChar w:fldCharType="end"/>
      </w:r>
      <w:r w:rsidRPr="00486765">
        <w:rPr>
          <w:sz w:val="22"/>
        </w:rPr>
        <w:t xml:space="preserve">]), and so there is – in dealing with limbs demarcated within a body, of mountains demarcated within mountain ranges, and so forth – a need for some way to do justice to material entities </w:t>
      </w:r>
      <w:r w:rsidR="00C65139">
        <w:rPr>
          <w:sz w:val="22"/>
        </w:rPr>
        <w:t xml:space="preserve">distinguished by fiat within larger object wholes, entities </w:t>
      </w:r>
      <w:r w:rsidRPr="00486765">
        <w:rPr>
          <w:sz w:val="22"/>
        </w:rPr>
        <w:t>here called fiat object parts.</w:t>
      </w:r>
    </w:p>
    <w:p w14:paraId="4AF7F5DC" w14:textId="77777777" w:rsidR="00C37896" w:rsidRPr="00486765" w:rsidRDefault="00C37896" w:rsidP="00486765">
      <w:pPr>
        <w:jc w:val="center"/>
        <w:rPr>
          <w:sz w:val="22"/>
        </w:rPr>
      </w:pPr>
      <w:r w:rsidRPr="00486765">
        <w:rPr>
          <w:noProof/>
          <w:sz w:val="22"/>
        </w:rPr>
        <w:lastRenderedPageBreak/>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9D2710">
        <w:rPr>
          <w:noProof/>
          <w:sz w:val="16"/>
        </w:rPr>
        <w:t>4</w:t>
      </w:r>
      <w:r w:rsidRPr="00486765">
        <w:rPr>
          <w:noProof/>
          <w:sz w:val="16"/>
        </w:rPr>
        <w:fldChar w:fldCharType="end"/>
      </w:r>
      <w:r w:rsidRPr="00486765">
        <w:rPr>
          <w:sz w:val="16"/>
        </w:rPr>
        <w:t xml:space="preserve">: </w:t>
      </w:r>
      <w:hyperlink r:id="rId29"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07248C5C" w:rsidR="0050778E" w:rsidRPr="00B23775" w:rsidRDefault="00684133" w:rsidP="00486765">
      <w:pPr>
        <w:pStyle w:val="Specification"/>
        <w:rPr>
          <w:sz w:val="22"/>
        </w:rPr>
      </w:pPr>
      <w:proofErr w:type="gramStart"/>
      <w:r w:rsidRPr="009D2710">
        <w:rPr>
          <w:rStyle w:val="Annotation"/>
        </w:rPr>
        <w:t>a</w:t>
      </w:r>
      <w:proofErr w:type="gramEnd"/>
      <w:r w:rsidRPr="009D2710">
        <w:rPr>
          <w:rStyle w:val="Annotation"/>
        </w:rPr>
        <w:t>(fiat object part)[</w:t>
      </w:r>
      <w:r>
        <w:rPr>
          <w:rStyle w:val="SpecificationType"/>
          <w:sz w:val="22"/>
        </w:rPr>
        <w:t>Definition</w:t>
      </w:r>
      <w:r w:rsidR="001C7765"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716277">
        <w:rPr>
          <w:b/>
          <w:sz w:val="22"/>
        </w:rPr>
        <w:t xml:space="preserve">at </w:t>
      </w:r>
      <w:r w:rsidR="00716277" w:rsidRPr="005E4FE9">
        <w:rPr>
          <w:i/>
          <w:sz w:val="22"/>
        </w:rPr>
        <w:t xml:space="preserve">t </w:t>
      </w:r>
      <w:r w:rsidR="0050778E" w:rsidRPr="00486765">
        <w:rPr>
          <w:sz w:val="22"/>
        </w:rPr>
        <w:t>=</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w:t>
      </w:r>
      <w:r w:rsidR="00716277">
        <w:rPr>
          <w:b/>
          <w:sz w:val="22"/>
        </w:rPr>
        <w:t xml:space="preserve">at </w:t>
      </w:r>
      <w:r w:rsidR="00716277">
        <w:rPr>
          <w:i/>
          <w:sz w:val="22"/>
        </w:rPr>
        <w:t xml:space="preserve">t </w:t>
      </w:r>
      <w:r w:rsidR="00151755" w:rsidRPr="00486765">
        <w:rPr>
          <w:sz w:val="22"/>
        </w:rPr>
        <w:t>that</w:t>
      </w:r>
      <w:r w:rsidR="0050778E" w:rsidRPr="00486765">
        <w:rPr>
          <w:sz w:val="22"/>
        </w:rPr>
        <w:t xml:space="preserve"> is a </w:t>
      </w:r>
      <w:r w:rsidR="0050778E" w:rsidRPr="00486765">
        <w:rPr>
          <w:b/>
          <w:sz w:val="22"/>
        </w:rPr>
        <w:t xml:space="preserve">proper </w:t>
      </w:r>
      <w:r w:rsidR="00B36060" w:rsidRPr="00486765">
        <w:rPr>
          <w:b/>
          <w:sz w:val="22"/>
        </w:rPr>
        <w:t>continuant_</w:t>
      </w:r>
      <w:r w:rsidR="0050778E" w:rsidRPr="00486765">
        <w:rPr>
          <w:b/>
          <w:sz w:val="22"/>
        </w:rPr>
        <w:t>part</w:t>
      </w:r>
      <w:r w:rsidR="0050778E" w:rsidRPr="00486765">
        <w:rPr>
          <w:sz w:val="22"/>
        </w:rPr>
        <w:t xml:space="preserve"> of an </w:t>
      </w:r>
      <w:r w:rsidR="00151755" w:rsidRPr="00486765">
        <w:rPr>
          <w:i/>
          <w:sz w:val="22"/>
        </w:rPr>
        <w:t>object</w:t>
      </w:r>
      <w:r w:rsidR="00151755" w:rsidRPr="00486765">
        <w:rPr>
          <w:sz w:val="22"/>
        </w:rPr>
        <w:t xml:space="preserve"> </w:t>
      </w:r>
      <w:r w:rsidR="00716277">
        <w:rPr>
          <w:b/>
          <w:sz w:val="22"/>
        </w:rPr>
        <w:t xml:space="preserve">at </w:t>
      </w:r>
      <w:r w:rsidR="00716277" w:rsidRPr="005E4FE9">
        <w:rPr>
          <w:i/>
          <w:sz w:val="22"/>
        </w:rPr>
        <w:t xml:space="preserve">t </w:t>
      </w:r>
      <w:r w:rsidR="00151755" w:rsidRPr="00486765">
        <w:rPr>
          <w:sz w:val="22"/>
        </w:rPr>
        <w:t>and</w:t>
      </w:r>
      <w:r w:rsidR="00DD6E98" w:rsidRPr="00486765">
        <w:rPr>
          <w:sz w:val="22"/>
        </w:rPr>
        <w:t xml:space="preserve"> that is</w:t>
      </w:r>
      <w:r w:rsidR="00905278" w:rsidRPr="00486765">
        <w:rPr>
          <w:sz w:val="22"/>
        </w:rPr>
        <w:t xml:space="preserve"> </w:t>
      </w:r>
      <w:r>
        <w:rPr>
          <w:sz w:val="22"/>
        </w:rPr>
        <w:t xml:space="preserve">demarcated from the remainder of the </w:t>
      </w:r>
      <w:r w:rsidRPr="00BC02F8">
        <w:rPr>
          <w:sz w:val="22"/>
        </w:rPr>
        <w:t>object</w:t>
      </w:r>
      <w:r>
        <w:rPr>
          <w:sz w:val="22"/>
        </w:rPr>
        <w:t xml:space="preserve"> by a two-dimensional continuant fiat boundary</w:t>
      </w:r>
      <w:r w:rsidR="00905278" w:rsidRPr="00486765">
        <w:rPr>
          <w:i/>
          <w:sz w:val="22"/>
        </w:rPr>
        <w:t>.</w:t>
      </w:r>
      <w:r w:rsidR="0047147E">
        <w:rPr>
          <w:sz w:val="22"/>
        </w:rPr>
        <w:t xml:space="preserve"> [027-00</w:t>
      </w:r>
      <w:r w:rsidR="00716277">
        <w:rPr>
          <w:sz w:val="22"/>
        </w:rPr>
        <w:t>3</w:t>
      </w:r>
      <w:r w:rsidR="0047147E">
        <w:rPr>
          <w:sz w:val="22"/>
        </w:rPr>
        <w:t>]</w:t>
      </w:r>
      <w:r w:rsidR="00A4428A" w:rsidRPr="009D2710">
        <w:rPr>
          <w:rStyle w:val="Annotation"/>
        </w:rPr>
        <w:t>]</w:t>
      </w:r>
    </w:p>
    <w:p w14:paraId="076F9873" w14:textId="3B2AA619" w:rsidR="001C7765" w:rsidRPr="00486765" w:rsidRDefault="00A4428A">
      <w:pPr>
        <w:pStyle w:val="Specification"/>
        <w:rPr>
          <w:sz w:val="18"/>
          <w:szCs w:val="20"/>
        </w:rPr>
      </w:pPr>
      <w:proofErr w:type="gramStart"/>
      <w:r w:rsidRPr="00255E9F">
        <w:rPr>
          <w:rStyle w:val="Annotation"/>
        </w:rPr>
        <w:t>a</w:t>
      </w:r>
      <w:r>
        <w:rPr>
          <w:rStyle w:val="Annotation"/>
        </w:rPr>
        <w:t>s</w:t>
      </w:r>
      <w:proofErr w:type="gramEnd"/>
      <w:r w:rsidRPr="00255E9F">
        <w:rPr>
          <w:rStyle w:val="Annotation"/>
        </w:rPr>
        <w:t>(fiat object part)[</w:t>
      </w:r>
      <w:r w:rsidR="001C7765" w:rsidRPr="00486765">
        <w:rPr>
          <w:rStyle w:val="SpecificationType"/>
          <w:sz w:val="22"/>
        </w:rPr>
        <w:t>Examples</w:t>
      </w:r>
      <w:r w:rsidR="001C7765" w:rsidRPr="00486765">
        <w:rPr>
          <w:sz w:val="22"/>
        </w:rPr>
        <w:t>: the upper and lower lobes of the left lung</w:t>
      </w:r>
      <w:r w:rsidRPr="009D2710">
        <w:rPr>
          <w:rStyle w:val="Annotation"/>
        </w:rPr>
        <w:t>\</w:t>
      </w:r>
      <w:r w:rsidR="001C7765" w:rsidRPr="00486765">
        <w:rPr>
          <w:sz w:val="22"/>
        </w:rPr>
        <w:t>, the dorsal and ventral surfaces of the body</w:t>
      </w:r>
      <w:r w:rsidRPr="00255E9F">
        <w:rPr>
          <w:rStyle w:val="Annotation"/>
        </w:rPr>
        <w:t>\</w:t>
      </w:r>
      <w:r w:rsidR="001C7765" w:rsidRPr="00486765">
        <w:rPr>
          <w:sz w:val="22"/>
        </w:rPr>
        <w:t>, the Western hemisphere of the Earth</w:t>
      </w:r>
      <w:r w:rsidRPr="00255E9F">
        <w:rPr>
          <w:rStyle w:val="Annotation"/>
        </w:rPr>
        <w:t>\</w:t>
      </w:r>
      <w:r w:rsidR="001C7765" w:rsidRPr="00486765">
        <w:rPr>
          <w:sz w:val="22"/>
        </w:rPr>
        <w:t>, the FMA:</w:t>
      </w:r>
      <w:r w:rsidR="001C7765" w:rsidRPr="00486765">
        <w:rPr>
          <w:i/>
          <w:sz w:val="22"/>
        </w:rPr>
        <w:t>regional parts</w:t>
      </w:r>
      <w:r w:rsidR="001C7765" w:rsidRPr="00486765">
        <w:rPr>
          <w:sz w:val="22"/>
        </w:rPr>
        <w:t xml:space="preserve"> of an intact human body.</w:t>
      </w:r>
      <w:r w:rsidRPr="00A4428A">
        <w:rPr>
          <w:rStyle w:val="Annotation"/>
        </w:rPr>
        <w:t xml:space="preserve"> </w:t>
      </w:r>
      <w:r w:rsidRPr="00255E9F">
        <w:rPr>
          <w:rStyle w:val="Annotation"/>
        </w:rPr>
        <w:t>]</w:t>
      </w:r>
    </w:p>
    <w:p w14:paraId="3720A1AD" w14:textId="2029656A"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 xml:space="preserve">continuant </w:t>
      </w:r>
      <w:r w:rsidR="00DC15E0">
        <w:rPr>
          <w:i/>
          <w:sz w:val="22"/>
        </w:rPr>
        <w:t xml:space="preserve">fiat </w:t>
      </w:r>
      <w:r w:rsidRPr="00486765">
        <w:rPr>
          <w:i/>
          <w:sz w:val="22"/>
        </w:rPr>
        <w:t>boundaries</w:t>
      </w:r>
      <w:r w:rsidRPr="00486765">
        <w:rPr>
          <w:sz w:val="22"/>
        </w:rPr>
        <w:t>, introduced below).</w:t>
      </w:r>
    </w:p>
    <w:p w14:paraId="28748075" w14:textId="78C9F9F4"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and are marked by bona fide boundaries, o</w:t>
      </w:r>
      <w:r w:rsidR="00DC15E0">
        <w:rPr>
          <w:sz w:val="22"/>
        </w:rPr>
        <w:t>r</w:t>
      </w:r>
      <w:r w:rsidR="00222C8B" w:rsidRPr="00486765">
        <w:rPr>
          <w:sz w:val="22"/>
        </w:rPr>
        <w:t xml:space="preserve">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9D2710">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9D2710">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lastRenderedPageBreak/>
        <w:t xml:space="preserve">However, this does not mean that fiat object parts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w:t>
      </w:r>
      <w:r w:rsidR="00716277" w:rsidRPr="00486765">
        <w:rPr>
          <w:sz w:val="22"/>
        </w:rPr>
        <w:t xml:space="preserve">still </w:t>
      </w:r>
      <w:r w:rsidR="00D14934" w:rsidRPr="00486765">
        <w:rPr>
          <w:sz w:val="22"/>
        </w:rPr>
        <w:t xml:space="preserve">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30"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1869AF51" w:rsidR="009339C4" w:rsidRPr="00486765" w:rsidRDefault="009339C4" w:rsidP="00486765">
      <w:pPr>
        <w:rPr>
          <w:sz w:val="22"/>
        </w:rPr>
      </w:pPr>
      <w:r w:rsidRPr="00486765">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rPr>
          <w:sz w:val="22"/>
        </w:rPr>
        <w:t>objects which are black</w:t>
      </w:r>
      <w:proofErr w:type="gramEnd"/>
      <w:r w:rsidRPr="00486765">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716277">
        <w:rPr>
          <w:sz w:val="22"/>
        </w:rPr>
        <w:t xml:space="preserve">for example by recognizing </w:t>
      </w:r>
      <w:r w:rsidRPr="00486765">
        <w:rPr>
          <w:sz w:val="22"/>
        </w:rPr>
        <w:t>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9D2710">
        <w:rPr>
          <w:sz w:val="22"/>
        </w:rPr>
        <w:t>29</w:t>
      </w:r>
      <w:r w:rsidR="00B36060" w:rsidRPr="00486765">
        <w:rPr>
          <w:sz w:val="22"/>
        </w:rPr>
        <w:fldChar w:fldCharType="end"/>
      </w:r>
      <w:r w:rsidR="00B36060" w:rsidRPr="00486765">
        <w:rPr>
          <w:sz w:val="22"/>
        </w:rPr>
        <w:t>]</w:t>
      </w:r>
      <w:r w:rsidRPr="00486765">
        <w:rPr>
          <w:sz w:val="22"/>
        </w:rPr>
        <w:t>.</w:t>
      </w:r>
    </w:p>
    <w:p w14:paraId="47E4211E" w14:textId="29778062"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In the case of the following examples</w:t>
      </w:r>
      <w:r w:rsidR="00384C0B">
        <w:rPr>
          <w:sz w:val="22"/>
        </w:rPr>
        <w:t xml:space="preserve"> of </w:t>
      </w:r>
      <w:r w:rsidR="00384C0B">
        <w:rPr>
          <w:i/>
          <w:sz w:val="22"/>
        </w:rPr>
        <w:t xml:space="preserve">material entity </w:t>
      </w:r>
      <w:r w:rsidR="00384C0B">
        <w:rPr>
          <w:sz w:val="22"/>
        </w:rPr>
        <w:t xml:space="preserve">(thus of </w:t>
      </w:r>
      <w:r w:rsidR="00384C0B">
        <w:rPr>
          <w:i/>
          <w:sz w:val="22"/>
        </w:rPr>
        <w:t>continuants</w:t>
      </w:r>
      <w:r w:rsidR="00384C0B">
        <w:rPr>
          <w:sz w:val="22"/>
        </w:rPr>
        <w:t>)</w:t>
      </w:r>
      <w:r w:rsidR="00C1193A" w:rsidRPr="00486765">
        <w:rPr>
          <w:sz w:val="22"/>
        </w:rPr>
        <w:t xml:space="preserve">: </w:t>
      </w:r>
    </w:p>
    <w:p w14:paraId="6C9915BF" w14:textId="15D768EC" w:rsidR="00C1193A" w:rsidRPr="00486765" w:rsidRDefault="00C1193A" w:rsidP="00486765">
      <w:pPr>
        <w:ind w:left="720"/>
        <w:rPr>
          <w:sz w:val="22"/>
        </w:rPr>
      </w:pPr>
      <w:proofErr w:type="gramStart"/>
      <w:r w:rsidRPr="00486765">
        <w:rPr>
          <w:sz w:val="22"/>
        </w:rPr>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9D2710">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 xml:space="preserve">should </w:t>
      </w:r>
      <w:r w:rsidR="00D14934" w:rsidRPr="00486765">
        <w:rPr>
          <w:sz w:val="22"/>
        </w:rPr>
        <w:lastRenderedPageBreak/>
        <w:t>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w:t>
      </w:r>
      <w:proofErr w:type="gramStart"/>
      <w:r w:rsidRPr="00486765">
        <w:rPr>
          <w:sz w:val="22"/>
        </w:rPr>
        <w:t xml:space="preserve">The terms in this repository can </w:t>
      </w:r>
      <w:r w:rsidR="003F5A7E" w:rsidRPr="00486765">
        <w:rPr>
          <w:sz w:val="22"/>
        </w:rPr>
        <w:t>then be adopted by others</w:t>
      </w:r>
      <w:proofErr w:type="gramEnd"/>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47" w:name="_Toc313270700"/>
      <w:bookmarkStart w:id="48" w:name="_Toc319326106"/>
      <w:r w:rsidRPr="00486765">
        <w:rPr>
          <w:sz w:val="22"/>
        </w:rPr>
        <w:t xml:space="preserve">2.1.2 </w:t>
      </w:r>
      <w:r w:rsidR="009331CA" w:rsidRPr="00486765">
        <w:rPr>
          <w:sz w:val="22"/>
        </w:rPr>
        <w:t>Immaterial</w:t>
      </w:r>
      <w:r w:rsidR="00465C17" w:rsidRPr="00486765">
        <w:rPr>
          <w:sz w:val="22"/>
        </w:rPr>
        <w:t xml:space="preserve"> entity</w:t>
      </w:r>
      <w:bookmarkEnd w:id="47"/>
      <w:bookmarkEnd w:id="48"/>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9D2710">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lastRenderedPageBreak/>
        <w:t>We define:</w:t>
      </w:r>
    </w:p>
    <w:p w14:paraId="618EC09F" w14:textId="77777777" w:rsidR="00C1193A" w:rsidRPr="00486765" w:rsidRDefault="00C1193A" w:rsidP="00486765">
      <w:pPr>
        <w:pStyle w:val="Specification"/>
        <w:rPr>
          <w:rStyle w:val="SpecificationType"/>
          <w:sz w:val="22"/>
        </w:rPr>
      </w:pPr>
    </w:p>
    <w:p w14:paraId="11A71D4B" w14:textId="63A525BE" w:rsidR="009331CA" w:rsidRPr="00486765" w:rsidRDefault="008F5E14">
      <w:pPr>
        <w:pStyle w:val="Specification"/>
        <w:rPr>
          <w:sz w:val="22"/>
        </w:rPr>
      </w:pPr>
      <w:proofErr w:type="gramStart"/>
      <w:r w:rsidRPr="009D2710">
        <w:rPr>
          <w:rStyle w:val="Annotation"/>
        </w:rPr>
        <w:t>a</w:t>
      </w:r>
      <w:proofErr w:type="gramEnd"/>
      <w:r w:rsidRPr="009D2710">
        <w:rPr>
          <w:rStyle w:val="Annotation"/>
        </w:rPr>
        <w:t>(immaterial entity)[</w:t>
      </w:r>
      <w:r w:rsidR="001C7765" w:rsidRPr="00486765">
        <w:rPr>
          <w:rStyle w:val="SpecificationType"/>
          <w:sz w:val="22"/>
        </w:rPr>
        <w:t>Definition</w:t>
      </w:r>
      <w:r w:rsidR="001C7765" w:rsidRPr="00486765">
        <w:rPr>
          <w:sz w:val="22"/>
        </w:rPr>
        <w:t xml:space="preserve">: </w:t>
      </w:r>
      <w:r w:rsidR="009331CA" w:rsidRPr="00BC02F8">
        <w:rPr>
          <w:i/>
          <w:sz w:val="22"/>
        </w:rPr>
        <w:t>a</w:t>
      </w:r>
      <w:r w:rsidR="008F67BA" w:rsidRPr="00486765">
        <w:rPr>
          <w:sz w:val="22"/>
        </w:rPr>
        <w:t xml:space="preserve"> </w:t>
      </w:r>
      <w:r w:rsidR="009331CA" w:rsidRPr="00486765">
        <w:rPr>
          <w:sz w:val="22"/>
        </w:rPr>
        <w:t xml:space="preserve">is an </w:t>
      </w:r>
      <w:r w:rsidR="009331CA" w:rsidRPr="00BC02F8">
        <w:rPr>
          <w:i/>
          <w:sz w:val="22"/>
        </w:rPr>
        <w:t>immaterial</w:t>
      </w:r>
      <w:r w:rsidR="00465C17" w:rsidRPr="00BC02F8">
        <w:rPr>
          <w:i/>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BC02F8">
        <w:rPr>
          <w:i/>
          <w:sz w:val="22"/>
        </w:rPr>
        <w:t>a</w:t>
      </w:r>
      <w:r w:rsidR="009331CA" w:rsidRPr="00486765">
        <w:rPr>
          <w:sz w:val="22"/>
        </w:rPr>
        <w:t xml:space="preserve"> is an</w:t>
      </w:r>
      <w:r w:rsidR="00921592" w:rsidRPr="00486765">
        <w:rPr>
          <w:sz w:val="22"/>
        </w:rPr>
        <w:t xml:space="preserve"> </w:t>
      </w:r>
      <w:r w:rsidR="00921592" w:rsidRPr="00BC02F8">
        <w:rPr>
          <w:i/>
          <w:sz w:val="22"/>
        </w:rPr>
        <w:t>independent continuant</w:t>
      </w:r>
      <w:r w:rsidR="009331CA" w:rsidRPr="00486765">
        <w:rPr>
          <w:sz w:val="22"/>
        </w:rPr>
        <w:t xml:space="preserve"> that has no </w:t>
      </w:r>
      <w:r w:rsidR="009331CA" w:rsidRPr="00BC02F8">
        <w:rPr>
          <w:i/>
          <w:sz w:val="22"/>
        </w:rPr>
        <w:t>material</w:t>
      </w:r>
      <w:r w:rsidR="00465C17" w:rsidRPr="00BC02F8">
        <w:rPr>
          <w:i/>
          <w:sz w:val="22"/>
        </w:rPr>
        <w:t xml:space="preserve"> entities</w:t>
      </w:r>
      <w:r w:rsidR="009331CA" w:rsidRPr="00486765">
        <w:rPr>
          <w:sz w:val="22"/>
        </w:rPr>
        <w:t xml:space="preserve"> as </w:t>
      </w:r>
      <w:r w:rsidR="009331CA" w:rsidRPr="00BC02F8">
        <w:rPr>
          <w:b/>
          <w:sz w:val="22"/>
        </w:rPr>
        <w:t>parts</w:t>
      </w:r>
      <w:r w:rsidR="009331CA" w:rsidRPr="00486765">
        <w:rPr>
          <w:sz w:val="22"/>
        </w:rPr>
        <w:t>.</w:t>
      </w:r>
      <w:r w:rsidR="0047147E">
        <w:rPr>
          <w:sz w:val="22"/>
        </w:rPr>
        <w:t xml:space="preserve"> [028-001]</w:t>
      </w:r>
      <w:r w:rsidRPr="009D2710">
        <w:rPr>
          <w:rStyle w:val="Annotation"/>
        </w:rPr>
        <w:t>]</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49" w:name="_Toc313270701"/>
      <w:bookmarkStart w:id="50" w:name="_Toc319326107"/>
      <w:r w:rsidRPr="00486765">
        <w:rPr>
          <w:sz w:val="22"/>
        </w:rPr>
        <w:t>2.1.2.1</w:t>
      </w:r>
      <w:r w:rsidR="00091D05" w:rsidRPr="00486765">
        <w:rPr>
          <w:sz w:val="22"/>
        </w:rPr>
        <w:t xml:space="preserve"> </w:t>
      </w:r>
      <w:r w:rsidR="00AD530B" w:rsidRPr="00486765">
        <w:rPr>
          <w:sz w:val="22"/>
        </w:rPr>
        <w:t>Continuant fiat boundary</w:t>
      </w:r>
      <w:bookmarkEnd w:id="49"/>
      <w:bookmarkEnd w:id="50"/>
    </w:p>
    <w:p w14:paraId="1DF2BB1A" w14:textId="77777777" w:rsidR="00D94B24" w:rsidRPr="00486765" w:rsidRDefault="00D94B24" w:rsidP="00486765">
      <w:pPr>
        <w:rPr>
          <w:sz w:val="22"/>
        </w:rPr>
      </w:pPr>
    </w:p>
    <w:p w14:paraId="6B8E0D87" w14:textId="637AC354" w:rsidR="00514A83" w:rsidRPr="00486765" w:rsidRDefault="008F5E14" w:rsidP="00486765">
      <w:pPr>
        <w:pStyle w:val="Specification"/>
        <w:rPr>
          <w:sz w:val="22"/>
        </w:rPr>
      </w:pPr>
      <w:proofErr w:type="gramStart"/>
      <w:r w:rsidRPr="009D2710">
        <w:rPr>
          <w:rStyle w:val="Annotation"/>
        </w:rPr>
        <w:t>a</w:t>
      </w:r>
      <w:proofErr w:type="gramEnd"/>
      <w:r w:rsidRPr="009D2710">
        <w:rPr>
          <w:rStyle w:val="Annotation"/>
        </w:rPr>
        <w:t>(continuant fiat boundary)[</w:t>
      </w:r>
      <w:r w:rsidR="001C7765" w:rsidRPr="00486765">
        <w:rPr>
          <w:rStyle w:val="SpecificationType"/>
          <w:sz w:val="22"/>
        </w:rPr>
        <w:t>Definition</w:t>
      </w:r>
      <w:r w:rsidR="001C7765"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w:t>
      </w:r>
      <w:r w:rsidR="003F5A7E" w:rsidRPr="00BC02F8">
        <w:rPr>
          <w:i/>
          <w:sz w:val="22"/>
        </w:rPr>
        <w:t>spatial region</w:t>
      </w:r>
      <w:r w:rsidR="003F5A7E" w:rsidRPr="00486765">
        <w:rPr>
          <w:sz w:val="22"/>
        </w:rPr>
        <w:t xml:space="preserve"> as </w:t>
      </w:r>
      <w:r w:rsidR="003F5A7E" w:rsidRPr="00BC02F8">
        <w:rPr>
          <w:b/>
          <w:sz w:val="22"/>
        </w:rPr>
        <w:t>part</w:t>
      </w:r>
      <w:r w:rsidR="003F5A7E" w:rsidRPr="00486765">
        <w:rPr>
          <w:sz w:val="22"/>
        </w:rPr>
        <w:t>.</w:t>
      </w:r>
      <w:r w:rsidR="0047147E">
        <w:rPr>
          <w:sz w:val="22"/>
        </w:rPr>
        <w:t xml:space="preserve"> [029-001]</w:t>
      </w:r>
      <w:r w:rsidRPr="009D2710">
        <w:rPr>
          <w:rStyle w:val="Annotation"/>
        </w:rPr>
        <w:t>]</w:t>
      </w:r>
    </w:p>
    <w:p w14:paraId="324D86F9" w14:textId="77777777" w:rsidR="0049759E" w:rsidRPr="00486765" w:rsidRDefault="00A0272A" w:rsidP="00486765">
      <w:pPr>
        <w:rPr>
          <w:sz w:val="22"/>
        </w:rPr>
      </w:pPr>
      <w:proofErr w:type="gramStart"/>
      <w:r w:rsidRPr="00FF5942">
        <w:rPr>
          <w:rStyle w:val="Annotation"/>
        </w:rPr>
        <w:t>axiom</w:t>
      </w:r>
      <w:proofErr w:type="gramEnd"/>
      <w:r w:rsidRPr="00FF5942">
        <w:rPr>
          <w:rStyle w:val="Annotation"/>
        </w:rPr>
        <w:t>(continuant fiat boundary)[</w:t>
      </w:r>
      <w:r w:rsidR="0049759E" w:rsidRPr="00486765">
        <w:rPr>
          <w:sz w:val="22"/>
        </w:rPr>
        <w:t xml:space="preserve">Every </w:t>
      </w:r>
      <w:r w:rsidR="0049759E" w:rsidRPr="00BC02F8">
        <w:rPr>
          <w:i/>
          <w:sz w:val="22"/>
        </w:rPr>
        <w:t>continuant fiat boundary</w:t>
      </w:r>
      <w:r w:rsidR="0049759E" w:rsidRPr="00486765">
        <w:rPr>
          <w:sz w:val="22"/>
        </w:rPr>
        <w:t xml:space="preserve"> is </w:t>
      </w:r>
      <w:r w:rsidR="0049759E" w:rsidRPr="00486765">
        <w:rPr>
          <w:b/>
          <w:sz w:val="22"/>
        </w:rPr>
        <w:t>located at</w:t>
      </w:r>
      <w:r w:rsidR="0049759E" w:rsidRPr="00486765">
        <w:rPr>
          <w:sz w:val="22"/>
        </w:rPr>
        <w:t xml:space="preserve"> some </w:t>
      </w:r>
      <w:r w:rsidR="0049759E" w:rsidRPr="00BC02F8">
        <w:rPr>
          <w:i/>
          <w:sz w:val="22"/>
        </w:rPr>
        <w:t>spatial region</w:t>
      </w:r>
      <w:r w:rsidR="0049759E" w:rsidRPr="00486765">
        <w:rPr>
          <w:sz w:val="22"/>
        </w:rPr>
        <w:t xml:space="preserve"> at every time at which it exists</w:t>
      </w:r>
      <w:r>
        <w:rPr>
          <w:sz w:val="22"/>
        </w:rPr>
        <w:t>]</w:t>
      </w:r>
      <w:r w:rsidR="0049759E" w:rsidRPr="00486765">
        <w:rPr>
          <w:sz w:val="22"/>
        </w:rPr>
        <w:t xml:space="preserve"> (but not necessarily at the same spatial region from one time to the next).</w:t>
      </w:r>
    </w:p>
    <w:p w14:paraId="2012530C" w14:textId="6884EDCA" w:rsidR="004D62F0" w:rsidRPr="00486765" w:rsidRDefault="00A0272A">
      <w:pPr>
        <w:rPr>
          <w:sz w:val="22"/>
        </w:rPr>
      </w:pPr>
      <w:proofErr w:type="gramStart"/>
      <w:r w:rsidRPr="00FF5942">
        <w:rPr>
          <w:rStyle w:val="Annotation"/>
        </w:rPr>
        <w:t>axiom</w:t>
      </w:r>
      <w:proofErr w:type="gramEnd"/>
      <w:r w:rsidRPr="00FF5942">
        <w:rPr>
          <w:rStyle w:val="Annotation"/>
        </w:rPr>
        <w:t>(material entity)[</w:t>
      </w:r>
      <w:r w:rsidR="004D62F0" w:rsidRPr="00486765">
        <w:rPr>
          <w:sz w:val="22"/>
        </w:rPr>
        <w:t xml:space="preserve">All </w:t>
      </w:r>
      <w:r w:rsidR="004D62F0" w:rsidRPr="00BC02F8">
        <w:rPr>
          <w:i/>
          <w:sz w:val="22"/>
        </w:rPr>
        <w:t>material entities</w:t>
      </w:r>
      <w:r w:rsidR="004D62F0" w:rsidRPr="00486765">
        <w:rPr>
          <w:sz w:val="22"/>
        </w:rPr>
        <w:t xml:space="preserve"> are of three dimensions</w:t>
      </w:r>
      <w:r w:rsidRPr="00FF5942">
        <w:rPr>
          <w:rStyle w:val="Annotation"/>
        </w:rPr>
        <w:t>]</w:t>
      </w:r>
      <w:r w:rsidR="004D62F0" w:rsidRPr="00486765">
        <w:rPr>
          <w:sz w:val="22"/>
        </w:rPr>
        <w:t xml:space="preserve">. Intuitively, a </w:t>
      </w:r>
      <w:r w:rsidR="004D62F0" w:rsidRPr="00BC02F8">
        <w:rPr>
          <w:i/>
          <w:sz w:val="22"/>
        </w:rPr>
        <w:t>continuant fiat boundary</w:t>
      </w:r>
      <w:r w:rsidR="004D62F0" w:rsidRPr="00486765">
        <w:rPr>
          <w:sz w:val="22"/>
        </w:rPr>
        <w:t xml:space="preserve"> is a boundary of some material entity (for example</w:t>
      </w:r>
      <w:r w:rsidR="00C1193A" w:rsidRPr="00486765">
        <w:rPr>
          <w:sz w:val="22"/>
        </w:rPr>
        <w:t>:</w:t>
      </w:r>
      <w:r w:rsidR="004D62F0" w:rsidRPr="00486765">
        <w:rPr>
          <w:sz w:val="22"/>
        </w:rPr>
        <w:t xml:space="preserve"> the plane separating the Northern and Southern hemispheres</w:t>
      </w:r>
      <w:r w:rsidR="00C1193A" w:rsidRPr="00486765">
        <w:rPr>
          <w:sz w:val="22"/>
        </w:rPr>
        <w:t>;</w:t>
      </w:r>
      <w:r w:rsidR="004D62F0" w:rsidRPr="00486765">
        <w:rPr>
          <w:sz w:val="22"/>
        </w:rPr>
        <w:t xml:space="preserve"> the North Pole), or it is a boundary of some immaterial entity (for example of some portion of airspace</w:t>
      </w:r>
      <w:r w:rsidR="007366FE" w:rsidRPr="00486765">
        <w:rPr>
          <w:sz w:val="22"/>
        </w:rPr>
        <w:t>)</w:t>
      </w:r>
      <w:r w:rsidR="004D62F0"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9D2710">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lastRenderedPageBreak/>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51" w:name="_Toc313270702"/>
      <w:bookmarkStart w:id="52" w:name="_Toc31932610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51"/>
      <w:bookmarkEnd w:id="52"/>
    </w:p>
    <w:p w14:paraId="575C39B1" w14:textId="3FF2ED7B" w:rsidR="0049759E" w:rsidRPr="00486765" w:rsidRDefault="00370CC8" w:rsidP="00486765">
      <w:pPr>
        <w:pStyle w:val="Specification"/>
        <w:rPr>
          <w:sz w:val="22"/>
        </w:rPr>
      </w:pPr>
      <w:proofErr w:type="gramStart"/>
      <w:r w:rsidRPr="009D2710">
        <w:rPr>
          <w:rStyle w:val="Annotation"/>
        </w:rPr>
        <w:t>a</w:t>
      </w:r>
      <w:proofErr w:type="gramEnd"/>
      <w:r w:rsidRPr="009D2710">
        <w:rPr>
          <w:rStyle w:val="Annotation"/>
        </w:rPr>
        <w:t>(zero-dimensional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w:t>
      </w:r>
      <w:r w:rsidR="0049759E" w:rsidRPr="00BC02F8">
        <w:rPr>
          <w:i/>
          <w:sz w:val="22"/>
        </w:rPr>
        <w:t>zero-dimensional continuant fiat boundary</w:t>
      </w:r>
      <w:r w:rsidR="0049759E" w:rsidRPr="00486765">
        <w:rPr>
          <w:sz w:val="22"/>
        </w:rPr>
        <w:t xml:space="preserve"> is a </w:t>
      </w:r>
      <w:r w:rsidR="00D82F29" w:rsidRPr="00BC02F8">
        <w:rPr>
          <w:i/>
          <w:sz w:val="22"/>
        </w:rPr>
        <w:t xml:space="preserve">fiat </w:t>
      </w:r>
      <w:r w:rsidR="0049759E" w:rsidRPr="00BC02F8">
        <w:rPr>
          <w:i/>
          <w:sz w:val="22"/>
        </w:rPr>
        <w:t>point</w:t>
      </w:r>
      <w:r w:rsidR="0049759E" w:rsidRPr="00486765">
        <w:rPr>
          <w:sz w:val="22"/>
        </w:rPr>
        <w:t xml:space="preserve"> whose location is defined in relation to some </w:t>
      </w:r>
      <w:r w:rsidR="0049759E" w:rsidRPr="00BC02F8">
        <w:rPr>
          <w:i/>
          <w:sz w:val="22"/>
        </w:rPr>
        <w:t>material entity</w:t>
      </w:r>
      <w:r w:rsidR="0049759E" w:rsidRPr="00486765">
        <w:rPr>
          <w:sz w:val="22"/>
        </w:rPr>
        <w:t xml:space="preserve">. </w:t>
      </w:r>
      <w:r w:rsidR="0047147E">
        <w:rPr>
          <w:sz w:val="22"/>
        </w:rPr>
        <w:t>[031-001]</w:t>
      </w:r>
      <w:r w:rsidRPr="009D2710">
        <w:rPr>
          <w:rStyle w:val="Annotation"/>
        </w:rPr>
        <w:t>]</w:t>
      </w:r>
    </w:p>
    <w:p w14:paraId="081E21BB" w14:textId="7981FFA4" w:rsidR="00AA337C" w:rsidRPr="00486765" w:rsidRDefault="00370CC8">
      <w:pPr>
        <w:pStyle w:val="Specification"/>
        <w:rPr>
          <w:sz w:val="22"/>
        </w:rPr>
      </w:pPr>
      <w:proofErr w:type="gramStart"/>
      <w:r w:rsidRPr="009D2710">
        <w:rPr>
          <w:rStyle w:val="Annotation"/>
        </w:rPr>
        <w:t>as</w:t>
      </w:r>
      <w:proofErr w:type="gramEnd"/>
      <w:r w:rsidRPr="009D2710">
        <w:rPr>
          <w:rStyle w:val="Annotation"/>
        </w:rPr>
        <w:t>(zero-dimensional continuant fiat boundary)[</w:t>
      </w:r>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r w:rsidR="00AF5193" w:rsidRPr="009D2710">
        <w:rPr>
          <w:rStyle w:val="Annotation"/>
        </w:rPr>
        <w:t>\</w:t>
      </w:r>
      <w:r w:rsidR="00267063" w:rsidRPr="00486765">
        <w:rPr>
          <w:sz w:val="22"/>
        </w:rPr>
        <w:t>;</w:t>
      </w:r>
      <w:r w:rsidR="00AA337C" w:rsidRPr="00486765">
        <w:rPr>
          <w:sz w:val="22"/>
        </w:rPr>
        <w:t xml:space="preserve"> the quadripoint where the boundaries of Colorado, Utah, New Mexico, and Arizona</w:t>
      </w:r>
      <w:r w:rsidR="00D82F29" w:rsidRPr="00486765">
        <w:rPr>
          <w:sz w:val="22"/>
        </w:rPr>
        <w:t xml:space="preserve"> meet</w:t>
      </w:r>
      <w:r w:rsidR="00AF5193" w:rsidRPr="00255E9F">
        <w:rPr>
          <w:rStyle w:val="Annotation"/>
        </w:rPr>
        <w:t>\</w:t>
      </w:r>
      <w:r w:rsidR="00D82F29" w:rsidRPr="00486765">
        <w:rPr>
          <w:sz w:val="22"/>
        </w:rPr>
        <w:t>, the point of origin of some spatial coordinate system.</w:t>
      </w:r>
      <w:r w:rsidRPr="009D2710">
        <w:rPr>
          <w:rStyle w:val="Annotation"/>
        </w:rPr>
        <w:t>]</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53" w:name="_Toc313270703"/>
      <w:bookmarkStart w:id="54" w:name="_Toc31932610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53"/>
      <w:bookmarkEnd w:id="54"/>
    </w:p>
    <w:p w14:paraId="7E4FDF9C" w14:textId="756247FD" w:rsidR="0049759E" w:rsidRPr="00486765" w:rsidRDefault="00367C20" w:rsidP="00486765">
      <w:pPr>
        <w:pStyle w:val="Specification"/>
        <w:rPr>
          <w:sz w:val="22"/>
        </w:rPr>
      </w:pPr>
      <w:proofErr w:type="gramStart"/>
      <w:r w:rsidRPr="009D2710">
        <w:rPr>
          <w:rStyle w:val="Annotation"/>
        </w:rPr>
        <w:t>a</w:t>
      </w:r>
      <w:proofErr w:type="gramEnd"/>
      <w:r w:rsidRPr="009D2710">
        <w:rPr>
          <w:rStyle w:val="Annotation"/>
        </w:rPr>
        <w:t>(one-dimensional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w:t>
      </w:r>
      <w:r w:rsidR="0049759E" w:rsidRPr="00BC02F8">
        <w:rPr>
          <w:i/>
          <w:sz w:val="22"/>
        </w:rPr>
        <w:t>one-dimensional continuant fiat boundary</w:t>
      </w:r>
      <w:r w:rsidR="0049759E" w:rsidRPr="00486765">
        <w:rPr>
          <w:sz w:val="22"/>
        </w:rPr>
        <w:t xml:space="preserve"> is a continuous </w:t>
      </w:r>
      <w:r w:rsidR="00D82F29" w:rsidRPr="00486765">
        <w:rPr>
          <w:sz w:val="22"/>
        </w:rPr>
        <w:t xml:space="preserve">fiat </w:t>
      </w:r>
      <w:r w:rsidR="0049759E" w:rsidRPr="00486765">
        <w:rPr>
          <w:sz w:val="22"/>
        </w:rPr>
        <w:t xml:space="preserve">line whose location is defined in relation to some </w:t>
      </w:r>
      <w:r w:rsidR="0049759E" w:rsidRPr="00BC02F8">
        <w:rPr>
          <w:i/>
          <w:sz w:val="22"/>
        </w:rPr>
        <w:t>material entity</w:t>
      </w:r>
      <w:r w:rsidR="0049759E" w:rsidRPr="00486765">
        <w:rPr>
          <w:sz w:val="22"/>
        </w:rPr>
        <w:t>.</w:t>
      </w:r>
      <w:r w:rsidR="0047147E">
        <w:rPr>
          <w:sz w:val="22"/>
        </w:rPr>
        <w:t xml:space="preserve"> [032-001]</w:t>
      </w:r>
      <w:r w:rsidRPr="009D2710">
        <w:rPr>
          <w:rStyle w:val="Annotation"/>
        </w:rPr>
        <w:t>]</w:t>
      </w:r>
    </w:p>
    <w:p w14:paraId="30301B38" w14:textId="4A68E307" w:rsidR="001C7765" w:rsidRPr="00486765" w:rsidRDefault="00367C20">
      <w:pPr>
        <w:pStyle w:val="Specification"/>
        <w:rPr>
          <w:sz w:val="22"/>
        </w:rPr>
      </w:pPr>
      <w:proofErr w:type="gramStart"/>
      <w:r w:rsidRPr="00255E9F">
        <w:rPr>
          <w:rStyle w:val="Annotation"/>
        </w:rPr>
        <w:t>a</w:t>
      </w:r>
      <w:r>
        <w:rPr>
          <w:rStyle w:val="Annotation"/>
        </w:rPr>
        <w:t>s</w:t>
      </w:r>
      <w:proofErr w:type="gramEnd"/>
      <w:r w:rsidRPr="00255E9F">
        <w:rPr>
          <w:rStyle w:val="Annotation"/>
        </w:rPr>
        <w:t>(one-dimensional continuant fiat boundary)[</w:t>
      </w:r>
      <w:r w:rsidR="001C7765" w:rsidRPr="00486765">
        <w:rPr>
          <w:rStyle w:val="SpecificationType"/>
          <w:sz w:val="22"/>
        </w:rPr>
        <w:t>Examples</w:t>
      </w:r>
      <w:r w:rsidR="001C7765" w:rsidRPr="00486765">
        <w:rPr>
          <w:sz w:val="22"/>
        </w:rPr>
        <w:t>: The Equator</w:t>
      </w:r>
      <w:r w:rsidR="009F0255" w:rsidRPr="00255E9F">
        <w:rPr>
          <w:rStyle w:val="Annotation"/>
        </w:rPr>
        <w:t>\</w:t>
      </w:r>
      <w:r w:rsidR="001C7765" w:rsidRPr="00486765">
        <w:rPr>
          <w:sz w:val="22"/>
        </w:rPr>
        <w:t>, all geopolitical boundaries</w:t>
      </w:r>
      <w:r w:rsidR="009F0255" w:rsidRPr="00255E9F">
        <w:rPr>
          <w:rStyle w:val="Annotation"/>
        </w:rPr>
        <w:t>\</w:t>
      </w:r>
      <w:r w:rsidR="001C7765" w:rsidRPr="00486765">
        <w:rPr>
          <w:sz w:val="22"/>
        </w:rPr>
        <w:t>, all lines of latitude and longitude</w:t>
      </w:r>
      <w:r w:rsidR="009F0255" w:rsidRPr="00255E9F">
        <w:rPr>
          <w:rStyle w:val="Annotation"/>
        </w:rPr>
        <w:t>\</w:t>
      </w:r>
      <w:r w:rsidR="001C7765" w:rsidRPr="00486765">
        <w:rPr>
          <w:sz w:val="22"/>
        </w:rPr>
        <w:t>, the median sulcus of your tongue</w:t>
      </w:r>
      <w:r w:rsidR="009F0255" w:rsidRPr="00255E9F">
        <w:rPr>
          <w:rStyle w:val="Annotation"/>
        </w:rPr>
        <w:t>\</w:t>
      </w:r>
      <w:r w:rsidR="001C7765" w:rsidRPr="00486765">
        <w:rPr>
          <w:sz w:val="22"/>
        </w:rPr>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55" w:name="_Toc313270704"/>
      <w:bookmarkStart w:id="56" w:name="_Toc319326110"/>
      <w:r w:rsidRPr="00486765">
        <w:rPr>
          <w:sz w:val="22"/>
        </w:rPr>
        <w:t xml:space="preserve">2.1.2.1.3 Two-dimensional </w:t>
      </w:r>
      <w:r w:rsidR="00AD530B" w:rsidRPr="00486765">
        <w:rPr>
          <w:sz w:val="22"/>
        </w:rPr>
        <w:t>continuant fiat boundary</w:t>
      </w:r>
      <w:bookmarkEnd w:id="55"/>
      <w:bookmarkEnd w:id="56"/>
    </w:p>
    <w:p w14:paraId="0923823A" w14:textId="77777777" w:rsidR="0049759E" w:rsidRPr="00486765" w:rsidRDefault="0049759E" w:rsidP="00486765">
      <w:pPr>
        <w:rPr>
          <w:sz w:val="22"/>
        </w:rPr>
      </w:pPr>
    </w:p>
    <w:p w14:paraId="3247AA9C" w14:textId="4EA35571" w:rsidR="00A03D91" w:rsidRPr="00486765" w:rsidRDefault="009F0255" w:rsidP="00486765">
      <w:pPr>
        <w:pStyle w:val="Specification"/>
        <w:rPr>
          <w:sz w:val="22"/>
        </w:rPr>
      </w:pPr>
      <w:proofErr w:type="gramStart"/>
      <w:r w:rsidRPr="009D2710">
        <w:rPr>
          <w:rStyle w:val="Annotation"/>
        </w:rPr>
        <w:t>a</w:t>
      </w:r>
      <w:proofErr w:type="gramEnd"/>
      <w:r w:rsidRPr="009D2710">
        <w:rPr>
          <w:rStyle w:val="Annotation"/>
        </w:rPr>
        <w:t>(two-dimensional continuant fiat boundary)[</w:t>
      </w:r>
      <w:r w:rsidR="00236D40" w:rsidRPr="00486765">
        <w:rPr>
          <w:rStyle w:val="SpecificationType"/>
          <w:sz w:val="22"/>
        </w:rPr>
        <w:t>Elucidation</w:t>
      </w:r>
      <w:r w:rsidR="00236D40" w:rsidRPr="00486765">
        <w:rPr>
          <w:smallCaps/>
          <w:sz w:val="22"/>
        </w:rPr>
        <w:t>:</w:t>
      </w:r>
      <w:r w:rsidR="00A03D91" w:rsidRPr="00486765">
        <w:rPr>
          <w:sz w:val="22"/>
        </w:rPr>
        <w:t xml:space="preserve"> a </w:t>
      </w:r>
      <w:r w:rsidR="00A03D91" w:rsidRPr="00BC02F8">
        <w:rPr>
          <w:i/>
          <w:sz w:val="22"/>
        </w:rPr>
        <w:t>two-dimensional continuant fiat boundary</w:t>
      </w:r>
      <w:r w:rsidR="00A03D91" w:rsidRPr="00486765">
        <w:rPr>
          <w:sz w:val="22"/>
        </w:rPr>
        <w:t xml:space="preserve"> (surface) is a self-connected </w:t>
      </w:r>
      <w:r w:rsidR="00D82F29" w:rsidRPr="00486765">
        <w:rPr>
          <w:sz w:val="22"/>
        </w:rPr>
        <w:t xml:space="preserve">fiat surface </w:t>
      </w:r>
      <w:r w:rsidR="00A03D91" w:rsidRPr="00486765">
        <w:rPr>
          <w:sz w:val="22"/>
        </w:rPr>
        <w:t xml:space="preserve">whose location is defined in relation to some </w:t>
      </w:r>
      <w:r w:rsidR="00A03D91" w:rsidRPr="00BC02F8">
        <w:rPr>
          <w:i/>
          <w:sz w:val="22"/>
        </w:rPr>
        <w:t>material entity</w:t>
      </w:r>
      <w:r w:rsidR="00A03D91" w:rsidRPr="00486765">
        <w:rPr>
          <w:sz w:val="22"/>
        </w:rPr>
        <w:t>.</w:t>
      </w:r>
      <w:r w:rsidR="0047147E">
        <w:rPr>
          <w:sz w:val="22"/>
        </w:rPr>
        <w:t xml:space="preserve"> [033-001]</w:t>
      </w:r>
      <w:r w:rsidRPr="009D2710">
        <w:rPr>
          <w:rStyle w:val="Annotation"/>
        </w:rPr>
        <w:t>]</w:t>
      </w:r>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lastRenderedPageBreak/>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57" w:name="_Toc31932611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57"/>
      <w:proofErr w:type="gramEnd"/>
    </w:p>
    <w:p w14:paraId="47093864" w14:textId="018E23F6" w:rsidR="00DE6862" w:rsidRPr="00486765" w:rsidRDefault="000F17EC" w:rsidP="00486765">
      <w:pPr>
        <w:pStyle w:val="Specification"/>
        <w:rPr>
          <w:sz w:val="22"/>
        </w:rPr>
      </w:pPr>
      <w:proofErr w:type="gramStart"/>
      <w:r w:rsidRPr="009D2710">
        <w:rPr>
          <w:rStyle w:val="Annotation"/>
        </w:rPr>
        <w:t>a</w:t>
      </w:r>
      <w:proofErr w:type="gramEnd"/>
      <w:r w:rsidRPr="009D2710">
        <w:rPr>
          <w:rStyle w:val="Annotation"/>
        </w:rPr>
        <w:t>(site)[</w:t>
      </w:r>
      <w:r w:rsidR="00E30616">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r w:rsidRPr="009D2710">
        <w:rPr>
          <w:rStyle w:val="Annotation"/>
        </w:rPr>
        <w:t>]</w:t>
      </w:r>
    </w:p>
    <w:p w14:paraId="47C52912" w14:textId="5774E189" w:rsidR="00DE6862" w:rsidRPr="00486765" w:rsidRDefault="00051E0F">
      <w:pPr>
        <w:pStyle w:val="Specification"/>
        <w:rPr>
          <w:sz w:val="22"/>
          <w:szCs w:val="22"/>
        </w:rPr>
      </w:pPr>
      <w:proofErr w:type="gramStart"/>
      <w:r w:rsidRPr="00255E9F">
        <w:rPr>
          <w:rStyle w:val="Annotation"/>
        </w:rPr>
        <w:t>a</w:t>
      </w:r>
      <w:r>
        <w:rPr>
          <w:rStyle w:val="Annotation"/>
        </w:rPr>
        <w:t>s</w:t>
      </w:r>
      <w:proofErr w:type="gramEnd"/>
      <w:r w:rsidRPr="00255E9F">
        <w:rPr>
          <w:rStyle w:val="Annotation"/>
        </w:rPr>
        <w:t>(site)[</w:t>
      </w:r>
      <w:r w:rsidR="00DE6862" w:rsidRPr="00486765">
        <w:rPr>
          <w:rStyle w:val="SpecificationType"/>
          <w:sz w:val="22"/>
        </w:rPr>
        <w:t>Examples</w:t>
      </w:r>
      <w:r w:rsidR="00DE6862" w:rsidRPr="00486765">
        <w:rPr>
          <w:sz w:val="22"/>
        </w:rPr>
        <w:t>: a hole in the interior of a portion of cheese</w:t>
      </w:r>
      <w:r w:rsidRPr="009D2710">
        <w:rPr>
          <w:rStyle w:val="Annotation"/>
        </w:rPr>
        <w:t>\</w:t>
      </w:r>
      <w:r w:rsidR="00DE6862" w:rsidRPr="00486765">
        <w:rPr>
          <w:sz w:val="22"/>
        </w:rPr>
        <w:t>, a rabbit hole</w:t>
      </w:r>
      <w:r w:rsidRPr="00255E9F">
        <w:rPr>
          <w:rStyle w:val="Annotation"/>
        </w:rPr>
        <w:t>\</w:t>
      </w:r>
      <w:r w:rsidR="00DE6862" w:rsidRPr="00486765">
        <w:rPr>
          <w:sz w:val="22"/>
        </w:rPr>
        <w:t xml:space="preserve">, the interior of </w:t>
      </w:r>
      <w:r w:rsidR="00D754CA" w:rsidRPr="00486765">
        <w:rPr>
          <w:sz w:val="22"/>
        </w:rPr>
        <w:t>your bed</w:t>
      </w:r>
      <w:r w:rsidR="00DE6862" w:rsidRPr="00486765">
        <w:rPr>
          <w:sz w:val="22"/>
        </w:rPr>
        <w:t>room</w:t>
      </w:r>
      <w:r w:rsidRPr="00255E9F">
        <w:rPr>
          <w:rStyle w:val="Annotation"/>
        </w:rPr>
        <w:t>\</w:t>
      </w:r>
      <w:r w:rsidR="00DE6862" w:rsidRPr="00486765">
        <w:rPr>
          <w:sz w:val="22"/>
        </w:rPr>
        <w:t>, the Grand Canyon</w:t>
      </w:r>
      <w:r w:rsidRPr="00255E9F">
        <w:rPr>
          <w:rStyle w:val="Annotation"/>
        </w:rPr>
        <w:t>\</w:t>
      </w:r>
      <w:r w:rsidR="00DE6862" w:rsidRPr="00486765">
        <w:rPr>
          <w:sz w:val="22"/>
        </w:rPr>
        <w:t>, the Piazza San Marco</w:t>
      </w:r>
      <w:r w:rsidRPr="00255E9F">
        <w:rPr>
          <w:rStyle w:val="Annotation"/>
        </w:rPr>
        <w:t>\</w:t>
      </w:r>
      <w:r w:rsidR="00DE6862" w:rsidRPr="00486765">
        <w:rPr>
          <w:sz w:val="22"/>
        </w:rPr>
        <w:t>,</w:t>
      </w:r>
      <w:r w:rsidR="00272E21" w:rsidRPr="00486765">
        <w:rPr>
          <w:sz w:val="22"/>
        </w:rPr>
        <w:t xml:space="preserve"> an air traffic control region defined in the airspace above an airport</w:t>
      </w:r>
      <w:r w:rsidRPr="00255E9F">
        <w:rPr>
          <w:rStyle w:val="Annotation"/>
        </w:rPr>
        <w:t>\</w:t>
      </w:r>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r w:rsidRPr="00255E9F">
        <w:rPr>
          <w:rStyle w:val="Annotation"/>
        </w:rPr>
        <w:t>\</w:t>
      </w:r>
      <w:r w:rsidR="00DE6862" w:rsidRPr="00486765">
        <w:rPr>
          <w:sz w:val="22"/>
        </w:rPr>
        <w:t>, your left nostril</w:t>
      </w:r>
      <w:r w:rsidR="00052342" w:rsidRPr="00486765">
        <w:rPr>
          <w:sz w:val="22"/>
          <w:szCs w:val="22"/>
        </w:rPr>
        <w:t xml:space="preserve"> (a fiat part – the opening – of your left nasal cavity)</w:t>
      </w:r>
      <w:r w:rsidRPr="00051E0F">
        <w:rPr>
          <w:rStyle w:val="Annotation"/>
        </w:rPr>
        <w:t xml:space="preserve"> </w:t>
      </w:r>
      <w:r w:rsidRPr="00255E9F">
        <w:rPr>
          <w:rStyle w:val="Annotation"/>
        </w:rPr>
        <w:t>\</w:t>
      </w:r>
      <w:r w:rsidR="00DE6862" w:rsidRPr="00486765">
        <w:rPr>
          <w:sz w:val="22"/>
          <w:szCs w:val="22"/>
        </w:rPr>
        <w:t>, the lumen of your gut</w:t>
      </w:r>
      <w:r w:rsidRPr="00255E9F">
        <w:rPr>
          <w:rStyle w:val="Annotation"/>
        </w:rPr>
        <w:t>\</w:t>
      </w:r>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r w:rsidRPr="00255E9F">
        <w:rPr>
          <w:rStyle w:val="Annotation"/>
        </w:rPr>
        <w:t>\</w:t>
      </w:r>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r w:rsidRPr="00255E9F">
        <w:rPr>
          <w:rStyle w:val="Annotation"/>
        </w:rPr>
        <w:t>\</w:t>
      </w:r>
      <w:r w:rsidR="00DE6862" w:rsidRPr="00486765">
        <w:rPr>
          <w:sz w:val="22"/>
        </w:rPr>
        <w:t xml:space="preserve">, the </w:t>
      </w:r>
      <w:r w:rsidR="00FB2EB2" w:rsidRPr="00486765">
        <w:rPr>
          <w:sz w:val="22"/>
        </w:rPr>
        <w:t xml:space="preserve">interior of the </w:t>
      </w:r>
      <w:r w:rsidR="00DE6862" w:rsidRPr="00486765">
        <w:rPr>
          <w:sz w:val="22"/>
        </w:rPr>
        <w:t>trunk of your car</w:t>
      </w:r>
      <w:r w:rsidRPr="00255E9F">
        <w:rPr>
          <w:rStyle w:val="Annotation"/>
        </w:rPr>
        <w:t>\</w:t>
      </w:r>
      <w:r w:rsidR="00FB2EB2" w:rsidRPr="00486765">
        <w:rPr>
          <w:sz w:val="22"/>
        </w:rPr>
        <w:t>, the interior of your refrigerator</w:t>
      </w:r>
      <w:r w:rsidRPr="00255E9F">
        <w:rPr>
          <w:rStyle w:val="Annotation"/>
        </w:rPr>
        <w:t>\</w:t>
      </w:r>
      <w:r w:rsidR="00FB2EB2" w:rsidRPr="00486765">
        <w:rPr>
          <w:sz w:val="22"/>
        </w:rPr>
        <w:t>, the interior of your office</w:t>
      </w:r>
      <w:r w:rsidRPr="00255E9F">
        <w:rPr>
          <w:rStyle w:val="Annotation"/>
        </w:rPr>
        <w:t>\</w:t>
      </w:r>
      <w:r w:rsidR="00FB2EB2" w:rsidRPr="00486765">
        <w:rPr>
          <w:sz w:val="22"/>
        </w:rPr>
        <w:t xml:space="preserve">, </w:t>
      </w:r>
      <w:hyperlink r:id="rId31" w:history="1">
        <w:r w:rsidR="00FB2EB2" w:rsidRPr="00486765">
          <w:rPr>
            <w:sz w:val="22"/>
          </w:rPr>
          <w:t>Manhattan Canyon</w:t>
        </w:r>
      </w:hyperlink>
      <w:r w:rsidR="00DE6862" w:rsidRPr="00486765">
        <w:rPr>
          <w:sz w:val="22"/>
        </w:rPr>
        <w:t>)</w:t>
      </w:r>
      <w:r w:rsidRPr="00051E0F">
        <w:rPr>
          <w:rStyle w:val="Annotation"/>
        </w:rPr>
        <w:t xml:space="preserve"> </w:t>
      </w:r>
      <w:r w:rsidRPr="00255E9F">
        <w:rPr>
          <w:rStyle w:val="Annotation"/>
        </w:rPr>
        <w:t>]</w:t>
      </w:r>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9D2710">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proofErr w:type="gramStart"/>
      <w:r w:rsidR="00151755" w:rsidRPr="00486765">
        <w:rPr>
          <w:sz w:val="22"/>
        </w:rPr>
        <w:t>but,</w:t>
      </w:r>
      <w:proofErr w:type="gramEnd"/>
      <w:r w:rsidR="00151755" w:rsidRPr="00486765">
        <w:rPr>
          <w:sz w:val="22"/>
        </w:rPr>
        <w:t xml:space="preserve">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w:t>
      </w:r>
      <w:proofErr w:type="gramStart"/>
      <w:r w:rsidRPr="00486765">
        <w:rPr>
          <w:sz w:val="22"/>
        </w:rPr>
        <w:t>cavity which</w:t>
      </w:r>
      <w:proofErr w:type="gramEnd"/>
      <w:r w:rsidRPr="00486765">
        <w:rPr>
          <w:sz w:val="22"/>
        </w:rPr>
        <w:t xml:space="preserve"> forms the interior of the tank (rather than into the metal which bounds this cavity, or into the contents of the tank – since the tank may be empty). </w:t>
      </w:r>
    </w:p>
    <w:p w14:paraId="75B7C024" w14:textId="495E3ECB" w:rsidR="00D91B4B" w:rsidRPr="00486765" w:rsidRDefault="00272E21">
      <w:pPr>
        <w:rPr>
          <w:sz w:val="22"/>
        </w:rPr>
      </w:pPr>
      <w:r w:rsidRPr="00486765">
        <w:rPr>
          <w:sz w:val="22"/>
        </w:rPr>
        <w:lastRenderedPageBreak/>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DF64F7" w:rsidRPr="00DF64F7">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58"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9D2710">
        <w:rPr>
          <w:noProof/>
          <w:sz w:val="20"/>
        </w:rPr>
        <w:t>5</w:t>
      </w:r>
      <w:r w:rsidR="001E591D" w:rsidRPr="00486765">
        <w:rPr>
          <w:sz w:val="20"/>
        </w:rPr>
        <w:fldChar w:fldCharType="end"/>
      </w:r>
      <w:bookmarkEnd w:id="58"/>
      <w:r w:rsidRPr="00486765">
        <w:rPr>
          <w:sz w:val="20"/>
        </w:rPr>
        <w:t xml:space="preserve">: </w:t>
      </w:r>
      <w:hyperlink r:id="rId33"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6B11C1F1" w:rsidR="0017019A" w:rsidRDefault="0017019A">
      <w:pPr>
        <w:rPr>
          <w:sz w:val="22"/>
        </w:rPr>
      </w:pPr>
    </w:p>
    <w:p w14:paraId="0638B809" w14:textId="77777777" w:rsidR="0017019A" w:rsidRDefault="00890316">
      <w:pPr>
        <w:rPr>
          <w:sz w:val="22"/>
        </w:rPr>
      </w:pPr>
      <w:r>
        <w:rPr>
          <w:noProof/>
        </w:rPr>
        <w:drawing>
          <wp:anchor distT="0" distB="0" distL="114300" distR="114300" simplePos="0" relativeHeight="251669504" behindDoc="0" locked="0" layoutInCell="1" allowOverlap="1" wp14:anchorId="0DF975BF" wp14:editId="3A1340C6">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4">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w:lastRenderedPageBreak/>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9D23B6" w:rsidRPr="00486765" w:rsidRDefault="009D23B6"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9D23B6" w:rsidRPr="00486765" w:rsidRDefault="009D23B6"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9D23B6" w:rsidRPr="00486765" w:rsidRDefault="009D23B6"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9D23B6" w:rsidRPr="00486765" w:rsidRDefault="009D23B6"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59" w:name="_Toc319326112"/>
      <w:r w:rsidRPr="00751DA3">
        <w:rPr>
          <w:sz w:val="22"/>
        </w:rPr>
        <w:t xml:space="preserve">2.1.2.2 </w:t>
      </w:r>
      <w:proofErr w:type="gramStart"/>
      <w:r w:rsidRPr="00751DA3">
        <w:rPr>
          <w:sz w:val="22"/>
        </w:rPr>
        <w:t>Spatial</w:t>
      </w:r>
      <w:proofErr w:type="gramEnd"/>
      <w:r w:rsidRPr="00751DA3">
        <w:rPr>
          <w:sz w:val="22"/>
        </w:rPr>
        <w:t xml:space="preserve"> region</w:t>
      </w:r>
      <w:bookmarkEnd w:id="59"/>
    </w:p>
    <w:p w14:paraId="73240D0D" w14:textId="6C870BDD" w:rsidR="00DE6862" w:rsidRPr="00486765" w:rsidRDefault="00A950A9" w:rsidP="009827DD">
      <w:pPr>
        <w:rPr>
          <w:sz w:val="22"/>
        </w:rPr>
      </w:pPr>
      <w:r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Pr="00486765">
        <w:rPr>
          <w:sz w:val="22"/>
        </w:rPr>
        <w:t xml:space="preserve">in terms of which </w:t>
      </w:r>
      <w:r w:rsidR="00FB2EB2" w:rsidRPr="00486765">
        <w:rPr>
          <w:sz w:val="22"/>
        </w:rPr>
        <w:t>the</w:t>
      </w:r>
      <w:r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 xml:space="preserve">Lines of latitude and longitude are two-dimensional object </w:t>
      </w:r>
      <w:proofErr w:type="gramStart"/>
      <w:r w:rsidR="00816442" w:rsidRPr="00486765">
        <w:rPr>
          <w:sz w:val="22"/>
        </w:rPr>
        <w:t>boundaries which</w:t>
      </w:r>
      <w:proofErr w:type="gramEnd"/>
      <w:r w:rsidR="00816442" w:rsidRPr="00486765">
        <w:rPr>
          <w:sz w:val="22"/>
        </w:rPr>
        <w:t xml:space="preserve">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725E27AB" w:rsidR="0063585C" w:rsidRPr="00486765" w:rsidRDefault="0063585C">
      <w:pPr>
        <w:rPr>
          <w:sz w:val="18"/>
          <w:szCs w:val="20"/>
        </w:rPr>
      </w:pPr>
      <w:r w:rsidRPr="00486765">
        <w:rPr>
          <w:sz w:val="22"/>
        </w:rPr>
        <w:t xml:space="preserve">Given </w:t>
      </w:r>
      <w:r w:rsidR="00E34F31">
        <w:rPr>
          <w:sz w:val="22"/>
        </w:rPr>
        <w:t xml:space="preserve">the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75B1F97B" w:rsidR="003C7730" w:rsidRPr="00FC5C3B" w:rsidRDefault="00532DBF" w:rsidP="00486765">
      <w:pPr>
        <w:pStyle w:val="Specification"/>
      </w:pPr>
      <w:proofErr w:type="gramStart"/>
      <w:r w:rsidRPr="009D2710">
        <w:rPr>
          <w:rStyle w:val="Annotation"/>
        </w:rPr>
        <w:t>a</w:t>
      </w:r>
      <w:proofErr w:type="gramEnd"/>
      <w:r w:rsidRPr="009D2710">
        <w:rPr>
          <w:rStyle w:val="Annotation"/>
        </w:rPr>
        <w:t>(spatial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space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spac</w:t>
      </w:r>
      <w:r w:rsidR="00A950A9" w:rsidRPr="00486765">
        <w:rPr>
          <w:sz w:val="22"/>
        </w:rPr>
        <w:t>e</w:t>
      </w:r>
      <w:r w:rsidR="00A950A9" w:rsidRPr="00486765">
        <w:rPr>
          <w:sz w:val="22"/>
          <w:vertAlign w:val="subscript"/>
        </w:rPr>
        <w:t>R</w:t>
      </w:r>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141B021C" w:rsidR="003C7730" w:rsidRPr="00486765" w:rsidRDefault="00532DBF" w:rsidP="00486765">
      <w:pPr>
        <w:pStyle w:val="Specification"/>
        <w:rPr>
          <w:sz w:val="18"/>
          <w:szCs w:val="20"/>
        </w:rPr>
      </w:pPr>
      <w:proofErr w:type="gramStart"/>
      <w:r w:rsidRPr="00255E9F">
        <w:rPr>
          <w:rStyle w:val="Annotation"/>
        </w:rPr>
        <w:t>a</w:t>
      </w:r>
      <w:proofErr w:type="gramEnd"/>
      <w:r w:rsidRPr="00255E9F">
        <w:rPr>
          <w:rStyle w:val="Annotation"/>
        </w:rPr>
        <w:t>(spatial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r w:rsidRPr="009D2710">
        <w:rPr>
          <w:rStyle w:val="Annotation"/>
        </w:rPr>
        <w:t>]</w:t>
      </w:r>
    </w:p>
    <w:p w14:paraId="28FB4691" w14:textId="77777777" w:rsidR="003C7730" w:rsidRPr="00486765" w:rsidRDefault="003C7730" w:rsidP="00486765">
      <w:pPr>
        <w:rPr>
          <w:sz w:val="22"/>
        </w:rPr>
      </w:pPr>
    </w:p>
    <w:p w14:paraId="4ACEFAF2" w14:textId="263C7C65" w:rsidR="000B34A1" w:rsidRPr="00486765" w:rsidRDefault="00E34F31">
      <w:pPr>
        <w:rPr>
          <w:sz w:val="18"/>
          <w:szCs w:val="20"/>
        </w:rPr>
      </w:pPr>
      <w:r>
        <w:rPr>
          <w:sz w:val="22"/>
        </w:rPr>
        <w:lastRenderedPageBreak/>
        <w:t xml:space="preserve">Material entities have qualities of shape and size because they are located at </w:t>
      </w:r>
      <w:r w:rsidRPr="005E4FE9">
        <w:rPr>
          <w:i/>
          <w:sz w:val="22"/>
        </w:rPr>
        <w:t>s</w:t>
      </w:r>
      <w:r w:rsidR="000B34A1" w:rsidRPr="005E4FE9">
        <w:rPr>
          <w:i/>
          <w:sz w:val="22"/>
        </w:rPr>
        <w:t>patial regions</w:t>
      </w:r>
      <w:r w:rsidR="000B34A1" w:rsidRPr="00486765">
        <w:rPr>
          <w:sz w:val="22"/>
        </w:rPr>
        <w:t xml:space="preserve"> </w:t>
      </w:r>
      <w:r>
        <w:rPr>
          <w:sz w:val="22"/>
        </w:rPr>
        <w:t xml:space="preserve">which instantiate corresponding </w:t>
      </w:r>
      <w:r w:rsidR="00151755" w:rsidRPr="00486765">
        <w:rPr>
          <w:sz w:val="22"/>
        </w:rPr>
        <w:t>shape</w:t>
      </w:r>
      <w:r w:rsidR="005735D0" w:rsidRPr="00486765">
        <w:rPr>
          <w:sz w:val="22"/>
        </w:rPr>
        <w:t xml:space="preserve"> and</w:t>
      </w:r>
      <w:r w:rsidR="00151755" w:rsidRPr="00486765">
        <w:rPr>
          <w:sz w:val="22"/>
        </w:rPr>
        <w:t xml:space="preserve"> size</w:t>
      </w:r>
      <w:r>
        <w:rPr>
          <w:sz w:val="22"/>
        </w:rPr>
        <w:t xml:space="preserve"> universals</w:t>
      </w:r>
      <w:r w:rsidR="00DE6862" w:rsidRPr="00486765">
        <w:rPr>
          <w:sz w:val="22"/>
        </w:rPr>
        <w:t>.</w:t>
      </w:r>
      <w:r>
        <w:rPr>
          <w:sz w:val="22"/>
        </w:rPr>
        <w:t xml:space="preserve"> </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 xml:space="preserve">are distinguished from the spatial </w:t>
      </w:r>
      <w:proofErr w:type="gramStart"/>
      <w:r w:rsidRPr="00486765">
        <w:rPr>
          <w:sz w:val="22"/>
        </w:rPr>
        <w:t>region</w:t>
      </w:r>
      <w:r w:rsidR="000B4375" w:rsidRPr="00486765">
        <w:rPr>
          <w:sz w:val="22"/>
        </w:rPr>
        <w:t>s</w:t>
      </w:r>
      <w:r w:rsidRPr="00486765">
        <w:rPr>
          <w:sz w:val="22"/>
        </w:rPr>
        <w:t xml:space="preserve"> which</w:t>
      </w:r>
      <w:proofErr w:type="gramEnd"/>
      <w:r w:rsidRPr="00486765">
        <w:rPr>
          <w:sz w:val="22"/>
        </w:rPr>
        <w:t xml:space="preserve">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60" w:name="_Toc313270706"/>
      <w:bookmarkStart w:id="61" w:name="_Toc319326113"/>
      <w:r w:rsidRPr="00486765">
        <w:rPr>
          <w:sz w:val="22"/>
        </w:rPr>
        <w:t>2.1.2.</w:t>
      </w:r>
      <w:r w:rsidR="00D10C26" w:rsidRPr="00486765">
        <w:rPr>
          <w:sz w:val="22"/>
        </w:rPr>
        <w:t>2</w:t>
      </w:r>
      <w:r w:rsidRPr="00486765">
        <w:rPr>
          <w:sz w:val="22"/>
        </w:rPr>
        <w:t>.1 Zero-dimensional spatial region</w:t>
      </w:r>
      <w:bookmarkEnd w:id="60"/>
      <w:bookmarkEnd w:id="61"/>
    </w:p>
    <w:p w14:paraId="4FF19FF2" w14:textId="77777777" w:rsidR="006F4220" w:rsidRPr="00486765" w:rsidRDefault="006F4220" w:rsidP="00486765">
      <w:pPr>
        <w:rPr>
          <w:sz w:val="22"/>
        </w:rPr>
      </w:pPr>
    </w:p>
    <w:p w14:paraId="0391E0AF" w14:textId="4D290309" w:rsidR="006F4220" w:rsidRPr="00486765" w:rsidRDefault="00331944" w:rsidP="00486765">
      <w:pPr>
        <w:pStyle w:val="Specification"/>
        <w:rPr>
          <w:sz w:val="22"/>
        </w:rPr>
      </w:pPr>
      <w:proofErr w:type="gramStart"/>
      <w:r w:rsidRPr="009D2710">
        <w:rPr>
          <w:rStyle w:val="Annotation"/>
        </w:rPr>
        <w:t>a</w:t>
      </w:r>
      <w:proofErr w:type="gramEnd"/>
      <w:r w:rsidRPr="009D2710">
        <w:rPr>
          <w:rStyle w:val="Annotation"/>
        </w:rPr>
        <w:t>(zero-dimensional spatial region)[</w:t>
      </w:r>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r w:rsidRPr="009D2710">
        <w:rPr>
          <w:rStyle w:val="Annotation"/>
        </w:rPr>
        <w:t>]</w:t>
      </w:r>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62" w:name="_Toc319326114"/>
      <w:bookmarkStart w:id="63" w:name="_Toc313270707"/>
      <w:r w:rsidRPr="00486765">
        <w:rPr>
          <w:sz w:val="22"/>
        </w:rPr>
        <w:t>2.1.2.</w:t>
      </w:r>
      <w:r w:rsidR="00D10C26" w:rsidRPr="00486765">
        <w:rPr>
          <w:sz w:val="22"/>
        </w:rPr>
        <w:t>2</w:t>
      </w:r>
      <w:r w:rsidRPr="00486765">
        <w:rPr>
          <w:sz w:val="22"/>
        </w:rPr>
        <w:t>.2 One-dimensional spatial region</w:t>
      </w:r>
      <w:bookmarkEnd w:id="62"/>
      <w:r w:rsidRPr="00486765">
        <w:rPr>
          <w:sz w:val="22"/>
        </w:rPr>
        <w:t xml:space="preserve"> </w:t>
      </w:r>
      <w:bookmarkEnd w:id="63"/>
    </w:p>
    <w:p w14:paraId="2764172B" w14:textId="77777777" w:rsidR="006F4220" w:rsidRPr="00486765" w:rsidRDefault="006F4220" w:rsidP="00486765">
      <w:pPr>
        <w:rPr>
          <w:sz w:val="22"/>
        </w:rPr>
      </w:pPr>
    </w:p>
    <w:p w14:paraId="483E80C6" w14:textId="6FEAD276" w:rsidR="005830E2" w:rsidRPr="00486765" w:rsidRDefault="00A35402" w:rsidP="00486765">
      <w:pPr>
        <w:pStyle w:val="Specification"/>
        <w:rPr>
          <w:sz w:val="22"/>
        </w:rPr>
      </w:pPr>
      <w:proofErr w:type="gramStart"/>
      <w:r w:rsidRPr="009D2710">
        <w:rPr>
          <w:rStyle w:val="Annotation"/>
        </w:rPr>
        <w:t>a</w:t>
      </w:r>
      <w:proofErr w:type="gramEnd"/>
      <w:r w:rsidRPr="009D2710">
        <w:rPr>
          <w:rStyle w:val="Annotation"/>
        </w:rPr>
        <w:t>(one-dimensional spatial region)[</w:t>
      </w:r>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r w:rsidRPr="009D2710">
        <w:rPr>
          <w:rStyle w:val="Annotation"/>
        </w:rPr>
        <w:t>]</w:t>
      </w:r>
    </w:p>
    <w:p w14:paraId="20DF0AF1" w14:textId="1ECA4E97" w:rsidR="006F4220" w:rsidRPr="00486765" w:rsidRDefault="00A35402">
      <w:pPr>
        <w:pStyle w:val="Specification"/>
        <w:rPr>
          <w:sz w:val="22"/>
        </w:rPr>
      </w:pPr>
      <w:proofErr w:type="gramStart"/>
      <w:r w:rsidRPr="00255E9F">
        <w:rPr>
          <w:rStyle w:val="Annotation"/>
        </w:rPr>
        <w:t>a</w:t>
      </w:r>
      <w:proofErr w:type="gramEnd"/>
      <w:r w:rsidRPr="00255E9F">
        <w:rPr>
          <w:rStyle w:val="Annotation"/>
        </w:rPr>
        <w:t>(one-dimensional spatial region)[</w:t>
      </w:r>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r w:rsidRPr="009D2710">
        <w:rPr>
          <w:rStyle w:val="Annotation"/>
        </w:rPr>
        <w:t>]</w:t>
      </w:r>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64" w:name="_Toc319326115"/>
      <w:bookmarkStart w:id="65" w:name="_Toc313270708"/>
      <w:r w:rsidRPr="00486765">
        <w:rPr>
          <w:sz w:val="22"/>
        </w:rPr>
        <w:t>2.1.2.</w:t>
      </w:r>
      <w:r w:rsidR="00D10C26" w:rsidRPr="00486765">
        <w:rPr>
          <w:sz w:val="22"/>
        </w:rPr>
        <w:t>2</w:t>
      </w:r>
      <w:r w:rsidRPr="00486765">
        <w:rPr>
          <w:sz w:val="22"/>
        </w:rPr>
        <w:t>.3 Two-dimensional spatial region</w:t>
      </w:r>
      <w:bookmarkEnd w:id="64"/>
      <w:r w:rsidRPr="00486765">
        <w:rPr>
          <w:sz w:val="22"/>
        </w:rPr>
        <w:t xml:space="preserve"> </w:t>
      </w:r>
      <w:bookmarkEnd w:id="65"/>
    </w:p>
    <w:p w14:paraId="17FADE71" w14:textId="77777777" w:rsidR="006F4220" w:rsidRPr="00486765" w:rsidRDefault="006F4220" w:rsidP="00486765">
      <w:pPr>
        <w:rPr>
          <w:sz w:val="22"/>
        </w:rPr>
      </w:pPr>
    </w:p>
    <w:p w14:paraId="088700EF" w14:textId="4EB32D06" w:rsidR="006F4220" w:rsidRPr="00486765" w:rsidRDefault="00A35402" w:rsidP="00486765">
      <w:pPr>
        <w:pStyle w:val="Specification"/>
        <w:rPr>
          <w:sz w:val="22"/>
        </w:rPr>
      </w:pPr>
      <w:proofErr w:type="gramStart"/>
      <w:r w:rsidRPr="009D2710">
        <w:rPr>
          <w:rStyle w:val="Annotation"/>
        </w:rPr>
        <w:lastRenderedPageBreak/>
        <w:t>a</w:t>
      </w:r>
      <w:proofErr w:type="gramEnd"/>
      <w:r w:rsidRPr="009D2710">
        <w:rPr>
          <w:rStyle w:val="Annotation"/>
        </w:rPr>
        <w:t>(two-dimensional spatial region)[</w:t>
      </w:r>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r w:rsidRPr="009D2710">
        <w:rPr>
          <w:rStyle w:val="Annotation"/>
        </w:rPr>
        <w:t>]</w:t>
      </w:r>
    </w:p>
    <w:p w14:paraId="3E3B7324" w14:textId="34DEAD17" w:rsidR="00BD5684" w:rsidRPr="00486765" w:rsidRDefault="00A35402">
      <w:pPr>
        <w:pStyle w:val="Specification"/>
        <w:rPr>
          <w:sz w:val="22"/>
        </w:rPr>
      </w:pPr>
      <w:proofErr w:type="gramStart"/>
      <w:r w:rsidRPr="00255E9F">
        <w:rPr>
          <w:rStyle w:val="Annotation"/>
        </w:rPr>
        <w:t>a</w:t>
      </w:r>
      <w:r>
        <w:rPr>
          <w:rStyle w:val="Annotation"/>
        </w:rPr>
        <w:t>s</w:t>
      </w:r>
      <w:proofErr w:type="gramEnd"/>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r w:rsidRPr="009D2710">
        <w:rPr>
          <w:rStyle w:val="Annotation"/>
        </w:rPr>
        <w:t>\</w:t>
      </w:r>
      <w:r w:rsidR="006F4220" w:rsidRPr="00486765">
        <w:rPr>
          <w:sz w:val="22"/>
        </w:rPr>
        <w:t xml:space="preserve">, </w:t>
      </w:r>
      <w:r w:rsidR="00AC523E" w:rsidRPr="00486765">
        <w:rPr>
          <w:sz w:val="22"/>
        </w:rPr>
        <w:t>an infinitely thin plane in space</w:t>
      </w:r>
      <w:r w:rsidR="005830E2" w:rsidRPr="00486765">
        <w:rPr>
          <w:sz w:val="22"/>
        </w:rPr>
        <w:t>.</w:t>
      </w:r>
      <w:r w:rsidRPr="00A35402">
        <w:rPr>
          <w:rStyle w:val="Annotation"/>
        </w:rPr>
        <w:t xml:space="preserve"> </w:t>
      </w:r>
      <w:r w:rsidRPr="00255E9F">
        <w:rPr>
          <w:rStyle w:val="Annotation"/>
        </w:rPr>
        <w:t>]</w:t>
      </w:r>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66" w:name="_Toc313270709"/>
      <w:bookmarkStart w:id="67" w:name="_Toc31932611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66"/>
      <w:r w:rsidR="00A00941" w:rsidRPr="00486765">
        <w:rPr>
          <w:sz w:val="22"/>
        </w:rPr>
        <w:t xml:space="preserve"> (a spatial volume)</w:t>
      </w:r>
      <w:bookmarkEnd w:id="67"/>
    </w:p>
    <w:p w14:paraId="40E63AAC" w14:textId="77777777" w:rsidR="006F4220" w:rsidRPr="00486765" w:rsidRDefault="006F4220" w:rsidP="00486765">
      <w:pPr>
        <w:rPr>
          <w:sz w:val="22"/>
        </w:rPr>
      </w:pPr>
    </w:p>
    <w:p w14:paraId="657A22B7" w14:textId="33F4FEBA" w:rsidR="00FB2EB2" w:rsidRPr="00486765" w:rsidRDefault="00FD7243" w:rsidP="00486765">
      <w:pPr>
        <w:pStyle w:val="Specification"/>
        <w:rPr>
          <w:sz w:val="22"/>
        </w:rPr>
      </w:pPr>
      <w:proofErr w:type="gramStart"/>
      <w:r w:rsidRPr="009D2710">
        <w:rPr>
          <w:rStyle w:val="Annotation"/>
        </w:rPr>
        <w:t>a</w:t>
      </w:r>
      <w:proofErr w:type="gramEnd"/>
      <w:r w:rsidRPr="009D2710">
        <w:rPr>
          <w:rStyle w:val="Annotation"/>
        </w:rPr>
        <w:t>(three-dimensional spatial region)[</w:t>
      </w:r>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r w:rsidRPr="009D2710">
        <w:rPr>
          <w:rStyle w:val="Annotation"/>
        </w:rPr>
        <w:t>]</w:t>
      </w:r>
    </w:p>
    <w:p w14:paraId="1992A066" w14:textId="4BA7611E" w:rsidR="00FB2EB2" w:rsidRPr="00486765" w:rsidRDefault="00FD7243">
      <w:pPr>
        <w:pStyle w:val="Specification"/>
        <w:rPr>
          <w:sz w:val="22"/>
        </w:rPr>
      </w:pPr>
      <w:proofErr w:type="gramStart"/>
      <w:r w:rsidRPr="00255E9F">
        <w:rPr>
          <w:rStyle w:val="Annotation"/>
        </w:rPr>
        <w:t>a</w:t>
      </w:r>
      <w:r>
        <w:rPr>
          <w:rStyle w:val="Annotation"/>
        </w:rPr>
        <w:t>s</w:t>
      </w:r>
      <w:proofErr w:type="gramEnd"/>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r w:rsidRPr="00255E9F">
        <w:rPr>
          <w:rStyle w:val="Annotation"/>
        </w:rPr>
        <w:t>\</w:t>
      </w:r>
      <w:r w:rsidR="006F4220" w:rsidRPr="00486765">
        <w:rPr>
          <w:sz w:val="22"/>
        </w:rPr>
        <w:t xml:space="preserve">, a sphere-shaped region </w:t>
      </w:r>
      <w:r w:rsidR="00BD5684" w:rsidRPr="00486765">
        <w:rPr>
          <w:sz w:val="22"/>
        </w:rPr>
        <w:t xml:space="preserve">of space, </w:t>
      </w:r>
      <w:r w:rsidRPr="00255E9F">
        <w:rPr>
          <w:rStyle w:val="Annotation"/>
        </w:rPr>
        <w:t>]</w:t>
      </w:r>
    </w:p>
    <w:p w14:paraId="29201B55" w14:textId="77777777" w:rsidR="005830E2" w:rsidRPr="00486765" w:rsidRDefault="005830E2" w:rsidP="00486765">
      <w:pPr>
        <w:rPr>
          <w:sz w:val="22"/>
        </w:rPr>
      </w:pPr>
    </w:p>
    <w:p w14:paraId="4FC56126" w14:textId="77777777" w:rsidR="008A5BDC" w:rsidRPr="00B56876" w:rsidRDefault="0065182A" w:rsidP="005E4FE9">
      <w:pPr>
        <w:pStyle w:val="Heading2"/>
      </w:pPr>
      <w:bookmarkStart w:id="68" w:name="_Toc313270710"/>
      <w:bookmarkStart w:id="69" w:name="_Toc319326117"/>
      <w:r w:rsidRPr="00BC02F8">
        <w:rPr>
          <w:sz w:val="24"/>
        </w:rPr>
        <w:t>The l</w:t>
      </w:r>
      <w:r w:rsidR="008A5BDC" w:rsidRPr="00BC02F8">
        <w:rPr>
          <w:sz w:val="24"/>
        </w:rPr>
        <w:t>ocated_at</w:t>
      </w:r>
      <w:r w:rsidRPr="00BC02F8">
        <w:rPr>
          <w:sz w:val="24"/>
        </w:rPr>
        <w:t xml:space="preserve"> relation</w:t>
      </w:r>
      <w:bookmarkEnd w:id="68"/>
      <w:bookmarkEnd w:id="69"/>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797CF07A" w:rsidR="006201FE" w:rsidRPr="006D323D" w:rsidRDefault="00145149" w:rsidP="00486765">
      <w:pPr>
        <w:pStyle w:val="Specification"/>
        <w:rPr>
          <w:rStyle w:val="apple-converted-space"/>
          <w:rFonts w:eastAsiaTheme="majorEastAsia" w:cstheme="majorBidi"/>
          <w:b/>
          <w:bCs/>
          <w:color w:val="4F81BD" w:themeColor="accent1"/>
          <w:szCs w:val="26"/>
        </w:rPr>
      </w:pPr>
      <w:proofErr w:type="gramStart"/>
      <w:r w:rsidRPr="00462B13">
        <w:rPr>
          <w:rStyle w:val="Annotation"/>
        </w:rPr>
        <w:t>a</w:t>
      </w:r>
      <w:r w:rsidR="00EF5941">
        <w:rPr>
          <w:rStyle w:val="Annotation"/>
        </w:rPr>
        <w:t>t</w:t>
      </w:r>
      <w:proofErr w:type="gramEnd"/>
      <w:r w:rsidRPr="009D2710">
        <w:rPr>
          <w:rStyle w:val="Annotation"/>
        </w:rPr>
        <w:t>(located_at)[</w:t>
      </w:r>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r w:rsidRPr="009D2710">
        <w:rPr>
          <w:rStyle w:val="Annotation"/>
        </w:rPr>
        <w:t>]</w:t>
      </w:r>
    </w:p>
    <w:p w14:paraId="49F8DBD3" w14:textId="54C88AE9" w:rsidR="0065182A" w:rsidRPr="00486765" w:rsidRDefault="00145149">
      <w:pPr>
        <w:pStyle w:val="Specification"/>
        <w:rPr>
          <w:sz w:val="22"/>
        </w:rPr>
      </w:pPr>
      <w:proofErr w:type="gramStart"/>
      <w:r w:rsidRPr="00255E9F">
        <w:rPr>
          <w:rStyle w:val="Annotation"/>
        </w:rPr>
        <w:t>a</w:t>
      </w:r>
      <w:proofErr w:type="gramEnd"/>
      <w:r w:rsidRPr="00255E9F">
        <w:rPr>
          <w:rStyle w:val="Annotation"/>
        </w:rPr>
        <w:t>(located_at)[</w:t>
      </w:r>
      <w:r w:rsidR="0065182A" w:rsidRPr="00486765">
        <w:rPr>
          <w:rStyle w:val="SpecificationType"/>
          <w:sz w:val="22"/>
        </w:rPr>
        <w:t>Domain</w:t>
      </w:r>
      <w:r w:rsidR="0065182A" w:rsidRPr="00486765">
        <w:rPr>
          <w:sz w:val="22"/>
        </w:rPr>
        <w:t xml:space="preserve">: </w:t>
      </w:r>
      <w:r w:rsidR="0089128F">
        <w:rPr>
          <w:sz w:val="22"/>
        </w:rPr>
        <w:t>independent continuant</w:t>
      </w:r>
      <w:r w:rsidRPr="00255E9F">
        <w:rPr>
          <w:rStyle w:val="Annotation"/>
        </w:rPr>
        <w:t>]</w:t>
      </w:r>
    </w:p>
    <w:p w14:paraId="6B161068" w14:textId="2C85E8BC" w:rsidR="006201FE" w:rsidRPr="00BC02F8" w:rsidRDefault="00145149">
      <w:pPr>
        <w:pStyle w:val="Specification"/>
        <w:rPr>
          <w:rStyle w:val="Annotation"/>
        </w:rPr>
      </w:pPr>
      <w:proofErr w:type="gramStart"/>
      <w:r w:rsidRPr="00255E9F">
        <w:rPr>
          <w:rStyle w:val="Annotation"/>
        </w:rPr>
        <w:t>a</w:t>
      </w:r>
      <w:proofErr w:type="gramEnd"/>
      <w:r w:rsidRPr="00255E9F">
        <w:rPr>
          <w:rStyle w:val="Annotation"/>
        </w:rPr>
        <w:t>(located_at)[</w:t>
      </w:r>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r w:rsidRPr="00255E9F">
        <w:rPr>
          <w:rStyle w:val="Annotation"/>
        </w:rPr>
        <w:t>]</w:t>
      </w:r>
    </w:p>
    <w:p w14:paraId="51CB81EF" w14:textId="77777777" w:rsidR="00EF5941" w:rsidRPr="00486765" w:rsidRDefault="00EF5941">
      <w:pPr>
        <w:pStyle w:val="Specification"/>
        <w:rPr>
          <w:rStyle w:val="apple-style-span"/>
          <w:sz w:val="22"/>
        </w:rPr>
      </w:pPr>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lastRenderedPageBreak/>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xml:space="preserve">, a spatial </w:t>
      </w:r>
      <w:proofErr w:type="gramStart"/>
      <w:r w:rsidR="000B34A1" w:rsidRPr="00486765">
        <w:rPr>
          <w:rStyle w:val="apple-style-span"/>
          <w:color w:val="000000"/>
          <w:sz w:val="22"/>
          <w:szCs w:val="23"/>
          <w:shd w:val="clear" w:color="auto" w:fill="FFFFFF"/>
        </w:rPr>
        <w:t>region which</w:t>
      </w:r>
      <w:proofErr w:type="gramEnd"/>
      <w:r w:rsidR="000B34A1" w:rsidRPr="00486765">
        <w:rPr>
          <w:rStyle w:val="apple-style-span"/>
          <w:color w:val="000000"/>
          <w:sz w:val="22"/>
          <w:szCs w:val="23"/>
          <w:shd w:val="clear" w:color="auto" w:fill="FFFFFF"/>
        </w:rPr>
        <w:t xml:space="preserve">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w:t>
      </w:r>
      <w:proofErr w:type="gramStart"/>
      <w:r w:rsidR="00D754CA" w:rsidRPr="00486765">
        <w:rPr>
          <w:rStyle w:val="apple-style-span"/>
          <w:color w:val="000000"/>
          <w:sz w:val="22"/>
          <w:szCs w:val="23"/>
          <w:shd w:val="clear" w:color="auto" w:fill="FFFFFF"/>
        </w:rPr>
        <w:t>;</w:t>
      </w:r>
      <w:proofErr w:type="gramEnd"/>
      <w:r w:rsidR="00D754CA" w:rsidRPr="00486765">
        <w:rPr>
          <w:rStyle w:val="apple-style-span"/>
          <w:color w:val="000000"/>
          <w:sz w:val="22"/>
          <w:szCs w:val="23"/>
          <w:shd w:val="clear" w:color="auto" w:fill="FFFFFF"/>
        </w:rPr>
        <w:t xml:space="preserve">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w:t>
      </w:r>
      <w:proofErr w:type="gramStart"/>
      <w:r w:rsidR="00187F8C" w:rsidRPr="00486765">
        <w:rPr>
          <w:rStyle w:val="apple-style-span"/>
          <w:color w:val="000000"/>
          <w:sz w:val="22"/>
          <w:szCs w:val="23"/>
          <w:shd w:val="clear" w:color="auto" w:fill="FFFFFF"/>
        </w:rPr>
        <w:t>are</w:t>
      </w:r>
      <w:proofErr w:type="gramEnd"/>
      <w:r w:rsidR="00187F8C" w:rsidRPr="00486765">
        <w:rPr>
          <w:rStyle w:val="apple-style-span"/>
          <w:color w:val="000000"/>
          <w:sz w:val="22"/>
          <w:szCs w:val="23"/>
          <w:shd w:val="clear" w:color="auto" w:fill="FFFFFF"/>
        </w:rPr>
        <w:t xml:space="preserv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6EBAD6B8" w14:textId="44AD6334" w:rsidR="006201FE" w:rsidRPr="00486765" w:rsidRDefault="00145149" w:rsidP="00BC02F8">
      <w:pPr>
        <w:pStyle w:val="Specification"/>
        <w:ind w:left="0"/>
        <w:rPr>
          <w:rStyle w:val="apple-style-span"/>
          <w:rFonts w:ascii="Times New Roman" w:hAnsi="Times New Roman"/>
          <w:sz w:val="22"/>
        </w:rPr>
      </w:pPr>
      <w:proofErr w:type="gramStart"/>
      <w:r w:rsidRPr="00255E9F">
        <w:rPr>
          <w:rStyle w:val="Annotation"/>
        </w:rPr>
        <w:t>a</w:t>
      </w:r>
      <w:proofErr w:type="gramEnd"/>
      <w:r w:rsidRPr="00255E9F">
        <w:rPr>
          <w:rStyle w:val="Annotation"/>
        </w:rPr>
        <w:t>(located_at)[</w:t>
      </w:r>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w:t>
      </w:r>
      <w:r w:rsidR="00480261" w:rsidRPr="00480261">
        <w:rPr>
          <w:rStyle w:val="apple-style-span"/>
          <w:sz w:val="22"/>
        </w:rPr>
        <w:t xml:space="preserve">every </w:t>
      </w:r>
      <w:r w:rsidR="00480261" w:rsidRPr="00BC02F8">
        <w:rPr>
          <w:rStyle w:val="apple-style-span"/>
          <w:sz w:val="22"/>
        </w:rPr>
        <w:t>region</w:t>
      </w:r>
      <w:r w:rsidR="00480261" w:rsidRPr="00480261">
        <w:rPr>
          <w:rStyle w:val="apple-style-span"/>
          <w:sz w:val="22"/>
        </w:rPr>
        <w:t xml:space="preserve"> </w:t>
      </w:r>
      <w:r w:rsidR="00480261" w:rsidRPr="005E4FE9">
        <w:rPr>
          <w:rStyle w:val="apple-style-span"/>
          <w:i/>
          <w:sz w:val="22"/>
        </w:rPr>
        <w:t>r</w:t>
      </w:r>
      <w:r w:rsidR="00480261" w:rsidRPr="00480261">
        <w:rPr>
          <w:rStyle w:val="apple-style-span"/>
          <w:sz w:val="22"/>
        </w:rPr>
        <w:t xml:space="preserve"> is </w:t>
      </w:r>
      <w:r w:rsidR="00480261" w:rsidRPr="005E4FE9">
        <w:rPr>
          <w:rStyle w:val="apple-style-span"/>
          <w:b/>
          <w:sz w:val="22"/>
        </w:rPr>
        <w:t>located_at</w:t>
      </w:r>
      <w:r w:rsidR="00480261" w:rsidRPr="00BC02F8">
        <w:rPr>
          <w:rStyle w:val="apple-style-span"/>
          <w:sz w:val="22"/>
        </w:rPr>
        <w:t xml:space="preserve"> </w:t>
      </w:r>
      <w:r w:rsidR="00480261" w:rsidRPr="005E4FE9">
        <w:rPr>
          <w:rStyle w:val="apple-style-span"/>
          <w:i/>
          <w:sz w:val="22"/>
        </w:rPr>
        <w:t>r</w:t>
      </w:r>
      <w:r w:rsidR="00480261" w:rsidRPr="00480261">
        <w:rPr>
          <w:rStyle w:val="apple-style-span"/>
          <w:sz w:val="22"/>
        </w:rPr>
        <w:t xml:space="preserve"> at all times. [042-002]</w:t>
      </w:r>
      <w:r w:rsidRPr="00255E9F">
        <w:rPr>
          <w:rStyle w:val="Annotation"/>
        </w:rPr>
        <w:t>]</w:t>
      </w:r>
      <w:r w:rsidR="00480261" w:rsidRPr="00480261">
        <w:rPr>
          <w:rStyle w:val="apple-style-span"/>
          <w:sz w:val="22"/>
        </w:rPr>
        <w:t xml:space="preserve"> </w:t>
      </w:r>
      <w:r w:rsidRPr="00255E9F">
        <w:rPr>
          <w:rStyle w:val="Annotation"/>
        </w:rPr>
        <w:t>(</w:t>
      </w:r>
      <w:proofErr w:type="gramStart"/>
      <w:r w:rsidRPr="00255E9F">
        <w:rPr>
          <w:rStyle w:val="Annotation"/>
        </w:rPr>
        <w:t>located</w:t>
      </w:r>
      <w:proofErr w:type="gramEnd"/>
      <w:r w:rsidRPr="00255E9F">
        <w:rPr>
          <w:rStyle w:val="Annotation"/>
        </w:rPr>
        <w:t>_at)[</w:t>
      </w:r>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b/>
          <w:sz w:val="22"/>
        </w:rPr>
        <w:t xml:space="preserve">continuant_part_of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r w:rsidR="009D1AD3" w:rsidRPr="00486765">
        <w:rPr>
          <w:rStyle w:val="apple-style-span"/>
          <w:b/>
          <w:sz w:val="22"/>
        </w:rPr>
        <w:t xml:space="preserve">continuant_part_of </w:t>
      </w:r>
      <w:r w:rsidR="006201FE" w:rsidRPr="00486765">
        <w:rPr>
          <w:rStyle w:val="apple-style-span"/>
          <w:i/>
          <w:sz w:val="22"/>
        </w:rPr>
        <w:t>r</w:t>
      </w:r>
      <w:r w:rsidR="00187F8C" w:rsidRPr="00486765">
        <w:rPr>
          <w:rStyle w:val="apple-style-span"/>
          <w:sz w:val="22"/>
        </w:rPr>
        <w:t xml:space="preserve"> </w:t>
      </w:r>
      <w:r w:rsidR="00E34F31">
        <w:rPr>
          <w:rStyle w:val="apple-style-span"/>
          <w:b/>
          <w:sz w:val="22"/>
        </w:rPr>
        <w:t xml:space="preserve">at </w:t>
      </w:r>
      <w:r w:rsidR="00E34F31" w:rsidRPr="005E4FE9">
        <w:rPr>
          <w:rStyle w:val="apple-style-span"/>
          <w:i/>
          <w:sz w:val="22"/>
        </w:rPr>
        <w:t>t</w:t>
      </w:r>
      <w:r w:rsidR="00E34F31">
        <w:rPr>
          <w:rStyle w:val="apple-style-span"/>
          <w:b/>
          <w:i/>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BC02F8">
        <w:rPr>
          <w:rStyle w:val="apple-style-span"/>
          <w:i/>
          <w:sz w:val="22"/>
        </w:rPr>
        <w:t>t</w:t>
      </w:r>
      <w:r w:rsidR="006201FE" w:rsidRPr="00486765">
        <w:rPr>
          <w:rStyle w:val="apple-style-span"/>
          <w:sz w:val="22"/>
        </w:rPr>
        <w:t>.</w:t>
      </w:r>
      <w:r w:rsidR="006D323D">
        <w:rPr>
          <w:rStyle w:val="apple-style-span"/>
          <w:sz w:val="22"/>
        </w:rPr>
        <w:t xml:space="preserve"> [043-001]</w:t>
      </w:r>
      <w:r w:rsidRPr="00255E9F">
        <w:rPr>
          <w:rStyle w:val="Annotation"/>
        </w:rPr>
        <w:t>]</w:t>
      </w:r>
    </w:p>
    <w:p w14:paraId="08C41151" w14:textId="536F9DAC" w:rsidR="008A5BDC" w:rsidRPr="00BC02F8" w:rsidRDefault="0065182A">
      <w:pPr>
        <w:pStyle w:val="Heading2"/>
        <w:rPr>
          <w:sz w:val="24"/>
        </w:rPr>
      </w:pPr>
      <w:bookmarkStart w:id="70" w:name="_Toc313270711"/>
      <w:bookmarkStart w:id="71" w:name="_Toc319326118"/>
      <w:r w:rsidRPr="00BC02F8">
        <w:rPr>
          <w:sz w:val="24"/>
        </w:rPr>
        <w:t>The l</w:t>
      </w:r>
      <w:r w:rsidR="008A5BDC" w:rsidRPr="00BC02F8">
        <w:rPr>
          <w:sz w:val="24"/>
        </w:rPr>
        <w:t>ocated_in</w:t>
      </w:r>
      <w:r w:rsidRPr="00BC02F8">
        <w:rPr>
          <w:sz w:val="24"/>
        </w:rPr>
        <w:t xml:space="preserve"> relation</w:t>
      </w:r>
      <w:bookmarkEnd w:id="70"/>
      <w:bookmarkEnd w:id="71"/>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5D2C21CD" w:rsidR="00612B09" w:rsidRPr="00486765" w:rsidRDefault="002F16BE" w:rsidP="00486765">
      <w:pPr>
        <w:pStyle w:val="Specification"/>
        <w:rPr>
          <w:rStyle w:val="Emphasis"/>
          <w:i w:val="0"/>
          <w:iCs w:val="0"/>
          <w:sz w:val="22"/>
        </w:rPr>
      </w:pPr>
      <w:proofErr w:type="gramStart"/>
      <w:r w:rsidRPr="00255E9F">
        <w:rPr>
          <w:rStyle w:val="Annotation"/>
        </w:rPr>
        <w:t>a</w:t>
      </w:r>
      <w:r w:rsidR="00EF5941">
        <w:rPr>
          <w:rStyle w:val="Annotation"/>
        </w:rPr>
        <w:t>t</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r w:rsidR="00455895" w:rsidRPr="00486765">
        <w:rPr>
          <w:rStyle w:val="Emphasis"/>
          <w:b/>
          <w:i w:val="0"/>
          <w:iCs w:val="0"/>
          <w:sz w:val="22"/>
        </w:rPr>
        <w:t>continuant_</w:t>
      </w:r>
      <w:r w:rsidR="005D1353" w:rsidRPr="00486765">
        <w:rPr>
          <w:rStyle w:val="Emphasis"/>
          <w:b/>
          <w:i w:val="0"/>
          <w:iCs w:val="0"/>
          <w:sz w:val="22"/>
        </w:rPr>
        <w:t>part_of</w:t>
      </w:r>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r w:rsidRPr="002F16BE">
        <w:rPr>
          <w:rStyle w:val="Annotation"/>
        </w:rPr>
        <w:t xml:space="preserve"> </w:t>
      </w:r>
      <w:r w:rsidRPr="00255E9F">
        <w:rPr>
          <w:rStyle w:val="Annotation"/>
        </w:rPr>
        <w:t>]</w:t>
      </w:r>
    </w:p>
    <w:p w14:paraId="18623BFD" w14:textId="0C39D6F3" w:rsidR="0065182A" w:rsidRPr="00486765" w:rsidRDefault="002F16BE">
      <w:pPr>
        <w:pStyle w:val="Specification"/>
        <w:rPr>
          <w:sz w:val="22"/>
        </w:rPr>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Domain</w:t>
      </w:r>
      <w:r w:rsidR="0065182A" w:rsidRPr="00486765">
        <w:rPr>
          <w:sz w:val="22"/>
        </w:rPr>
        <w:t>: independent continuant</w:t>
      </w:r>
      <w:r w:rsidRPr="00255E9F">
        <w:rPr>
          <w:rStyle w:val="Annotation"/>
        </w:rPr>
        <w:t>]</w:t>
      </w:r>
    </w:p>
    <w:p w14:paraId="21D9DB3D" w14:textId="21F7E2B9" w:rsidR="000B34A1" w:rsidRPr="00486765" w:rsidRDefault="002F16BE">
      <w:pPr>
        <w:pStyle w:val="Specification"/>
        <w:rPr>
          <w:sz w:val="22"/>
        </w:rPr>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r w:rsidRPr="00255E9F">
        <w:rPr>
          <w:rStyle w:val="Annotation"/>
        </w:rPr>
        <w:t>]</w:t>
      </w:r>
    </w:p>
    <w:p w14:paraId="0DF0383E" w14:textId="403290D5" w:rsidR="00125281" w:rsidRPr="00486765" w:rsidRDefault="00A273EC">
      <w:pPr>
        <w:pStyle w:val="Specification"/>
        <w:rPr>
          <w:sz w:val="22"/>
          <w:highlight w:val="yellow"/>
        </w:rPr>
      </w:pPr>
      <w:proofErr w:type="gramStart"/>
      <w:r w:rsidRPr="00255E9F">
        <w:rPr>
          <w:rStyle w:val="Annotation"/>
        </w:rPr>
        <w:t>a</w:t>
      </w:r>
      <w:r>
        <w:rPr>
          <w:rStyle w:val="Annotation"/>
        </w:rPr>
        <w:t>s</w:t>
      </w:r>
      <w:proofErr w:type="gramEnd"/>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r w:rsidR="00FB2EB2" w:rsidRPr="00486765">
        <w:rPr>
          <w:b/>
          <w:sz w:val="22"/>
        </w:rPr>
        <w:t>located_in</w:t>
      </w:r>
      <w:r w:rsidR="007A4DDC" w:rsidRPr="00486765">
        <w:rPr>
          <w:b/>
          <w:sz w:val="22"/>
        </w:rPr>
        <w:t xml:space="preserve"> </w:t>
      </w:r>
      <w:r w:rsidR="00FB2EB2" w:rsidRPr="00486765">
        <w:rPr>
          <w:sz w:val="22"/>
        </w:rPr>
        <w:t>your body</w:t>
      </w:r>
      <w:r w:rsidRPr="009D2710">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stem cell </w:t>
      </w:r>
      <w:r w:rsidR="00FB2EB2"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r w:rsidRPr="00255E9F">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portion of cocaine </w:t>
      </w:r>
      <w:r w:rsidR="00FB2EB2" w:rsidRPr="00486765">
        <w:rPr>
          <w:b/>
          <w:sz w:val="22"/>
        </w:rPr>
        <w:t>located_in</w:t>
      </w:r>
      <w:r w:rsidR="007A4DDC" w:rsidRPr="00486765">
        <w:rPr>
          <w:b/>
          <w:sz w:val="22"/>
        </w:rPr>
        <w:t xml:space="preserve"> </w:t>
      </w:r>
      <w:r w:rsidR="00151755" w:rsidRPr="00486765">
        <w:rPr>
          <w:sz w:val="22"/>
        </w:rPr>
        <w:t>this portion</w:t>
      </w:r>
      <w:r w:rsidR="00FB2EB2" w:rsidRPr="00486765">
        <w:rPr>
          <w:sz w:val="22"/>
        </w:rPr>
        <w:t xml:space="preserve"> of blood</w:t>
      </w:r>
      <w:r w:rsidRPr="00255E9F">
        <w:rPr>
          <w:rStyle w:val="Annotation"/>
        </w:rPr>
        <w:t>\</w:t>
      </w:r>
      <w:r w:rsidR="00125281" w:rsidRPr="00486765">
        <w:rPr>
          <w:sz w:val="22"/>
        </w:rPr>
        <w:t xml:space="preserve">; Mary </w:t>
      </w:r>
      <w:r w:rsidR="00125281" w:rsidRPr="00486765">
        <w:rPr>
          <w:b/>
          <w:sz w:val="22"/>
        </w:rPr>
        <w:t xml:space="preserve">located_in </w:t>
      </w:r>
      <w:r w:rsidR="00125281" w:rsidRPr="00486765">
        <w:rPr>
          <w:sz w:val="22"/>
        </w:rPr>
        <w:t>Salzburg</w:t>
      </w:r>
      <w:r w:rsidRPr="00255E9F">
        <w:rPr>
          <w:rStyle w:val="Annotation"/>
        </w:rPr>
        <w:t>\</w:t>
      </w:r>
      <w:r w:rsidR="00125281" w:rsidRPr="00486765">
        <w:rPr>
          <w:sz w:val="22"/>
        </w:rPr>
        <w:t xml:space="preserve">; the Empire State Building </w:t>
      </w:r>
      <w:r w:rsidR="00125281" w:rsidRPr="00486765">
        <w:rPr>
          <w:b/>
          <w:sz w:val="22"/>
        </w:rPr>
        <w:t xml:space="preserve">located_in </w:t>
      </w:r>
      <w:r w:rsidR="00125281" w:rsidRPr="00486765">
        <w:rPr>
          <w:sz w:val="22"/>
        </w:rPr>
        <w:t>New York.</w:t>
      </w:r>
      <w:r w:rsidRPr="00A273EC">
        <w:rPr>
          <w:rStyle w:val="Annotation"/>
        </w:rPr>
        <w:t xml:space="preserve"> </w:t>
      </w:r>
      <w:r w:rsidRPr="00255E9F">
        <w:rPr>
          <w:rStyle w:val="Annotation"/>
        </w:rPr>
        <w:t>]</w:t>
      </w:r>
    </w:p>
    <w:p w14:paraId="01AB9684" w14:textId="0D8D9468" w:rsidR="00F604ED" w:rsidRPr="00486765" w:rsidRDefault="00F604ED" w:rsidP="00486765">
      <w:pPr>
        <w:rPr>
          <w:sz w:val="22"/>
        </w:rPr>
      </w:pPr>
    </w:p>
    <w:p w14:paraId="2EBA08F1" w14:textId="4779E0D4" w:rsidR="00187F8C" w:rsidRPr="00486765" w:rsidRDefault="00A273EC" w:rsidP="00486765">
      <w:pPr>
        <w:pStyle w:val="Specification"/>
        <w:rPr>
          <w:sz w:val="22"/>
        </w:rPr>
      </w:pPr>
      <w:commentRangeStart w:id="72"/>
      <w:proofErr w:type="gramStart"/>
      <w:r w:rsidRPr="00255E9F">
        <w:rPr>
          <w:rStyle w:val="Annotation"/>
        </w:rPr>
        <w:t>a</w:t>
      </w:r>
      <w:r w:rsidR="00BC02F8">
        <w:rPr>
          <w:rStyle w:val="Annotation"/>
        </w:rPr>
        <w:t>t</w:t>
      </w:r>
      <w:proofErr w:type="gramEnd"/>
      <w:r w:rsidRPr="00255E9F">
        <w:rPr>
          <w:rStyle w:val="Annotation"/>
        </w:rPr>
        <w:t>(located_</w:t>
      </w:r>
      <w:r>
        <w:rPr>
          <w:rStyle w:val="Annotation"/>
        </w:rPr>
        <w:t>in</w:t>
      </w:r>
      <w:r w:rsidRPr="00255E9F">
        <w:rPr>
          <w:rStyle w:val="Annotation"/>
        </w:rPr>
        <w:t>)[</w:t>
      </w:r>
      <w:r w:rsidR="00236D40" w:rsidRPr="00486765">
        <w:rPr>
          <w:rStyle w:val="SpecificationType"/>
          <w:sz w:val="22"/>
        </w:rPr>
        <w:t>Axiom</w:t>
      </w:r>
      <w:r w:rsidR="00236D40"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29B2F50A"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ins w:id="73" w:author="Alan Ruttenberg" w:date="2012-07-05T14:17:00Z">
        <w:r w:rsidR="00BC02F8">
          <w:rPr>
            <w:i/>
            <w:sz w:val="22"/>
          </w:rPr>
          <w:t xml:space="preserve"> at t</w:t>
        </w:r>
      </w:ins>
      <w:r w:rsidR="00A273EC" w:rsidRPr="00255E9F">
        <w:rPr>
          <w:rStyle w:val="Annotation"/>
        </w:rPr>
        <w:t>]</w:t>
      </w:r>
    </w:p>
    <w:commentRangeEnd w:id="72"/>
    <w:p w14:paraId="723712B3" w14:textId="77777777" w:rsidR="00187F8C" w:rsidRPr="00486765" w:rsidRDefault="00BC02F8" w:rsidP="00486765">
      <w:pPr>
        <w:rPr>
          <w:sz w:val="22"/>
        </w:rPr>
      </w:pPr>
      <w:r>
        <w:rPr>
          <w:rStyle w:val="CommentReference"/>
        </w:rPr>
        <w:commentReference w:id="72"/>
      </w: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49226497" w:rsidR="00187F8C" w:rsidRPr="006D323D" w:rsidRDefault="00EF5941" w:rsidP="00486765">
      <w:pPr>
        <w:pStyle w:val="Specification"/>
        <w:rPr>
          <w:sz w:val="22"/>
        </w:rPr>
      </w:pPr>
      <w:proofErr w:type="gramStart"/>
      <w:r w:rsidRPr="00255E9F">
        <w:rPr>
          <w:rStyle w:val="Annotation"/>
        </w:rPr>
        <w:t>a</w:t>
      </w:r>
      <w:r w:rsidR="00BC02F8">
        <w:rPr>
          <w:rStyle w:val="Annotation"/>
        </w:rPr>
        <w:t>t</w:t>
      </w:r>
      <w:proofErr w:type="gramEnd"/>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r w:rsidR="00187F8C" w:rsidRPr="00486765">
        <w:rPr>
          <w:b/>
          <w:sz w:val="22"/>
        </w:rPr>
        <w:t>located_in</w:t>
      </w:r>
      <w:r w:rsidR="00E34F31">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r w:rsidRPr="00EF5941">
        <w:rPr>
          <w:rStyle w:val="Annotation"/>
        </w:rPr>
        <w:t xml:space="preserve"> </w:t>
      </w:r>
      <w:r w:rsidRPr="00255E9F">
        <w:rPr>
          <w:rStyle w:val="Annotation"/>
        </w:rPr>
        <w:t>]</w:t>
      </w:r>
    </w:p>
    <w:p w14:paraId="707E9BCC" w14:textId="0EAF33D3" w:rsidR="00125281" w:rsidRPr="00486765" w:rsidRDefault="00125281">
      <w:pPr>
        <w:rPr>
          <w:b/>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Rhein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9D2710">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9D2710">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7C3A91CA" w:rsidR="001A5D90" w:rsidRPr="006D323D" w:rsidRDefault="00173A0B" w:rsidP="00486765">
      <w:pPr>
        <w:pStyle w:val="Specification"/>
        <w:rPr>
          <w:sz w:val="22"/>
        </w:rPr>
      </w:pPr>
      <w:proofErr w:type="gramStart"/>
      <w:r w:rsidRPr="00255E9F">
        <w:rPr>
          <w:rStyle w:val="Annotation"/>
        </w:rPr>
        <w:lastRenderedPageBreak/>
        <w:t>a</w:t>
      </w:r>
      <w:proofErr w:type="gramEnd"/>
      <w:r w:rsidRPr="00255E9F">
        <w:rPr>
          <w:rStyle w:val="Annotation"/>
        </w:rPr>
        <w:t>(located_</w:t>
      </w:r>
      <w:r>
        <w:rPr>
          <w:rStyle w:val="Annotation"/>
        </w:rPr>
        <w:t>in</w:t>
      </w:r>
      <w:r w:rsidRPr="00255E9F">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r w:rsidRPr="009D2710">
        <w:rPr>
          <w:rStyle w:val="Annotation"/>
        </w:rPr>
        <w:t>]</w:t>
      </w:r>
    </w:p>
    <w:p w14:paraId="3C67FC8F" w14:textId="2B0B09CD" w:rsidR="001A5D90" w:rsidRPr="006D323D" w:rsidRDefault="00173A0B">
      <w:pPr>
        <w:pStyle w:val="Specification"/>
        <w:rPr>
          <w:sz w:val="22"/>
        </w:rPr>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r w:rsidR="009D1AD3" w:rsidRPr="00486765">
        <w:rPr>
          <w:b/>
          <w:sz w:val="22"/>
        </w:rPr>
        <w:t xml:space="preserve">continuant_part_of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r w:rsidRPr="00255E9F">
        <w:rPr>
          <w:rStyle w:val="Annotation"/>
        </w:rPr>
        <w:t>]</w:t>
      </w:r>
    </w:p>
    <w:p w14:paraId="7C50D210" w14:textId="77777777" w:rsidR="00187F8C" w:rsidRPr="00486765" w:rsidRDefault="00187F8C" w:rsidP="00486765">
      <w:pPr>
        <w:rPr>
          <w:sz w:val="22"/>
        </w:rPr>
      </w:pPr>
    </w:p>
    <w:p w14:paraId="5042484E" w14:textId="089837F1" w:rsidR="00107230" w:rsidRPr="00BC02F8" w:rsidRDefault="00107230">
      <w:pPr>
        <w:pStyle w:val="Heading2"/>
        <w:rPr>
          <w:sz w:val="24"/>
        </w:rPr>
      </w:pPr>
      <w:bookmarkStart w:id="74" w:name="_Toc313270713"/>
      <w:bookmarkStart w:id="75" w:name="_Toc319326119"/>
      <w:r w:rsidRPr="00BC02F8">
        <w:rPr>
          <w:sz w:val="24"/>
        </w:rPr>
        <w:t>2.2 Specifically dependent continuant</w:t>
      </w:r>
      <w:bookmarkEnd w:id="74"/>
      <w:bookmarkEnd w:id="75"/>
    </w:p>
    <w:p w14:paraId="19DCC12A" w14:textId="77777777" w:rsidR="007A4DDC" w:rsidRPr="00486765" w:rsidRDefault="007A4DDC" w:rsidP="00486765">
      <w:pPr>
        <w:rPr>
          <w:sz w:val="22"/>
        </w:rPr>
      </w:pPr>
    </w:p>
    <w:p w14:paraId="1E8E5E43" w14:textId="47B3035C" w:rsidR="00335B12" w:rsidRDefault="00173A0B" w:rsidP="00486765">
      <w:pPr>
        <w:pStyle w:val="Specification"/>
        <w:rPr>
          <w:sz w:val="22"/>
        </w:rPr>
      </w:pPr>
      <w:proofErr w:type="gramStart"/>
      <w:r w:rsidRPr="009D2710">
        <w:rPr>
          <w:rStyle w:val="Annotation"/>
        </w:rPr>
        <w:t>a</w:t>
      </w:r>
      <w:proofErr w:type="gramEnd"/>
      <w:r w:rsidRPr="009D2710">
        <w:rPr>
          <w:rStyle w:val="Annotation"/>
        </w:rPr>
        <w:t>(specifically dependent continuant)[</w:t>
      </w:r>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335B12">
        <w:rPr>
          <w:i/>
          <w:sz w:val="22"/>
        </w:rPr>
        <w:t xml:space="preserve"> </w:t>
      </w:r>
      <w:r w:rsidR="00105CC7" w:rsidRPr="00BC02F8">
        <w:rPr>
          <w:sz w:val="22"/>
        </w:rPr>
        <w:t>=</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r w:rsidR="00C87A97">
        <w:rPr>
          <w:sz w:val="22"/>
        </w:rPr>
        <w:t xml:space="preserve">&amp; for every time </w:t>
      </w:r>
      <w:r w:rsidR="00C87A97">
        <w:rPr>
          <w:i/>
          <w:sz w:val="22"/>
        </w:rPr>
        <w:t xml:space="preserve">t </w:t>
      </w:r>
      <w:r w:rsidR="00C87A97">
        <w:rPr>
          <w:sz w:val="22"/>
        </w:rPr>
        <w:t xml:space="preserve">during the course of </w:t>
      </w:r>
      <w:r w:rsidR="00C87A97" w:rsidRPr="00C87A97">
        <w:rPr>
          <w:i/>
          <w:sz w:val="22"/>
        </w:rPr>
        <w:t>a</w:t>
      </w:r>
      <w:r w:rsidR="00C87A97">
        <w:rPr>
          <w:sz w:val="22"/>
        </w:rPr>
        <w:t xml:space="preserve">’s existence, there is some independent continuant </w:t>
      </w:r>
      <w:r w:rsidR="00C87A97">
        <w:rPr>
          <w:i/>
          <w:sz w:val="22"/>
        </w:rPr>
        <w:t xml:space="preserve">b </w:t>
      </w:r>
      <w:r w:rsidR="00C87A97">
        <w:rPr>
          <w:sz w:val="22"/>
        </w:rPr>
        <w:t xml:space="preserve">which is such that </w:t>
      </w:r>
      <w:r w:rsidR="00C87A97">
        <w:rPr>
          <w:i/>
          <w:sz w:val="22"/>
        </w:rPr>
        <w:t xml:space="preserve">a </w:t>
      </w:r>
      <w:r w:rsidR="00105CC7" w:rsidRPr="00486765">
        <w:rPr>
          <w:b/>
          <w:sz w:val="22"/>
        </w:rPr>
        <w:t xml:space="preserve">s-depends </w:t>
      </w:r>
      <w:r w:rsidR="00105CC7" w:rsidRPr="00486765">
        <w:rPr>
          <w:sz w:val="22"/>
        </w:rPr>
        <w:t xml:space="preserve">on </w:t>
      </w:r>
      <w:r w:rsidR="00C87A97">
        <w:rPr>
          <w:i/>
          <w:sz w:val="22"/>
        </w:rPr>
        <w:t xml:space="preserve">bb </w:t>
      </w:r>
      <w:r w:rsidR="00C87A97">
        <w:rPr>
          <w:b/>
          <w:sz w:val="22"/>
        </w:rPr>
        <w:t xml:space="preserve">at </w:t>
      </w:r>
      <w:r w:rsidR="00C87A97" w:rsidRPr="003838FF">
        <w:rPr>
          <w:i/>
          <w:sz w:val="22"/>
        </w:rPr>
        <w:t>t</w:t>
      </w:r>
      <w:r w:rsidR="00105CC7" w:rsidRPr="00486765">
        <w:rPr>
          <w:sz w:val="22"/>
        </w:rPr>
        <w:t>.</w:t>
      </w:r>
      <w:r w:rsidR="006D323D">
        <w:rPr>
          <w:sz w:val="22"/>
        </w:rPr>
        <w:t xml:space="preserve"> [050-00</w:t>
      </w:r>
      <w:r w:rsidR="00512E57">
        <w:rPr>
          <w:sz w:val="22"/>
        </w:rPr>
        <w:t>2</w:t>
      </w:r>
      <w:r w:rsidR="006D323D">
        <w:rPr>
          <w:sz w:val="22"/>
        </w:rPr>
        <w:t>]</w:t>
      </w:r>
    </w:p>
    <w:p w14:paraId="0EF24BDC" w14:textId="45DE6396" w:rsidR="00335B12" w:rsidRPr="00486765" w:rsidRDefault="00335B12" w:rsidP="00335B12">
      <w:pPr>
        <w:pStyle w:val="Specification"/>
        <w:rPr>
          <w:sz w:val="22"/>
        </w:rPr>
      </w:pPr>
      <w:proofErr w:type="gramStart"/>
      <w:r w:rsidRPr="009D2710">
        <w:rPr>
          <w:rStyle w:val="Annotation"/>
        </w:rPr>
        <w:t>a</w:t>
      </w:r>
      <w:proofErr w:type="gramEnd"/>
      <w:r w:rsidRPr="009D2710">
        <w:rPr>
          <w:rStyle w:val="Annotation"/>
        </w:rPr>
        <w:t>(specifically dependent continuant)[</w:t>
      </w:r>
      <w:r w:rsidRPr="00486765">
        <w:rPr>
          <w:rStyle w:val="SpecificationType"/>
          <w:sz w:val="22"/>
        </w:rPr>
        <w:t>Definition</w:t>
      </w:r>
      <w:r w:rsidRPr="00486765">
        <w:rPr>
          <w:smallCaps/>
          <w:sz w:val="22"/>
        </w:rPr>
        <w:t>:</w:t>
      </w:r>
      <w:r w:rsidRPr="00486765">
        <w:rPr>
          <w:sz w:val="22"/>
        </w:rPr>
        <w:t xml:space="preserve"> </w:t>
      </w:r>
      <w:r w:rsidRPr="00486765">
        <w:rPr>
          <w:i/>
          <w:sz w:val="22"/>
        </w:rPr>
        <w:t xml:space="preserve">a </w:t>
      </w:r>
      <w:r w:rsidRPr="00486765">
        <w:rPr>
          <w:sz w:val="22"/>
        </w:rPr>
        <w:t xml:space="preserve">is a </w:t>
      </w:r>
      <w:r>
        <w:rPr>
          <w:i/>
          <w:sz w:val="22"/>
        </w:rPr>
        <w:t>relational</w:t>
      </w:r>
      <w:r w:rsidRPr="00486765">
        <w:rPr>
          <w:i/>
          <w:sz w:val="22"/>
        </w:rPr>
        <w:t xml:space="preserve"> dependent continuant</w:t>
      </w:r>
      <w:r>
        <w:rPr>
          <w:i/>
          <w:sz w:val="22"/>
        </w:rPr>
        <w:t xml:space="preserve"> </w:t>
      </w:r>
      <w:r w:rsidRPr="005E4FE9">
        <w:rPr>
          <w:sz w:val="22"/>
        </w:rPr>
        <w:t>=</w:t>
      </w:r>
      <w:r w:rsidRPr="00486765">
        <w:rPr>
          <w:i/>
          <w:sz w:val="22"/>
        </w:rPr>
        <w:t xml:space="preserve"> </w:t>
      </w:r>
      <w:r w:rsidRPr="00486765">
        <w:rPr>
          <w:sz w:val="22"/>
        </w:rPr>
        <w:t>Def.</w:t>
      </w:r>
      <w:r w:rsidRPr="00486765">
        <w:rPr>
          <w:i/>
          <w:sz w:val="22"/>
        </w:rPr>
        <w:t xml:space="preserve"> a </w:t>
      </w:r>
      <w:r w:rsidRPr="00486765">
        <w:rPr>
          <w:sz w:val="22"/>
        </w:rPr>
        <w:t xml:space="preserve">is a </w:t>
      </w:r>
      <w:r w:rsidRPr="00486765">
        <w:rPr>
          <w:i/>
          <w:sz w:val="22"/>
        </w:rPr>
        <w:t>specifically dependent continuant</w:t>
      </w:r>
      <w:r>
        <w:rPr>
          <w:i/>
          <w:sz w:val="22"/>
        </w:rPr>
        <w:t xml:space="preserve"> </w:t>
      </w:r>
      <w:r>
        <w:rPr>
          <w:sz w:val="22"/>
        </w:rPr>
        <w:t xml:space="preserve">and for every time </w:t>
      </w:r>
      <w:r>
        <w:rPr>
          <w:i/>
          <w:sz w:val="22"/>
        </w:rPr>
        <w:t xml:space="preserve">t </w:t>
      </w:r>
      <w:r>
        <w:rPr>
          <w:sz w:val="22"/>
        </w:rPr>
        <w:t xml:space="preserve">during the course of </w:t>
      </w:r>
      <w:r w:rsidRPr="00C87A97">
        <w:rPr>
          <w:i/>
          <w:sz w:val="22"/>
        </w:rPr>
        <w:t>a</w:t>
      </w:r>
      <w:r>
        <w:rPr>
          <w:sz w:val="22"/>
        </w:rPr>
        <w:t xml:space="preserve">’s existence, there are two independent continuants </w:t>
      </w:r>
      <w:r>
        <w:rPr>
          <w:i/>
          <w:sz w:val="22"/>
        </w:rPr>
        <w:t xml:space="preserve">b </w:t>
      </w:r>
      <w:r>
        <w:rPr>
          <w:sz w:val="22"/>
        </w:rPr>
        <w:t xml:space="preserve">and </w:t>
      </w:r>
      <w:r>
        <w:rPr>
          <w:i/>
          <w:sz w:val="22"/>
        </w:rPr>
        <w:t xml:space="preserve">c </w:t>
      </w:r>
      <w:r>
        <w:rPr>
          <w:sz w:val="22"/>
        </w:rPr>
        <w:t xml:space="preserve">which share no common parts which which are such that </w:t>
      </w:r>
      <w:r>
        <w:rPr>
          <w:i/>
          <w:sz w:val="22"/>
        </w:rPr>
        <w:t xml:space="preserve">a </w:t>
      </w:r>
      <w:r w:rsidRPr="00486765">
        <w:rPr>
          <w:b/>
          <w:sz w:val="22"/>
        </w:rPr>
        <w:t xml:space="preserve">s-depends </w:t>
      </w:r>
      <w:r w:rsidRPr="00486765">
        <w:rPr>
          <w:sz w:val="22"/>
        </w:rPr>
        <w:t xml:space="preserve">on </w:t>
      </w:r>
      <w:r>
        <w:rPr>
          <w:i/>
          <w:sz w:val="22"/>
        </w:rPr>
        <w:t xml:space="preserve">b </w:t>
      </w:r>
      <w:r>
        <w:rPr>
          <w:b/>
          <w:sz w:val="22"/>
        </w:rPr>
        <w:t xml:space="preserve">at </w:t>
      </w:r>
      <w:r w:rsidRPr="009D2710">
        <w:rPr>
          <w:i/>
          <w:sz w:val="22"/>
        </w:rPr>
        <w:t>t</w:t>
      </w:r>
      <w:r>
        <w:rPr>
          <w:sz w:val="22"/>
        </w:rPr>
        <w:t xml:space="preserve"> and </w:t>
      </w:r>
      <w:r>
        <w:rPr>
          <w:i/>
          <w:sz w:val="22"/>
        </w:rPr>
        <w:t xml:space="preserve">a </w:t>
      </w:r>
      <w:r w:rsidRPr="00486765">
        <w:rPr>
          <w:b/>
          <w:sz w:val="22"/>
        </w:rPr>
        <w:t xml:space="preserve">s-depends </w:t>
      </w:r>
      <w:r w:rsidRPr="00486765">
        <w:rPr>
          <w:sz w:val="22"/>
        </w:rPr>
        <w:t xml:space="preserve">on </w:t>
      </w:r>
      <w:r w:rsidRPr="005E4FE9">
        <w:rPr>
          <w:i/>
          <w:sz w:val="22"/>
        </w:rPr>
        <w:t>c</w:t>
      </w:r>
      <w:r>
        <w:rPr>
          <w:i/>
          <w:sz w:val="22"/>
        </w:rPr>
        <w:t xml:space="preserve"> </w:t>
      </w:r>
      <w:r>
        <w:rPr>
          <w:b/>
          <w:sz w:val="22"/>
        </w:rPr>
        <w:t xml:space="preserve">at </w:t>
      </w:r>
      <w:r w:rsidRPr="009D2710">
        <w:rPr>
          <w:i/>
          <w:sz w:val="22"/>
        </w:rPr>
        <w:t>t</w:t>
      </w:r>
      <w:r>
        <w:rPr>
          <w:sz w:val="22"/>
        </w:rPr>
        <w:t xml:space="preserve"> [</w:t>
      </w:r>
      <w:r w:rsidR="00A35791">
        <w:rPr>
          <w:sz w:val="22"/>
        </w:rPr>
        <w:t>131</w:t>
      </w:r>
      <w:r>
        <w:rPr>
          <w:sz w:val="22"/>
        </w:rPr>
        <w:t>-001].</w:t>
      </w:r>
      <w:r w:rsidRPr="009D2710">
        <w:rPr>
          <w:rStyle w:val="Annotation"/>
        </w:rPr>
        <w:t>]</w:t>
      </w:r>
    </w:p>
    <w:p w14:paraId="0B3D6558" w14:textId="56C2EC5B" w:rsidR="001A5D90" w:rsidRPr="00486765" w:rsidRDefault="00173A0B" w:rsidP="00486765">
      <w:pPr>
        <w:pStyle w:val="Specification"/>
        <w:rPr>
          <w:sz w:val="22"/>
        </w:rPr>
      </w:pPr>
      <w:r w:rsidRPr="009D2710">
        <w:rPr>
          <w:rStyle w:val="Annotation"/>
        </w:rPr>
        <w:t>]</w:t>
      </w:r>
    </w:p>
    <w:p w14:paraId="4AFA223C" w14:textId="3994C221" w:rsidR="00D25757" w:rsidRPr="00486765" w:rsidRDefault="00173A0B">
      <w:pPr>
        <w:pStyle w:val="Specification"/>
        <w:rPr>
          <w:sz w:val="22"/>
        </w:rPr>
      </w:pPr>
      <w:proofErr w:type="gramStart"/>
      <w:r w:rsidRPr="009D2710">
        <w:rPr>
          <w:rStyle w:val="Annotation"/>
        </w:rPr>
        <w:t>as</w:t>
      </w:r>
      <w:proofErr w:type="gramEnd"/>
      <w:r w:rsidRPr="009D2710">
        <w:rPr>
          <w:rStyle w:val="Annotation"/>
        </w:rPr>
        <w:t>(specifically dependent continuant)[</w:t>
      </w:r>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r w:rsidRPr="009D2710">
        <w:rPr>
          <w:rStyle w:val="Annotation"/>
        </w:rPr>
        <w:t>\</w:t>
      </w:r>
      <w:r w:rsidR="001A5D90" w:rsidRPr="00486765">
        <w:rPr>
          <w:sz w:val="22"/>
        </w:rPr>
        <w:t xml:space="preserve">, the </w:t>
      </w:r>
      <w:r w:rsidR="00C900BA">
        <w:rPr>
          <w:sz w:val="22"/>
        </w:rPr>
        <w:t xml:space="preserve">pink </w:t>
      </w:r>
      <w:r w:rsidR="001A5D90" w:rsidRPr="00486765">
        <w:rPr>
          <w:sz w:val="22"/>
        </w:rPr>
        <w:t xml:space="preserve">color of </w:t>
      </w:r>
      <w:r w:rsidR="00C900BA">
        <w:rPr>
          <w:sz w:val="22"/>
        </w:rPr>
        <w:t xml:space="preserve">a </w:t>
      </w:r>
      <w:r w:rsidR="00C900BA">
        <w:t>medium rare piece of grilled filet mignon at its center</w:t>
      </w:r>
      <w:r w:rsidRPr="00255E9F">
        <w:rPr>
          <w:rStyle w:val="Annotation"/>
        </w:rPr>
        <w:t>\</w:t>
      </w:r>
      <w:r w:rsidR="001A5D90" w:rsidRPr="00486765">
        <w:rPr>
          <w:sz w:val="22"/>
        </w:rPr>
        <w:t>, the smell of this portion of mozzarella</w:t>
      </w:r>
      <w:r w:rsidRPr="00255E9F">
        <w:rPr>
          <w:rStyle w:val="Annotation"/>
        </w:rPr>
        <w:t>\</w:t>
      </w:r>
      <w:r w:rsidR="001A5D90" w:rsidRPr="00486765">
        <w:rPr>
          <w:sz w:val="22"/>
        </w:rPr>
        <w:t>, the disposition of this fish to decay</w:t>
      </w:r>
      <w:r w:rsidRPr="00255E9F">
        <w:rPr>
          <w:rStyle w:val="Annotation"/>
        </w:rPr>
        <w:t>\</w:t>
      </w:r>
      <w:r w:rsidR="001A5D90" w:rsidRPr="00486765">
        <w:rPr>
          <w:sz w:val="22"/>
        </w:rPr>
        <w:t>, the role of being a doctor</w:t>
      </w:r>
      <w:r w:rsidRPr="00255E9F">
        <w:rPr>
          <w:rStyle w:val="Annotation"/>
        </w:rPr>
        <w:t>\</w:t>
      </w:r>
      <w:r w:rsidR="001A5D90" w:rsidRPr="00486765">
        <w:rPr>
          <w:sz w:val="22"/>
        </w:rPr>
        <w:t>, the function of this heart: to pump blood</w:t>
      </w:r>
      <w:r w:rsidRPr="00255E9F">
        <w:rPr>
          <w:rStyle w:val="Annotation"/>
        </w:rPr>
        <w:t>\</w:t>
      </w:r>
      <w:r w:rsidR="001A5D90" w:rsidRPr="00486765">
        <w:rPr>
          <w:sz w:val="22"/>
        </w:rPr>
        <w:t xml:space="preserve">, </w:t>
      </w:r>
      <w:r w:rsidR="00C3445C" w:rsidRPr="00486765">
        <w:rPr>
          <w:sz w:val="22"/>
        </w:rPr>
        <w:t>the shape of this region of space.</w:t>
      </w:r>
      <w:r w:rsidRPr="009D2710">
        <w:rPr>
          <w:rStyle w:val="Annotation"/>
        </w:rPr>
        <w:t>]</w:t>
      </w:r>
    </w:p>
    <w:p w14:paraId="18BC1D89" w14:textId="5AFCB0FF" w:rsidR="00D25757" w:rsidRPr="00486765" w:rsidRDefault="00B61FB3">
      <w:pPr>
        <w:pStyle w:val="Specification"/>
        <w:rPr>
          <w:sz w:val="22"/>
        </w:rPr>
      </w:pPr>
      <w:proofErr w:type="gramStart"/>
      <w:r w:rsidRPr="007539EB">
        <w:rPr>
          <w:rStyle w:val="Annotation"/>
        </w:rPr>
        <w:t>as</w:t>
      </w:r>
      <w:proofErr w:type="gramEnd"/>
      <w:r w:rsidRPr="007539EB">
        <w:rPr>
          <w:rStyle w:val="Annotation"/>
        </w:rPr>
        <w:t>(specifically dependent continuant)[</w:t>
      </w:r>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r w:rsidRPr="007539EB">
        <w:rPr>
          <w:rStyle w:val="Annotation"/>
        </w:rPr>
        <w:t>]</w:t>
      </w:r>
      <w:r w:rsidR="00BE5CE2" w:rsidRPr="00486765">
        <w:rPr>
          <w:sz w:val="22"/>
        </w:rPr>
        <w:t>.</w:t>
      </w:r>
      <w:r w:rsidRPr="007539EB">
        <w:rPr>
          <w:rStyle w:val="Annotation"/>
        </w:rPr>
        <w:t>]</w:t>
      </w:r>
    </w:p>
    <w:p w14:paraId="1B95C38D" w14:textId="33510A36" w:rsidR="002001F8" w:rsidRPr="00B56876" w:rsidRDefault="002001F8" w:rsidP="00486765">
      <w:r w:rsidRPr="00486765">
        <w:rPr>
          <w:sz w:val="22"/>
        </w:rPr>
        <w:t xml:space="preserve">John’s ownership of the statue is an instance of </w:t>
      </w:r>
      <w:r w:rsidR="00335B12">
        <w:rPr>
          <w:sz w:val="22"/>
        </w:rPr>
        <w:t xml:space="preserve">an </w:t>
      </w:r>
      <w:r w:rsidRPr="00486765">
        <w:rPr>
          <w:sz w:val="22"/>
        </w:rPr>
        <w:t>ownership relation</w:t>
      </w:r>
      <w:r w:rsidR="00335B12">
        <w:rPr>
          <w:sz w:val="22"/>
        </w:rPr>
        <w:t>, a relationally dependent continuant that</w:t>
      </w:r>
      <w:r w:rsidR="00971033" w:rsidRPr="00486765">
        <w:rPr>
          <w:sz w:val="22"/>
        </w:rPr>
        <w:t xml:space="preserve"> starts to exist at a certain time and ceases to exist at some later time.</w:t>
      </w:r>
    </w:p>
    <w:p w14:paraId="03C5C6CC" w14:textId="47017902" w:rsidR="00107230" w:rsidRPr="00B56876" w:rsidRDefault="00B61FB3" w:rsidP="00486765">
      <w:pPr>
        <w:pStyle w:val="Specification"/>
        <w:rPr>
          <w:rFonts w:ascii="Times New Roman" w:hAnsi="Times New Roman"/>
          <w:szCs w:val="23"/>
        </w:rPr>
      </w:pPr>
      <w:commentRangeStart w:id="76"/>
      <w:proofErr w:type="gramStart"/>
      <w:r w:rsidRPr="007539EB">
        <w:rPr>
          <w:rStyle w:val="Annotation"/>
        </w:rPr>
        <w:lastRenderedPageBreak/>
        <w:t>as</w:t>
      </w:r>
      <w:proofErr w:type="gramEnd"/>
      <w:r w:rsidRPr="007539EB">
        <w:rPr>
          <w:rStyle w:val="Annotation"/>
        </w:rPr>
        <w:t>(specifically dependent continuant)[</w:t>
      </w:r>
      <w:r w:rsidR="00D25757" w:rsidRPr="00486765">
        <w:rPr>
          <w:rStyle w:val="SpecificationType"/>
          <w:sz w:val="22"/>
        </w:rPr>
        <w:t>Examples</w:t>
      </w:r>
      <w:r w:rsidR="00BC4A0D" w:rsidRPr="00486765">
        <w:rPr>
          <w:rStyle w:val="SpecificationType"/>
          <w:sz w:val="22"/>
        </w:rPr>
        <w:t>:</w:t>
      </w:r>
      <w:r w:rsidR="00D25757" w:rsidRPr="00486765">
        <w:rPr>
          <w:sz w:val="22"/>
        </w:rPr>
        <w:t xml:space="preserve"> of reciprocal </w:t>
      </w:r>
      <w:r w:rsidR="00D25757" w:rsidRPr="00486765">
        <w:rPr>
          <w:i/>
          <w:sz w:val="22"/>
        </w:rPr>
        <w:t>specifically dependent continuants</w:t>
      </w:r>
      <w:r w:rsidR="00D25757" w:rsidRPr="00486765">
        <w:rPr>
          <w:sz w:val="22"/>
        </w:rPr>
        <w:t xml:space="preserve">: </w:t>
      </w:r>
      <w:r w:rsidR="001A5D90" w:rsidRPr="00486765">
        <w:rPr>
          <w:sz w:val="22"/>
        </w:rPr>
        <w:t>the function of this key to open this lock and the reciprocally dependent disposition of this lock: to be opened by this key</w:t>
      </w:r>
      <w:r w:rsidRPr="009D2710">
        <w:rPr>
          <w:rStyle w:val="Annotation"/>
        </w:rPr>
        <w:t>\</w:t>
      </w:r>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r w:rsidRPr="007539EB">
        <w:rPr>
          <w:rStyle w:val="Annotation"/>
        </w:rPr>
        <w:t>\</w:t>
      </w:r>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r w:rsidRPr="00B61FB3">
        <w:rPr>
          <w:rStyle w:val="Annotation"/>
        </w:rPr>
        <w:t xml:space="preserve"> </w:t>
      </w:r>
      <w:r w:rsidRPr="007539EB">
        <w:rPr>
          <w:rStyle w:val="Annotation"/>
        </w:rPr>
        <w:t>]</w:t>
      </w:r>
    </w:p>
    <w:p w14:paraId="55683229" w14:textId="62B70DEC" w:rsidR="00BE5CE2" w:rsidRPr="004C5178" w:rsidRDefault="00BE5CE2" w:rsidP="00486765"/>
    <w:commentRangeEnd w:id="76"/>
    <w:p w14:paraId="195935A0" w14:textId="77777777" w:rsidR="00107230" w:rsidRPr="00B56876" w:rsidRDefault="00B86A31" w:rsidP="00486765">
      <w:r>
        <w:rPr>
          <w:rStyle w:val="CommentReference"/>
        </w:rPr>
        <w:commentReference w:id="76"/>
      </w:r>
      <w:r w:rsidR="00107230" w:rsidRPr="00486765">
        <w:rPr>
          <w:sz w:val="22"/>
        </w:rPr>
        <w:t xml:space="preserve">Sub-types of </w:t>
      </w:r>
      <w:r w:rsidR="00107230" w:rsidRPr="00486765">
        <w:rPr>
          <w:i/>
          <w:sz w:val="22"/>
        </w:rPr>
        <w:t>specifically dependent continuant</w:t>
      </w:r>
      <w:r w:rsidR="007A4DDC" w:rsidRPr="00486765">
        <w:rPr>
          <w:i/>
          <w:sz w:val="22"/>
        </w:rPr>
        <w:t xml:space="preserve"> </w:t>
      </w:r>
      <w:r w:rsidR="00107230"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6CE91D12" w:rsidR="004C372C" w:rsidRDefault="00FE1DA1" w:rsidP="00486765">
      <w:pPr>
        <w:pStyle w:val="Specification"/>
        <w:rPr>
          <w:sz w:val="22"/>
        </w:rPr>
      </w:pPr>
      <w:proofErr w:type="gramStart"/>
      <w:r w:rsidRPr="000E2CB7">
        <w:rPr>
          <w:rStyle w:val="Annotation"/>
        </w:rPr>
        <w:t>a</w:t>
      </w:r>
      <w:r w:rsidR="00EF5941">
        <w:rPr>
          <w:rStyle w:val="Annotation"/>
        </w:rPr>
        <w:t>t</w:t>
      </w:r>
      <w:proofErr w:type="gramEnd"/>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r w:rsidRPr="009D2710">
        <w:rPr>
          <w:rStyle w:val="Annotation"/>
        </w:rPr>
        <w:t>]</w:t>
      </w:r>
    </w:p>
    <w:p w14:paraId="0BF5365F" w14:textId="6B6A507C" w:rsidR="00A52523" w:rsidRDefault="00FE1DA1" w:rsidP="00486765">
      <w:pPr>
        <w:pStyle w:val="Specification"/>
        <w:rPr>
          <w:i/>
          <w:sz w:val="22"/>
        </w:rPr>
      </w:pPr>
      <w:proofErr w:type="gramStart"/>
      <w:r w:rsidRPr="00476F65">
        <w:rPr>
          <w:rStyle w:val="Annotation"/>
        </w:rPr>
        <w:t>a</w:t>
      </w:r>
      <w:proofErr w:type="gramEnd"/>
      <w:r w:rsidRPr="00476F65">
        <w:rPr>
          <w:rStyle w:val="Annotation"/>
        </w:rPr>
        <w:t>(inheres_in)[</w:t>
      </w:r>
      <w:r w:rsidR="00A52523" w:rsidRPr="00B6123E">
        <w:rPr>
          <w:rStyle w:val="SpecificationType"/>
          <w:sz w:val="22"/>
        </w:rPr>
        <w:t>Domain:</w:t>
      </w:r>
      <w:r w:rsidR="00A52523">
        <w:rPr>
          <w:sz w:val="22"/>
        </w:rPr>
        <w:t xml:space="preserve"> </w:t>
      </w:r>
      <w:r w:rsidR="00A52523">
        <w:rPr>
          <w:i/>
          <w:sz w:val="22"/>
        </w:rPr>
        <w:t>specifically dependent continuant</w:t>
      </w:r>
      <w:r w:rsidRPr="00476F65">
        <w:rPr>
          <w:rStyle w:val="Annotation"/>
        </w:rPr>
        <w:t>]</w:t>
      </w:r>
      <w:r w:rsidR="00A52523">
        <w:rPr>
          <w:i/>
          <w:sz w:val="22"/>
        </w:rPr>
        <w:t xml:space="preserve"> </w:t>
      </w:r>
    </w:p>
    <w:p w14:paraId="56BAE66C" w14:textId="689EA5C6" w:rsidR="00A52523" w:rsidRPr="00B6123E" w:rsidRDefault="00FE1DA1" w:rsidP="00486765">
      <w:pPr>
        <w:pStyle w:val="Specification"/>
        <w:rPr>
          <w:rStyle w:val="SpecificationType"/>
          <w:sz w:val="22"/>
        </w:rPr>
      </w:pPr>
      <w:proofErr w:type="gramStart"/>
      <w:r w:rsidRPr="00476F65">
        <w:rPr>
          <w:rStyle w:val="Annotation"/>
        </w:rPr>
        <w:t>a</w:t>
      </w:r>
      <w:proofErr w:type="gramEnd"/>
      <w:r w:rsidRPr="00476F65">
        <w:rPr>
          <w:rStyle w:val="Annotation"/>
        </w:rPr>
        <w:t>(inheres_in)[</w:t>
      </w:r>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r w:rsidRPr="00476F65">
        <w:rPr>
          <w:rStyle w:val="Annotation"/>
        </w:rPr>
        <w:t>]</w:t>
      </w:r>
    </w:p>
    <w:p w14:paraId="70004DF0" w14:textId="77777777" w:rsidR="00A52523" w:rsidRPr="006D323D" w:rsidRDefault="00A52523" w:rsidP="00486765">
      <w:pPr>
        <w:pStyle w:val="Specification"/>
        <w:rPr>
          <w:sz w:val="22"/>
        </w:rPr>
      </w:pPr>
    </w:p>
    <w:p w14:paraId="4A2B12C3" w14:textId="460D1C0C"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w:t>
      </w:r>
      <w:r w:rsidR="00CF308A">
        <w:rPr>
          <w:b/>
          <w:sz w:val="22"/>
        </w:rPr>
        <w:t>s on</w:t>
      </w:r>
      <w:r w:rsidRPr="009D23B6">
        <w:rPr>
          <w:b/>
          <w:sz w:val="22"/>
        </w:rPr>
        <w:t xml:space="preserve"> </w:t>
      </w:r>
      <w:r w:rsidRPr="00486765">
        <w:rPr>
          <w:sz w:val="22"/>
        </w:rPr>
        <w:t xml:space="preserve">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w:t>
      </w:r>
      <w:r w:rsidR="00C87A97">
        <w:rPr>
          <w:sz w:val="22"/>
        </w:rPr>
        <w:t xml:space="preserve">independent continuant </w:t>
      </w:r>
      <w:r w:rsidR="004C372C" w:rsidRPr="00486765">
        <w:rPr>
          <w:sz w:val="22"/>
        </w:rPr>
        <w:t xml:space="preserve">bearer to another, </w:t>
      </w:r>
      <w:r w:rsidR="00C87A97">
        <w:rPr>
          <w:sz w:val="22"/>
        </w:rPr>
        <w:t>it follows that i</w:t>
      </w:r>
      <w:r w:rsidR="000E3998" w:rsidRPr="00486765">
        <w:rPr>
          <w:sz w:val="22"/>
        </w:rPr>
        <w:t xml:space="preserve">f </w:t>
      </w:r>
      <w:r w:rsidR="000E3998" w:rsidRPr="00486765">
        <w:rPr>
          <w:i/>
          <w:sz w:val="22"/>
        </w:rPr>
        <w:t xml:space="preserve">a </w:t>
      </w:r>
      <w:r w:rsidR="000E3998" w:rsidRPr="00486765">
        <w:rPr>
          <w:b/>
          <w:sz w:val="22"/>
        </w:rPr>
        <w:t xml:space="preserve">s-depends on </w:t>
      </w:r>
      <w:r w:rsidR="00C87A97" w:rsidRPr="009D2710">
        <w:rPr>
          <w:sz w:val="22"/>
        </w:rPr>
        <w:t>independent continuant</w:t>
      </w:r>
      <w:r w:rsidR="00C87A97">
        <w:rPr>
          <w:b/>
          <w:sz w:val="22"/>
        </w:rPr>
        <w:t xml:space="preserve">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9D2710">
        <w:rPr>
          <w:sz w:val="22"/>
        </w:rPr>
        <w:t xml:space="preserve"> </w:t>
      </w:r>
      <w:r w:rsidR="00CD73E6" w:rsidRPr="009D2710">
        <w:rPr>
          <w:sz w:val="22"/>
        </w:rPr>
        <w:t xml:space="preserve"> Inherence is in this sense redundantly time-indexed.</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proofErr w:type="gramStart"/>
      <w:r w:rsidR="002001F8" w:rsidRPr="00486765">
        <w:rPr>
          <w:sz w:val="22"/>
        </w:rPr>
        <w:t>a closedness</w:t>
      </w:r>
      <w:proofErr w:type="gram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shortlived,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w:t>
      </w:r>
      <w:r w:rsidR="0041213E" w:rsidRPr="00486765">
        <w:rPr>
          <w:sz w:val="22"/>
        </w:rPr>
        <w:lastRenderedPageBreak/>
        <w:t>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3D9D50B1" w:rsidR="0041213E" w:rsidRPr="00B23775" w:rsidRDefault="00FE1DA1" w:rsidP="00486765">
      <w:pPr>
        <w:pStyle w:val="Specification"/>
      </w:pPr>
      <w:proofErr w:type="gramStart"/>
      <w:r w:rsidRPr="000E2CB7">
        <w:rPr>
          <w:rStyle w:val="Annotation"/>
        </w:rPr>
        <w:t>a</w:t>
      </w:r>
      <w:r w:rsidR="00EF5941">
        <w:rPr>
          <w:rStyle w:val="Annotation"/>
        </w:rPr>
        <w:t>t</w:t>
      </w:r>
      <w:proofErr w:type="gramEnd"/>
      <w:r w:rsidRPr="009D2710">
        <w:rPr>
          <w:rStyle w:val="Annotation"/>
        </w:rPr>
        <w:t>(s-</w:t>
      </w:r>
      <w:r w:rsidRPr="000E2CB7">
        <w:rPr>
          <w:rStyle w:val="Annotation"/>
        </w:rPr>
        <w:t>depend</w:t>
      </w:r>
      <w:r w:rsidR="000F1DEC">
        <w:rPr>
          <w:rStyle w:val="Annotation"/>
        </w:rPr>
        <w:t>s</w:t>
      </w:r>
      <w:r w:rsidR="00E97794">
        <w:rPr>
          <w:rStyle w:val="Annotation"/>
        </w:rPr>
        <w:t xml:space="preserve"> on</w:t>
      </w:r>
      <w:r w:rsidRPr="009D2710">
        <w:rPr>
          <w:rStyle w:val="Annotation"/>
        </w:rPr>
        <w:t>)[</w:t>
      </w:r>
      <w:r w:rsidR="0041213E" w:rsidRPr="00B23775">
        <w:rPr>
          <w:rStyle w:val="SpecificationType"/>
        </w:rPr>
        <w:t>Axiom</w:t>
      </w:r>
      <w:r w:rsidR="0041213E" w:rsidRPr="00486765">
        <w:rPr>
          <w:sz w:val="22"/>
        </w:rPr>
        <w:t xml:space="preserve">: If </w:t>
      </w:r>
      <w:r w:rsidR="0041213E" w:rsidRPr="00486765">
        <w:rPr>
          <w:i/>
          <w:sz w:val="22"/>
        </w:rPr>
        <w:t>a</w:t>
      </w:r>
      <w:r w:rsidR="00F82F01" w:rsidRPr="009D23B6">
        <w:rPr>
          <w:sz w:val="22"/>
        </w:rPr>
        <w:t xml:space="preserve"> </w:t>
      </w:r>
      <w:r w:rsidR="00F82F01">
        <w:rPr>
          <w:sz w:val="22"/>
        </w:rPr>
        <w:t>is</w:t>
      </w:r>
      <w:r w:rsidR="0041213E" w:rsidRPr="00486765">
        <w:rPr>
          <w:i/>
          <w:sz w:val="22"/>
        </w:rPr>
        <w:t xml:space="preserve"> </w:t>
      </w:r>
      <w:r w:rsidR="0041213E" w:rsidRPr="00486765">
        <w:rPr>
          <w:b/>
          <w:sz w:val="22"/>
        </w:rPr>
        <w:t>s-depend</w:t>
      </w:r>
      <w:r w:rsidR="000F1DEC">
        <w:rPr>
          <w:b/>
          <w:sz w:val="22"/>
        </w:rPr>
        <w:t>s</w:t>
      </w:r>
      <w:r w:rsidR="0041213E" w:rsidRPr="00486765">
        <w:rPr>
          <w:b/>
          <w:sz w:val="22"/>
        </w:rPr>
        <w:t xml:space="preserve"> </w:t>
      </w:r>
      <w:r w:rsidR="0041213E" w:rsidRPr="009D23B6">
        <w:rPr>
          <w:b/>
          <w:sz w:val="22"/>
        </w:rPr>
        <w:t>on</w:t>
      </w:r>
      <w:r w:rsidR="0041213E" w:rsidRPr="00486765">
        <w:rPr>
          <w:sz w:val="22"/>
        </w:rPr>
        <w:t xml:space="preserve"> something</w:t>
      </w:r>
      <w:r w:rsidR="00C87A97">
        <w:rPr>
          <w:sz w:val="22"/>
        </w:rPr>
        <w:t xml:space="preserve"> at some time</w:t>
      </w:r>
      <w:r w:rsidR="0041213E" w:rsidRPr="00486765">
        <w:rPr>
          <w:sz w:val="22"/>
        </w:rPr>
        <w:t xml:space="preserve">, then </w:t>
      </w:r>
      <w:r w:rsidR="0041213E" w:rsidRPr="00486765">
        <w:rPr>
          <w:i/>
          <w:sz w:val="22"/>
        </w:rPr>
        <w:t xml:space="preserve">a </w:t>
      </w:r>
      <w:r w:rsidR="0041213E" w:rsidRPr="00486765">
        <w:rPr>
          <w:sz w:val="22"/>
        </w:rPr>
        <w:t xml:space="preserve">is not a </w:t>
      </w:r>
      <w:r w:rsidR="0041213E" w:rsidRPr="00486765">
        <w:rPr>
          <w:i/>
          <w:sz w:val="22"/>
        </w:rPr>
        <w:t>material entity.</w:t>
      </w:r>
      <w:r w:rsidR="006D323D">
        <w:rPr>
          <w:sz w:val="22"/>
        </w:rPr>
        <w:t xml:space="preserve"> [052-001]</w:t>
      </w:r>
      <w:r w:rsidRPr="009D2710">
        <w:rPr>
          <w:rStyle w:val="Annotation"/>
        </w:rPr>
        <w:t>]</w:t>
      </w:r>
    </w:p>
    <w:p w14:paraId="31CEED65" w14:textId="77777777" w:rsidR="0041213E" w:rsidRDefault="0041213E" w:rsidP="00486765"/>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04341244" w:rsidR="007325BB" w:rsidRDefault="00FE1DA1" w:rsidP="00486765">
      <w:pPr>
        <w:pStyle w:val="Specification"/>
        <w:rPr>
          <w:sz w:val="22"/>
        </w:rPr>
      </w:pPr>
      <w:proofErr w:type="gramStart"/>
      <w:r w:rsidRPr="000E2CB7">
        <w:rPr>
          <w:rStyle w:val="Annotation"/>
        </w:rPr>
        <w:t>a</w:t>
      </w:r>
      <w:r w:rsidR="00EF5941">
        <w:rPr>
          <w:rStyle w:val="Annotation"/>
        </w:rPr>
        <w:t>t</w:t>
      </w:r>
      <w:proofErr w:type="gramEnd"/>
      <w:r w:rsidRPr="009D2710">
        <w:rPr>
          <w:rStyle w:val="Annotation"/>
        </w:rPr>
        <w:t>(bearer_of)[</w:t>
      </w:r>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35B12">
        <w:rPr>
          <w:b/>
          <w:sz w:val="22"/>
        </w:rPr>
        <w:t xml:space="preserve">at </w:t>
      </w:r>
      <w:r w:rsidR="00335B12">
        <w:rPr>
          <w:i/>
          <w:sz w:val="22"/>
        </w:rPr>
        <w:t xml:space="preserve">t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w:t>
      </w:r>
      <w:r w:rsidR="00335B12">
        <w:rPr>
          <w:sz w:val="22"/>
        </w:rPr>
        <w:t>2</w:t>
      </w:r>
      <w:r w:rsidR="006D323D">
        <w:rPr>
          <w:sz w:val="22"/>
        </w:rPr>
        <w:t>]</w:t>
      </w:r>
      <w:r w:rsidRPr="009D2710">
        <w:rPr>
          <w:rStyle w:val="Annotation"/>
        </w:rPr>
        <w:t>]</w:t>
      </w:r>
    </w:p>
    <w:p w14:paraId="4FFDA1B2" w14:textId="055436B9" w:rsidR="0089128F" w:rsidRPr="00B6123E" w:rsidRDefault="00FE1DA1" w:rsidP="00486765">
      <w:pPr>
        <w:pStyle w:val="Specification"/>
        <w:rPr>
          <w:rStyle w:val="SpecificationType"/>
          <w:sz w:val="22"/>
        </w:rPr>
      </w:pPr>
      <w:proofErr w:type="gramStart"/>
      <w:r w:rsidRPr="00476F65">
        <w:rPr>
          <w:rStyle w:val="Annotation"/>
        </w:rPr>
        <w:t>a</w:t>
      </w:r>
      <w:proofErr w:type="gramEnd"/>
      <w:r w:rsidRPr="00476F65">
        <w:rPr>
          <w:rStyle w:val="Annotation"/>
        </w:rPr>
        <w:t>(bearer_of)[</w:t>
      </w:r>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r w:rsidRPr="00476F65">
        <w:rPr>
          <w:rStyle w:val="Annotation"/>
        </w:rPr>
        <w:t>]</w:t>
      </w:r>
    </w:p>
    <w:p w14:paraId="43E2A635" w14:textId="0AC3FC26" w:rsidR="0089128F" w:rsidRPr="00B6123E" w:rsidRDefault="00FE1DA1" w:rsidP="0089128F">
      <w:pPr>
        <w:pStyle w:val="Specification"/>
        <w:rPr>
          <w:rStyle w:val="SpecificationType"/>
          <w:sz w:val="22"/>
        </w:rPr>
      </w:pPr>
      <w:proofErr w:type="gramStart"/>
      <w:r w:rsidRPr="00476F65">
        <w:rPr>
          <w:rStyle w:val="Annotation"/>
        </w:rPr>
        <w:t>a</w:t>
      </w:r>
      <w:proofErr w:type="gramEnd"/>
      <w:r w:rsidRPr="00476F65">
        <w:rPr>
          <w:rStyle w:val="Annotation"/>
        </w:rPr>
        <w:t>(bearer_of)[</w:t>
      </w:r>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r w:rsidRPr="00476F65">
        <w:rPr>
          <w:rStyle w:val="Annotation"/>
        </w:rPr>
        <w:t>]</w:t>
      </w:r>
    </w:p>
    <w:p w14:paraId="3F983A3E" w14:textId="77777777" w:rsidR="000E3998" w:rsidRPr="00486765" w:rsidRDefault="000E3998" w:rsidP="00486765">
      <w:pPr>
        <w:rPr>
          <w:sz w:val="22"/>
        </w:rPr>
      </w:pPr>
    </w:p>
    <w:p w14:paraId="4DFF4100" w14:textId="6D09A902"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w:t>
      </w:r>
      <w:r w:rsidR="00CD73E6">
        <w:rPr>
          <w:sz w:val="22"/>
        </w:rPr>
        <w:t xml:space="preserve">non-redundantly </w:t>
      </w:r>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lastRenderedPageBreak/>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5CAD5CDE" w:rsidR="003F3473" w:rsidRPr="00486765" w:rsidRDefault="003F3473">
      <w:pPr>
        <w:rPr>
          <w:sz w:val="22"/>
        </w:rPr>
      </w:pPr>
      <w:r w:rsidRPr="009D23B6">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9D23B6" w:rsidRPr="00486765" w:rsidRDefault="009D23B6" w:rsidP="00687850">
                              <w:pPr>
                                <w:pStyle w:val="NormalWeb"/>
                                <w:rPr>
                                  <w:ins w:id="77" w:author="Smith-Ressler" w:date="2012-06-05T08:57:00Z"/>
                                  <w:i/>
                                  <w:color w:val="000000" w:themeColor="text1"/>
                                  <w:sz w:val="10"/>
                                </w:rPr>
                              </w:pPr>
                              <w:proofErr w:type="gramStart"/>
                              <w:ins w:id="78"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9D23B6" w:rsidRPr="00486765" w:rsidRDefault="009D23B6" w:rsidP="00687850">
                              <w:pPr>
                                <w:pStyle w:val="NormalWeb"/>
                                <w:rPr>
                                  <w:ins w:id="79" w:author="Smith-Ressler" w:date="2012-06-05T08:57:00Z"/>
                                  <w:i/>
                                  <w:color w:val="000000" w:themeColor="text1"/>
                                  <w:sz w:val="10"/>
                                </w:rPr>
                              </w:pPr>
                              <w:proofErr w:type="gramStart"/>
                              <w:ins w:id="80"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9D23B6" w:rsidRPr="00486765" w:rsidRDefault="009D23B6" w:rsidP="00687850">
                              <w:pPr>
                                <w:pStyle w:val="NormalWeb"/>
                                <w:rPr>
                                  <w:ins w:id="81" w:author="Smith-Ressler" w:date="2012-06-05T08:57:00Z"/>
                                  <w:i/>
                                  <w:color w:val="000000" w:themeColor="text1"/>
                                  <w:sz w:val="10"/>
                                </w:rPr>
                              </w:pPr>
                              <w:proofErr w:type="gramStart"/>
                              <w:ins w:id="82"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612265;height:1936750;visibility:visible;mso-wrap-style:square">
                  <v:fill o:detectmouseclick="t"/>
                  <v:path o:connecttype="none"/>
                </v:shape>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9D23B6" w:rsidRPr="00486765" w:rsidRDefault="009D23B6" w:rsidP="00687850">
                        <w:pPr>
                          <w:pStyle w:val="NormalWeb"/>
                          <w:rPr>
                            <w:ins w:id="83" w:author="Smith-Ressler" w:date="2012-06-05T08:57:00Z"/>
                            <w:i/>
                            <w:color w:val="000000" w:themeColor="text1"/>
                            <w:sz w:val="10"/>
                          </w:rPr>
                        </w:pPr>
                        <w:proofErr w:type="gramStart"/>
                        <w:ins w:id="84" w:author="Smith-Ressler" w:date="2012-06-05T08:57:00Z">
                          <w:r w:rsidRPr="00486765">
                            <w:rPr>
                              <w:i/>
                              <w:color w:val="000000" w:themeColor="text1"/>
                            </w:rPr>
                            <w:t>a</w:t>
                          </w:r>
                          <w:proofErr w:type="gramEnd"/>
                        </w:ins>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9D23B6" w:rsidRPr="00486765" w:rsidRDefault="009D23B6" w:rsidP="00687850">
                        <w:pPr>
                          <w:pStyle w:val="NormalWeb"/>
                          <w:rPr>
                            <w:ins w:id="85" w:author="Smith-Ressler" w:date="2012-06-05T08:57:00Z"/>
                            <w:i/>
                            <w:color w:val="000000" w:themeColor="text1"/>
                            <w:sz w:val="10"/>
                          </w:rPr>
                        </w:pPr>
                        <w:proofErr w:type="gramStart"/>
                        <w:ins w:id="86" w:author="Smith-Ressler" w:date="2012-06-05T08:57:00Z">
                          <w:r w:rsidRPr="00486765">
                            <w:rPr>
                              <w:i/>
                              <w:color w:val="000000" w:themeColor="text1"/>
                            </w:rPr>
                            <w:t>b</w:t>
                          </w:r>
                          <w:proofErr w:type="gramEnd"/>
                        </w:ins>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9D23B6" w:rsidRPr="00486765" w:rsidRDefault="009D23B6" w:rsidP="00687850">
                        <w:pPr>
                          <w:pStyle w:val="NormalWeb"/>
                          <w:rPr>
                            <w:ins w:id="87" w:author="Smith-Ressler" w:date="2012-06-05T08:57:00Z"/>
                            <w:i/>
                            <w:color w:val="000000" w:themeColor="text1"/>
                            <w:sz w:val="10"/>
                          </w:rPr>
                        </w:pPr>
                        <w:proofErr w:type="gramStart"/>
                        <w:ins w:id="88" w:author="Smith-Ressler" w:date="2012-06-05T08:57:00Z">
                          <w:r w:rsidRPr="00486765">
                            <w:rPr>
                              <w:i/>
                              <w:color w:val="000000" w:themeColor="text1"/>
                            </w:rPr>
                            <w:t>c</w:t>
                          </w:r>
                          <w:proofErr w:type="gramEnd"/>
                        </w:ins>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9D2710">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576AE4D3"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DF64F7" w:rsidRPr="00DF64F7">
        <w:rPr>
          <w:sz w:val="22"/>
        </w:rPr>
        <w:t xml:space="preserve">Figure </w:t>
      </w:r>
      <w:r w:rsidR="00DF64F7" w:rsidRPr="00DF64F7">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21B1F3AA" w:rsidR="003F3473" w:rsidRPr="00B56876" w:rsidRDefault="00661AA5" w:rsidP="00486765">
      <w:r w:rsidRPr="009D23B6">
        <w:rPr>
          <w:noProof/>
          <w:sz w:val="22"/>
        </w:rPr>
        <mc:AlternateContent>
          <mc:Choice Requires="wpc">
            <w:drawing>
              <wp:inline distT="0" distB="0" distL="0" distR="0" wp14:anchorId="10E2C594" wp14:editId="31B989A6">
                <wp:extent cx="2695492" cy="1296063"/>
                <wp:effectExtent l="0" t="0" r="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252919" y="0"/>
                            <a:ext cx="82398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9D23B6" w:rsidRPr="00486765" w:rsidRDefault="009D23B6" w:rsidP="005E4FE9">
                              <w:pPr>
                                <w:pStyle w:val="NormalWeb"/>
                                <w:jc w:val="center"/>
                                <w:rPr>
                                  <w:ins w:id="89" w:author="Smith-Ressler" w:date="2012-06-05T08:57:00Z"/>
                                  <w:i/>
                                  <w:color w:val="000000" w:themeColor="text1"/>
                                  <w:sz w:val="10"/>
                                </w:rPr>
                              </w:pPr>
                              <w:proofErr w:type="gramStart"/>
                              <w:ins w:id="90"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033" y="0"/>
                            <a:ext cx="726333"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9D23B6" w:rsidRPr="00486765" w:rsidRDefault="009D23B6" w:rsidP="005E4FE9">
                              <w:pPr>
                                <w:pStyle w:val="NormalWeb"/>
                                <w:jc w:val="center"/>
                                <w:rPr>
                                  <w:ins w:id="91" w:author="Smith-Ressler" w:date="2012-06-05T08:57:00Z"/>
                                  <w:i/>
                                  <w:color w:val="000000" w:themeColor="text1"/>
                                  <w:sz w:val="12"/>
                                </w:rPr>
                              </w:pPr>
                              <w:proofErr w:type="gramStart"/>
                              <w:ins w:id="92"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9D23B6" w:rsidRPr="00486765" w:rsidRDefault="009D23B6" w:rsidP="005E4FE9">
                              <w:pPr>
                                <w:pStyle w:val="NormalWeb"/>
                                <w:jc w:val="center"/>
                                <w:rPr>
                                  <w:ins w:id="93" w:author="Smith-Ressler" w:date="2012-06-05T08:57:00Z"/>
                                  <w:i/>
                                  <w:color w:val="000000" w:themeColor="text1"/>
                                  <w:sz w:val="12"/>
                                </w:rPr>
                              </w:pPr>
                              <w:proofErr w:type="gramStart"/>
                              <w:ins w:id="94"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17"/>
                            <a:ext cx="531220" cy="490461"/>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664913" y="331417"/>
                            <a:ext cx="785067" cy="490461"/>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6907" y="165709"/>
                            <a:ext cx="541126" cy="3"/>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">
                <v:shape id="_x0000_s1035" type="#_x0000_t75" style="position:absolute;width:2694940;height:1296035;visibility:visible;mso-wrap-style:square">
                  <v:fill o:detectmouseclick="t"/>
                  <v:path o:connecttype="none"/>
                </v:shape>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9D23B6" w:rsidRPr="00486765" w:rsidRDefault="009D23B6" w:rsidP="005E4FE9">
                        <w:pPr>
                          <w:pStyle w:val="NormalWeb"/>
                          <w:jc w:val="center"/>
                          <w:rPr>
                            <w:ins w:id="95" w:author="Smith-Ressler" w:date="2012-06-05T08:57:00Z"/>
                            <w:i/>
                            <w:color w:val="000000" w:themeColor="text1"/>
                            <w:sz w:val="10"/>
                          </w:rPr>
                        </w:pPr>
                        <w:proofErr w:type="gramStart"/>
                        <w:ins w:id="96" w:author="Smith-Ressler" w:date="2012-06-05T08:57:00Z">
                          <w:r w:rsidRPr="00486765">
                            <w:rPr>
                              <w:i/>
                              <w:color w:val="000000" w:themeColor="text1"/>
                            </w:rPr>
                            <w:t>a</w:t>
                          </w:r>
                          <w:proofErr w:type="gramEnd"/>
                        </w:ins>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9D23B6" w:rsidRPr="00486765" w:rsidRDefault="009D23B6" w:rsidP="005E4FE9">
                        <w:pPr>
                          <w:pStyle w:val="NormalWeb"/>
                          <w:jc w:val="center"/>
                          <w:rPr>
                            <w:ins w:id="97" w:author="Smith-Ressler" w:date="2012-06-05T08:57:00Z"/>
                            <w:i/>
                            <w:color w:val="000000" w:themeColor="text1"/>
                            <w:sz w:val="12"/>
                          </w:rPr>
                        </w:pPr>
                        <w:proofErr w:type="gramStart"/>
                        <w:ins w:id="98" w:author="Smith-Ressler" w:date="2012-06-05T08:57:00Z">
                          <w:r w:rsidRPr="00486765">
                            <w:rPr>
                              <w:i/>
                              <w:color w:val="000000" w:themeColor="text1"/>
                            </w:rPr>
                            <w:t>b</w:t>
                          </w:r>
                          <w:proofErr w:type="gramEnd"/>
                        </w:ins>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9D23B6" w:rsidRPr="00486765" w:rsidRDefault="009D23B6" w:rsidP="005E4FE9">
                        <w:pPr>
                          <w:pStyle w:val="NormalWeb"/>
                          <w:jc w:val="center"/>
                          <w:rPr>
                            <w:ins w:id="99" w:author="Smith-Ressler" w:date="2012-06-05T08:57:00Z"/>
                            <w:i/>
                            <w:color w:val="000000" w:themeColor="text1"/>
                            <w:sz w:val="12"/>
                          </w:rPr>
                        </w:pPr>
                        <w:proofErr w:type="gramStart"/>
                        <w:ins w:id="100" w:author="Smith-Ressler" w:date="2012-06-05T08:57:00Z">
                          <w:r w:rsidRPr="00486765">
                            <w:rPr>
                              <w:i/>
                              <w:color w:val="000000" w:themeColor="text1"/>
                            </w:rPr>
                            <w:t>c</w:t>
                          </w:r>
                          <w:proofErr w:type="gramEnd"/>
                        </w:ins>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9D23B6">
        <w:rPr>
          <w:noProof/>
          <w:sz w:val="22"/>
        </w:rPr>
        <mc:AlternateContent>
          <mc:Choice Requires="wpc">
            <w:drawing>
              <wp:inline distT="0" distB="0" distL="0" distR="0" wp14:anchorId="3AB4E404" wp14:editId="37616083">
                <wp:extent cx="2733472" cy="1293779"/>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262646" y="0"/>
                            <a:ext cx="850683"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9D23B6" w:rsidRPr="00486765" w:rsidRDefault="009D23B6" w:rsidP="005E4FE9">
                              <w:pPr>
                                <w:pStyle w:val="NormalWeb"/>
                                <w:jc w:val="center"/>
                                <w:rPr>
                                  <w:ins w:id="101" w:author="Smith-Ressler" w:date="2012-06-05T08:57:00Z"/>
                                  <w:i/>
                                  <w:color w:val="000000" w:themeColor="text1"/>
                                  <w:sz w:val="10"/>
                                </w:rPr>
                              </w:pPr>
                              <w:proofErr w:type="gramStart"/>
                              <w:ins w:id="102" w:author="Smith-Ressler" w:date="2012-06-05T08:57:00Z">
                                <w:r w:rsidRPr="00486765">
                                  <w:rPr>
                                    <w:i/>
                                    <w:color w:val="000000" w:themeColor="text1"/>
                                  </w:rPr>
                                  <w:t>a</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54480" y="0"/>
                            <a:ext cx="8455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9D23B6" w:rsidRPr="00486765" w:rsidRDefault="009D23B6" w:rsidP="005E4FE9">
                              <w:pPr>
                                <w:pStyle w:val="NormalWeb"/>
                                <w:jc w:val="center"/>
                                <w:rPr>
                                  <w:ins w:id="103" w:author="Smith-Ressler" w:date="2012-06-05T08:57:00Z"/>
                                  <w:i/>
                                  <w:color w:val="000000" w:themeColor="text1"/>
                                  <w:sz w:val="12"/>
                                </w:rPr>
                              </w:pPr>
                              <w:proofErr w:type="gramStart"/>
                              <w:ins w:id="104" w:author="Smith-Ressler" w:date="2012-06-05T08:57:00Z">
                                <w:r w:rsidRPr="00486765">
                                  <w:rPr>
                                    <w:i/>
                                    <w:color w:val="000000" w:themeColor="text1"/>
                                  </w:rPr>
                                  <w:t>b</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47794"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9D23B6" w:rsidRPr="00486765" w:rsidRDefault="009D23B6" w:rsidP="005E4FE9">
                              <w:pPr>
                                <w:pStyle w:val="NormalWeb"/>
                                <w:jc w:val="center"/>
                                <w:rPr>
                                  <w:ins w:id="105" w:author="Smith-Ressler" w:date="2012-06-05T08:57:00Z"/>
                                  <w:i/>
                                  <w:color w:val="000000" w:themeColor="text1"/>
                                  <w:sz w:val="12"/>
                                </w:rPr>
                              </w:pPr>
                              <w:proofErr w:type="gramStart"/>
                              <w:ins w:id="106" w:author="Smith-Ressler" w:date="2012-06-05T08:57:00Z">
                                <w:r w:rsidRPr="00486765">
                                  <w:rPr>
                                    <w:i/>
                                    <w:color w:val="000000" w:themeColor="text1"/>
                                  </w:rPr>
                                  <w:t>c</w:t>
                                </w:r>
                                <w:proofErr w:type="gramEnd"/>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86358"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74942"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113506"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">
                <v:shape id="_x0000_s1043" type="#_x0000_t75" style="position:absolute;width:2733040;height:1293495;visibility:visible;mso-wrap-style:square">
                  <v:fill o:detectmouseclick="t"/>
                  <v:path o:connecttype="none"/>
                </v:shape>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9D23B6" w:rsidRPr="00486765" w:rsidRDefault="009D23B6" w:rsidP="005E4FE9">
                        <w:pPr>
                          <w:pStyle w:val="NormalWeb"/>
                          <w:jc w:val="center"/>
                          <w:rPr>
                            <w:ins w:id="107" w:author="Smith-Ressler" w:date="2012-06-05T08:57:00Z"/>
                            <w:i/>
                            <w:color w:val="000000" w:themeColor="text1"/>
                            <w:sz w:val="10"/>
                          </w:rPr>
                        </w:pPr>
                        <w:proofErr w:type="gramStart"/>
                        <w:ins w:id="108" w:author="Smith-Ressler" w:date="2012-06-05T08:57:00Z">
                          <w:r w:rsidRPr="00486765">
                            <w:rPr>
                              <w:i/>
                              <w:color w:val="000000" w:themeColor="text1"/>
                            </w:rPr>
                            <w:t>a</w:t>
                          </w:r>
                          <w:proofErr w:type="gramEnd"/>
                        </w:ins>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9D23B6" w:rsidRPr="00486765" w:rsidRDefault="009D23B6" w:rsidP="005E4FE9">
                        <w:pPr>
                          <w:pStyle w:val="NormalWeb"/>
                          <w:jc w:val="center"/>
                          <w:rPr>
                            <w:ins w:id="109" w:author="Smith-Ressler" w:date="2012-06-05T08:57:00Z"/>
                            <w:i/>
                            <w:color w:val="000000" w:themeColor="text1"/>
                            <w:sz w:val="12"/>
                          </w:rPr>
                        </w:pPr>
                        <w:proofErr w:type="gramStart"/>
                        <w:ins w:id="110" w:author="Smith-Ressler" w:date="2012-06-05T08:57:00Z">
                          <w:r w:rsidRPr="00486765">
                            <w:rPr>
                              <w:i/>
                              <w:color w:val="000000" w:themeColor="text1"/>
                            </w:rPr>
                            <w:t>b</w:t>
                          </w:r>
                          <w:proofErr w:type="gramEnd"/>
                        </w:ins>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9D23B6" w:rsidRPr="00486765" w:rsidRDefault="009D23B6" w:rsidP="005E4FE9">
                        <w:pPr>
                          <w:pStyle w:val="NormalWeb"/>
                          <w:jc w:val="center"/>
                          <w:rPr>
                            <w:ins w:id="111" w:author="Smith-Ressler" w:date="2012-06-05T08:57:00Z"/>
                            <w:i/>
                            <w:color w:val="000000" w:themeColor="text1"/>
                            <w:sz w:val="12"/>
                          </w:rPr>
                        </w:pPr>
                        <w:proofErr w:type="gramStart"/>
                        <w:ins w:id="112" w:author="Smith-Ressler" w:date="2012-06-05T08:57:00Z">
                          <w:r w:rsidRPr="00486765">
                            <w:rPr>
                              <w:i/>
                              <w:color w:val="000000" w:themeColor="text1"/>
                            </w:rPr>
                            <w:t>c</w:t>
                          </w:r>
                          <w:proofErr w:type="gramEnd"/>
                        </w:ins>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113" w:name="_Ref315617863"/>
      <w:bookmarkStart w:id="114"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9D2710">
        <w:rPr>
          <w:noProof/>
          <w:sz w:val="16"/>
        </w:rPr>
        <w:t>9</w:t>
      </w:r>
      <w:r w:rsidRPr="00486765">
        <w:rPr>
          <w:sz w:val="16"/>
        </w:rPr>
        <w:fldChar w:fldCharType="end"/>
      </w:r>
      <w:bookmarkEnd w:id="113"/>
      <w:r w:rsidRPr="00486765">
        <w:rPr>
          <w:sz w:val="16"/>
        </w:rPr>
        <w:t>: Reciprocal dependence</w:t>
      </w:r>
      <w:bookmarkEnd w:id="114"/>
      <w:r w:rsidR="0070548A">
        <w:rPr>
          <w:sz w:val="16"/>
        </w:rPr>
        <w:t xml:space="preserve"> and Transitive Dependence</w:t>
      </w:r>
    </w:p>
    <w:p w14:paraId="51FCA7DA" w14:textId="77777777" w:rsidR="00661AA5" w:rsidRPr="00486765" w:rsidRDefault="00661AA5" w:rsidP="00486765">
      <w:pPr>
        <w:rPr>
          <w:del w:id="115" w:author="Alan Ruttenberg" w:date="2012-05-21T01:12:00Z"/>
          <w:sz w:val="22"/>
        </w:rPr>
      </w:pPr>
    </w:p>
    <w:p w14:paraId="0CE1896A" w14:textId="28303541" w:rsidR="0070548A" w:rsidRPr="00863C50" w:rsidDel="00272341" w:rsidRDefault="0070548A">
      <w:pPr>
        <w:rPr>
          <w:del w:id="116" w:author="Alan Ruttenberg" w:date="2012-05-21T01:12:00Z"/>
          <w:strike/>
          <w:sz w:val="22"/>
          <w:rPrChange w:id="117" w:author="phismith" w:date="2012-05-20T14:21:00Z">
            <w:rPr>
              <w:del w:id="118" w:author="Alan Ruttenberg" w:date="2012-05-21T01:12:00Z"/>
              <w:sz w:val="22"/>
            </w:rPr>
          </w:rPrChange>
        </w:rPr>
      </w:pPr>
      <w:del w:id="119" w:author="Alan Ruttenberg" w:date="2012-05-21T01:12:00Z">
        <w:r w:rsidRPr="00863C50" w:rsidDel="00272341">
          <w:rPr>
            <w:strike/>
            <w:sz w:val="22"/>
            <w:rPrChange w:id="120" w:author="phismith" w:date="2012-05-20T14:21:00Z">
              <w:rPr>
                <w:sz w:val="22"/>
              </w:rPr>
            </w:rPrChange>
          </w:rPr>
          <w:delText xml:space="preserve">Another way of formulating this principle is to assert </w:delText>
        </w:r>
      </w:del>
    </w:p>
    <w:p w14:paraId="076DF86C" w14:textId="0102724B" w:rsidR="0070548A" w:rsidRPr="00863C50" w:rsidDel="00272341" w:rsidRDefault="00FE1DA1" w:rsidP="00B6123E">
      <w:pPr>
        <w:pStyle w:val="Specification"/>
        <w:ind w:left="1440"/>
        <w:rPr>
          <w:del w:id="121" w:author="Alan Ruttenberg" w:date="2012-05-21T01:12:00Z"/>
          <w:strike/>
          <w:rPrChange w:id="122" w:author="phismith" w:date="2012-05-20T14:21:00Z">
            <w:rPr>
              <w:del w:id="123" w:author="Alan Ruttenberg" w:date="2012-05-21T01:12:00Z"/>
            </w:rPr>
          </w:rPrChange>
        </w:rPr>
      </w:pPr>
      <w:ins w:id="124" w:author="Jonathan Bona" w:date="2012-05-03T23:22:00Z">
        <w:del w:id="125" w:author="Alan Ruttenberg" w:date="2012-05-21T01:12:00Z">
          <w:r w:rsidRPr="00863C50" w:rsidDel="00272341">
            <w:rPr>
              <w:rStyle w:val="Annotation"/>
              <w:strike/>
              <w:rPrChange w:id="126" w:author="phismith" w:date="2012-05-20T14:21:00Z">
                <w:rPr>
                  <w:smallCaps/>
                </w:rPr>
              </w:rPrChange>
            </w:rPr>
            <w:delText>a(s-dependence)[</w:delText>
          </w:r>
        </w:del>
      </w:ins>
      <w:del w:id="127" w:author="Alan Ruttenberg" w:date="2012-05-21T01:12:00Z">
        <w:r w:rsidR="0070548A" w:rsidRPr="00863C50" w:rsidDel="00272341">
          <w:rPr>
            <w:smallCaps/>
            <w:strike/>
            <w:rPrChange w:id="128" w:author="phismith" w:date="2012-05-20T14:21:00Z">
              <w:rPr>
                <w:smallCaps/>
              </w:rPr>
            </w:rPrChange>
          </w:rPr>
          <w:delText>Axiom</w:delText>
        </w:r>
        <w:r w:rsidR="0070548A" w:rsidRPr="00863C50" w:rsidDel="00272341">
          <w:rPr>
            <w:strike/>
            <w:rPrChange w:id="129" w:author="phismith" w:date="2012-05-20T14:21:00Z">
              <w:rPr/>
            </w:rPrChange>
          </w:rPr>
          <w:delText xml:space="preserve">: </w:delText>
        </w:r>
        <w:r w:rsidR="0070548A" w:rsidRPr="00863C50" w:rsidDel="00272341">
          <w:rPr>
            <w:b/>
            <w:strike/>
            <w:rPrChange w:id="130" w:author="phismith" w:date="2012-05-20T14:21:00Z">
              <w:rPr>
                <w:b/>
              </w:rPr>
            </w:rPrChange>
          </w:rPr>
          <w:delText>s-dependence</w:delText>
        </w:r>
        <w:r w:rsidR="0070548A" w:rsidRPr="00863C50" w:rsidDel="00272341">
          <w:rPr>
            <w:strike/>
            <w:rPrChange w:id="131" w:author="phismith" w:date="2012-05-20T14:21:00Z">
              <w:rPr/>
            </w:rPrChange>
          </w:rPr>
          <w:delText xml:space="preserve"> is transitive.</w:delText>
        </w:r>
        <w:r w:rsidR="00BF5E76" w:rsidRPr="00863C50" w:rsidDel="00272341">
          <w:rPr>
            <w:strike/>
            <w:rPrChange w:id="132" w:author="phismith" w:date="2012-05-20T14:21:00Z">
              <w:rPr/>
            </w:rPrChange>
          </w:rPr>
          <w:delText xml:space="preserve"> [114-001]</w:delText>
        </w:r>
      </w:del>
      <w:ins w:id="133" w:author="Jonathan Bona" w:date="2012-05-03T23:22:00Z">
        <w:del w:id="134" w:author="Alan Ruttenberg" w:date="2012-05-21T01:12:00Z">
          <w:r w:rsidRPr="00863C50" w:rsidDel="00272341">
            <w:rPr>
              <w:rStyle w:val="Annotation"/>
              <w:strike/>
              <w:rPrChange w:id="135" w:author="phismith" w:date="2012-05-20T14:21:00Z">
                <w:rPr/>
              </w:rPrChange>
            </w:rPr>
            <w:delText>]</w:delText>
          </w:r>
        </w:del>
      </w:ins>
    </w:p>
    <w:p w14:paraId="20E00547" w14:textId="77777777" w:rsidR="0070548A" w:rsidRDefault="0070548A">
      <w:pPr>
        <w:rPr>
          <w:del w:id="136" w:author="Smith-Ressler" w:date="2012-06-05T08:57:00Z"/>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36D60B90" w14:textId="44115276" w:rsidR="003F3473" w:rsidRPr="00B56876" w:rsidRDefault="00904EC1" w:rsidP="003838FF">
      <w:r w:rsidRPr="00486765">
        <w:rPr>
          <w:sz w:val="22"/>
        </w:rPr>
        <w:lastRenderedPageBreak/>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p>
    <w:p w14:paraId="06765AFF" w14:textId="77777777" w:rsidR="00863C50" w:rsidRPr="00863C50" w:rsidRDefault="00863C50" w:rsidP="00863C50">
      <w:pPr>
        <w:rPr>
          <w:sz w:val="22"/>
        </w:rPr>
      </w:pPr>
    </w:p>
    <w:p w14:paraId="37D8411E" w14:textId="2D10ECAF" w:rsidR="008E181C" w:rsidRDefault="00863C50" w:rsidP="00863C50">
      <w:pPr>
        <w:rPr>
          <w:sz w:val="22"/>
        </w:rPr>
      </w:pPr>
      <w:r w:rsidRPr="00863C50">
        <w:rPr>
          <w:sz w:val="22"/>
        </w:rPr>
        <w:t xml:space="preserve">In a sense, therefore, qualities of qualities are qualities of the underlying bearer. </w:t>
      </w:r>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69B9F1AF" w14:textId="1D79C5BB" w:rsidR="00863C50" w:rsidRPr="00486765" w:rsidRDefault="00863C50" w:rsidP="00687850">
      <w:pPr>
        <w:rPr>
          <w:sz w:val="22"/>
        </w:rPr>
      </w:pPr>
      <w:r>
        <w:rPr>
          <w:sz w:val="22"/>
        </w:rPr>
        <w:t>All of the above can be summarized as follows:</w:t>
      </w:r>
    </w:p>
    <w:p w14:paraId="1B9E3CDB" w14:textId="77777777" w:rsidR="008E181C" w:rsidRPr="00B56876" w:rsidRDefault="008E181C" w:rsidP="00486765"/>
    <w:p w14:paraId="043D2829" w14:textId="64B2B105" w:rsidR="004C372C" w:rsidRPr="00B56876" w:rsidRDefault="00FE1DA1" w:rsidP="00486765">
      <w:pPr>
        <w:pStyle w:val="Specification"/>
      </w:pPr>
      <w:proofErr w:type="gramStart"/>
      <w:r w:rsidRPr="00476F65">
        <w:rPr>
          <w:rStyle w:val="Annotation"/>
        </w:rPr>
        <w:t>a</w:t>
      </w:r>
      <w:proofErr w:type="gramEnd"/>
      <w:r w:rsidRPr="00476F65">
        <w:rPr>
          <w:rStyle w:val="Annotation"/>
        </w:rPr>
        <w:t>(s-depend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r w:rsidR="00CD73E6" w:rsidRPr="003838FF">
        <w:rPr>
          <w:b/>
          <w:sz w:val="22"/>
        </w:rPr>
        <w:t>at</w:t>
      </w:r>
      <w:r w:rsidR="00CD73E6">
        <w:rPr>
          <w:b/>
          <w:i/>
          <w:sz w:val="22"/>
        </w:rPr>
        <w:t xml:space="preserve"> </w:t>
      </w:r>
      <w:r w:rsidR="00CD73E6" w:rsidRPr="003838FF">
        <w:rPr>
          <w:i/>
          <w:sz w:val="22"/>
        </w:rPr>
        <w:t xml:space="preserve">t </w:t>
      </w:r>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r w:rsidR="00CD73E6" w:rsidRPr="00183905">
        <w:rPr>
          <w:b/>
          <w:sz w:val="22"/>
        </w:rPr>
        <w:t>at</w:t>
      </w:r>
      <w:r w:rsidR="00CD73E6">
        <w:rPr>
          <w:b/>
          <w:i/>
          <w:sz w:val="22"/>
        </w:rPr>
        <w:t xml:space="preserve"> </w:t>
      </w:r>
      <w:r w:rsidR="00CD73E6" w:rsidRPr="00183905">
        <w:rPr>
          <w:i/>
          <w:sz w:val="22"/>
        </w:rPr>
        <w:t xml:space="preserve">t </w:t>
      </w:r>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r w:rsidR="004C372C" w:rsidRPr="00486765">
        <w:rPr>
          <w:sz w:val="22"/>
        </w:rPr>
        <w:t>.</w:t>
      </w:r>
      <w:r w:rsidR="006D323D">
        <w:rPr>
          <w:sz w:val="22"/>
        </w:rPr>
        <w:t xml:space="preserve"> [054-00</w:t>
      </w:r>
      <w:r w:rsidR="00CD73E6">
        <w:rPr>
          <w:sz w:val="22"/>
        </w:rPr>
        <w:t>2</w:t>
      </w:r>
      <w:r w:rsidR="006D323D">
        <w:rPr>
          <w:sz w:val="22"/>
        </w:rPr>
        <w:t>]</w:t>
      </w:r>
      <w:r w:rsidRPr="00FE1DA1">
        <w:rPr>
          <w:rStyle w:val="Annotation"/>
        </w:rPr>
        <w:t xml:space="preserve"> </w:t>
      </w:r>
      <w:r w:rsidRPr="00476F65">
        <w:rPr>
          <w:rStyle w:val="Annotation"/>
        </w:rPr>
        <w:t>]</w:t>
      </w:r>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137" w:name="_Toc313270714"/>
      <w:bookmarkStart w:id="138" w:name="_Toc319326120"/>
      <w:r w:rsidRPr="00486765">
        <w:rPr>
          <w:sz w:val="22"/>
        </w:rPr>
        <w:t>2.2.1 Quality</w:t>
      </w:r>
      <w:bookmarkEnd w:id="137"/>
      <w:bookmarkEnd w:id="138"/>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w:t>
      </w:r>
      <w:proofErr w:type="gramStart"/>
      <w:r w:rsidRPr="00486765">
        <w:rPr>
          <w:sz w:val="22"/>
        </w:rPr>
        <w:t>process which</w:t>
      </w:r>
      <w:proofErr w:type="gramEnd"/>
      <w:r w:rsidRPr="00486765">
        <w:rPr>
          <w:sz w:val="22"/>
        </w:rPr>
        <w:t xml:space="preserve">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RDefault="009F3382" w:rsidP="00486765">
      <w:pPr>
        <w:pStyle w:val="Specification"/>
        <w:rPr>
          <w:sz w:val="22"/>
        </w:rPr>
      </w:pPr>
      <w:r w:rsidRPr="009D2710">
        <w:rPr>
          <w:rStyle w:val="Annotation"/>
        </w:rPr>
        <w:lastRenderedPageBreak/>
        <w:t>a(quality)[</w:t>
      </w:r>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r w:rsidRPr="009D2710">
        <w:rPr>
          <w:rStyle w:val="Annotation"/>
        </w:rPr>
        <w:t>]</w:t>
      </w:r>
    </w:p>
    <w:p w14:paraId="01A8E9E1" w14:textId="77777777" w:rsidR="00597CDC" w:rsidRPr="00486765" w:rsidRDefault="00597CDC" w:rsidP="00486765">
      <w:pPr>
        <w:rPr>
          <w:sz w:val="22"/>
          <w:shd w:val="clear" w:color="auto" w:fill="FFFF00"/>
        </w:rPr>
      </w:pPr>
    </w:p>
    <w:p w14:paraId="2E40B769" w14:textId="72BDE42A" w:rsidR="00BC4A0D" w:rsidRPr="00486765" w:rsidRDefault="009F3382" w:rsidP="00486765">
      <w:pPr>
        <w:pStyle w:val="Specification"/>
        <w:rPr>
          <w:sz w:val="22"/>
        </w:rPr>
      </w:pPr>
      <w:r w:rsidRPr="00476F65">
        <w:rPr>
          <w:rStyle w:val="Annotation"/>
        </w:rPr>
        <w:t>a(quality)[</w:t>
      </w:r>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 the mass of </w:t>
      </w:r>
      <w:r w:rsidR="00C760DE">
        <w:rPr>
          <w:sz w:val="22"/>
        </w:rPr>
        <w:t>this</w:t>
      </w:r>
      <w:r w:rsidR="00BC4A0D" w:rsidRPr="00486765">
        <w:rPr>
          <w:sz w:val="22"/>
        </w:rPr>
        <w:t xml:space="preserve"> piece of gold</w:t>
      </w:r>
      <w:r w:rsidR="00C760DE">
        <w:rPr>
          <w:sz w:val="22"/>
        </w:rPr>
        <w:t>.</w:t>
      </w:r>
      <w:r w:rsidRPr="009F3382">
        <w:rPr>
          <w:rStyle w:val="Annotation"/>
        </w:rPr>
        <w:t xml:space="preserve"> </w:t>
      </w:r>
      <w:r w:rsidRPr="00476F65">
        <w:rPr>
          <w:rStyle w:val="Annotation"/>
        </w:rPr>
        <w:t>]</w:t>
      </w:r>
    </w:p>
    <w:p w14:paraId="08FC7E00" w14:textId="77777777" w:rsidR="003F3473" w:rsidRPr="00B56876" w:rsidRDefault="003F3473" w:rsidP="00486765"/>
    <w:p w14:paraId="07DF8F65" w14:textId="363E0A3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w:t>
      </w:r>
      <w:r w:rsidR="00335B12">
        <w:rPr>
          <w:sz w:val="22"/>
        </w:rPr>
        <w:t xml:space="preserve">dealt with in </w:t>
      </w:r>
      <w:r w:rsidRPr="00486765">
        <w:rPr>
          <w:sz w:val="22"/>
        </w:rPr>
        <w:t xml:space="preserve">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051BEF47" w:rsidR="00D915F5" w:rsidRPr="00B56876" w:rsidRDefault="00D915F5" w:rsidP="00486765">
      <w:r w:rsidRPr="00486765">
        <w:rPr>
          <w:i/>
          <w:sz w:val="22"/>
        </w:rPr>
        <w:t xml:space="preserve">Quality </w:t>
      </w:r>
      <w:r w:rsidRPr="00486765">
        <w:rPr>
          <w:sz w:val="22"/>
        </w:rPr>
        <w:t>is a rigid universal</w:t>
      </w:r>
      <w:r w:rsidR="001278E5">
        <w:rPr>
          <w:sz w:val="22"/>
        </w:rPr>
        <w:t>:</w:t>
      </w:r>
    </w:p>
    <w:p w14:paraId="275A3A41" w14:textId="77777777" w:rsidR="00D91B4B" w:rsidRPr="00486765" w:rsidRDefault="00D91B4B">
      <w:pPr>
        <w:rPr>
          <w:sz w:val="22"/>
          <w:shd w:val="clear" w:color="auto" w:fill="FFFF00"/>
        </w:rPr>
      </w:pPr>
    </w:p>
    <w:p w14:paraId="4B799539" w14:textId="335187C3" w:rsidR="00B1604E" w:rsidRPr="00486765" w:rsidRDefault="009F3382" w:rsidP="00486765">
      <w:pPr>
        <w:pStyle w:val="Specification"/>
        <w:rPr>
          <w:b/>
          <w:sz w:val="22"/>
        </w:rPr>
      </w:pPr>
      <w:r w:rsidRPr="00476F65">
        <w:rPr>
          <w:rStyle w:val="Annotation"/>
        </w:rPr>
        <w:t>a(quality)[</w:t>
      </w:r>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r w:rsidRPr="009F3382">
        <w:rPr>
          <w:rStyle w:val="Annotation"/>
        </w:rPr>
        <w:t xml:space="preserve"> </w:t>
      </w:r>
      <w:r w:rsidRPr="00476F65">
        <w:rPr>
          <w:rStyle w:val="Annotation"/>
        </w:rPr>
        <w:t>]</w:t>
      </w:r>
    </w:p>
    <w:p w14:paraId="2782A2D3" w14:textId="77777777" w:rsidR="00C677CC" w:rsidRPr="00486765" w:rsidRDefault="00C677CC" w:rsidP="00486765">
      <w:pPr>
        <w:rPr>
          <w:sz w:val="22"/>
        </w:rPr>
      </w:pPr>
    </w:p>
    <w:p w14:paraId="7C0F941E" w14:textId="1BB728D9" w:rsidR="00107230" w:rsidRPr="00B23775" w:rsidRDefault="009F3382">
      <w:pPr>
        <w:pStyle w:val="Specification"/>
        <w:rPr>
          <w:sz w:val="22"/>
        </w:rPr>
      </w:pPr>
      <w:proofErr w:type="gramStart"/>
      <w:r w:rsidRPr="00FF09B9">
        <w:rPr>
          <w:rStyle w:val="Annotation"/>
        </w:rPr>
        <w:t>a</w:t>
      </w:r>
      <w:r w:rsidR="00EF5941">
        <w:rPr>
          <w:rStyle w:val="Annotation"/>
        </w:rPr>
        <w:t>t</w:t>
      </w:r>
      <w:proofErr w:type="gramEnd"/>
      <w:r w:rsidRPr="009D2710">
        <w:rPr>
          <w:rStyle w:val="Annotation"/>
        </w:rPr>
        <w:t>(quality_of)[</w:t>
      </w:r>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r w:rsidRPr="009D2710">
        <w:rPr>
          <w:rStyle w:val="Annotation"/>
        </w:rPr>
        <w:t>]</w:t>
      </w:r>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139" w:name="_Toc313270715"/>
      <w:bookmarkStart w:id="140" w:name="_Toc319326121"/>
      <w:r w:rsidRPr="00486765">
        <w:rPr>
          <w:sz w:val="22"/>
        </w:rPr>
        <w:t>2.2.1.1 Relational quality</w:t>
      </w:r>
      <w:bookmarkEnd w:id="139"/>
      <w:bookmarkEnd w:id="140"/>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9D2710">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r w:rsidRPr="009D2710">
        <w:rPr>
          <w:rStyle w:val="Annotation"/>
        </w:rPr>
        <w:lastRenderedPageBreak/>
        <w:t>a(relational quality)[</w:t>
      </w:r>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r w:rsidRPr="009D2710">
        <w:rPr>
          <w:rStyle w:val="Annotation"/>
        </w:rPr>
        <w:t>]</w:t>
      </w:r>
    </w:p>
    <w:p w14:paraId="3F5594F2" w14:textId="62E7CB6D" w:rsidR="003E2739" w:rsidRPr="00486765" w:rsidRDefault="009F3382">
      <w:pPr>
        <w:pStyle w:val="Specification"/>
        <w:rPr>
          <w:sz w:val="22"/>
        </w:rPr>
      </w:pPr>
      <w:r w:rsidRPr="00476F65">
        <w:rPr>
          <w:rStyle w:val="Annotation"/>
        </w:rPr>
        <w:t>a(relational quality)[</w:t>
      </w:r>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r w:rsidRPr="009F3382">
        <w:rPr>
          <w:rStyle w:val="Annotation"/>
        </w:rPr>
        <w:t xml:space="preserve"> </w:t>
      </w:r>
      <w:r w:rsidRPr="00476F65">
        <w:rPr>
          <w:rStyle w:val="Annotation"/>
        </w:rPr>
        <w:t>]</w:t>
      </w:r>
    </w:p>
    <w:p w14:paraId="513FD10B" w14:textId="7D8C554D" w:rsidR="003E2739" w:rsidRPr="00486765" w:rsidRDefault="003E2739">
      <w:pPr>
        <w:pStyle w:val="Specification"/>
        <w:rPr>
          <w:sz w:val="22"/>
        </w:rPr>
      </w:pPr>
    </w:p>
    <w:p w14:paraId="650780B9" w14:textId="4DFC0318"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w:t>
      </w:r>
      <w:r w:rsidR="00687850" w:rsidRPr="009D23B6">
        <w:rPr>
          <w:i/>
          <w:sz w:val="22"/>
        </w:rPr>
        <w:t>processes</w:t>
      </w:r>
      <w:r w:rsidR="00687850" w:rsidRPr="00486765">
        <w:rPr>
          <w:sz w:val="22"/>
        </w:rPr>
        <w:t xml:space="preserve">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w:t>
      </w:r>
      <w:proofErr w:type="gramStart"/>
      <w:r w:rsidRPr="00486765">
        <w:rPr>
          <w:i/>
          <w:sz w:val="22"/>
        </w:rPr>
        <w:t>than …</w:t>
      </w:r>
      <w:r w:rsidRPr="00486765">
        <w:rPr>
          <w:sz w:val="22"/>
        </w:rPr>
        <w:t>)</w:t>
      </w:r>
      <w:proofErr w:type="gramEnd"/>
      <w:r w:rsidRPr="00486765">
        <w:rPr>
          <w:sz w:val="22"/>
        </w:rPr>
        <w:t xml:space="preserve">. </w:t>
      </w:r>
      <w:r w:rsidR="001278E5">
        <w:rPr>
          <w:sz w:val="22"/>
        </w:rPr>
        <w:t>The latter, sometimes called ‘</w:t>
      </w:r>
      <w:r w:rsidR="00D915F5" w:rsidRPr="00486765">
        <w:rPr>
          <w:sz w:val="22"/>
        </w:rPr>
        <w:t>internal relations</w:t>
      </w:r>
      <w:r w:rsidR="001278E5">
        <w:rPr>
          <w:sz w:val="22"/>
        </w:rPr>
        <w:t xml:space="preserve">’, are </w:t>
      </w:r>
      <w:r w:rsidR="00D915F5" w:rsidRPr="00486765">
        <w:rPr>
          <w:sz w:val="22"/>
        </w:rPr>
        <w:t xml:space="preserve">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141" w:name="_Toc313270716"/>
      <w:bookmarkStart w:id="142" w:name="_Toc319326122"/>
      <w:r w:rsidRPr="00486765">
        <w:rPr>
          <w:sz w:val="22"/>
        </w:rPr>
        <w:t>2.2.2 Realizable</w:t>
      </w:r>
      <w:r w:rsidR="00465C17" w:rsidRPr="00486765">
        <w:rPr>
          <w:sz w:val="22"/>
        </w:rPr>
        <w:t xml:space="preserve"> entity</w:t>
      </w:r>
      <w:bookmarkEnd w:id="141"/>
      <w:bookmarkEnd w:id="142"/>
    </w:p>
    <w:p w14:paraId="13D4A90E" w14:textId="78BAD1F4" w:rsidR="00597CDC" w:rsidRPr="00486765" w:rsidRDefault="009F3382" w:rsidP="00486765">
      <w:pPr>
        <w:pStyle w:val="Specification"/>
        <w:rPr>
          <w:sz w:val="18"/>
          <w:szCs w:val="20"/>
        </w:rPr>
      </w:pPr>
      <w:r w:rsidRPr="009D2710">
        <w:rPr>
          <w:rStyle w:val="Annotation"/>
        </w:rPr>
        <w:t>a(realizable entity)[</w:t>
      </w:r>
      <w:r w:rsidR="00236D40" w:rsidRPr="00486765">
        <w:rPr>
          <w:rStyle w:val="SpecificationType"/>
          <w:sz w:val="22"/>
        </w:rPr>
        <w:t>Elucidation</w:t>
      </w:r>
      <w:r w:rsidR="00236D40" w:rsidRPr="00486765">
        <w:rPr>
          <w:smallCaps/>
          <w:sz w:val="22"/>
        </w:rPr>
        <w:t>:</w:t>
      </w:r>
      <w:r w:rsidR="000E0D58" w:rsidRPr="00486765">
        <w:rPr>
          <w:sz w:val="22"/>
        </w:rPr>
        <w:t xml:space="preserve"> To say that </w:t>
      </w:r>
      <w:proofErr w:type="gramStart"/>
      <w:r w:rsidR="004F7B87" w:rsidRPr="00486765">
        <w:rPr>
          <w:i/>
          <w:sz w:val="22"/>
        </w:rPr>
        <w:t>a</w:t>
      </w:r>
      <w:r w:rsidR="007A4DDC" w:rsidRPr="00486765">
        <w:rPr>
          <w:i/>
          <w:sz w:val="22"/>
        </w:rPr>
        <w:t xml:space="preserve"> </w:t>
      </w:r>
      <w:r w:rsidR="004F7B87" w:rsidRPr="00486765">
        <w:rPr>
          <w:sz w:val="22"/>
        </w:rPr>
        <w:t>is</w:t>
      </w:r>
      <w:proofErr w:type="gramEnd"/>
      <w:r w:rsidR="004F7B87" w:rsidRPr="00486765">
        <w:rPr>
          <w:sz w:val="22"/>
        </w:rPr>
        <w:t xml:space="preserve">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r w:rsidRPr="009D2710">
        <w:rPr>
          <w:rStyle w:val="Annotation"/>
        </w:rPr>
        <w:t>]</w:t>
      </w:r>
    </w:p>
    <w:p w14:paraId="6066486A" w14:textId="322FFB4C" w:rsidR="00597CDC" w:rsidRPr="00486765" w:rsidRDefault="00597CDC" w:rsidP="00486765">
      <w:pPr>
        <w:rPr>
          <w:sz w:val="18"/>
          <w:szCs w:val="20"/>
        </w:rPr>
      </w:pPr>
    </w:p>
    <w:p w14:paraId="4EF4EB8A" w14:textId="246C9264" w:rsidR="00E32204" w:rsidRPr="00486765" w:rsidRDefault="009F3382" w:rsidP="00486765">
      <w:pPr>
        <w:pStyle w:val="Specification"/>
        <w:rPr>
          <w:sz w:val="22"/>
        </w:rPr>
      </w:pPr>
      <w:r w:rsidRPr="00476F65">
        <w:rPr>
          <w:rStyle w:val="Annotation"/>
        </w:rPr>
        <w:t>a(realizable entity)[</w:t>
      </w:r>
      <w:r w:rsidR="00F93648"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r w:rsidR="00AD710F" w:rsidRPr="009D2710">
        <w:rPr>
          <w:rStyle w:val="Annotation"/>
        </w:rPr>
        <w:t>]</w:t>
      </w:r>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pPr>
        <w:pStyle w:val="Heading2"/>
      </w:pPr>
      <w:bookmarkStart w:id="143" w:name="_Toc313270717"/>
      <w:bookmarkStart w:id="144" w:name="_Toc319326123"/>
      <w:r w:rsidRPr="009D23B6">
        <w:rPr>
          <w:sz w:val="24"/>
        </w:rPr>
        <w:lastRenderedPageBreak/>
        <w:t>Relation of realization</w:t>
      </w:r>
      <w:bookmarkEnd w:id="143"/>
      <w:bookmarkEnd w:id="144"/>
    </w:p>
    <w:p w14:paraId="419BCE6B" w14:textId="77777777" w:rsidR="007A4DDC" w:rsidRPr="00486765" w:rsidRDefault="007A4DDC" w:rsidP="00486765">
      <w:pPr>
        <w:rPr>
          <w:sz w:val="22"/>
        </w:rPr>
      </w:pPr>
    </w:p>
    <w:p w14:paraId="114AB3C5" w14:textId="6947CBA9" w:rsidR="000E0D58" w:rsidRPr="009D23B6" w:rsidRDefault="008903D0" w:rsidP="00486765">
      <w:pPr>
        <w:pStyle w:val="Specification"/>
      </w:pPr>
      <w:proofErr w:type="gramStart"/>
      <w:r w:rsidRPr="00A8234A">
        <w:rPr>
          <w:rStyle w:val="Annotation"/>
        </w:rPr>
        <w:t>a</w:t>
      </w:r>
      <w:r w:rsidR="00A8234A">
        <w:rPr>
          <w:rStyle w:val="Annotation"/>
        </w:rPr>
        <w:t>t</w:t>
      </w:r>
      <w:proofErr w:type="gramEnd"/>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4F7B87" w:rsidRPr="009D23B6">
        <w:rPr>
          <w:i/>
        </w:rPr>
        <w:t>a</w:t>
      </w:r>
      <w:r w:rsidR="007A4DDC" w:rsidRPr="009D23B6">
        <w:rPr>
          <w:i/>
        </w:rPr>
        <w:t xml:space="preserve"> </w:t>
      </w:r>
      <w:r w:rsidR="004F7B87" w:rsidRPr="009D23B6">
        <w:rPr>
          <w:b/>
        </w:rPr>
        <w:t>realizes</w:t>
      </w:r>
      <w:r w:rsidR="007A4DDC" w:rsidRPr="009D23B6">
        <w:rPr>
          <w:b/>
        </w:rPr>
        <w:t xml:space="preserve"> </w:t>
      </w:r>
      <w:r w:rsidR="004F7B87" w:rsidRPr="009D23B6">
        <w:rPr>
          <w:i/>
        </w:rPr>
        <w:t>b</w:t>
      </w:r>
      <w:r w:rsidR="007A4DDC" w:rsidRPr="009D23B6">
        <w:rPr>
          <w:i/>
        </w:rPr>
        <w:t xml:space="preserve"> </w:t>
      </w:r>
      <w:r w:rsidR="00346BC6" w:rsidRPr="009D23B6">
        <w:rPr>
          <w:b/>
        </w:rPr>
        <w:t xml:space="preserve">at </w:t>
      </w:r>
      <w:r w:rsidR="00346BC6" w:rsidRPr="009D23B6">
        <w:rPr>
          <w:i/>
        </w:rPr>
        <w:t>t</w:t>
      </w:r>
      <w:r w:rsidR="000E0D58" w:rsidRPr="009D23B6">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a</w:t>
      </w:r>
      <w:proofErr w:type="gramEnd"/>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b</w:t>
      </w:r>
      <w:proofErr w:type="gramEnd"/>
      <w:r w:rsidR="004F7B87" w:rsidRPr="00486765">
        <w:rPr>
          <w:i/>
          <w:sz w:val="22"/>
        </w:rPr>
        <w:t xml:space="preserve">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28FF566D" w14:textId="77777777" w:rsidR="00FB5F69" w:rsidRDefault="000E0D58">
      <w:pPr>
        <w:pStyle w:val="Specification"/>
        <w:ind w:left="1440"/>
        <w:rPr>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p>
    <w:p w14:paraId="12CD6EAD" w14:textId="77777777" w:rsidR="00193B8F" w:rsidRDefault="00FB5F69">
      <w:pPr>
        <w:pStyle w:val="Specification"/>
        <w:ind w:left="1440"/>
      </w:pPr>
      <w:r w:rsidRPr="00A8234A">
        <w:rPr>
          <w:rStyle w:val="SpecificationType"/>
        </w:rPr>
        <w:t>Domain:</w:t>
      </w:r>
      <w:r w:rsidR="00193B8F">
        <w:rPr>
          <w:rStyle w:val="SpecificationType"/>
        </w:rPr>
        <w:t xml:space="preserve"> </w:t>
      </w:r>
      <w:r w:rsidR="00193B8F" w:rsidRPr="00A8234A">
        <w:t>process</w:t>
      </w:r>
    </w:p>
    <w:p w14:paraId="44CBC7B6" w14:textId="43581A87" w:rsidR="00C71ED4" w:rsidRPr="00486765" w:rsidRDefault="00193B8F">
      <w:pPr>
        <w:pStyle w:val="Specification"/>
        <w:ind w:left="1440"/>
        <w:rPr>
          <w:sz w:val="22"/>
        </w:rPr>
      </w:pPr>
      <w:r w:rsidRPr="00A8234A">
        <w:rPr>
          <w:rStyle w:val="SpecificationType"/>
        </w:rPr>
        <w:t>Range:</w:t>
      </w:r>
      <w:r>
        <w:t xml:space="preserve"> realizable entity</w:t>
      </w:r>
      <w:r w:rsidR="008903D0" w:rsidRPr="00A8234A">
        <w:rPr>
          <w:rStyle w:val="Annotation"/>
        </w:rPr>
        <w:t>]</w:t>
      </w:r>
    </w:p>
    <w:p w14:paraId="58B977C5" w14:textId="532CC993" w:rsidR="00C71ED4" w:rsidRPr="00B56876" w:rsidRDefault="008903D0" w:rsidP="00486765">
      <w:pPr>
        <w:pStyle w:val="Specification"/>
      </w:pPr>
      <w:proofErr w:type="gramStart"/>
      <w:r w:rsidRPr="00476F65">
        <w:rPr>
          <w:rStyle w:val="Annotation"/>
        </w:rPr>
        <w:t>a</w:t>
      </w:r>
      <w:proofErr w:type="gramEnd"/>
      <w:r w:rsidRPr="00476F65">
        <w:rPr>
          <w:rStyle w:val="Annotation"/>
        </w:rPr>
        <w:t>(</w:t>
      </w:r>
      <w:r w:rsidR="00FB5F69">
        <w:rPr>
          <w:rStyle w:val="Annotation"/>
        </w:rPr>
        <w:t>realize</w:t>
      </w:r>
      <w:ins w:id="145" w:author="Alan Ruttenberg" w:date="2012-07-05T14:39:00Z">
        <w:r w:rsidR="00B0377D">
          <w:rPr>
            <w:rStyle w:val="Annotation"/>
          </w:rPr>
          <w:t>d-in</w:t>
        </w:r>
      </w:ins>
      <w:r w:rsidRPr="00476F65">
        <w:rPr>
          <w:rStyle w:val="Annotation"/>
        </w:rPr>
        <w:t>)[</w:t>
      </w:r>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r w:rsidRPr="008903D0">
        <w:rPr>
          <w:rStyle w:val="Annotation"/>
        </w:rPr>
        <w:t xml:space="preserve"> </w:t>
      </w:r>
      <w:r w:rsidRPr="00476F65">
        <w:rPr>
          <w:rStyle w:val="Annotation"/>
        </w:rPr>
        <w:t>]</w:t>
      </w:r>
    </w:p>
    <w:p w14:paraId="1593E121" w14:textId="3B507C6D" w:rsidR="00687850" w:rsidRPr="00486765" w:rsidRDefault="008903D0" w:rsidP="00687850">
      <w:pPr>
        <w:pStyle w:val="Specification"/>
        <w:rPr>
          <w:sz w:val="22"/>
        </w:rPr>
      </w:pPr>
      <w:proofErr w:type="gramStart"/>
      <w:r w:rsidRPr="00476F65">
        <w:rPr>
          <w:rStyle w:val="Annotation"/>
        </w:rPr>
        <w:t>a</w:t>
      </w:r>
      <w:proofErr w:type="gramEnd"/>
      <w:r w:rsidRPr="00476F65">
        <w:rPr>
          <w:rStyle w:val="Annotation"/>
        </w:rPr>
        <w:t>(</w:t>
      </w:r>
      <w:r w:rsidR="00FB5F69">
        <w:rPr>
          <w:rStyle w:val="Annotation"/>
        </w:rPr>
        <w:t>realiz</w:t>
      </w:r>
      <w:ins w:id="146" w:author="Alan Ruttenberg" w:date="2012-07-05T14:39:00Z">
        <w:r w:rsidR="00B0377D">
          <w:rPr>
            <w:rStyle w:val="Annotation"/>
          </w:rPr>
          <w:t>able entity</w:t>
        </w:r>
      </w:ins>
      <w:r w:rsidRPr="00476F65">
        <w:rPr>
          <w:rStyle w:val="Annotation"/>
        </w:rPr>
        <w:t>)[</w:t>
      </w:r>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687850" w:rsidRPr="00486765">
        <w:rPr>
          <w:i/>
          <w:sz w:val="22"/>
        </w:rPr>
        <w:t>material entities</w:t>
      </w:r>
      <w:r w:rsidR="00687850" w:rsidRPr="00486765">
        <w:rPr>
          <w:sz w:val="22"/>
        </w:rPr>
        <w:t xml:space="preserve"> or </w:t>
      </w:r>
      <w:r w:rsidR="00687850" w:rsidRPr="00486765">
        <w:rPr>
          <w:i/>
          <w:sz w:val="22"/>
        </w:rPr>
        <w:t>sites</w:t>
      </w:r>
      <w:r w:rsidR="00687850" w:rsidRPr="00486765">
        <w:rPr>
          <w:sz w:val="22"/>
        </w:rPr>
        <w:t xml:space="preserve"> as their </w:t>
      </w:r>
      <w:r w:rsidR="00687850" w:rsidRPr="00486765">
        <w:rPr>
          <w:b/>
          <w:sz w:val="22"/>
        </w:rPr>
        <w:t>bearers</w:t>
      </w:r>
      <w:r w:rsidR="00687850" w:rsidRPr="00486765">
        <w:rPr>
          <w:sz w:val="22"/>
        </w:rPr>
        <w:t>.</w:t>
      </w:r>
      <w:r w:rsidR="006D323D">
        <w:rPr>
          <w:sz w:val="22"/>
        </w:rPr>
        <w:t xml:space="preserve"> [060-001]</w:t>
      </w:r>
      <w:r w:rsidRPr="008903D0">
        <w:rPr>
          <w:rStyle w:val="Annotation"/>
        </w:rPr>
        <w:t xml:space="preserve"> </w:t>
      </w:r>
      <w:r w:rsidRPr="00476F65">
        <w:rPr>
          <w:rStyle w:val="Annotation"/>
        </w:rPr>
        <w:t>]</w:t>
      </w:r>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9D2710">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9D2710">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78BACDE6" w14:textId="77777777" w:rsidR="009827DD" w:rsidRDefault="009827DD">
      <w:pPr>
        <w:rPr>
          <w:b/>
          <w:sz w:val="22"/>
        </w:rPr>
      </w:pPr>
      <w:bookmarkStart w:id="147" w:name="_Toc313270718"/>
    </w:p>
    <w:p w14:paraId="684D0FD0" w14:textId="3768CF02" w:rsidR="00E32204" w:rsidRPr="009D23B6" w:rsidRDefault="00E32204" w:rsidP="009D23B6">
      <w:pPr>
        <w:pStyle w:val="Heading4"/>
        <w:numPr>
          <w:ilvl w:val="3"/>
          <w:numId w:val="1"/>
        </w:numPr>
        <w:rPr>
          <w:b w:val="0"/>
          <w:sz w:val="22"/>
        </w:rPr>
      </w:pPr>
      <w:r w:rsidRPr="003838FF">
        <w:rPr>
          <w:sz w:val="22"/>
        </w:rPr>
        <w:t>Role (Externally-Grounded Realizable</w:t>
      </w:r>
      <w:r w:rsidR="00465C17" w:rsidRPr="003838FF">
        <w:rPr>
          <w:sz w:val="22"/>
        </w:rPr>
        <w:t xml:space="preserve"> entity</w:t>
      </w:r>
      <w:r w:rsidRPr="003838FF">
        <w:rPr>
          <w:sz w:val="22"/>
        </w:rPr>
        <w:t>)</w:t>
      </w:r>
      <w:bookmarkEnd w:id="147"/>
    </w:p>
    <w:p w14:paraId="6F6496D2" w14:textId="77777777" w:rsidR="00F604ED" w:rsidRPr="00486765" w:rsidRDefault="00F604ED">
      <w:pPr>
        <w:rPr>
          <w:sz w:val="22"/>
        </w:rPr>
      </w:pPr>
    </w:p>
    <w:p w14:paraId="245AC0C6" w14:textId="2EF960AC" w:rsidR="00BC0405" w:rsidRDefault="0099564E" w:rsidP="00486765">
      <w:pPr>
        <w:pStyle w:val="Specification"/>
        <w:rPr>
          <w:sz w:val="22"/>
        </w:rPr>
      </w:pPr>
      <w:r w:rsidRPr="009D2710">
        <w:rPr>
          <w:rStyle w:val="Annotation"/>
        </w:rPr>
        <w:t>a(role)[</w:t>
      </w:r>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lastRenderedPageBreak/>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r w:rsidR="0099564E" w:rsidRPr="009D2710">
        <w:rPr>
          <w:rStyle w:val="Annotation"/>
        </w:rPr>
        <w:t>]</w:t>
      </w:r>
    </w:p>
    <w:p w14:paraId="59170B45" w14:textId="77777777" w:rsidR="00BC0405" w:rsidRDefault="00BC0405">
      <w:pPr>
        <w:pStyle w:val="Specification"/>
        <w:rPr>
          <w:rStyle w:val="SpecificationType"/>
          <w:sz w:val="22"/>
        </w:rPr>
      </w:pPr>
    </w:p>
    <w:p w14:paraId="7D946651" w14:textId="5E292E5B" w:rsidR="00BC4A0D" w:rsidRPr="00486765" w:rsidRDefault="0099564E">
      <w:pPr>
        <w:pStyle w:val="Specification"/>
        <w:rPr>
          <w:sz w:val="22"/>
        </w:rPr>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priest role </w:t>
      </w:r>
      <w:r w:rsidR="003E647D" w:rsidRPr="009D2710">
        <w:rPr>
          <w:rStyle w:val="Annotation"/>
        </w:rPr>
        <w:t>\</w:t>
      </w:r>
    </w:p>
    <w:p w14:paraId="72395493" w14:textId="4D83D62F"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student role</w:t>
      </w:r>
      <w:r w:rsidR="003E647D" w:rsidRPr="007539EB">
        <w:rPr>
          <w:rStyle w:val="Annotation"/>
        </w:rPr>
        <w:t>\</w:t>
      </w:r>
    </w:p>
    <w:p w14:paraId="1C6E75F4" w14:textId="55BCACF4"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subject in a clinical trial</w:t>
      </w:r>
      <w:r w:rsidR="003E647D" w:rsidRPr="007539EB">
        <w:rPr>
          <w:rStyle w:val="Annotation"/>
        </w:rPr>
        <w:t>\</w:t>
      </w:r>
    </w:p>
    <w:p w14:paraId="54AFD081" w14:textId="4243EB5A" w:rsidR="00BC4A0D"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a stone in marking a boundary</w:t>
      </w:r>
      <w:r w:rsidR="003E647D" w:rsidRPr="007539EB">
        <w:rPr>
          <w:rStyle w:val="Annotation"/>
        </w:rPr>
        <w:t>\</w:t>
      </w:r>
    </w:p>
    <w:p w14:paraId="070493A3" w14:textId="42BBCFF6" w:rsidR="00747D64" w:rsidRPr="00486765" w:rsidRDefault="00747D64" w:rsidP="006C702A">
      <w:pPr>
        <w:pStyle w:val="Specification"/>
        <w:numPr>
          <w:ilvl w:val="0"/>
          <w:numId w:val="18"/>
        </w:numPr>
        <w:rPr>
          <w:sz w:val="22"/>
        </w:rPr>
      </w:pPr>
      <w:proofErr w:type="gramStart"/>
      <w:r>
        <w:rPr>
          <w:sz w:val="22"/>
        </w:rPr>
        <w:t>the</w:t>
      </w:r>
      <w:proofErr w:type="gramEnd"/>
      <w:r>
        <w:rPr>
          <w:sz w:val="22"/>
        </w:rPr>
        <w:t xml:space="preserve"> role of a building in serving as a military target</w:t>
      </w:r>
      <w:r w:rsidR="0099564E" w:rsidRPr="009D2710">
        <w:rPr>
          <w:rStyle w:val="Annotation"/>
        </w:rPr>
        <w:t>]</w:t>
      </w:r>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proofErr w:type="gramStart"/>
      <w:r w:rsidRPr="00486765">
        <w:rPr>
          <w:rFonts w:ascii="Times New Roman Italic" w:hAnsi="Times New Roman Italic" w:hint="eastAsia"/>
          <w:sz w:val="22"/>
        </w:rPr>
        <w:t>externally-grounded</w:t>
      </w:r>
      <w:proofErr w:type="gramEnd"/>
      <w:r w:rsidRPr="00486765">
        <w:rPr>
          <w:rFonts w:ascii="Times New Roman Italic" w:hAnsi="Times New Roman Italic" w:hint="eastAsia"/>
          <w:sz w:val="22"/>
        </w:rPr>
        <w:t xml:space="preserve">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commentRangeStart w:id="148"/>
      <w:r w:rsidR="00C677CC" w:rsidRPr="00486765">
        <w:rPr>
          <w:sz w:val="22"/>
        </w:rPr>
        <w:t xml:space="preserve">If the role </w:t>
      </w:r>
      <w:r w:rsidR="00C677CC" w:rsidRPr="00486765">
        <w:rPr>
          <w:sz w:val="22"/>
        </w:rPr>
        <w:lastRenderedPageBreak/>
        <w:t xml:space="preserve">ceases to exist, then it is not the case that the bearer must also cease to exist. </w:t>
      </w:r>
      <w:commentRangeEnd w:id="148"/>
      <w:r w:rsidR="009204F8">
        <w:rPr>
          <w:rStyle w:val="CommentReference"/>
        </w:rPr>
        <w:commentReference w:id="148"/>
      </w:r>
      <w:r w:rsidR="00C677CC" w:rsidRPr="00486765">
        <w:rPr>
          <w:sz w:val="22"/>
        </w:rPr>
        <w:t>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44287C30" w:rsidR="002465A4" w:rsidRPr="00345141"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r w:rsidR="00345141">
        <w:rPr>
          <w:sz w:val="22"/>
        </w:rPr>
        <w:t xml:space="preserve">BFO 2:0 specifies the </w:t>
      </w:r>
      <w:r w:rsidR="00345141" w:rsidRPr="005E4FE9">
        <w:rPr>
          <w:b/>
          <w:sz w:val="22"/>
        </w:rPr>
        <w:t>has_role</w:t>
      </w:r>
      <w:r w:rsidR="00345141">
        <w:rPr>
          <w:b/>
          <w:sz w:val="22"/>
        </w:rPr>
        <w:t xml:space="preserve"> </w:t>
      </w:r>
      <w:r w:rsidR="00345141">
        <w:rPr>
          <w:sz w:val="22"/>
        </w:rPr>
        <w:t>relation.</w:t>
      </w:r>
    </w:p>
    <w:p w14:paraId="36C183AA" w14:textId="689858B3" w:rsidR="00760F91" w:rsidRPr="00486765" w:rsidRDefault="0046137A" w:rsidP="006C702A">
      <w:pPr>
        <w:pStyle w:val="Heading4"/>
        <w:numPr>
          <w:ilvl w:val="3"/>
          <w:numId w:val="1"/>
        </w:numPr>
        <w:rPr>
          <w:sz w:val="22"/>
        </w:rPr>
      </w:pPr>
      <w:bookmarkStart w:id="149" w:name="_Toc313270719"/>
      <w:r w:rsidRPr="00486765">
        <w:rPr>
          <w:sz w:val="22"/>
        </w:rPr>
        <w:t xml:space="preserve"> </w:t>
      </w:r>
      <w:bookmarkStart w:id="150"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149"/>
      <w:bookmarkEnd w:id="150"/>
    </w:p>
    <w:p w14:paraId="38E4E5F4" w14:textId="77777777" w:rsidR="00D871F1" w:rsidRPr="00486765" w:rsidRDefault="00D871F1" w:rsidP="00486765">
      <w:pPr>
        <w:pStyle w:val="ListParagraph"/>
        <w:rPr>
          <w:sz w:val="22"/>
        </w:rPr>
      </w:pPr>
    </w:p>
    <w:p w14:paraId="58DD757D" w14:textId="41A65E6E" w:rsidR="00BC0405" w:rsidRDefault="00F15BDE" w:rsidP="00486765">
      <w:pPr>
        <w:pStyle w:val="Specification"/>
        <w:rPr>
          <w:sz w:val="22"/>
        </w:rPr>
      </w:pPr>
      <w:r w:rsidRPr="009D2710">
        <w:rPr>
          <w:rStyle w:val="Annotation"/>
        </w:rPr>
        <w:t>a(disposition)[</w:t>
      </w:r>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proofErr w:type="gramStart"/>
      <w:r w:rsidRPr="00B23775">
        <w:rPr>
          <w:sz w:val="22"/>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988014B"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proofErr w:type="gramStart"/>
      <w:r w:rsidR="00D871F1" w:rsidRPr="00486765">
        <w:rPr>
          <w:sz w:val="22"/>
        </w:rPr>
        <w:t>this</w:t>
      </w:r>
      <w:proofErr w:type="gramEnd"/>
      <w:r w:rsidR="00D871F1" w:rsidRPr="00486765">
        <w:rPr>
          <w:sz w:val="22"/>
        </w:rPr>
        <w:t xml:space="preserve"> realization occurs in virtue of the bearer’s physical make-up.</w:t>
      </w:r>
      <w:r w:rsidR="006D323D">
        <w:rPr>
          <w:sz w:val="22"/>
        </w:rPr>
        <w:t xml:space="preserve"> [062-001]</w:t>
      </w:r>
      <w:r w:rsidR="00F15BDE" w:rsidRPr="009D2710">
        <w:rPr>
          <w:rStyle w:val="Annotation"/>
        </w:rPr>
        <w:t>]</w:t>
      </w:r>
    </w:p>
    <w:p w14:paraId="52DD0EC8" w14:textId="1A8FD8A4" w:rsidR="00760F91" w:rsidRPr="00486765" w:rsidRDefault="00F15BDE">
      <w:pPr>
        <w:pStyle w:val="Specification"/>
        <w:rPr>
          <w:sz w:val="22"/>
        </w:rPr>
      </w:pPr>
      <w:r w:rsidRPr="00476F65">
        <w:rPr>
          <w:rStyle w:val="Annotation"/>
        </w:rPr>
        <w:t>a</w:t>
      </w:r>
      <w:r w:rsidR="003E647D">
        <w:rPr>
          <w:rStyle w:val="Annotation"/>
        </w:rPr>
        <w:t>s</w:t>
      </w:r>
      <w:r w:rsidRPr="00476F65">
        <w:rPr>
          <w:rStyle w:val="Annotation"/>
        </w:rPr>
        <w:t>(disposition)[</w:t>
      </w:r>
      <w:r w:rsidR="00D871F1" w:rsidRPr="00486765">
        <w:rPr>
          <w:rStyle w:val="SpecificationType"/>
          <w:sz w:val="22"/>
        </w:rPr>
        <w:t>Examples</w:t>
      </w:r>
      <w:r w:rsidR="00D871F1" w:rsidRPr="00486765">
        <w:rPr>
          <w:sz w:val="22"/>
        </w:rPr>
        <w:t>:</w:t>
      </w:r>
    </w:p>
    <w:p w14:paraId="058CEC05" w14:textId="0856049A" w:rsidR="00760F91" w:rsidRPr="00486765" w:rsidRDefault="00760F91" w:rsidP="006C702A">
      <w:pPr>
        <w:pStyle w:val="Specification"/>
        <w:numPr>
          <w:ilvl w:val="0"/>
          <w:numId w:val="17"/>
        </w:numPr>
        <w:rPr>
          <w:sz w:val="22"/>
        </w:rPr>
      </w:pPr>
      <w:proofErr w:type="gramStart"/>
      <w:r w:rsidRPr="00486765">
        <w:rPr>
          <w:sz w:val="22"/>
        </w:rPr>
        <w:t>an</w:t>
      </w:r>
      <w:proofErr w:type="gramEnd"/>
      <w:r w:rsidRPr="00486765">
        <w:rPr>
          <w:sz w:val="22"/>
        </w:rPr>
        <w:t xml:space="preserve"> atom of element X has the disposition to decay</w:t>
      </w:r>
      <w:r w:rsidR="000D245E" w:rsidRPr="00486765">
        <w:rPr>
          <w:sz w:val="22"/>
        </w:rPr>
        <w:t xml:space="preserve"> to an atom of element Y</w:t>
      </w:r>
      <w:r w:rsidR="003E647D" w:rsidRPr="009D2710">
        <w:rPr>
          <w:rStyle w:val="Annotation"/>
        </w:rPr>
        <w:t>\</w:t>
      </w:r>
    </w:p>
    <w:p w14:paraId="0A473BBC" w14:textId="4FB32970" w:rsidR="00760F91" w:rsidRPr="00486765" w:rsidRDefault="00760F91" w:rsidP="006C702A">
      <w:pPr>
        <w:pStyle w:val="Specification"/>
        <w:numPr>
          <w:ilvl w:val="0"/>
          <w:numId w:val="17"/>
        </w:numPr>
        <w:rPr>
          <w:sz w:val="22"/>
        </w:rPr>
      </w:pPr>
      <w:proofErr w:type="gramStart"/>
      <w:r w:rsidRPr="00486765">
        <w:rPr>
          <w:sz w:val="22"/>
        </w:rPr>
        <w:t>the</w:t>
      </w:r>
      <w:proofErr w:type="gramEnd"/>
      <w:r w:rsidRPr="00486765">
        <w:rPr>
          <w:sz w:val="22"/>
        </w:rPr>
        <w:t xml:space="preserve"> cell wall is disposed to filter chemical</w:t>
      </w:r>
      <w:r w:rsidR="000D245E" w:rsidRPr="00486765">
        <w:rPr>
          <w:sz w:val="22"/>
        </w:rPr>
        <w:t>s in endocitosis and exocitosis</w:t>
      </w:r>
      <w:r w:rsidR="003E647D" w:rsidRPr="007539EB">
        <w:rPr>
          <w:rStyle w:val="Annotation"/>
        </w:rPr>
        <w:t>\</w:t>
      </w:r>
    </w:p>
    <w:p w14:paraId="69CB4C73" w14:textId="27499F35" w:rsidR="00760F91" w:rsidRPr="00486765" w:rsidRDefault="00760F91" w:rsidP="006C702A">
      <w:pPr>
        <w:pStyle w:val="Specification"/>
        <w:numPr>
          <w:ilvl w:val="0"/>
          <w:numId w:val="17"/>
        </w:numPr>
        <w:rPr>
          <w:sz w:val="22"/>
        </w:rPr>
      </w:pPr>
      <w:proofErr w:type="gramStart"/>
      <w:r w:rsidRPr="00486765">
        <w:rPr>
          <w:sz w:val="22"/>
        </w:rPr>
        <w:t>certain</w:t>
      </w:r>
      <w:proofErr w:type="gramEnd"/>
      <w:r w:rsidRPr="00486765">
        <w:rPr>
          <w:sz w:val="22"/>
        </w:rPr>
        <w:t xml:space="preserve"> people have a </w:t>
      </w:r>
      <w:r w:rsidR="007325BB" w:rsidRPr="00486765">
        <w:rPr>
          <w:sz w:val="22"/>
        </w:rPr>
        <w:t>pre</w:t>
      </w:r>
      <w:r w:rsidRPr="00486765">
        <w:rPr>
          <w:sz w:val="22"/>
        </w:rPr>
        <w:t>disposition to colon cancer</w:t>
      </w:r>
      <w:r w:rsidR="003E647D" w:rsidRPr="007539EB">
        <w:rPr>
          <w:rStyle w:val="Annotation"/>
        </w:rPr>
        <w:t>\</w:t>
      </w:r>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r w:rsidR="00F15BDE" w:rsidRPr="009D2710">
        <w:rPr>
          <w:rStyle w:val="Annotation"/>
        </w:rPr>
        <w:t>]</w:t>
      </w:r>
    </w:p>
    <w:p w14:paraId="103A7BF1" w14:textId="6F4B7E80" w:rsidR="00BC0405" w:rsidRPr="00B56876" w:rsidRDefault="00BC0405" w:rsidP="00B23775">
      <w:commentRangeStart w:id="151"/>
      <w:r w:rsidRPr="00B23775">
        <w:rPr>
          <w:sz w:val="22"/>
        </w:rPr>
        <w:t xml:space="preserve">There are no relational </w:t>
      </w:r>
      <w:r>
        <w:rPr>
          <w:sz w:val="22"/>
        </w:rPr>
        <w:t>dispositions</w:t>
      </w:r>
      <w:r w:rsidRPr="00B23775">
        <w:rPr>
          <w:sz w:val="22"/>
        </w:rPr>
        <w:t>. Thus each role is the role of exactly one bearer.</w:t>
      </w:r>
      <w:commentRangeEnd w:id="151"/>
      <w:r w:rsidR="00C63F66">
        <w:rPr>
          <w:rStyle w:val="CommentReference"/>
        </w:rPr>
        <w:commentReference w:id="151"/>
      </w:r>
    </w:p>
    <w:p w14:paraId="48D0C1B9" w14:textId="27020F8B"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proofErr w:type="gramStart"/>
      <w:r w:rsidRPr="00486765">
        <w:rPr>
          <w:rFonts w:ascii="Times New Roman Italic" w:hAnsi="Times New Roman Italic" w:hint="eastAsia"/>
          <w:i/>
          <w:sz w:val="22"/>
        </w:rPr>
        <w:t>internally-grounded</w:t>
      </w:r>
      <w:proofErr w:type="gramEnd"/>
      <w:r w:rsidRPr="00486765">
        <w:rPr>
          <w:rFonts w:ascii="Times New Roman Italic" w:hAnsi="Times New Roman Italic" w:hint="eastAsia"/>
          <w:i/>
          <w:sz w:val="22"/>
        </w:rPr>
        <w:t xml:space="preserve">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408CDBFB" w:rsidR="00FB0792" w:rsidRPr="00B23775" w:rsidRDefault="00F32564" w:rsidP="00486765">
      <w:pPr>
        <w:pStyle w:val="Specification"/>
      </w:pPr>
      <w:r w:rsidRPr="009D2710">
        <w:rPr>
          <w:rStyle w:val="Annotation"/>
        </w:rPr>
        <w:t>a(disposition)[</w:t>
      </w:r>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9D2710">
        <w:rPr>
          <w:sz w:val="22"/>
        </w:rPr>
        <w:t>exists,</w:t>
      </w:r>
      <w:r w:rsidR="00CD73E6">
        <w:rPr>
          <w:i/>
          <w:sz w:val="22"/>
        </w:rPr>
        <w:t xml:space="preserve"> </w:t>
      </w:r>
      <w:r w:rsidR="00FB0792" w:rsidRPr="00486765">
        <w:rPr>
          <w:i/>
          <w:sz w:val="22"/>
        </w:rPr>
        <w:t xml:space="preserve">a </w:t>
      </w:r>
      <w:r w:rsidR="00FB0792" w:rsidRPr="00486765">
        <w:rPr>
          <w:b/>
          <w:sz w:val="22"/>
        </w:rPr>
        <w:t xml:space="preserve">s-depends </w:t>
      </w:r>
      <w:r w:rsidR="00FB0792" w:rsidRPr="00486765">
        <w:rPr>
          <w:sz w:val="22"/>
        </w:rPr>
        <w:t xml:space="preserve">on some </w:t>
      </w:r>
      <w:r w:rsidR="00FB0792" w:rsidRPr="00486765">
        <w:rPr>
          <w:i/>
          <w:sz w:val="22"/>
        </w:rPr>
        <w:t>material entity</w:t>
      </w:r>
      <w:r w:rsidR="00CD73E6">
        <w:rPr>
          <w:i/>
          <w:sz w:val="22"/>
        </w:rPr>
        <w:t xml:space="preserve"> </w:t>
      </w:r>
      <w:r w:rsidR="00CD73E6">
        <w:rPr>
          <w:b/>
          <w:sz w:val="22"/>
        </w:rPr>
        <w:t xml:space="preserve">at </w:t>
      </w:r>
      <w:r w:rsidR="00CD73E6" w:rsidRPr="009D2710">
        <w:rPr>
          <w:i/>
          <w:sz w:val="22"/>
        </w:rPr>
        <w:t>t</w:t>
      </w:r>
      <w:r w:rsidR="00FB0792" w:rsidRPr="00486765">
        <w:rPr>
          <w:i/>
          <w:sz w:val="22"/>
        </w:rPr>
        <w:t>.</w:t>
      </w:r>
      <w:r w:rsidR="006D323D">
        <w:rPr>
          <w:sz w:val="22"/>
        </w:rPr>
        <w:t xml:space="preserve"> [063-00</w:t>
      </w:r>
      <w:r w:rsidR="00512E57">
        <w:rPr>
          <w:sz w:val="22"/>
        </w:rPr>
        <w:t>2</w:t>
      </w:r>
      <w:r w:rsidR="006D323D">
        <w:rPr>
          <w:sz w:val="22"/>
        </w:rPr>
        <w:t>]</w:t>
      </w:r>
      <w:r w:rsidRPr="009D2710">
        <w:rPr>
          <w:rStyle w:val="Annotation"/>
        </w:rPr>
        <w:t>]</w:t>
      </w:r>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t>
      </w:r>
      <w:proofErr w:type="gramStart"/>
      <w:r w:rsidR="00FB0792" w:rsidRPr="00486765">
        <w:rPr>
          <w:rStyle w:val="Strong1"/>
          <w:rFonts w:ascii="Times New Roman" w:hAnsi="Times New Roman"/>
          <w:sz w:val="22"/>
        </w:rPr>
        <w:t>which</w:t>
      </w:r>
      <w:proofErr w:type="gramEnd"/>
      <w:r w:rsidR="00FB0792" w:rsidRPr="00486765">
        <w:rPr>
          <w:rStyle w:val="Strong1"/>
          <w:rFonts w:ascii="Times New Roman" w:hAnsi="Times New Roman"/>
          <w:sz w:val="22"/>
        </w:rPr>
        <w:t xml:space="preserve">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9D2710">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378FC430" w14:textId="1E7DFD52" w:rsidR="0046137A" w:rsidRPr="009901AA" w:rsidRDefault="00091D05" w:rsidP="009D23B6">
      <w:pPr>
        <w:pStyle w:val="Heading4"/>
        <w:numPr>
          <w:ilvl w:val="3"/>
          <w:numId w:val="1"/>
        </w:numPr>
        <w:rPr>
          <w:rStyle w:val="SpecificationType"/>
          <w:sz w:val="22"/>
        </w:rPr>
      </w:pPr>
      <w:r w:rsidRPr="00486765">
        <w:rPr>
          <w:sz w:val="22"/>
        </w:rPr>
        <w:lastRenderedPageBreak/>
        <w:t xml:space="preserve"> </w:t>
      </w:r>
      <w:bookmarkStart w:id="152" w:name="_Toc313270720"/>
      <w:bookmarkStart w:id="153" w:name="_Toc319326125"/>
      <w:r w:rsidR="00760F91" w:rsidRPr="00486765">
        <w:rPr>
          <w:sz w:val="22"/>
        </w:rPr>
        <w:t>Function</w:t>
      </w:r>
      <w:bookmarkEnd w:id="152"/>
      <w:bookmarkEnd w:id="153"/>
    </w:p>
    <w:p w14:paraId="7F21FE6A" w14:textId="5C50199E" w:rsidR="00BC4A0D" w:rsidRDefault="00D63A35" w:rsidP="00486765">
      <w:pPr>
        <w:pStyle w:val="Specification"/>
        <w:rPr>
          <w:sz w:val="22"/>
        </w:rPr>
      </w:pPr>
      <w:r w:rsidRPr="009D2710">
        <w:rPr>
          <w:rStyle w:val="Annotation"/>
        </w:rPr>
        <w:t>a(function)[</w:t>
      </w:r>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r w:rsidRPr="009D2710">
        <w:rPr>
          <w:rStyle w:val="Annotation"/>
        </w:rPr>
        <w:t>]</w:t>
      </w:r>
    </w:p>
    <w:p w14:paraId="5E095948" w14:textId="36BD147B" w:rsidR="00D63A35" w:rsidRPr="00B56876" w:rsidRDefault="00D63A35" w:rsidP="00486765">
      <w:pPr>
        <w:pStyle w:val="Specification"/>
      </w:pPr>
      <w:r w:rsidRPr="007539EB">
        <w:rPr>
          <w:rStyle w:val="Annotation"/>
        </w:rPr>
        <w:t>a</w:t>
      </w:r>
      <w:r>
        <w:rPr>
          <w:rStyle w:val="Annotation"/>
        </w:rPr>
        <w:t>s</w:t>
      </w:r>
      <w:r w:rsidRPr="007539EB">
        <w:rPr>
          <w:rStyle w:val="Annotation"/>
        </w:rPr>
        <w:t>(function)[</w:t>
      </w:r>
      <w:r>
        <w:rPr>
          <w:rStyle w:val="SpecificationType"/>
          <w:sz w:val="22"/>
        </w:rPr>
        <w:t>Examples:</w:t>
      </w:r>
    </w:p>
    <w:p w14:paraId="4290787D"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hammer to drive in nails</w:t>
      </w:r>
    </w:p>
    <w:p w14:paraId="19ED3F57" w14:textId="0EC77872"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heart pacemaker to regulate the beating</w:t>
      </w:r>
      <w:r w:rsidR="00A608AD" w:rsidRPr="00486765">
        <w:rPr>
          <w:sz w:val="22"/>
        </w:rPr>
        <w:t xml:space="preserve"> of a heart through electricity</w:t>
      </w:r>
      <w:r w:rsidR="00D63A35" w:rsidRPr="009D2710">
        <w:rPr>
          <w:rStyle w:val="Annotation"/>
        </w:rPr>
        <w:t>]</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w:t>
      </w:r>
      <w:proofErr w:type="gramStart"/>
      <w:r w:rsidRPr="00486765">
        <w:rPr>
          <w:sz w:val="22"/>
        </w:rPr>
        <w:t>something which</w:t>
      </w:r>
      <w:proofErr w:type="gramEnd"/>
      <w:r w:rsidRPr="00486765">
        <w:rPr>
          <w:sz w:val="22"/>
        </w:rPr>
        <w:t xml:space="preserve">,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proofErr w:type="gramStart"/>
      <w:r w:rsidRPr="00486765">
        <w:rPr>
          <w:sz w:val="22"/>
        </w:rPr>
        <w:t>something which</w:t>
      </w:r>
      <w:proofErr w:type="gramEnd"/>
      <w:r w:rsidRPr="00486765">
        <w:rPr>
          <w:sz w:val="22"/>
        </w:rPr>
        <w:t xml:space="preserve">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 xml:space="preserve">are by-products of the </w:t>
      </w:r>
      <w:proofErr w:type="gramStart"/>
      <w:r w:rsidRPr="00486765">
        <w:rPr>
          <w:sz w:val="22"/>
        </w:rPr>
        <w:t>heart’s</w:t>
      </w:r>
      <w:proofErr w:type="gramEnd"/>
      <w:r w:rsidRPr="00486765">
        <w:rPr>
          <w:sz w:val="22"/>
        </w:rPr>
        <w:t xml:space="preserve">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lastRenderedPageBreak/>
        <w:t>Like disposition</w:t>
      </w:r>
      <w:r w:rsidR="00363DCA" w:rsidRPr="00486765">
        <w:rPr>
          <w:sz w:val="22"/>
        </w:rPr>
        <w:t>s of other sorts</w:t>
      </w:r>
      <w:r w:rsidRPr="00486765">
        <w:rPr>
          <w:sz w:val="22"/>
        </w:rPr>
        <w:t xml:space="preserve">, a function is an </w:t>
      </w:r>
      <w:proofErr w:type="gramStart"/>
      <w:r w:rsidRPr="00486765">
        <w:rPr>
          <w:sz w:val="22"/>
        </w:rPr>
        <w:t>internally-grounded</w:t>
      </w:r>
      <w:proofErr w:type="gramEnd"/>
      <w:r w:rsidRPr="00486765">
        <w:rPr>
          <w:sz w:val="22"/>
        </w:rPr>
        <w:t xml:space="preserve">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t>
      </w:r>
      <w:proofErr w:type="gramStart"/>
      <w:r w:rsidR="00A608AD" w:rsidRPr="00486765">
        <w:rPr>
          <w:sz w:val="22"/>
        </w:rPr>
        <w:t>ways which</w:t>
      </w:r>
      <w:proofErr w:type="gramEnd"/>
      <w:r w:rsidR="00A608AD" w:rsidRPr="00486765">
        <w:rPr>
          <w:sz w:val="22"/>
        </w:rPr>
        <w:t xml:space="preserve">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w:t>
      </w:r>
      <w:proofErr w:type="gramStart"/>
      <w:r w:rsidRPr="00486765">
        <w:rPr>
          <w:sz w:val="22"/>
        </w:rPr>
        <w:t>;</w:t>
      </w:r>
      <w:proofErr w:type="gramEnd"/>
      <w:r w:rsidRPr="00486765">
        <w:rPr>
          <w:sz w:val="22"/>
        </w:rPr>
        <w:t xml:space="preserve">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monoheirarchy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1D222DA2" w14:textId="626BF1BA" w:rsidR="00755698" w:rsidRPr="00486765" w:rsidRDefault="00E32204" w:rsidP="00486765">
      <w:pPr>
        <w:rPr>
          <w:sz w:val="22"/>
        </w:rPr>
      </w:pPr>
      <w:r w:rsidRPr="00486765">
        <w:rPr>
          <w:b/>
          <w:sz w:val="22"/>
        </w:rPr>
        <w:t>Defined relations</w:t>
      </w:r>
    </w:p>
    <w:p w14:paraId="433D666F" w14:textId="62255C96" w:rsidR="00CD7D2D" w:rsidRPr="00B23775" w:rsidRDefault="00D63A35" w:rsidP="00486765">
      <w:pPr>
        <w:pStyle w:val="Specification"/>
        <w:rPr>
          <w:sz w:val="22"/>
        </w:rPr>
      </w:pPr>
      <w:proofErr w:type="gramStart"/>
      <w:r w:rsidRPr="00885F38">
        <w:rPr>
          <w:rStyle w:val="Annotation"/>
        </w:rPr>
        <w:t>a</w:t>
      </w:r>
      <w:r w:rsidR="001314A7">
        <w:rPr>
          <w:rStyle w:val="Annotation"/>
        </w:rPr>
        <w:t>t</w:t>
      </w:r>
      <w:proofErr w:type="gramEnd"/>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r w:rsidRPr="009D2710">
        <w:rPr>
          <w:rStyle w:val="Annotation"/>
        </w:rPr>
        <w:t>]</w:t>
      </w:r>
    </w:p>
    <w:p w14:paraId="258F8E36" w14:textId="4E5DD589" w:rsidR="00CD7D2D" w:rsidRPr="006D323D" w:rsidRDefault="00D63A35">
      <w:pPr>
        <w:pStyle w:val="Specification"/>
        <w:rPr>
          <w:b/>
          <w:sz w:val="22"/>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r w:rsidRPr="00D63A35">
        <w:rPr>
          <w:rStyle w:val="Annotation"/>
        </w:rPr>
        <w:t xml:space="preserve"> </w:t>
      </w:r>
      <w:r w:rsidRPr="007539EB">
        <w:rPr>
          <w:rStyle w:val="Annotation"/>
        </w:rPr>
        <w:t>]</w:t>
      </w:r>
    </w:p>
    <w:p w14:paraId="0F4F77F3" w14:textId="00D5C9F5" w:rsidR="001B0E9B"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r w:rsidRPr="00D63A35">
        <w:rPr>
          <w:rStyle w:val="Annotation"/>
        </w:rPr>
        <w:t xml:space="preserve"> </w:t>
      </w:r>
      <w:r w:rsidRPr="007539EB">
        <w:rPr>
          <w:rStyle w:val="Annotation"/>
        </w:rPr>
        <w:t>]</w:t>
      </w:r>
    </w:p>
    <w:p w14:paraId="40A2A95F" w14:textId="4EE215D7" w:rsidR="005E4226" w:rsidRPr="00B23775" w:rsidRDefault="00D63A35">
      <w:pPr>
        <w:pStyle w:val="Specification"/>
        <w:rPr>
          <w:sz w:val="22"/>
        </w:rPr>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r w:rsidRPr="00D63A35">
        <w:rPr>
          <w:rStyle w:val="Annotation"/>
        </w:rPr>
        <w:t xml:space="preserve"> </w:t>
      </w:r>
      <w:r w:rsidRPr="007539EB">
        <w:rPr>
          <w:rStyle w:val="Annotation"/>
        </w:rPr>
        <w:t>]</w:t>
      </w:r>
    </w:p>
    <w:p w14:paraId="3B486F10" w14:textId="24B15FAC" w:rsidR="005E4226"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9D23B6">
        <w:rPr>
          <w:b/>
          <w:sz w:val="22"/>
        </w:rPr>
        <w:t>has_disposition</w:t>
      </w:r>
      <w:r w:rsidR="005E4226" w:rsidRPr="00486765">
        <w:rPr>
          <w:sz w:val="22"/>
        </w:rPr>
        <w:t xml:space="preserve"> </w:t>
      </w:r>
      <w:r w:rsidR="005E4226" w:rsidRPr="00486765">
        <w:rPr>
          <w:i/>
          <w:sz w:val="22"/>
        </w:rPr>
        <w:t xml:space="preserve">b </w:t>
      </w:r>
      <w:r w:rsidR="005E4226" w:rsidRPr="009D23B6">
        <w:rPr>
          <w:b/>
          <w:sz w:val="22"/>
        </w:rPr>
        <w:t>at</w:t>
      </w:r>
      <w:r w:rsidR="005E4226" w:rsidRPr="00486765">
        <w:rPr>
          <w:sz w:val="22"/>
        </w:rPr>
        <w:t xml:space="preserve"> </w:t>
      </w:r>
      <w:r w:rsidR="005E4226" w:rsidRPr="00486765">
        <w:rPr>
          <w:i/>
          <w:sz w:val="22"/>
        </w:rPr>
        <w:t>t =</w:t>
      </w:r>
      <w:r w:rsidR="005E4226" w:rsidRPr="00486765">
        <w:rPr>
          <w:sz w:val="22"/>
        </w:rPr>
        <w:t xml:space="preserve">Def. </w:t>
      </w:r>
      <w:r w:rsidR="005E4226" w:rsidRPr="00486765">
        <w:rPr>
          <w:i/>
          <w:sz w:val="22"/>
        </w:rPr>
        <w:t xml:space="preserve">b </w:t>
      </w:r>
      <w:r w:rsidR="005E4226" w:rsidRPr="009D23B6">
        <w:rPr>
          <w:b/>
          <w:sz w:val="22"/>
        </w:rPr>
        <w:t xml:space="preserve">disposition_of </w:t>
      </w:r>
      <w:r w:rsidR="005E4226" w:rsidRPr="00486765">
        <w:rPr>
          <w:i/>
          <w:sz w:val="22"/>
        </w:rPr>
        <w:t xml:space="preserve">a </w:t>
      </w:r>
      <w:r w:rsidR="005E4226" w:rsidRPr="009D23B6">
        <w:rPr>
          <w:b/>
          <w:sz w:val="22"/>
        </w:rPr>
        <w:t xml:space="preserve">at </w:t>
      </w:r>
      <w:r w:rsidR="005E4226" w:rsidRPr="00486765">
        <w:rPr>
          <w:i/>
          <w:sz w:val="22"/>
        </w:rPr>
        <w:t>t</w:t>
      </w:r>
      <w:r w:rsidR="006D323D">
        <w:rPr>
          <w:sz w:val="22"/>
        </w:rPr>
        <w:t>. [069-001]</w:t>
      </w:r>
      <w:r w:rsidRPr="00D63A35">
        <w:rPr>
          <w:rStyle w:val="Annotation"/>
        </w:rPr>
        <w:t xml:space="preserve"> </w:t>
      </w:r>
      <w:r w:rsidRPr="007539EB">
        <w:rPr>
          <w:rStyle w:val="Annotation"/>
        </w:rPr>
        <w:t>]</w:t>
      </w:r>
    </w:p>
    <w:p w14:paraId="64D99293" w14:textId="43B00EA5" w:rsidR="005E4226"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9D23B6">
        <w:rPr>
          <w:b/>
          <w:sz w:val="22"/>
        </w:rPr>
        <w:t>has_function</w:t>
      </w:r>
      <w:r w:rsidR="005E4226" w:rsidRPr="00486765">
        <w:rPr>
          <w:sz w:val="22"/>
        </w:rPr>
        <w:t xml:space="preserve"> </w:t>
      </w:r>
      <w:r w:rsidR="005E4226" w:rsidRPr="00486765">
        <w:rPr>
          <w:i/>
          <w:sz w:val="22"/>
        </w:rPr>
        <w:t xml:space="preserve">b </w:t>
      </w:r>
      <w:r w:rsidR="005E4226" w:rsidRPr="009D23B6">
        <w:rPr>
          <w:b/>
          <w:sz w:val="22"/>
        </w:rPr>
        <w:t>at</w:t>
      </w:r>
      <w:r w:rsidR="005E4226" w:rsidRPr="00486765">
        <w:rPr>
          <w:sz w:val="22"/>
        </w:rPr>
        <w:t xml:space="preserve"> </w:t>
      </w:r>
      <w:r w:rsidR="005E4226" w:rsidRPr="00486765">
        <w:rPr>
          <w:i/>
          <w:sz w:val="22"/>
        </w:rPr>
        <w:t>t =</w:t>
      </w:r>
      <w:r w:rsidR="005E4226" w:rsidRPr="00486765">
        <w:rPr>
          <w:sz w:val="22"/>
        </w:rPr>
        <w:t xml:space="preserve">Def. </w:t>
      </w:r>
      <w:r w:rsidR="005E4226" w:rsidRPr="00486765">
        <w:rPr>
          <w:i/>
          <w:sz w:val="22"/>
        </w:rPr>
        <w:t xml:space="preserve">b </w:t>
      </w:r>
      <w:r w:rsidR="005E4226" w:rsidRPr="009D23B6">
        <w:rPr>
          <w:b/>
          <w:sz w:val="22"/>
        </w:rPr>
        <w:t>function_of</w:t>
      </w:r>
      <w:r w:rsidR="005E4226" w:rsidRPr="00486765">
        <w:rPr>
          <w:sz w:val="22"/>
        </w:rPr>
        <w:t xml:space="preserve"> </w:t>
      </w:r>
      <w:r w:rsidR="005E4226" w:rsidRPr="00486765">
        <w:rPr>
          <w:i/>
          <w:sz w:val="22"/>
        </w:rPr>
        <w:t xml:space="preserve">a </w:t>
      </w:r>
      <w:r w:rsidR="005E4226" w:rsidRPr="009D23B6">
        <w:rPr>
          <w:b/>
          <w:sz w:val="22"/>
        </w:rPr>
        <w:t>at</w:t>
      </w:r>
      <w:r w:rsidR="005E4226" w:rsidRPr="00486765">
        <w:rPr>
          <w:sz w:val="22"/>
        </w:rPr>
        <w:t xml:space="preserve"> </w:t>
      </w:r>
      <w:r w:rsidR="005E4226" w:rsidRPr="00486765">
        <w:rPr>
          <w:i/>
          <w:sz w:val="22"/>
        </w:rPr>
        <w:t>t</w:t>
      </w:r>
      <w:r w:rsidR="006D323D">
        <w:rPr>
          <w:sz w:val="22"/>
        </w:rPr>
        <w:t>. [070-001]</w:t>
      </w:r>
      <w:r w:rsidRPr="00D63A35">
        <w:rPr>
          <w:rStyle w:val="Annotation"/>
        </w:rPr>
        <w:t xml:space="preserve"> </w:t>
      </w:r>
      <w:r w:rsidRPr="007539EB">
        <w:rPr>
          <w:rStyle w:val="Annotation"/>
        </w:rPr>
        <w:t>]</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lastRenderedPageBreak/>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542EA805" w:rsidR="00F12306" w:rsidRPr="00486765" w:rsidRDefault="00654FD7" w:rsidP="00486765">
      <w:pPr>
        <w:pStyle w:val="Specification"/>
        <w:rPr>
          <w:sz w:val="22"/>
        </w:rPr>
      </w:pPr>
      <w:proofErr w:type="gramStart"/>
      <w:r w:rsidRPr="00885F38">
        <w:rPr>
          <w:rStyle w:val="Annotation"/>
        </w:rPr>
        <w:t>a</w:t>
      </w:r>
      <w:r w:rsidR="00332C18">
        <w:rPr>
          <w:rStyle w:val="Annotation"/>
        </w:rPr>
        <w:t>t</w:t>
      </w:r>
      <w:proofErr w:type="gramEnd"/>
      <w:r w:rsidRPr="009D2710">
        <w:rPr>
          <w:rStyle w:val="Annotation"/>
        </w:rPr>
        <w:t>(has_material_basis)[</w:t>
      </w:r>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proofErr w:type="gramStart"/>
      <w:r w:rsidRPr="00156E18">
        <w:rPr>
          <w:i/>
          <w:sz w:val="22"/>
        </w:rPr>
        <w:t>b</w:t>
      </w:r>
      <w:proofErr w:type="gramEnd"/>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w:t>
      </w:r>
      <w:proofErr w:type="gramStart"/>
      <w:r w:rsidRPr="00486765">
        <w:rPr>
          <w:sz w:val="22"/>
        </w:rPr>
        <w:t>there</w:t>
      </w:r>
      <w:proofErr w:type="gramEnd"/>
      <w:r w:rsidRPr="00486765">
        <w:rPr>
          <w:sz w:val="22"/>
        </w:rPr>
        <w:t xml:space="preserv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proofErr w:type="gramStart"/>
      <w:r w:rsidRPr="00486765">
        <w:rPr>
          <w:i/>
          <w:sz w:val="22"/>
        </w:rPr>
        <w:t>b</w:t>
      </w:r>
      <w:proofErr w:type="gramEnd"/>
      <w:r w:rsidRPr="00486765">
        <w:rPr>
          <w:i/>
          <w:sz w:val="22"/>
        </w:rPr>
        <w:t xml:space="preserve"> </w:t>
      </w:r>
      <w:r w:rsidR="009D1AD3" w:rsidRPr="00486765">
        <w:rPr>
          <w:b/>
          <w:sz w:val="22"/>
        </w:rPr>
        <w:t>continuant_part_of</w:t>
      </w:r>
      <w:r w:rsidR="009D1AD3" w:rsidRPr="00486765">
        <w:rPr>
          <w:sz w:val="22"/>
        </w:rPr>
        <w:t xml:space="preserve"> </w:t>
      </w:r>
      <w:r w:rsidRPr="00486765">
        <w:rPr>
          <w:i/>
          <w:sz w:val="22"/>
        </w:rPr>
        <w:t xml:space="preserve">c </w:t>
      </w:r>
      <w:r w:rsidRPr="009D23B6">
        <w:rPr>
          <w:b/>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proofErr w:type="gramStart"/>
      <w:r w:rsidRPr="00486765">
        <w:rPr>
          <w:i/>
          <w:sz w:val="22"/>
        </w:rPr>
        <w:t>c</w:t>
      </w:r>
      <w:proofErr w:type="gramEnd"/>
      <w:r w:rsidRPr="00486765">
        <w:rPr>
          <w:i/>
          <w:sz w:val="22"/>
        </w:rPr>
        <w:t xml:space="preserve"> </w:t>
      </w:r>
      <w:r w:rsidRPr="00486765">
        <w:rPr>
          <w:b/>
          <w:sz w:val="22"/>
        </w:rPr>
        <w:t>has_disposition</w:t>
      </w:r>
      <w:r w:rsidRPr="00486765">
        <w:rPr>
          <w:sz w:val="22"/>
        </w:rPr>
        <w:t xml:space="preserve"> </w:t>
      </w:r>
      <w:r w:rsidRPr="00486765">
        <w:rPr>
          <w:i/>
          <w:sz w:val="22"/>
        </w:rPr>
        <w:t xml:space="preserve">d </w:t>
      </w:r>
      <w:r w:rsidRPr="009D23B6">
        <w:rPr>
          <w:b/>
          <w:sz w:val="22"/>
        </w:rPr>
        <w:t>at</w:t>
      </w:r>
      <w:r w:rsidRPr="00486765">
        <w:rPr>
          <w:sz w:val="22"/>
        </w:rPr>
        <w:t xml:space="preserve"> </w:t>
      </w:r>
      <w:r w:rsidRPr="00486765">
        <w:rPr>
          <w:i/>
          <w:sz w:val="22"/>
        </w:rPr>
        <w:t>t</w:t>
      </w:r>
      <w:r w:rsidRPr="00486765">
        <w:rPr>
          <w:sz w:val="22"/>
        </w:rPr>
        <w:t xml:space="preserve"> because </w:t>
      </w:r>
      <w:r w:rsidRPr="00486765">
        <w:rPr>
          <w:i/>
          <w:sz w:val="22"/>
        </w:rPr>
        <w:t xml:space="preserve">b </w:t>
      </w:r>
      <w:r w:rsidR="003D5797" w:rsidRPr="00486765">
        <w:rPr>
          <w:b/>
          <w:sz w:val="22"/>
        </w:rPr>
        <w:t>continuant_</w:t>
      </w:r>
      <w:r w:rsidRPr="00486765">
        <w:rPr>
          <w:b/>
          <w:sz w:val="22"/>
        </w:rPr>
        <w:t>part_of</w:t>
      </w:r>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r w:rsidR="00654FD7" w:rsidRPr="00654FD7">
        <w:rPr>
          <w:rStyle w:val="Annotation"/>
        </w:rPr>
        <w:t xml:space="preserve"> </w:t>
      </w:r>
      <w:r w:rsidR="00654FD7" w:rsidRPr="007539EB">
        <w:rPr>
          <w:rStyle w:val="Annotation"/>
        </w:rPr>
        <w:t>]</w:t>
      </w:r>
    </w:p>
    <w:p w14:paraId="45653FF0" w14:textId="19563BD4" w:rsidR="005E4226" w:rsidRPr="00486765" w:rsidRDefault="00654FD7" w:rsidP="00486765">
      <w:pPr>
        <w:pStyle w:val="Specification"/>
        <w:rPr>
          <w:sz w:val="22"/>
        </w:rPr>
      </w:pPr>
      <w:commentRangeStart w:id="154"/>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rPr>
          <w:sz w:val="22"/>
        </w:rPr>
        <w:t>: the material basis of John’s disposition to cough is the viral infection in John’s upper respiratory tract</w:t>
      </w:r>
      <w:r w:rsidRPr="009D2710">
        <w:rPr>
          <w:rStyle w:val="Annotation"/>
        </w:rPr>
        <w:t>\</w:t>
      </w:r>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r w:rsidRPr="00654FD7">
        <w:rPr>
          <w:rStyle w:val="Annotation"/>
        </w:rPr>
        <w:t xml:space="preserve"> </w:t>
      </w:r>
      <w:r w:rsidRPr="007539EB">
        <w:rPr>
          <w:rStyle w:val="Annotation"/>
        </w:rPr>
        <w:t>]</w:t>
      </w:r>
      <w:commentRangeEnd w:id="154"/>
      <w:r w:rsidR="00885F38">
        <w:rPr>
          <w:rStyle w:val="CommentReference"/>
          <w:rFonts w:ascii="Times New Roman" w:hAnsi="Times New Roman"/>
        </w:rPr>
        <w:commentReference w:id="154"/>
      </w:r>
    </w:p>
    <w:p w14:paraId="5852A809" w14:textId="77777777" w:rsidR="0079125C" w:rsidRPr="00486765" w:rsidRDefault="00480161" w:rsidP="00486765">
      <w:pPr>
        <w:pStyle w:val="Heading3"/>
        <w:rPr>
          <w:sz w:val="22"/>
        </w:rPr>
      </w:pPr>
      <w:bookmarkStart w:id="155" w:name="_Ref309403428"/>
      <w:bookmarkStart w:id="156" w:name="_Toc313270721"/>
      <w:bookmarkStart w:id="157"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155"/>
      <w:bookmarkEnd w:id="156"/>
      <w:bookmarkEnd w:id="157"/>
    </w:p>
    <w:p w14:paraId="760556E7" w14:textId="77777777" w:rsidR="0020142B" w:rsidRPr="00486765" w:rsidRDefault="0020142B" w:rsidP="00486765">
      <w:pPr>
        <w:rPr>
          <w:sz w:val="22"/>
        </w:rPr>
      </w:pPr>
    </w:p>
    <w:p w14:paraId="45E3E2DD" w14:textId="1CF0A255" w:rsidR="008E7991" w:rsidRPr="00486765" w:rsidRDefault="00A64AB5" w:rsidP="00486765">
      <w:pPr>
        <w:pStyle w:val="Specification"/>
        <w:rPr>
          <w:sz w:val="22"/>
        </w:rPr>
      </w:pPr>
      <w:proofErr w:type="gramStart"/>
      <w:r w:rsidRPr="00885F38">
        <w:rPr>
          <w:rStyle w:val="Annotation"/>
        </w:rPr>
        <w:t>a</w:t>
      </w:r>
      <w:r w:rsidR="00C63F66">
        <w:rPr>
          <w:rStyle w:val="Annotation"/>
        </w:rPr>
        <w:t>t</w:t>
      </w:r>
      <w:proofErr w:type="gramEnd"/>
      <w:r w:rsidRPr="009D2710">
        <w:rPr>
          <w:rStyle w:val="Annotation"/>
        </w:rPr>
        <w:t>(g-depends on)[</w:t>
      </w:r>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proofErr w:type="gramStart"/>
      <w:r w:rsidR="003E0C5C" w:rsidRPr="00486765">
        <w:rPr>
          <w:sz w:val="22"/>
        </w:rPr>
        <w:t>for</w:t>
      </w:r>
      <w:proofErr w:type="gramEnd"/>
      <w:r w:rsidR="003E0C5C" w:rsidRPr="00486765">
        <w:rPr>
          <w:sz w:val="22"/>
        </w:rPr>
        <w:t xml:space="preserve">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proofErr w:type="gramStart"/>
      <w:r w:rsidR="003E0C5C" w:rsidRPr="00486765">
        <w:rPr>
          <w:sz w:val="22"/>
        </w:rPr>
        <w:t>necessarily</w:t>
      </w:r>
      <w:proofErr w:type="gramEnd"/>
      <w:r w:rsidR="003E0C5C" w:rsidRPr="00486765">
        <w:rPr>
          <w:sz w:val="22"/>
        </w:rPr>
        <w:t xml:space="preserve">,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76E00858"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s-depends_on</w:t>
      </w:r>
      <w:r w:rsidRPr="00486765">
        <w:rPr>
          <w:sz w:val="22"/>
        </w:rPr>
        <w:t xml:space="preserve"> </w:t>
      </w:r>
      <w:r w:rsidRPr="00486765">
        <w:rPr>
          <w:i/>
          <w:sz w:val="22"/>
        </w:rPr>
        <w:t>b</w:t>
      </w:r>
      <w:r w:rsidR="00CD73E6">
        <w:rPr>
          <w:i/>
          <w:sz w:val="22"/>
        </w:rPr>
        <w:t xml:space="preserve"> </w:t>
      </w:r>
      <w:r w:rsidR="00CD73E6">
        <w:rPr>
          <w:b/>
          <w:sz w:val="22"/>
        </w:rPr>
        <w:t xml:space="preserve">at </w:t>
      </w:r>
      <w:r w:rsidR="00CD73E6" w:rsidRPr="009D2710">
        <w:rPr>
          <w:i/>
          <w:sz w:val="22"/>
        </w:rPr>
        <w:t>t</w:t>
      </w:r>
      <w:r w:rsidR="00CD73E6" w:rsidRPr="00CD73E6">
        <w:rPr>
          <w:sz w:val="22"/>
          <w:vertAlign w:val="subscript"/>
        </w:rPr>
        <w:t>1</w:t>
      </w:r>
      <w:r w:rsidRPr="00486765">
        <w:rPr>
          <w:sz w:val="22"/>
        </w:rPr>
        <w:t>)</w:t>
      </w:r>
      <w:r w:rsidR="006D323D">
        <w:rPr>
          <w:sz w:val="22"/>
        </w:rPr>
        <w:t>. [072-</w:t>
      </w:r>
      <w:r w:rsidR="00CD73E6">
        <w:rPr>
          <w:sz w:val="22"/>
        </w:rPr>
        <w:t>002</w:t>
      </w:r>
      <w:r w:rsidR="006D323D">
        <w:rPr>
          <w:sz w:val="22"/>
        </w:rPr>
        <w:t>]</w:t>
      </w:r>
      <w:r w:rsidR="00A64AB5" w:rsidRPr="009D2710">
        <w:rPr>
          <w:rStyle w:val="Annotation"/>
        </w:rPr>
        <w:t>]</w:t>
      </w:r>
    </w:p>
    <w:p w14:paraId="5D9BDEA7" w14:textId="00A415C4" w:rsidR="008E7991" w:rsidRPr="00486765" w:rsidRDefault="00A64AB5" w:rsidP="00486765">
      <w:pPr>
        <w:pStyle w:val="Specification"/>
        <w:rPr>
          <w:smallCaps/>
          <w:sz w:val="22"/>
        </w:rPr>
      </w:pPr>
      <w:r w:rsidRPr="007539EB">
        <w:rPr>
          <w:rStyle w:val="Annotation"/>
        </w:rPr>
        <w:lastRenderedPageBreak/>
        <w:t>a(g-depends on)[</w:t>
      </w:r>
      <w:r w:rsidR="00EA4C49" w:rsidRPr="00486765">
        <w:rPr>
          <w:rStyle w:val="SpecificationType"/>
          <w:sz w:val="22"/>
        </w:rPr>
        <w:t>Domain</w:t>
      </w:r>
      <w:r w:rsidR="00EA4C49" w:rsidRPr="00486765">
        <w:rPr>
          <w:smallCaps/>
          <w:sz w:val="22"/>
        </w:rPr>
        <w:t xml:space="preserve">: </w:t>
      </w:r>
      <w:r w:rsidR="00EA4C49" w:rsidRPr="009D23B6">
        <w:rPr>
          <w:i/>
          <w:sz w:val="22"/>
        </w:rPr>
        <w:t>generically dependent continuant</w:t>
      </w:r>
      <w:r w:rsidRPr="007539EB">
        <w:rPr>
          <w:rStyle w:val="Annotation"/>
        </w:rPr>
        <w:t>]</w:t>
      </w:r>
    </w:p>
    <w:p w14:paraId="3FB98815" w14:textId="31E3AEA9" w:rsidR="00EA4C49" w:rsidRPr="009D23B6" w:rsidRDefault="00A64AB5">
      <w:pPr>
        <w:pStyle w:val="Specification"/>
        <w:rPr>
          <w:i/>
          <w:sz w:val="22"/>
        </w:rPr>
      </w:pPr>
      <w:r w:rsidRPr="007539EB">
        <w:rPr>
          <w:rStyle w:val="Annotation"/>
        </w:rPr>
        <w:t>a(g-depends on)[</w:t>
      </w:r>
      <w:r w:rsidR="00EA4C49" w:rsidRPr="00486765">
        <w:rPr>
          <w:rStyle w:val="SpecificationType"/>
          <w:sz w:val="22"/>
        </w:rPr>
        <w:t>Range</w:t>
      </w:r>
      <w:r w:rsidR="00EA4C49" w:rsidRPr="00486765">
        <w:rPr>
          <w:smallCaps/>
          <w:sz w:val="22"/>
        </w:rPr>
        <w:t xml:space="preserve">: </w:t>
      </w:r>
      <w:r w:rsidR="00EA4C49" w:rsidRPr="009D23B6">
        <w:rPr>
          <w:i/>
          <w:sz w:val="22"/>
        </w:rPr>
        <w:t>independent continuant</w:t>
      </w:r>
      <w:r w:rsidRPr="003838FF">
        <w:rPr>
          <w:rStyle w:val="Annotation"/>
        </w:rPr>
        <w:t>]</w:t>
      </w:r>
      <w:r w:rsidR="00EA4C49" w:rsidRPr="009D23B6">
        <w:rPr>
          <w:i/>
          <w:sz w:val="22"/>
        </w:rPr>
        <w:t xml:space="preserve"> </w:t>
      </w:r>
    </w:p>
    <w:p w14:paraId="00E6BDEC" w14:textId="77777777" w:rsidR="00CF68CB" w:rsidRPr="00486765" w:rsidRDefault="00CF68CB">
      <w:pPr>
        <w:pStyle w:val="Specification"/>
        <w:rPr>
          <w:sz w:val="22"/>
        </w:rPr>
      </w:pPr>
    </w:p>
    <w:p w14:paraId="4BA6582F" w14:textId="7AEE3ACB" w:rsidR="00943EF8" w:rsidRPr="00486765" w:rsidRDefault="00A64AB5">
      <w:pPr>
        <w:pStyle w:val="Specification"/>
        <w:rPr>
          <w:sz w:val="22"/>
        </w:rPr>
      </w:pPr>
      <w:proofErr w:type="gramStart"/>
      <w:r w:rsidRPr="007539EB">
        <w:rPr>
          <w:rStyle w:val="Annotation"/>
        </w:rPr>
        <w:t>a</w:t>
      </w:r>
      <w:proofErr w:type="gramEnd"/>
      <w:r w:rsidRPr="007539EB">
        <w:rPr>
          <w:rStyle w:val="Annotation"/>
        </w:rPr>
        <w:t>(g-depends on)[</w:t>
      </w:r>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w:t>
      </w:r>
      <w:r w:rsidR="00345141">
        <w:rPr>
          <w:b/>
          <w:sz w:val="22"/>
        </w:rPr>
        <w:t>_</w:t>
      </w:r>
      <w:r w:rsidR="00943EF8" w:rsidRPr="00486765">
        <w:rPr>
          <w:b/>
          <w:sz w:val="22"/>
        </w:rPr>
        <w:t>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g-depends</w:t>
      </w:r>
      <w:r w:rsidR="00345141" w:rsidRPr="005E4FE9">
        <w:rPr>
          <w:sz w:val="22"/>
        </w:rPr>
        <w:t>_</w:t>
      </w:r>
      <w:r w:rsidR="00943EF8" w:rsidRPr="00345141">
        <w:rPr>
          <w:sz w:val="22"/>
        </w:rPr>
        <w:t>on</w:t>
      </w:r>
      <w:r w:rsidR="00943EF8" w:rsidRPr="00486765">
        <w:rPr>
          <w:sz w:val="22"/>
        </w:rPr>
        <w:t xml:space="preserve"> something at all times at which it exists.</w:t>
      </w:r>
      <w:r w:rsidR="006D323D">
        <w:rPr>
          <w:sz w:val="22"/>
        </w:rPr>
        <w:t xml:space="preserve"> [073-001]</w:t>
      </w:r>
      <w:r w:rsidRPr="00A64AB5">
        <w:rPr>
          <w:rStyle w:val="Annotation"/>
        </w:rPr>
        <w:t xml:space="preserve"> </w:t>
      </w:r>
      <w:r w:rsidRPr="007539EB">
        <w:rPr>
          <w:rStyle w:val="Annotation"/>
        </w:rPr>
        <w:t>]</w:t>
      </w:r>
    </w:p>
    <w:p w14:paraId="4791D2A6" w14:textId="77777777" w:rsidR="00943EF8" w:rsidRPr="00486765" w:rsidRDefault="00943EF8">
      <w:pPr>
        <w:pStyle w:val="Specification"/>
        <w:rPr>
          <w:sz w:val="22"/>
        </w:rPr>
      </w:pPr>
    </w:p>
    <w:p w14:paraId="185B1795" w14:textId="167A7341" w:rsidR="00587B67" w:rsidRPr="00486765" w:rsidRDefault="00A64AB5">
      <w:pPr>
        <w:pStyle w:val="Specification"/>
        <w:rPr>
          <w:sz w:val="22"/>
        </w:rPr>
      </w:pPr>
      <w:proofErr w:type="gramStart"/>
      <w:r w:rsidRPr="009D2710">
        <w:rPr>
          <w:rStyle w:val="Annotation"/>
        </w:rPr>
        <w:t>a</w:t>
      </w:r>
      <w:proofErr w:type="gramEnd"/>
      <w:r w:rsidRPr="009D2710">
        <w:rPr>
          <w:rStyle w:val="Annotation"/>
        </w:rPr>
        <w:t>(generically dependent continuant)[</w:t>
      </w:r>
      <w:r w:rsidR="008520E4" w:rsidRPr="00486765">
        <w:rPr>
          <w:rStyle w:val="SpecificationType"/>
          <w:sz w:val="22"/>
        </w:rPr>
        <w:t>Definition</w:t>
      </w:r>
      <w:r w:rsidR="008520E4"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345141">
        <w:rPr>
          <w:b/>
          <w:sz w:val="22"/>
        </w:rPr>
        <w:t>g-</w:t>
      </w:r>
      <w:r w:rsidR="0059191A" w:rsidRPr="00486765">
        <w:rPr>
          <w:b/>
          <w:sz w:val="22"/>
        </w:rPr>
        <w:t>depends</w:t>
      </w:r>
      <w:r w:rsidR="00345141">
        <w:rPr>
          <w:b/>
          <w:sz w:val="22"/>
        </w:rPr>
        <w:t>_</w:t>
      </w:r>
      <w:r w:rsidR="003E0C5C" w:rsidRPr="009D23B6">
        <w:rPr>
          <w:b/>
          <w:sz w:val="22"/>
        </w:rPr>
        <w:t>o</w:t>
      </w:r>
      <w:r w:rsidR="0079125C" w:rsidRPr="009D23B6">
        <w:rPr>
          <w:b/>
          <w:sz w:val="22"/>
        </w:rPr>
        <w:t>n</w:t>
      </w:r>
      <w:r w:rsidR="0079125C" w:rsidRPr="00486765">
        <w:rPr>
          <w:sz w:val="22"/>
        </w:rPr>
        <w:t xml:space="preserve">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r w:rsidRPr="00A64AB5">
        <w:rPr>
          <w:rStyle w:val="Annotation"/>
        </w:rPr>
        <w:t xml:space="preserve"> </w:t>
      </w:r>
      <w:r w:rsidRPr="007539EB">
        <w:rPr>
          <w:rStyle w:val="Annotation"/>
        </w:rPr>
        <w:t>]</w:t>
      </w:r>
    </w:p>
    <w:p w14:paraId="79A47063" w14:textId="4FC27AF8" w:rsidR="00587B67" w:rsidRPr="00486765" w:rsidRDefault="00A64AB5">
      <w:pPr>
        <w:pStyle w:val="Specification"/>
        <w:rPr>
          <w:sz w:val="18"/>
          <w:szCs w:val="20"/>
        </w:rPr>
      </w:pPr>
      <w:r w:rsidRPr="007539EB">
        <w:rPr>
          <w:rStyle w:val="Annotation"/>
        </w:rPr>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w:t>
      </w:r>
      <w:r w:rsidRPr="007539EB">
        <w:rPr>
          <w:rStyle w:val="Annotation"/>
        </w:rPr>
        <w:t>\</w:t>
      </w:r>
      <w:r w:rsidR="00587B67" w:rsidRPr="00486765">
        <w:rPr>
          <w:sz w:val="22"/>
        </w:rPr>
        <w:t>; the sequence of this protein molecule</w:t>
      </w:r>
      <w:proofErr w:type="gramStart"/>
      <w:r w:rsidR="00587B67" w:rsidRPr="00486765">
        <w:rPr>
          <w:sz w:val="22"/>
        </w:rPr>
        <w:t>;</w:t>
      </w:r>
      <w:proofErr w:type="gramEnd"/>
      <w:r w:rsidR="00587B67" w:rsidRPr="00486765">
        <w:rPr>
          <w:sz w:val="22"/>
        </w:rPr>
        <w:t xml:space="preserve"> the sequence that is a copy thereof in that protein molecule</w:t>
      </w:r>
      <w:r w:rsidR="00861F97" w:rsidRPr="00486765">
        <w:rPr>
          <w:sz w:val="22"/>
        </w:rPr>
        <w:t>.</w:t>
      </w:r>
      <w:r w:rsidRPr="00A64AB5">
        <w:rPr>
          <w:rStyle w:val="Annotation"/>
        </w:rPr>
        <w:t xml:space="preserve"> </w:t>
      </w:r>
      <w:r w:rsidRPr="007539EB">
        <w:rPr>
          <w:rStyle w:val="Annotation"/>
        </w:rPr>
        <w:t>]</w:t>
      </w:r>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w:t>
      </w:r>
      <w:proofErr w:type="gramStart"/>
      <w:r w:rsidRPr="00486765">
        <w:rPr>
          <w:sz w:val="22"/>
        </w:rPr>
        <w:t>the</w:t>
      </w:r>
      <w:proofErr w:type="gramEnd"/>
      <w:r w:rsidRPr="00486765">
        <w:rPr>
          <w:sz w:val="22"/>
        </w:rPr>
        <w:t xml:space="preserv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proofErr w:type="gramStart"/>
      <w:r w:rsidR="003138D6" w:rsidRPr="00486765">
        <w:rPr>
          <w:sz w:val="22"/>
        </w:rPr>
        <w:t>)</w:t>
      </w:r>
      <w:r w:rsidRPr="00486765">
        <w:rPr>
          <w:sz w:val="22"/>
        </w:rPr>
        <w:t xml:space="preserve"> which is </w:t>
      </w:r>
      <w:r w:rsidR="003138D6" w:rsidRPr="00486765">
        <w:rPr>
          <w:sz w:val="22"/>
        </w:rPr>
        <w:t>a work of literature</w:t>
      </w:r>
      <w:proofErr w:type="gramEnd"/>
      <w:r w:rsidR="003138D6" w:rsidRPr="00486765">
        <w:rPr>
          <w:sz w:val="22"/>
        </w:rPr>
        <w:t xml:space="preserve"> </w:t>
      </w:r>
      <w:r w:rsidRPr="00486765">
        <w:rPr>
          <w:sz w:val="22"/>
        </w:rPr>
        <w:t xml:space="preserve">is concretized in the patterns of ink marks in this </w:t>
      </w:r>
      <w:r w:rsidRPr="00486765">
        <w:rPr>
          <w:sz w:val="22"/>
        </w:rPr>
        <w:lastRenderedPageBreak/>
        <w:t xml:space="preserve">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pPr>
        <w:pStyle w:val="Heading2"/>
      </w:pPr>
      <w:bookmarkStart w:id="158" w:name="_Toc313270722"/>
      <w:bookmarkStart w:id="159" w:name="_Toc319326127"/>
      <w:r w:rsidRPr="009D23B6">
        <w:rPr>
          <w:sz w:val="24"/>
        </w:rPr>
        <w:t>Relation of concretization</w:t>
      </w:r>
      <w:bookmarkEnd w:id="158"/>
      <w:bookmarkEnd w:id="159"/>
    </w:p>
    <w:p w14:paraId="125446CD" w14:textId="77777777" w:rsidR="0046137A" w:rsidRPr="00486765" w:rsidRDefault="0046137A" w:rsidP="00486765">
      <w:pPr>
        <w:rPr>
          <w:sz w:val="22"/>
        </w:rPr>
      </w:pPr>
    </w:p>
    <w:p w14:paraId="6B587371" w14:textId="72A43790" w:rsidR="00DF413E" w:rsidRDefault="0065256B" w:rsidP="00486765">
      <w:pPr>
        <w:pStyle w:val="Specification"/>
        <w:rPr>
          <w:sz w:val="22"/>
        </w:rPr>
      </w:pPr>
      <w:proofErr w:type="gramStart"/>
      <w:r w:rsidRPr="009D2710">
        <w:rPr>
          <w:rStyle w:val="Annotation"/>
        </w:rPr>
        <w:t>a</w:t>
      </w:r>
      <w:proofErr w:type="gramEnd"/>
      <w:r w:rsidRPr="009D2710">
        <w:rPr>
          <w:rStyle w:val="Annotation"/>
        </w:rPr>
        <w:t>(</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r w:rsidR="00B734E8" w:rsidRPr="00486765">
        <w:rPr>
          <w:i/>
          <w:sz w:val="22"/>
        </w:rPr>
        <w:t xml:space="preserve">a </w:t>
      </w:r>
      <w:r w:rsidR="00B734E8" w:rsidRPr="00486765">
        <w:rPr>
          <w:sz w:val="22"/>
        </w:rPr>
        <w:t xml:space="preserve">is a </w:t>
      </w:r>
      <w:r w:rsidR="00B734E8" w:rsidRPr="009D23B6">
        <w:rPr>
          <w:i/>
          <w:sz w:val="22"/>
        </w:rPr>
        <w:t>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p>
    <w:p w14:paraId="21A4CD47" w14:textId="77777777" w:rsidR="00DF413E" w:rsidRDefault="00DF413E" w:rsidP="00486765">
      <w:pPr>
        <w:pStyle w:val="Specification"/>
        <w:rPr>
          <w:sz w:val="22"/>
        </w:rPr>
      </w:pPr>
      <w:r>
        <w:rPr>
          <w:sz w:val="22"/>
        </w:rPr>
        <w:t>Domain: specifically dependent continuant</w:t>
      </w:r>
    </w:p>
    <w:p w14:paraId="0152A224" w14:textId="5E69ACC5" w:rsidR="00B734E8" w:rsidRPr="00B23775" w:rsidRDefault="00DF413E" w:rsidP="00486765">
      <w:pPr>
        <w:pStyle w:val="Specification"/>
        <w:rPr>
          <w:sz w:val="22"/>
        </w:rPr>
      </w:pPr>
      <w:r>
        <w:rPr>
          <w:sz w:val="22"/>
        </w:rPr>
        <w:t>Range: generically dependent continuant</w:t>
      </w:r>
      <w:r w:rsidR="0065256B" w:rsidRPr="00192D7E">
        <w:rPr>
          <w:rStyle w:val="Annotation"/>
        </w:rPr>
        <w:t>]</w:t>
      </w:r>
    </w:p>
    <w:p w14:paraId="462CD8F9" w14:textId="77777777" w:rsidR="0046137A" w:rsidRPr="00B56876" w:rsidRDefault="0046137A" w:rsidP="00486765"/>
    <w:p w14:paraId="5A22F014" w14:textId="1715FA81"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9D23B6">
        <w:rPr>
          <w:i/>
          <w:sz w:val="22"/>
        </w:rPr>
        <w:t>quality</w:t>
      </w:r>
      <w:r w:rsidR="00B734E8" w:rsidRPr="00486765">
        <w:rPr>
          <w:sz w:val="22"/>
        </w:rPr>
        <w:t xml:space="preserve">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commentRangeStart w:id="160"/>
      <w:r w:rsidRPr="00486765">
        <w:rPr>
          <w:i/>
          <w:sz w:val="22"/>
        </w:rPr>
        <w:t>datum</w:t>
      </w:r>
      <w:commentRangeEnd w:id="160"/>
      <w:r w:rsidR="00DF413E">
        <w:rPr>
          <w:rStyle w:val="CommentReference"/>
        </w:rPr>
        <w:commentReference w:id="160"/>
      </w:r>
      <w:r w:rsidRPr="00486765">
        <w:rPr>
          <w:sz w:val="22"/>
        </w:rPr>
        <w:t xml:space="preserve">. </w:t>
      </w:r>
    </w:p>
    <w:p w14:paraId="09612788" w14:textId="77777777" w:rsidR="003E0C5C" w:rsidRPr="00486765" w:rsidRDefault="003E0C5C">
      <w:pPr>
        <w:rPr>
          <w:sz w:val="22"/>
        </w:rPr>
      </w:pPr>
    </w:p>
    <w:p w14:paraId="6F363970" w14:textId="6C71C8C7"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w:t>
      </w:r>
      <w:r w:rsidR="00192D7E" w:rsidRPr="00486765">
        <w:rPr>
          <w:sz w:val="22"/>
        </w:rPr>
        <w:t>patterns that</w:t>
      </w:r>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64666BCE"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w:t>
      </w:r>
      <w:r w:rsidR="00B734E8" w:rsidRPr="00486765">
        <w:rPr>
          <w:sz w:val="22"/>
        </w:rPr>
        <w:lastRenderedPageBreak/>
        <w:t xml:space="preserve">computer. You may concretize a </w:t>
      </w:r>
      <w:r w:rsidR="00192D7E" w:rsidRPr="00486765">
        <w:rPr>
          <w:sz w:val="22"/>
        </w:rPr>
        <w:t>recipe that</w:t>
      </w:r>
      <w:r w:rsidR="00B734E8" w:rsidRPr="00486765">
        <w:rPr>
          <w:sz w:val="22"/>
        </w:rPr>
        <w:t xml:space="preserve"> you find in a cookbook by turning it into a </w:t>
      </w:r>
      <w:proofErr w:type="gramStart"/>
      <w:r w:rsidR="00B734E8" w:rsidRPr="00486765">
        <w:rPr>
          <w:sz w:val="22"/>
        </w:rPr>
        <w:t>plan which</w:t>
      </w:r>
      <w:proofErr w:type="gramEnd"/>
      <w:r w:rsidR="00B734E8" w:rsidRPr="00486765">
        <w:rPr>
          <w:sz w:val="22"/>
        </w:rPr>
        <w:t xml:space="preserve">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4842A756" w:rsidR="00047E4F" w:rsidRPr="00B23775" w:rsidRDefault="0065256B" w:rsidP="00486765">
      <w:pPr>
        <w:pStyle w:val="Specification"/>
        <w:rPr>
          <w:sz w:val="22"/>
        </w:rPr>
      </w:pPr>
      <w:proofErr w:type="gramStart"/>
      <w:r w:rsidRPr="007539EB">
        <w:rPr>
          <w:rStyle w:val="Annotation"/>
        </w:rPr>
        <w:t>a</w:t>
      </w:r>
      <w:proofErr w:type="gramEnd"/>
      <w:r w:rsidRPr="007539EB">
        <w:rPr>
          <w:rStyle w:val="Annotation"/>
        </w:rPr>
        <w:t>(</w:t>
      </w:r>
      <w:ins w:id="161" w:author="Alan Ruttenberg" w:date="2012-06-05T08:57:00Z">
        <w:r w:rsidRPr="007539EB">
          <w:rPr>
            <w:rStyle w:val="Annotation"/>
          </w:rPr>
          <w:t>concretiz</w:t>
        </w:r>
        <w:r w:rsidR="00DF413E">
          <w:rPr>
            <w:rStyle w:val="Annotation"/>
          </w:rPr>
          <w:t>es</w:t>
        </w:r>
      </w:ins>
      <w:del w:id="162" w:author="Alan Ruttenberg" w:date="2012-06-05T08:57:00Z">
        <w:r w:rsidRPr="007539EB">
          <w:rPr>
            <w:rStyle w:val="Annotation"/>
          </w:rPr>
          <w:delText>concretization</w:delText>
        </w:r>
      </w:del>
      <w:r w:rsidRPr="007539EB">
        <w:rPr>
          <w:rStyle w:val="Annotation"/>
        </w:rPr>
        <w:t>)[</w:t>
      </w:r>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r w:rsidR="00CD73E6">
        <w:rPr>
          <w:sz w:val="22"/>
        </w:rPr>
        <w:t xml:space="preserve"> </w:t>
      </w:r>
      <w:r w:rsidR="00CD73E6">
        <w:rPr>
          <w:i/>
          <w:sz w:val="22"/>
        </w:rPr>
        <w:t>t</w:t>
      </w:r>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ins w:id="163" w:author="Alan Ruttenberg" w:date="2012-06-05T08:57:00Z">
        <w:r w:rsidR="00DF413E">
          <w:rPr>
            <w:sz w:val="22"/>
          </w:rPr>
          <w:t xml:space="preserve">such that c </w:t>
        </w:r>
        <w:r w:rsidR="00601C8D" w:rsidRPr="00486765">
          <w:rPr>
            <w:b/>
            <w:sz w:val="22"/>
          </w:rPr>
          <w:t>concretiz</w:t>
        </w:r>
        <w:r w:rsidR="00DF413E">
          <w:rPr>
            <w:sz w:val="22"/>
          </w:rPr>
          <w:t>es</w:t>
        </w:r>
      </w:ins>
      <w:del w:id="164" w:author="Alan Ruttenberg" w:date="2012-06-05T08:57:00Z">
        <w:r w:rsidR="00FB0792" w:rsidRPr="00486765">
          <w:rPr>
            <w:sz w:val="22"/>
          </w:rPr>
          <w:delText>which is</w:delText>
        </w:r>
      </w:del>
      <w:r w:rsidR="00601C8D">
        <w:rPr>
          <w:sz w:val="22"/>
          <w:rPrChange w:id="165" w:author="Alan Ruttenberg" w:date="2012-06-05T08:57:00Z">
            <w:rPr>
              <w:i/>
              <w:sz w:val="22"/>
            </w:rPr>
          </w:rPrChange>
        </w:rPr>
        <w:t xml:space="preserve"> </w:t>
      </w:r>
      <w:r w:rsidR="00601C8D" w:rsidRPr="00486765">
        <w:rPr>
          <w:i/>
          <w:sz w:val="22"/>
          <w:rPrChange w:id="166" w:author="Alan Ruttenberg" w:date="2012-06-05T08:57:00Z">
            <w:rPr>
              <w:sz w:val="22"/>
            </w:rPr>
          </w:rPrChange>
        </w:rPr>
        <w:t>a</w:t>
      </w:r>
      <w:r w:rsidR="00601C8D" w:rsidRPr="00486765">
        <w:rPr>
          <w:sz w:val="22"/>
        </w:rPr>
        <w:t xml:space="preserve"> </w:t>
      </w:r>
      <w:ins w:id="167" w:author="Alan Ruttenberg" w:date="2012-06-05T08:57:00Z">
        <w:r w:rsidR="00DF413E">
          <w:rPr>
            <w:sz w:val="22"/>
          </w:rPr>
          <w:t>at t</w:t>
        </w:r>
      </w:ins>
      <w:del w:id="168" w:author="Alan Ruttenberg" w:date="2012-06-05T08:57:00Z">
        <w:r w:rsidR="00601C8D" w:rsidRPr="00486765">
          <w:rPr>
            <w:b/>
            <w:sz w:val="22"/>
          </w:rPr>
          <w:delText>concretization</w:delText>
        </w:r>
        <w:r w:rsidR="00601C8D" w:rsidRPr="00486765">
          <w:rPr>
            <w:sz w:val="22"/>
          </w:rPr>
          <w:delText xml:space="preserve"> of </w:delText>
        </w:r>
        <w:r w:rsidR="00601C8D" w:rsidRPr="00486765">
          <w:rPr>
            <w:i/>
            <w:sz w:val="22"/>
          </w:rPr>
          <w:delText>a</w:delText>
        </w:r>
      </w:del>
      <w:r w:rsidR="00FB0792" w:rsidRPr="00486765">
        <w:rPr>
          <w:sz w:val="22"/>
        </w:rPr>
        <w:t xml:space="preserve"> and</w:t>
      </w:r>
      <w:r w:rsidR="00601C8D" w:rsidRPr="00486765">
        <w:rPr>
          <w:sz w:val="22"/>
        </w:rPr>
        <w:t xml:space="preserve"> </w:t>
      </w:r>
      <w:ins w:id="169" w:author="Alan Ruttenberg" w:date="2012-06-05T08:57:00Z">
        <w:r w:rsidR="00DF413E">
          <w:rPr>
            <w:sz w:val="22"/>
          </w:rPr>
          <w:t>c</w:t>
        </w:r>
      </w:ins>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r w:rsidR="00CD73E6">
        <w:rPr>
          <w:i/>
          <w:sz w:val="22"/>
        </w:rPr>
        <w:t xml:space="preserve"> </w:t>
      </w:r>
      <w:r w:rsidR="00CD73E6" w:rsidRPr="009D2710">
        <w:rPr>
          <w:b/>
          <w:sz w:val="22"/>
        </w:rPr>
        <w:t>at</w:t>
      </w:r>
      <w:r w:rsidR="00CD73E6">
        <w:rPr>
          <w:sz w:val="22"/>
        </w:rPr>
        <w:t xml:space="preserve"> </w:t>
      </w:r>
      <w:r w:rsidR="00CD73E6">
        <w:rPr>
          <w:i/>
          <w:sz w:val="22"/>
        </w:rPr>
        <w:t>t</w:t>
      </w:r>
      <w:r w:rsidR="00601C8D" w:rsidRPr="00486765">
        <w:rPr>
          <w:i/>
          <w:sz w:val="22"/>
        </w:rPr>
        <w:t>.</w:t>
      </w:r>
      <w:r w:rsidR="006D323D">
        <w:rPr>
          <w:sz w:val="22"/>
        </w:rPr>
        <w:t xml:space="preserve"> [076-001]</w:t>
      </w:r>
      <w:r w:rsidRPr="009D2710">
        <w:rPr>
          <w:rStyle w:val="Annotation"/>
        </w:rPr>
        <w:t>]</w:t>
      </w:r>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w:t>
      </w:r>
      <w:r w:rsidR="00AD4F8F" w:rsidRPr="00486765">
        <w:rPr>
          <w:sz w:val="22"/>
        </w:rPr>
        <w:lastRenderedPageBreak/>
        <w:t xml:space="preserve">outputs such as publications, databases, and so forth, as described in the </w:t>
      </w:r>
      <w:hyperlink r:id="rId36"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170" w:name="_Toc313270723"/>
      <w:bookmarkStart w:id="171" w:name="_Toc319326128"/>
      <w:r w:rsidRPr="00486765">
        <w:rPr>
          <w:sz w:val="24"/>
        </w:rPr>
        <w:t xml:space="preserve">3. </w:t>
      </w:r>
      <w:r w:rsidR="00FB129B" w:rsidRPr="00486765">
        <w:rPr>
          <w:sz w:val="24"/>
        </w:rPr>
        <w:t>Occurrent</w:t>
      </w:r>
      <w:bookmarkEnd w:id="170"/>
      <w:bookmarkEnd w:id="171"/>
    </w:p>
    <w:p w14:paraId="299C82B5" w14:textId="6D202C13"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w:t>
      </w:r>
      <w:proofErr w:type="gramStart"/>
      <w:r w:rsidR="00604D54">
        <w:t>region which</w:t>
      </w:r>
      <w:proofErr w:type="gramEnd"/>
      <w:r w:rsidR="00604D54">
        <w:t xml:space="preserve"> such an entity occupies</w:t>
      </w:r>
      <w:r w:rsidR="00604D54" w:rsidRPr="00486765">
        <w:rPr>
          <w:i/>
        </w:rPr>
        <w:t>.</w:t>
      </w:r>
      <w:r w:rsidR="006D323D">
        <w:t xml:space="preserve"> [077-001]</w:t>
      </w:r>
      <w:r w:rsidRPr="009D2710">
        <w:rPr>
          <w:rStyle w:val="Annotation"/>
        </w:rPr>
        <w:t>]</w:t>
      </w:r>
    </w:p>
    <w:p w14:paraId="58AC0962" w14:textId="32CD6D87"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w:t>
      </w:r>
      <w:proofErr w:type="gramStart"/>
      <w:r w:rsidR="00A94D95" w:rsidRPr="00486765">
        <w:rPr>
          <w:sz w:val="22"/>
        </w:rPr>
        <w:t xml:space="preserve">– </w:t>
      </w:r>
      <w:r w:rsidRPr="00486765">
        <w:rPr>
          <w:sz w:val="22"/>
        </w:rPr>
        <w:t>which</w:t>
      </w:r>
      <w:proofErr w:type="gramEnd"/>
      <w:r w:rsidRPr="00486765">
        <w:rPr>
          <w:sz w:val="22"/>
        </w:rPr>
        <w:t xml:space="preserve"> are fiat segments occupying constituent temporal intervals of the temporal interval occupied by the process as a whole.</w:t>
      </w:r>
      <w:r w:rsidR="00773334" w:rsidRPr="00486765">
        <w:rPr>
          <w:sz w:val="22"/>
        </w:rPr>
        <w:t xml:space="preserve"> Occurents are processes, or the boundaries of processes, or temporal or spatial temporal regions.</w:t>
      </w:r>
    </w:p>
    <w:p w14:paraId="5D41D598" w14:textId="77777777" w:rsidR="00A94D95" w:rsidRPr="00B56876" w:rsidRDefault="00A94D95">
      <w:pPr>
        <w:pStyle w:val="Heading2"/>
        <w:rPr>
          <w:shd w:val="clear" w:color="auto" w:fill="FFFFFF"/>
        </w:rPr>
      </w:pPr>
      <w:bookmarkStart w:id="172" w:name="_Toc313270724"/>
      <w:bookmarkStart w:id="173" w:name="_Toc319326129"/>
      <w:r w:rsidRPr="009D23B6">
        <w:rPr>
          <w:sz w:val="24"/>
          <w:shd w:val="clear" w:color="auto" w:fill="FFFFFF"/>
        </w:rPr>
        <w:lastRenderedPageBreak/>
        <w:t>Relation of temporal parthood</w:t>
      </w:r>
      <w:bookmarkEnd w:id="172"/>
      <w:bookmarkEnd w:id="173"/>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temporal_part_</w:t>
      </w:r>
      <w:proofErr w:type="gramStart"/>
      <w:r w:rsidR="007F452D" w:rsidRPr="00486765">
        <w:rPr>
          <w:b/>
          <w:sz w:val="22"/>
        </w:rPr>
        <w:t xml:space="preserve">of </w:t>
      </w:r>
      <w:r w:rsidR="007F452D" w:rsidRPr="00486765">
        <w:rPr>
          <w:sz w:val="22"/>
        </w:rPr>
        <w:t>which</w:t>
      </w:r>
      <w:proofErr w:type="gramEnd"/>
      <w:r w:rsidR="007F452D" w:rsidRPr="00486765">
        <w:rPr>
          <w:sz w:val="22"/>
        </w:rPr>
        <w:t xml:space="preserve"> holds between two occurrents when the former is a phase or subprocess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29FB0D7B"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w:t>
      </w:r>
      <w:proofErr w:type="gramStart"/>
      <w:r w:rsidRPr="00486765">
        <w:rPr>
          <w:sz w:val="22"/>
        </w:rPr>
        <w:t>for</w:t>
      </w:r>
      <w:proofErr w:type="gramEnd"/>
      <w:r w:rsidRPr="00486765">
        <w:rPr>
          <w:sz w:val="22"/>
        </w:rPr>
        <w:t xml:space="preserve">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w:t>
      </w:r>
      <w:proofErr w:type="gramStart"/>
      <w:r>
        <w:t>for</w:t>
      </w:r>
      <w:proofErr w:type="gramEnd"/>
      <w:r>
        <w:t xml:space="preserve">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r w:rsidR="007C3D0F" w:rsidRPr="00B23775">
        <w:rPr>
          <w:i/>
        </w:rPr>
        <w:t>r</w:t>
      </w:r>
      <w:r w:rsidR="007C3D0F" w:rsidRPr="007C3D0F">
        <w:t> </w:t>
      </w:r>
    </w:p>
    <w:p w14:paraId="429A3CD7" w14:textId="1F40FF21"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[078-001]</w:t>
      </w:r>
      <w:r w:rsidR="00E95FEA" w:rsidRPr="009D2710">
        <w:rPr>
          <w:rStyle w:val="Annotation"/>
        </w:rPr>
        <w:t>]</w:t>
      </w:r>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204909" w:rsidR="00405B03" w:rsidRPr="00486765" w:rsidRDefault="00E95FEA" w:rsidP="00486765">
      <w:pPr>
        <w:pStyle w:val="Specification"/>
        <w:rPr>
          <w:rFonts w:ascii="Times New Roman" w:hAnsi="Times New Roman"/>
          <w:b/>
          <w:sz w:val="22"/>
        </w:rPr>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rPr>
          <w:sz w:val="22"/>
        </w:rPr>
        <w:t>: your heart</w:t>
      </w:r>
      <w:r w:rsidR="00D54118" w:rsidRPr="00486765">
        <w:rPr>
          <w:rFonts w:ascii="Times New Roman" w:hAnsi="Times New Roman"/>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r w:rsidRPr="009D2710">
        <w:rPr>
          <w:rStyle w:val="Annotation"/>
        </w:rPr>
        <w:t>\</w:t>
      </w:r>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r w:rsidRPr="007539EB">
        <w:rPr>
          <w:rStyle w:val="Annotation"/>
        </w:rPr>
        <w:t>\</w:t>
      </w:r>
      <w:r w:rsidR="00A94D95" w:rsidRPr="00486765">
        <w:rPr>
          <w:sz w:val="22"/>
        </w:rPr>
        <w:t>.</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r w:rsidRPr="00E95FEA">
        <w:rPr>
          <w:rStyle w:val="Annotation"/>
        </w:rPr>
        <w:t xml:space="preserve"> </w:t>
      </w:r>
      <w:r w:rsidRPr="007539EB">
        <w:rPr>
          <w:rStyle w:val="Annotation"/>
        </w:rPr>
        <w:t>]</w:t>
      </w:r>
    </w:p>
    <w:p w14:paraId="198F232D" w14:textId="77777777" w:rsidR="008E09E5" w:rsidRDefault="008E09E5" w:rsidP="00486765">
      <w:pPr>
        <w:pStyle w:val="Specification"/>
      </w:pPr>
    </w:p>
    <w:p w14:paraId="77D4CC40" w14:textId="53C18D24" w:rsidR="0089128F" w:rsidRDefault="00E95FEA" w:rsidP="00B6123E">
      <w:pPr>
        <w:pStyle w:val="Specification"/>
        <w:rPr>
          <w:sz w:val="22"/>
        </w:rPr>
      </w:pPr>
      <w:r w:rsidRPr="007539EB">
        <w:rPr>
          <w:rStyle w:val="Annotation"/>
        </w:rPr>
        <w:t>a(temporal_part_of)[</w:t>
      </w:r>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r w:rsidR="0089128F">
        <w:rPr>
          <w:b/>
          <w:sz w:val="22"/>
        </w:rPr>
        <w:t>proper_</w:t>
      </w:r>
      <w:r w:rsidR="0089128F" w:rsidRPr="00486765">
        <w:rPr>
          <w:b/>
          <w:sz w:val="22"/>
        </w:rPr>
        <w:t xml:space="preserve">temporal_part_of </w:t>
      </w:r>
      <w:r w:rsidR="0089128F" w:rsidRPr="00486765">
        <w:rPr>
          <w:i/>
          <w:sz w:val="22"/>
        </w:rPr>
        <w:t xml:space="preserve">b </w:t>
      </w:r>
      <w:r w:rsidR="0089128F">
        <w:rPr>
          <w:sz w:val="22"/>
        </w:rPr>
        <w:t xml:space="preserve">=Def. </w:t>
      </w:r>
      <w:r w:rsidR="0089128F" w:rsidRPr="00486765">
        <w:rPr>
          <w:i/>
          <w:sz w:val="22"/>
        </w:rPr>
        <w:t xml:space="preserve">a </w:t>
      </w:r>
      <w:r w:rsidR="0089128F">
        <w:rPr>
          <w:b/>
          <w:sz w:val="22"/>
        </w:rPr>
        <w:t>temporal</w:t>
      </w:r>
      <w:r w:rsidR="0089128F" w:rsidRPr="00486765">
        <w:rPr>
          <w:b/>
          <w:sz w:val="22"/>
        </w:rPr>
        <w:t xml:space="preserve">_part_of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r w:rsidRPr="009D2710">
        <w:rPr>
          <w:rStyle w:val="Annotation"/>
        </w:rPr>
        <w:t>]</w:t>
      </w:r>
    </w:p>
    <w:p w14:paraId="4CE851A8" w14:textId="77777777" w:rsidR="0089128F" w:rsidRDefault="0089128F" w:rsidP="00B6123E">
      <w:pPr>
        <w:pStyle w:val="Specification"/>
        <w:rPr>
          <w:smallCaps/>
          <w:sz w:val="22"/>
        </w:rPr>
      </w:pPr>
    </w:p>
    <w:p w14:paraId="4D18FA3C" w14:textId="029C3275" w:rsidR="0089128F" w:rsidRPr="008872A6" w:rsidRDefault="00E95FEA" w:rsidP="00B6123E">
      <w:pPr>
        <w:pStyle w:val="Specification"/>
        <w:rPr>
          <w:smallCaps/>
          <w:sz w:val="22"/>
        </w:rPr>
      </w:pPr>
      <w:r w:rsidRPr="007539EB">
        <w:rPr>
          <w:rStyle w:val="Annotation"/>
        </w:rPr>
        <w:t>a(temporal_part_of)[</w:t>
      </w:r>
      <w:r w:rsidR="0089128F" w:rsidRPr="00B6123E">
        <w:rPr>
          <w:smallCaps/>
          <w:sz w:val="22"/>
        </w:rPr>
        <w:t>Axiom</w:t>
      </w:r>
      <w:r w:rsidR="0089128F">
        <w:rPr>
          <w:smallCaps/>
          <w:sz w:val="22"/>
        </w:rPr>
        <w:t xml:space="preserve">: </w:t>
      </w:r>
      <w:r w:rsidR="0089128F">
        <w:rPr>
          <w:sz w:val="22"/>
        </w:rPr>
        <w:t xml:space="preserve">if </w:t>
      </w:r>
      <w:r w:rsidR="0089128F" w:rsidRPr="00486765">
        <w:rPr>
          <w:i/>
          <w:sz w:val="22"/>
        </w:rPr>
        <w:t xml:space="preserve">a </w:t>
      </w:r>
      <w:r w:rsidR="0089128F">
        <w:rPr>
          <w:b/>
          <w:sz w:val="22"/>
        </w:rPr>
        <w:t>proper_</w:t>
      </w:r>
      <w:r w:rsidR="0089128F" w:rsidRPr="00486765">
        <w:rPr>
          <w:b/>
          <w:sz w:val="22"/>
        </w:rPr>
        <w:t xml:space="preserve">temporal_part_of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r w:rsidR="0089128F">
        <w:rPr>
          <w:b/>
          <w:sz w:val="22"/>
        </w:rPr>
        <w:t>proper_</w:t>
      </w:r>
      <w:r w:rsidR="0089128F" w:rsidRPr="00486765">
        <w:rPr>
          <w:b/>
          <w:sz w:val="22"/>
        </w:rPr>
        <w:t>temporal_part_of</w:t>
      </w:r>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[117-001]</w:t>
      </w:r>
      <w:r w:rsidRPr="009D2710">
        <w:rPr>
          <w:rStyle w:val="Annotation"/>
        </w:rPr>
        <w:t>]</w:t>
      </w:r>
    </w:p>
    <w:p w14:paraId="5577C771" w14:textId="77777777" w:rsidR="0089128F" w:rsidRDefault="0089128F" w:rsidP="00486765">
      <w:pPr>
        <w:pStyle w:val="Specification"/>
      </w:pPr>
    </w:p>
    <w:p w14:paraId="59EDDDC3" w14:textId="26C1F052" w:rsidR="009E196A" w:rsidRDefault="009E196A" w:rsidP="00486765">
      <w:pPr>
        <w:pStyle w:val="Specification"/>
      </w:pPr>
      <w:r>
        <w:t xml:space="preserve">[117-001] </w:t>
      </w:r>
      <w:proofErr w:type="gramStart"/>
      <w:r>
        <w:t>may</w:t>
      </w:r>
      <w:proofErr w:type="gramEnd"/>
      <w:r>
        <w:t xml:space="preserve"> be provable as theorem.</w:t>
      </w:r>
    </w:p>
    <w:p w14:paraId="5A4D197E" w14:textId="13448035" w:rsidR="00A94D95" w:rsidRPr="00486765" w:rsidRDefault="008E09E5" w:rsidP="00B23775">
      <w:pPr>
        <w:rPr>
          <w:b/>
        </w:rPr>
      </w:pPr>
      <w:r w:rsidRPr="00486765">
        <w:t xml:space="preserve">Temporal parts are often referred to as </w:t>
      </w:r>
      <w:r w:rsidR="00443209" w:rsidRPr="00486765">
        <w:t>as stages or phases of an occurrent.</w:t>
      </w:r>
    </w:p>
    <w:p w14:paraId="644C4B86" w14:textId="77777777" w:rsidR="008E09E5" w:rsidRPr="00486765" w:rsidRDefault="008E09E5" w:rsidP="00486765">
      <w:pPr>
        <w:ind w:firstLine="720"/>
        <w:rPr>
          <w:rStyle w:val="SpecificationType"/>
          <w:sz w:val="22"/>
        </w:rPr>
      </w:pPr>
    </w:p>
    <w:p w14:paraId="6D49AE7D" w14:textId="05C150B5" w:rsidR="001D31E3" w:rsidRPr="00B56876" w:rsidRDefault="00B538E9" w:rsidP="00B23775">
      <w:pPr>
        <w:pStyle w:val="Specification"/>
      </w:pPr>
      <w:r w:rsidRPr="009D2710">
        <w:rPr>
          <w:rStyle w:val="Annotation"/>
        </w:rPr>
        <w:t>a(occurrent)[</w:t>
      </w:r>
      <w:r w:rsidR="00604D54" w:rsidRPr="00B23775">
        <w:rPr>
          <w:rStyle w:val="SpecificationType"/>
        </w:rPr>
        <w:t>Axiom</w:t>
      </w:r>
      <w:r w:rsidR="00773334" w:rsidRPr="00486765">
        <w:rPr>
          <w:smallCaps/>
        </w:rPr>
        <w:t xml:space="preserve">: </w:t>
      </w:r>
      <w:proofErr w:type="gramStart"/>
      <w:r w:rsidR="00773334" w:rsidRPr="00486765">
        <w:rPr>
          <w:i/>
        </w:rPr>
        <w:t xml:space="preserve">a </w:t>
      </w:r>
      <w:r w:rsidR="00773334" w:rsidRPr="00486765">
        <w:t>is</w:t>
      </w:r>
      <w:proofErr w:type="gramEnd"/>
      <w:r w:rsidR="00773334" w:rsidRPr="00486765">
        <w:t xml:space="preserve"> an </w:t>
      </w:r>
      <w:r w:rsidR="00773334" w:rsidRPr="00B6123E">
        <w:rPr>
          <w:i/>
        </w:rPr>
        <w:t>occurrent</w:t>
      </w:r>
      <w:r w:rsidR="00773334" w:rsidRPr="00486765">
        <w:t xml:space="preserve"> entity </w:t>
      </w:r>
      <w:r w:rsidR="00604D54">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01A5E7E" w:rsidR="004558A1" w:rsidRPr="006D323D" w:rsidRDefault="00B538E9" w:rsidP="00486765">
      <w:pPr>
        <w:pStyle w:val="Specification"/>
        <w:rPr>
          <w:sz w:val="22"/>
        </w:rPr>
      </w:pPr>
      <w:proofErr w:type="gramStart"/>
      <w:r w:rsidRPr="009D2710">
        <w:rPr>
          <w:rStyle w:val="Annotation"/>
        </w:rPr>
        <w:lastRenderedPageBreak/>
        <w:t>a</w:t>
      </w:r>
      <w:proofErr w:type="gramEnd"/>
      <w:r w:rsidRPr="009D2710">
        <w:rPr>
          <w:rStyle w:val="Annotation"/>
        </w:rPr>
        <w:t>(projects_onto)[</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EE397F">
        <w:rPr>
          <w:b/>
          <w:sz w:val="22"/>
        </w:rPr>
        <w:t>temporally_</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w:t>
      </w:r>
      <w:r w:rsidR="00EE397F">
        <w:rPr>
          <w:sz w:val="22"/>
        </w:rPr>
        <w:t>2</w:t>
      </w:r>
      <w:r w:rsidR="006D323D">
        <w:rPr>
          <w:sz w:val="22"/>
        </w:rPr>
        <w:t>]</w:t>
      </w:r>
      <w:r w:rsidRPr="009D2710">
        <w:rPr>
          <w:rStyle w:val="Annotation"/>
        </w:rPr>
        <w:t>]</w:t>
      </w:r>
    </w:p>
    <w:p w14:paraId="2EF4EC69" w14:textId="4EA7CFDB" w:rsidR="008E09E5" w:rsidRPr="00B23775" w:rsidRDefault="00B538E9">
      <w:pPr>
        <w:pStyle w:val="Specification"/>
        <w:rPr>
          <w:sz w:val="22"/>
        </w:rPr>
      </w:pPr>
      <w:proofErr w:type="gramStart"/>
      <w:r w:rsidRPr="007539EB">
        <w:rPr>
          <w:rStyle w:val="Annotation"/>
        </w:rPr>
        <w:t>a</w:t>
      </w:r>
      <w:proofErr w:type="gramEnd"/>
      <w:r w:rsidRPr="007539EB">
        <w:rPr>
          <w:rStyle w:val="Annotation"/>
        </w:rPr>
        <w:t>(projects_onto)[</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EE397F" w:rsidRPr="005E4FE9">
        <w:rPr>
          <w:b/>
          <w:sz w:val="22"/>
        </w:rPr>
        <w:t>spatially_</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w:t>
      </w:r>
      <w:r w:rsidR="00EE397F">
        <w:rPr>
          <w:sz w:val="22"/>
        </w:rPr>
        <w:t>2</w:t>
      </w:r>
      <w:r w:rsidR="006D323D">
        <w:rPr>
          <w:sz w:val="22"/>
        </w:rPr>
        <w:t>]</w:t>
      </w:r>
      <w:r w:rsidRPr="009D2710">
        <w:rPr>
          <w:rStyle w:val="Annotation"/>
        </w:rPr>
        <w:t>]</w:t>
      </w:r>
    </w:p>
    <w:p w14:paraId="5E697BF4" w14:textId="77777777" w:rsidR="008E09E5" w:rsidRPr="004C5178" w:rsidRDefault="008E09E5" w:rsidP="00486765"/>
    <w:p w14:paraId="05CB2C27" w14:textId="0BAD01D9" w:rsidR="008E09E5" w:rsidRPr="00B56876" w:rsidRDefault="008E09E5" w:rsidP="00486765">
      <w:pPr>
        <w:rPr>
          <w:shd w:val="clear" w:color="auto" w:fill="FFFFFF"/>
        </w:rPr>
      </w:pPr>
      <w:bookmarkStart w:id="174" w:name="_Toc313270725"/>
      <w:r w:rsidRPr="00486765">
        <w:rPr>
          <w:sz w:val="22"/>
          <w:shd w:val="clear" w:color="auto" w:fill="FFFFFF"/>
        </w:rPr>
        <w:t>Every spatiotemporal region projects onto some time region, and at every time instant within its extent onto some spatial region (all of this relative to some frame).</w:t>
      </w:r>
    </w:p>
    <w:p w14:paraId="25E32EE3" w14:textId="16DDD45C" w:rsidR="004558A1" w:rsidRPr="009D23B6" w:rsidRDefault="00345141">
      <w:pPr>
        <w:pStyle w:val="Heading2"/>
        <w:rPr>
          <w:sz w:val="24"/>
          <w:shd w:val="clear" w:color="auto" w:fill="FFFFFF"/>
        </w:rPr>
      </w:pPr>
      <w:bookmarkStart w:id="175" w:name="_Toc319326130"/>
      <w:r>
        <w:rPr>
          <w:shd w:val="clear" w:color="auto" w:fill="FFFFFF"/>
        </w:rPr>
        <w:t xml:space="preserve">  </w:t>
      </w:r>
      <w:r w:rsidR="00CB2DD1" w:rsidRPr="009D23B6">
        <w:rPr>
          <w:sz w:val="24"/>
          <w:shd w:val="clear" w:color="auto" w:fill="FFFFFF"/>
        </w:rPr>
        <w:t xml:space="preserve">Occupies </w:t>
      </w:r>
      <w:r>
        <w:rPr>
          <w:shd w:val="clear" w:color="auto" w:fill="FFFFFF"/>
        </w:rPr>
        <w:t xml:space="preserve">and spans </w:t>
      </w:r>
      <w:r w:rsidR="00CB2DD1" w:rsidRPr="00486765">
        <w:rPr>
          <w:shd w:val="clear" w:color="auto" w:fill="FFFFFF"/>
        </w:rPr>
        <w:t>relation</w:t>
      </w:r>
      <w:bookmarkEnd w:id="174"/>
      <w:bookmarkEnd w:id="175"/>
      <w:r>
        <w:rPr>
          <w:shd w:val="clear" w:color="auto" w:fill="FFFFFF"/>
        </w:rPr>
        <w:t>s</w:t>
      </w:r>
    </w:p>
    <w:p w14:paraId="178A7510" w14:textId="77777777" w:rsidR="008A5BDC" w:rsidRPr="00486765" w:rsidRDefault="008A5BDC" w:rsidP="00486765">
      <w:pPr>
        <w:rPr>
          <w:sz w:val="22"/>
        </w:rPr>
      </w:pPr>
    </w:p>
    <w:p w14:paraId="35B99BF0" w14:textId="715BB9DD"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a(occupies</w:t>
      </w:r>
      <w:r w:rsidRPr="007539EB">
        <w:rPr>
          <w:rStyle w:val="Annotation"/>
        </w:rPr>
        <w:t>)[</w:t>
      </w:r>
      <w:r w:rsidR="00236D40" w:rsidRPr="00486765">
        <w:rPr>
          <w:rStyle w:val="SpecificationType"/>
          <w:sz w:val="22"/>
        </w:rPr>
        <w:t>Elucidation</w:t>
      </w:r>
      <w:r w:rsidR="00236D40" w:rsidRPr="00486765">
        <w:rPr>
          <w:sz w:val="22"/>
        </w:rPr>
        <w:t>:</w:t>
      </w:r>
      <w:r w:rsidR="008A5BDC" w:rsidRPr="00486765">
        <w:rPr>
          <w:sz w:val="22"/>
        </w:rPr>
        <w:t xml:space="preserve"> </w:t>
      </w:r>
      <w:proofErr w:type="gramStart"/>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proofErr w:type="gramEnd"/>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w:t>
      </w:r>
      <w:r w:rsidR="00345141">
        <w:rPr>
          <w:rStyle w:val="apple-style-span"/>
          <w:sz w:val="22"/>
        </w:rPr>
        <w:t>the</w:t>
      </w:r>
      <w:r w:rsidR="00345141" w:rsidRPr="009D23B6">
        <w:rPr>
          <w:rStyle w:val="apple-style-span"/>
          <w:sz w:val="22"/>
        </w:rPr>
        <w:t xml:space="preserve"> </w:t>
      </w:r>
      <w:r w:rsidR="008A5BDC" w:rsidRPr="00486765">
        <w:rPr>
          <w:rStyle w:val="apple-style-span"/>
          <w:i/>
          <w:sz w:val="22"/>
        </w:rPr>
        <w:t xml:space="preserve">spatiotemporal </w:t>
      </w:r>
      <w:proofErr w:type="gramStart"/>
      <w:r w:rsidR="008A5BDC" w:rsidRPr="00486765">
        <w:rPr>
          <w:rStyle w:val="apple-style-span"/>
          <w:i/>
          <w:sz w:val="22"/>
        </w:rPr>
        <w:t>region</w:t>
      </w:r>
      <w:r w:rsidR="008A5BDC" w:rsidRPr="00486765">
        <w:rPr>
          <w:rStyle w:val="apple-style-span"/>
          <w:sz w:val="22"/>
        </w:rPr>
        <w:t xml:space="preserve"> which</w:t>
      </w:r>
      <w:proofErr w:type="gramEnd"/>
      <w:r w:rsidR="008A5BDC" w:rsidRPr="00486765">
        <w:rPr>
          <w:rStyle w:val="apple-style-span"/>
          <w:sz w:val="22"/>
        </w:rPr>
        <w:t xml:space="preserve"> </w:t>
      </w:r>
      <w:r w:rsidR="00EE397F">
        <w:rPr>
          <w:rStyle w:val="apple-style-span"/>
          <w:sz w:val="22"/>
        </w:rPr>
        <w:t>is its spatiotemporal extent</w:t>
      </w:r>
      <w:r w:rsidR="008A5BDC" w:rsidRPr="00486765">
        <w:rPr>
          <w:rStyle w:val="apple-style-span"/>
          <w:sz w:val="22"/>
        </w:rPr>
        <w:t xml:space="preserve">. </w:t>
      </w:r>
      <w:r w:rsidR="006D323D">
        <w:rPr>
          <w:rStyle w:val="apple-style-span"/>
          <w:sz w:val="22"/>
        </w:rPr>
        <w:t>[082-00</w:t>
      </w:r>
      <w:r w:rsidR="00EE397F">
        <w:rPr>
          <w:rStyle w:val="apple-style-span"/>
          <w:sz w:val="22"/>
        </w:rPr>
        <w:t>2</w:t>
      </w:r>
      <w:r w:rsidR="006D323D">
        <w:rPr>
          <w:rStyle w:val="apple-style-span"/>
          <w:sz w:val="22"/>
        </w:rPr>
        <w:t>]</w:t>
      </w:r>
      <w:r w:rsidRPr="009D2710">
        <w:rPr>
          <w:rStyle w:val="Annotation"/>
        </w:rPr>
        <w:t>]</w:t>
      </w:r>
    </w:p>
    <w:p w14:paraId="69744ADA" w14:textId="737AF251" w:rsidR="00345141" w:rsidRPr="005E4FE9" w:rsidRDefault="00345141" w:rsidP="00345141">
      <w:pPr>
        <w:rPr>
          <w:rStyle w:val="SpecificationType"/>
        </w:rPr>
      </w:pPr>
      <w:r>
        <w:rPr>
          <w:sz w:val="22"/>
        </w:rPr>
        <w:tab/>
      </w:r>
      <w:r w:rsidRPr="005E4FE9">
        <w:rPr>
          <w:rStyle w:val="SpecificationType"/>
        </w:rPr>
        <w:t xml:space="preserve">Domain: </w:t>
      </w:r>
      <w:r w:rsidRPr="005E4FE9">
        <w:rPr>
          <w:rStyle w:val="apple-style-span"/>
          <w:i/>
        </w:rPr>
        <w:t>occurrent</w:t>
      </w:r>
    </w:p>
    <w:p w14:paraId="1E2B0567" w14:textId="03E6EDB7" w:rsidR="00345141" w:rsidRDefault="00345141" w:rsidP="005E4FE9">
      <w:pPr>
        <w:ind w:firstLine="720"/>
        <w:rPr>
          <w:rStyle w:val="apple-style-span"/>
          <w:i/>
          <w:sz w:val="22"/>
        </w:rPr>
      </w:pPr>
      <w:r w:rsidRPr="005E4FE9">
        <w:rPr>
          <w:rStyle w:val="SpecificationType"/>
        </w:rPr>
        <w:t>Range:</w:t>
      </w:r>
      <w:r>
        <w:rPr>
          <w:rStyle w:val="SpecificationType"/>
        </w:rPr>
        <w:t xml:space="preserve"> </w:t>
      </w:r>
      <w:r w:rsidRPr="00486765">
        <w:rPr>
          <w:rStyle w:val="apple-style-span"/>
          <w:i/>
          <w:sz w:val="22"/>
        </w:rPr>
        <w:t>spatiotemporal region</w:t>
      </w:r>
    </w:p>
    <w:p w14:paraId="4D3A45D8" w14:textId="77777777" w:rsidR="00345141" w:rsidRPr="005E4FE9" w:rsidRDefault="00345141" w:rsidP="005E4FE9">
      <w:pPr>
        <w:ind w:firstLine="720"/>
        <w:rPr>
          <w:rStyle w:val="SpecificationType"/>
        </w:rPr>
      </w:pPr>
    </w:p>
    <w:p w14:paraId="2D6870B4" w14:textId="7D5E715B"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a(occupies</w:t>
      </w:r>
      <w:r w:rsidRPr="007539EB">
        <w:rPr>
          <w:rStyle w:val="Annotation"/>
        </w:rPr>
        <w:t>)[</w:t>
      </w:r>
      <w:r w:rsidRPr="00486765">
        <w:rPr>
          <w:rStyle w:val="SpecificationType"/>
          <w:sz w:val="22"/>
        </w:rPr>
        <w:t>Elucidation</w:t>
      </w:r>
      <w:r w:rsidRPr="00486765">
        <w:rPr>
          <w:sz w:val="22"/>
        </w:rPr>
        <w:t xml:space="preserve">: </w:t>
      </w:r>
      <w:r w:rsidRPr="00486765">
        <w:rPr>
          <w:rStyle w:val="Emphasis"/>
          <w:iCs w:val="0"/>
          <w:sz w:val="22"/>
        </w:rPr>
        <w:t>a</w:t>
      </w:r>
      <w:r w:rsidRPr="00486765">
        <w:rPr>
          <w:rStyle w:val="apple-converted-space"/>
          <w:i/>
          <w:sz w:val="22"/>
        </w:rPr>
        <w:t> </w:t>
      </w:r>
      <w:r>
        <w:rPr>
          <w:rStyle w:val="Strong"/>
          <w:bCs w:val="0"/>
          <w:sz w:val="22"/>
        </w:rPr>
        <w:t>spans</w:t>
      </w:r>
      <w:r w:rsidRPr="00486765">
        <w:rPr>
          <w:rStyle w:val="Strong"/>
          <w:b w:val="0"/>
          <w:bCs w:val="0"/>
          <w:sz w:val="22"/>
        </w:rPr>
        <w:t xml:space="preserve"> </w:t>
      </w:r>
      <w:r w:rsidRPr="00486765">
        <w:rPr>
          <w:rStyle w:val="Emphasis"/>
          <w:iCs w:val="0"/>
          <w:sz w:val="22"/>
        </w:rPr>
        <w:t>r</w:t>
      </w:r>
      <w:r w:rsidRPr="00486765">
        <w:rPr>
          <w:rStyle w:val="Emphasis"/>
          <w:i w:val="0"/>
          <w:iCs w:val="0"/>
          <w:sz w:val="22"/>
        </w:rPr>
        <w:t>.</w:t>
      </w:r>
      <w:r w:rsidRPr="00486765">
        <w:rPr>
          <w:rStyle w:val="apple-converted-space"/>
          <w:sz w:val="22"/>
        </w:rPr>
        <w:t> </w:t>
      </w:r>
      <w:r w:rsidRPr="00486765">
        <w:rPr>
          <w:rStyle w:val="apple-style-span"/>
          <w:sz w:val="22"/>
        </w:rPr>
        <w:t xml:space="preserve">This is a primitive relation between an </w:t>
      </w:r>
      <w:r w:rsidRPr="00486765">
        <w:rPr>
          <w:rStyle w:val="apple-style-span"/>
          <w:i/>
          <w:sz w:val="22"/>
        </w:rPr>
        <w:t>occurrent</w:t>
      </w:r>
      <w:r w:rsidRPr="00486765">
        <w:rPr>
          <w:rStyle w:val="apple-style-span"/>
          <w:sz w:val="22"/>
        </w:rPr>
        <w:t xml:space="preserve"> an</w:t>
      </w:r>
      <w:r>
        <w:rPr>
          <w:rStyle w:val="apple-style-span"/>
          <w:sz w:val="22"/>
        </w:rPr>
        <w:t>d the</w:t>
      </w:r>
      <w:r w:rsidRPr="00486765">
        <w:rPr>
          <w:rStyle w:val="apple-style-span"/>
          <w:sz w:val="22"/>
        </w:rPr>
        <w:t xml:space="preserve"> </w:t>
      </w:r>
      <w:r w:rsidRPr="00486765">
        <w:rPr>
          <w:rStyle w:val="apple-style-span"/>
          <w:i/>
          <w:sz w:val="22"/>
        </w:rPr>
        <w:t>temporal</w:t>
      </w:r>
      <w:r w:rsidRPr="00486765">
        <w:rPr>
          <w:rStyle w:val="apple-style-span"/>
          <w:sz w:val="22"/>
        </w:rPr>
        <w:t xml:space="preserve"> </w:t>
      </w:r>
      <w:r>
        <w:rPr>
          <w:rStyle w:val="apple-style-span"/>
          <w:i/>
          <w:sz w:val="22"/>
        </w:rPr>
        <w:t xml:space="preserve">region </w:t>
      </w:r>
      <w:r>
        <w:rPr>
          <w:rStyle w:val="apple-style-span"/>
          <w:sz w:val="22"/>
        </w:rPr>
        <w:t xml:space="preserve">upon which </w:t>
      </w:r>
      <w:r w:rsidR="00EE397F">
        <w:rPr>
          <w:rStyle w:val="apple-style-span"/>
          <w:sz w:val="22"/>
        </w:rPr>
        <w:t xml:space="preserve">the </w:t>
      </w:r>
      <w:r w:rsidR="00EE397F">
        <w:rPr>
          <w:rStyle w:val="apple-style-span"/>
          <w:i/>
          <w:sz w:val="22"/>
        </w:rPr>
        <w:t xml:space="preserve">spatiotemporal region </w:t>
      </w:r>
      <w:r w:rsidR="00EE397F">
        <w:rPr>
          <w:rStyle w:val="apple-style-span"/>
          <w:sz w:val="22"/>
        </w:rPr>
        <w:t xml:space="preserve">it </w:t>
      </w:r>
      <w:r w:rsidR="00EE397F">
        <w:rPr>
          <w:rStyle w:val="apple-style-span"/>
          <w:b/>
          <w:sz w:val="22"/>
        </w:rPr>
        <w:t xml:space="preserve">occupies </w:t>
      </w:r>
      <w:r w:rsidR="00EE397F" w:rsidRPr="005E4FE9">
        <w:rPr>
          <w:rStyle w:val="apple-style-span"/>
          <w:b/>
          <w:sz w:val="22"/>
        </w:rPr>
        <w:t>projects</w:t>
      </w:r>
      <w:r w:rsidRPr="00486765">
        <w:rPr>
          <w:rStyle w:val="apple-style-span"/>
          <w:sz w:val="22"/>
        </w:rPr>
        <w:t xml:space="preserve">. </w:t>
      </w:r>
      <w:r>
        <w:rPr>
          <w:rStyle w:val="apple-style-span"/>
          <w:sz w:val="22"/>
        </w:rPr>
        <w:t>[</w:t>
      </w:r>
      <w:r w:rsidR="00E00465">
        <w:rPr>
          <w:rStyle w:val="apple-style-span"/>
          <w:sz w:val="22"/>
        </w:rPr>
        <w:t>132</w:t>
      </w:r>
      <w:r>
        <w:rPr>
          <w:rStyle w:val="apple-style-span"/>
          <w:sz w:val="22"/>
        </w:rPr>
        <w:t>-001]</w:t>
      </w:r>
      <w:r w:rsidRPr="009D2710">
        <w:rPr>
          <w:rStyle w:val="Annotation"/>
        </w:rPr>
        <w:t>]</w:t>
      </w:r>
    </w:p>
    <w:p w14:paraId="1EF81530"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sz w:val="22"/>
        </w:rPr>
        <w:t>occurrent</w:t>
      </w:r>
    </w:p>
    <w:p w14:paraId="2E518FCE" w14:textId="0A06A29D" w:rsidR="00345141" w:rsidRDefault="00345141" w:rsidP="00345141">
      <w:pPr>
        <w:ind w:firstLine="720"/>
        <w:rPr>
          <w:rStyle w:val="apple-style-span"/>
          <w:i/>
          <w:sz w:val="22"/>
        </w:rPr>
      </w:pPr>
      <w:r w:rsidRPr="00B75198">
        <w:rPr>
          <w:rStyle w:val="SpecificationType"/>
        </w:rPr>
        <w:t>Range:</w:t>
      </w:r>
      <w:r>
        <w:rPr>
          <w:rStyle w:val="SpecificationType"/>
        </w:rPr>
        <w:t xml:space="preserve"> </w:t>
      </w:r>
      <w:r w:rsidRPr="00486765">
        <w:rPr>
          <w:rStyle w:val="apple-style-span"/>
          <w:i/>
          <w:sz w:val="22"/>
        </w:rPr>
        <w:t>temporal region</w:t>
      </w:r>
    </w:p>
    <w:p w14:paraId="2CA017B6" w14:textId="77777777" w:rsidR="008A5BDC" w:rsidRPr="00486765" w:rsidRDefault="008A5BDC" w:rsidP="00486765">
      <w:pPr>
        <w:rPr>
          <w:rStyle w:val="apple-style-span"/>
          <w:color w:val="000000"/>
          <w:sz w:val="22"/>
          <w:szCs w:val="23"/>
          <w:shd w:val="clear" w:color="auto" w:fill="FFFFFF"/>
        </w:rPr>
      </w:pPr>
    </w:p>
    <w:p w14:paraId="14BA6C93" w14:textId="66F64C24" w:rsidR="008A5BDC" w:rsidRPr="00486765" w:rsidRDefault="00775D15">
      <w:pPr>
        <w:rPr>
          <w:b/>
          <w:sz w:val="22"/>
        </w:rPr>
      </w:pPr>
      <w:proofErr w:type="gramStart"/>
      <w:r w:rsidRPr="00636BB5">
        <w:rPr>
          <w:rStyle w:val="Annotation"/>
        </w:rPr>
        <w:t>note</w:t>
      </w:r>
      <w:proofErr w:type="gramEnd"/>
      <w:r w:rsidRPr="00636BB5">
        <w:rPr>
          <w:rStyle w:val="Annotation"/>
        </w:rPr>
        <w:t>(occupies)[</w:t>
      </w:r>
      <w:r w:rsidR="008A5BDC" w:rsidRPr="00486765">
        <w:rPr>
          <w:sz w:val="22"/>
        </w:rPr>
        <w:t xml:space="preserve">The </w:t>
      </w:r>
      <w:r w:rsidR="008A5BDC" w:rsidRPr="00486765">
        <w:rPr>
          <w:b/>
          <w:sz w:val="22"/>
        </w:rPr>
        <w:t>occupies</w:t>
      </w:r>
      <w:r w:rsidR="008A5BDC" w:rsidRPr="00486765">
        <w:rPr>
          <w:sz w:val="22"/>
        </w:rPr>
        <w:t xml:space="preserve"> relation is the counterpart, on the </w:t>
      </w:r>
      <w:r w:rsidR="00FB129B" w:rsidRPr="00486765">
        <w:rPr>
          <w:i/>
          <w:sz w:val="22"/>
        </w:rPr>
        <w:t>occurrent</w:t>
      </w:r>
      <w:r w:rsidR="008A5BDC" w:rsidRPr="00486765">
        <w:rPr>
          <w:sz w:val="22"/>
        </w:rPr>
        <w:t xml:space="preserve"> side, of the relation </w:t>
      </w:r>
      <w:r w:rsidR="008A5BDC" w:rsidRPr="00486765">
        <w:rPr>
          <w:b/>
          <w:sz w:val="22"/>
        </w:rPr>
        <w:t>located_at.</w:t>
      </w:r>
      <w:r w:rsidRPr="00636BB5">
        <w:rPr>
          <w:rStyle w:val="Annotation"/>
        </w:rPr>
        <w:t>]</w:t>
      </w:r>
      <w:r w:rsidR="008A5BDC" w:rsidRPr="00486765">
        <w:rPr>
          <w:b/>
          <w:sz w:val="22"/>
        </w:rPr>
        <w:t xml:space="preserve"> </w:t>
      </w:r>
    </w:p>
    <w:p w14:paraId="4893E374" w14:textId="77777777" w:rsidR="004558A1" w:rsidRPr="00486765" w:rsidRDefault="004558A1">
      <w:pPr>
        <w:rPr>
          <w:sz w:val="22"/>
        </w:rPr>
      </w:pPr>
    </w:p>
    <w:p w14:paraId="6C89BCDE" w14:textId="77777777" w:rsidR="008A5BDC" w:rsidRPr="00486765" w:rsidRDefault="00DA3A75">
      <w:pPr>
        <w:rPr>
          <w:b/>
          <w:sz w:val="22"/>
        </w:rPr>
      </w:pPr>
      <w:commentRangeStart w:id="176"/>
      <w:r w:rsidRPr="00486765">
        <w:rPr>
          <w:b/>
          <w:sz w:val="22"/>
        </w:rPr>
        <w:lastRenderedPageBreak/>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7"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embryontology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9D2710">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9D2710">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n the case of sentient organisms lives will include also the experiences of the organism</w:t>
      </w:r>
      <w:commentRangeEnd w:id="176"/>
      <w:r w:rsidR="00636BB5">
        <w:rPr>
          <w:rStyle w:val="CommentReference"/>
        </w:rPr>
        <w:commentReference w:id="176"/>
      </w:r>
      <w:r w:rsidR="00D61998" w:rsidRPr="00486765">
        <w:rPr>
          <w:sz w:val="22"/>
        </w:rPr>
        <w:t xml:space="preserve">. </w:t>
      </w:r>
    </w:p>
    <w:p w14:paraId="237A8553" w14:textId="162A3818" w:rsidR="00D61998" w:rsidRPr="00486765" w:rsidRDefault="008F78EA">
      <w:pPr>
        <w:rPr>
          <w:sz w:val="22"/>
        </w:rPr>
      </w:pPr>
      <w:commentRangeStart w:id="177"/>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proofErr w:type="gramStart"/>
      <w:r w:rsidR="00400CAF" w:rsidRPr="00486765">
        <w:rPr>
          <w:sz w:val="22"/>
        </w:rPr>
        <w:t xml:space="preserve">BFO </w:t>
      </w:r>
      <w:r w:rsidRPr="00486765">
        <w:rPr>
          <w:sz w:val="22"/>
        </w:rPr>
        <w:t>which would define the history of an entity as the sum of processes in which</w:t>
      </w:r>
      <w:proofErr w:type="gramEnd"/>
      <w:r w:rsidRPr="00486765">
        <w:rPr>
          <w:sz w:val="22"/>
        </w:rPr>
        <w:t xml:space="preserve"> that entity is the major participant</w:t>
      </w:r>
      <w:r w:rsidR="0066016E" w:rsidRPr="00486765">
        <w:rPr>
          <w:sz w:val="22"/>
        </w:rPr>
        <w:t xml:space="preserve"> (or ‘agent’)</w:t>
      </w:r>
      <w:r w:rsidRPr="00486765">
        <w:rPr>
          <w:sz w:val="22"/>
        </w:rPr>
        <w:t>.</w:t>
      </w:r>
      <w:commentRangeEnd w:id="177"/>
      <w:r w:rsidR="00636BB5">
        <w:rPr>
          <w:rStyle w:val="CommentReference"/>
        </w:rPr>
        <w:commentReference w:id="177"/>
      </w:r>
    </w:p>
    <w:p w14:paraId="3B79D807" w14:textId="2B2F9FC7"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r w:rsidR="00AE69D5" w:rsidRPr="00486765">
        <w:rPr>
          <w:sz w:val="22"/>
        </w:rPr>
        <w:t>since</w:t>
      </w:r>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pPr>
        <w:pStyle w:val="Heading2"/>
      </w:pPr>
      <w:bookmarkStart w:id="178" w:name="_Toc313270726"/>
      <w:bookmarkStart w:id="179" w:name="_Toc319326131"/>
      <w:r w:rsidRPr="009D23B6">
        <w:rPr>
          <w:sz w:val="24"/>
        </w:rPr>
        <w:t xml:space="preserve">3.1. </w:t>
      </w:r>
      <w:r w:rsidR="00203208" w:rsidRPr="009D23B6">
        <w:rPr>
          <w:sz w:val="24"/>
        </w:rPr>
        <w:t>Process</w:t>
      </w:r>
      <w:bookmarkEnd w:id="178"/>
      <w:bookmarkEnd w:id="179"/>
    </w:p>
    <w:p w14:paraId="7A4D521D" w14:textId="77777777" w:rsidR="00203208" w:rsidRPr="00486765" w:rsidRDefault="00203208" w:rsidP="00486765">
      <w:pPr>
        <w:rPr>
          <w:sz w:val="22"/>
        </w:rPr>
      </w:pPr>
    </w:p>
    <w:p w14:paraId="4ADA2008" w14:textId="11D400D6" w:rsidR="008A6C9D" w:rsidRPr="00486765" w:rsidRDefault="00B538E9" w:rsidP="00486765">
      <w:pPr>
        <w:pStyle w:val="Specification"/>
        <w:rPr>
          <w:sz w:val="22"/>
        </w:rPr>
      </w:pPr>
      <w:proofErr w:type="gramStart"/>
      <w:r w:rsidRPr="009D2710">
        <w:rPr>
          <w:rStyle w:val="Annotation"/>
        </w:rPr>
        <w:t>a</w:t>
      </w:r>
      <w:proofErr w:type="gramEnd"/>
      <w:r w:rsidRPr="009D2710">
        <w:rPr>
          <w:rStyle w:val="Annotation"/>
        </w:rPr>
        <w:t>(process)[</w:t>
      </w:r>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CD73E6">
        <w:rPr>
          <w:sz w:val="22"/>
        </w:rPr>
        <w:t xml:space="preserve">for some time </w:t>
      </w:r>
      <w:r w:rsidR="00CD73E6">
        <w:rPr>
          <w:i/>
          <w:sz w:val="22"/>
        </w:rPr>
        <w:t>t</w:t>
      </w:r>
      <w:r w:rsidR="00CD73E6">
        <w:rPr>
          <w:sz w:val="22"/>
        </w:rPr>
        <w:t>,</w:t>
      </w:r>
      <w:r w:rsidR="00CD73E6">
        <w:rPr>
          <w:i/>
          <w:sz w:val="22"/>
        </w:rPr>
        <w:t xml:space="preserve"> </w:t>
      </w:r>
      <w:r w:rsidR="00CD73E6" w:rsidRPr="009D2710">
        <w:rPr>
          <w:i/>
          <w:sz w:val="22"/>
        </w:rPr>
        <w:t xml:space="preserve">a </w:t>
      </w:r>
      <w:r w:rsidR="00203208" w:rsidRPr="00486765">
        <w:rPr>
          <w:b/>
          <w:sz w:val="22"/>
        </w:rPr>
        <w:t xml:space="preserve">s-depends </w:t>
      </w:r>
      <w:r w:rsidR="00203208" w:rsidRPr="00486765">
        <w:rPr>
          <w:sz w:val="22"/>
        </w:rPr>
        <w:t xml:space="preserve">on </w:t>
      </w:r>
      <w:r w:rsidR="00CD73E6" w:rsidRPr="00EE397F">
        <w:rPr>
          <w:sz w:val="22"/>
        </w:rPr>
        <w:t>some</w:t>
      </w:r>
      <w:r w:rsidR="00CD73E6" w:rsidRPr="009D23B6">
        <w:rPr>
          <w:i/>
          <w:sz w:val="22"/>
        </w:rPr>
        <w:t xml:space="preserve"> </w:t>
      </w:r>
      <w:r w:rsidR="00203208" w:rsidRPr="009D23B6">
        <w:rPr>
          <w:i/>
          <w:sz w:val="22"/>
        </w:rPr>
        <w:t>material</w:t>
      </w:r>
      <w:r w:rsidR="008A6C9D" w:rsidRPr="009D23B6">
        <w:rPr>
          <w:i/>
          <w:sz w:val="22"/>
        </w:rPr>
        <w:t xml:space="preserve"> entit</w:t>
      </w:r>
      <w:r w:rsidR="00CD73E6" w:rsidRPr="009D23B6">
        <w:rPr>
          <w:i/>
          <w:sz w:val="22"/>
        </w:rPr>
        <w:t>y</w:t>
      </w:r>
      <w:r w:rsidR="00CD73E6">
        <w:rPr>
          <w:sz w:val="22"/>
        </w:rPr>
        <w:t xml:space="preserve"> </w:t>
      </w:r>
      <w:r w:rsidR="00CD73E6">
        <w:rPr>
          <w:b/>
          <w:sz w:val="22"/>
        </w:rPr>
        <w:t xml:space="preserve">at </w:t>
      </w:r>
      <w:r w:rsidR="00CD73E6">
        <w:rPr>
          <w:i/>
          <w:sz w:val="22"/>
        </w:rPr>
        <w:t>t</w:t>
      </w:r>
      <w:r w:rsidR="00203208" w:rsidRPr="00486765">
        <w:rPr>
          <w:sz w:val="22"/>
        </w:rPr>
        <w:t>.</w:t>
      </w:r>
      <w:r w:rsidR="006D323D">
        <w:rPr>
          <w:sz w:val="22"/>
        </w:rPr>
        <w:t xml:space="preserve"> [083-</w:t>
      </w:r>
      <w:r w:rsidR="00CD73E6">
        <w:rPr>
          <w:sz w:val="22"/>
        </w:rPr>
        <w:t>002</w:t>
      </w:r>
      <w:r w:rsidR="006D323D">
        <w:rPr>
          <w:sz w:val="22"/>
        </w:rPr>
        <w:t>]</w:t>
      </w:r>
      <w:r w:rsidRPr="009D2710">
        <w:rPr>
          <w:rStyle w:val="Annotation"/>
        </w:rPr>
        <w:t>]</w:t>
      </w:r>
    </w:p>
    <w:p w14:paraId="2D0BB092" w14:textId="6B980A2D" w:rsidR="003047AF" w:rsidRPr="00486765" w:rsidRDefault="00B538E9">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rPr>
          <w:sz w:val="22"/>
        </w:rPr>
        <w:t>: the life of an organism</w:t>
      </w:r>
      <w:r w:rsidRPr="009D2710">
        <w:rPr>
          <w:rStyle w:val="Annotation"/>
        </w:rPr>
        <w:t>\</w:t>
      </w:r>
      <w:r w:rsidR="003047AF" w:rsidRPr="00486765">
        <w:rPr>
          <w:sz w:val="22"/>
        </w:rPr>
        <w:t xml:space="preserve">, </w:t>
      </w:r>
      <w:r w:rsidR="00400CAF" w:rsidRPr="00486765">
        <w:rPr>
          <w:sz w:val="22"/>
        </w:rPr>
        <w:t xml:space="preserve">a </w:t>
      </w:r>
      <w:r w:rsidR="003047AF" w:rsidRPr="00486765">
        <w:rPr>
          <w:sz w:val="22"/>
        </w:rPr>
        <w:t>process of sleeping</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cell-division,</w:t>
      </w:r>
      <w:r w:rsidRPr="00B538E9">
        <w:rPr>
          <w:rStyle w:val="Annotation"/>
        </w:rPr>
        <w:t xml:space="preserve"> </w:t>
      </w:r>
      <w:r w:rsidRPr="007539EB">
        <w:rPr>
          <w:rStyle w:val="Annotation"/>
        </w:rPr>
        <w:t>\</w:t>
      </w:r>
      <w:r w:rsidR="003047AF" w:rsidRPr="00486765">
        <w:rPr>
          <w:sz w:val="22"/>
        </w:rPr>
        <w:t xml:space="preserve"> a beating of the heart</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meiosis</w:t>
      </w:r>
      <w:r w:rsidRPr="007539EB">
        <w:rPr>
          <w:rStyle w:val="Annotation"/>
        </w:rPr>
        <w:t>\</w:t>
      </w:r>
      <w:r w:rsidR="003047AF" w:rsidRPr="00486765">
        <w:rPr>
          <w:sz w:val="22"/>
        </w:rPr>
        <w:t>, the course of a disease</w:t>
      </w:r>
      <w:r w:rsidRPr="007539EB">
        <w:rPr>
          <w:rStyle w:val="Annotation"/>
        </w:rPr>
        <w:t>\</w:t>
      </w:r>
      <w:r w:rsidR="003047AF" w:rsidRPr="00486765">
        <w:rPr>
          <w:sz w:val="22"/>
        </w:rPr>
        <w:t>, the flight of a bird</w:t>
      </w:r>
      <w:r w:rsidRPr="007539EB">
        <w:rPr>
          <w:rStyle w:val="Annotation"/>
        </w:rPr>
        <w:t>\</w:t>
      </w:r>
      <w:r w:rsidR="003047AF" w:rsidRPr="00486765">
        <w:rPr>
          <w:sz w:val="22"/>
        </w:rPr>
        <w:t xml:space="preserve">, </w:t>
      </w:r>
      <w:r w:rsidR="00400CAF" w:rsidRPr="00486765">
        <w:rPr>
          <w:sz w:val="22"/>
        </w:rPr>
        <w:t xml:space="preserve">your </w:t>
      </w:r>
      <w:r w:rsidR="003047AF" w:rsidRPr="00486765">
        <w:rPr>
          <w:sz w:val="22"/>
        </w:rPr>
        <w:t>process of aging.</w:t>
      </w:r>
      <w:r w:rsidRPr="00B538E9">
        <w:rPr>
          <w:rStyle w:val="Annotation"/>
        </w:rPr>
        <w:t xml:space="preserve"> </w:t>
      </w:r>
      <w:r w:rsidRPr="007539EB">
        <w:rPr>
          <w:rStyle w:val="Annotation"/>
        </w:rPr>
        <w:t>]</w:t>
      </w:r>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lastRenderedPageBreak/>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000F1DEC">
        <w:rPr>
          <w:b/>
          <w:sz w:val="22"/>
        </w:rPr>
        <w:t>s</w:t>
      </w:r>
      <w:r w:rsidRPr="009D23B6">
        <w:rPr>
          <w:b/>
          <w:sz w:val="22"/>
        </w:rPr>
        <w:t xml:space="preserve"> on </w:t>
      </w:r>
      <w:r w:rsidRPr="00486765">
        <w:rPr>
          <w:sz w:val="22"/>
        </w:rPr>
        <w:t>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9D2710">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9D2710">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180" w:name="_Toc313270727"/>
      <w:bookmarkStart w:id="181"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180"/>
      <w:bookmarkEnd w:id="181"/>
    </w:p>
    <w:p w14:paraId="314ECD0D" w14:textId="7FE4E252" w:rsidR="00C0143F" w:rsidRPr="00486765" w:rsidRDefault="00C0143F" w:rsidP="00486765">
      <w:pPr>
        <w:rPr>
          <w:sz w:val="22"/>
        </w:rPr>
      </w:pPr>
    </w:p>
    <w:p w14:paraId="3B08B504" w14:textId="0D30B99C" w:rsidR="006738BC" w:rsidRDefault="005C1359" w:rsidP="00486765">
      <w:pPr>
        <w:pStyle w:val="Specification"/>
        <w:rPr>
          <w:sz w:val="22"/>
        </w:rPr>
      </w:pPr>
      <w:proofErr w:type="gramStart"/>
      <w:r w:rsidRPr="009D2710">
        <w:rPr>
          <w:rStyle w:val="Annotation"/>
        </w:rPr>
        <w:t>a</w:t>
      </w:r>
      <w:proofErr w:type="gramEnd"/>
      <w:r w:rsidRPr="009D2710">
        <w:rPr>
          <w:rStyle w:val="Annotation"/>
        </w:rPr>
        <w:t>(process boundary)[</w:t>
      </w:r>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r w:rsidRPr="009D2710">
        <w:rPr>
          <w:rStyle w:val="Annotation"/>
        </w:rPr>
        <w:t>]</w:t>
      </w:r>
    </w:p>
    <w:p w14:paraId="406FD3D3" w14:textId="77777777" w:rsidR="006738BC" w:rsidRPr="00486765" w:rsidRDefault="006738BC" w:rsidP="00486765">
      <w:pPr>
        <w:pStyle w:val="Specification"/>
        <w:rPr>
          <w:rStyle w:val="SpecificationType"/>
          <w:sz w:val="22"/>
        </w:rPr>
      </w:pPr>
    </w:p>
    <w:p w14:paraId="791C55D1" w14:textId="2ADFA0CB" w:rsidR="00222C8B" w:rsidRPr="006D323D" w:rsidRDefault="005C1359" w:rsidP="00486765">
      <w:pPr>
        <w:pStyle w:val="Specification"/>
        <w:rPr>
          <w:sz w:val="22"/>
        </w:rPr>
      </w:pPr>
      <w:proofErr w:type="gramStart"/>
      <w:r w:rsidRPr="007539EB">
        <w:rPr>
          <w:rStyle w:val="Annotation"/>
        </w:rPr>
        <w:t>a</w:t>
      </w:r>
      <w:proofErr w:type="gramEnd"/>
      <w:r w:rsidRPr="007539EB">
        <w:rPr>
          <w:rStyle w:val="Annotation"/>
        </w:rPr>
        <w:t>(process boundary)[</w:t>
      </w:r>
      <w:r w:rsidR="006738BC" w:rsidRPr="00486765">
        <w:rPr>
          <w:rStyle w:val="SpecificationType"/>
          <w:sz w:val="22"/>
        </w:rPr>
        <w:t>Axiom:</w:t>
      </w:r>
      <w:r w:rsidR="006738BC">
        <w:rPr>
          <w:i/>
          <w:sz w:val="22"/>
        </w:rPr>
        <w:t xml:space="preserve"> </w:t>
      </w:r>
      <w:r w:rsidR="006738BC">
        <w:rPr>
          <w:sz w:val="22"/>
        </w:rPr>
        <w:t xml:space="preserve">Every process boundary </w:t>
      </w:r>
      <w:r w:rsidR="00EE397F">
        <w:rPr>
          <w:b/>
          <w:sz w:val="22"/>
        </w:rPr>
        <w:t xml:space="preserve">spans </w:t>
      </w:r>
      <w:r w:rsidR="00EE397F" w:rsidRPr="005E4FE9">
        <w:rPr>
          <w:sz w:val="22"/>
        </w:rPr>
        <w:t>a</w:t>
      </w:r>
      <w:r w:rsidR="00EE397F" w:rsidRPr="009D23B6">
        <w:rPr>
          <w:b/>
          <w:i/>
          <w:sz w:val="22"/>
        </w:rPr>
        <w:t xml:space="preserve"> </w:t>
      </w:r>
      <w:r w:rsidR="00222C8B" w:rsidRPr="00486765">
        <w:rPr>
          <w:i/>
          <w:sz w:val="22"/>
        </w:rPr>
        <w:t>zero-dimensional temporal region.</w:t>
      </w:r>
      <w:r w:rsidR="006D323D">
        <w:rPr>
          <w:sz w:val="22"/>
        </w:rPr>
        <w:t xml:space="preserve"> [085-00</w:t>
      </w:r>
      <w:r w:rsidR="00EE397F">
        <w:rPr>
          <w:sz w:val="22"/>
        </w:rPr>
        <w:t>2</w:t>
      </w:r>
      <w:proofErr w:type="gramStart"/>
      <w:r w:rsidR="006D323D">
        <w:rPr>
          <w:sz w:val="22"/>
        </w:rPr>
        <w:t>]</w:t>
      </w:r>
      <w:r w:rsidRPr="005C1359">
        <w:rPr>
          <w:rStyle w:val="Annotation"/>
        </w:rPr>
        <w:t xml:space="preserve"> </w:t>
      </w:r>
      <w:r w:rsidRPr="007539EB">
        <w:rPr>
          <w:rStyle w:val="Annotation"/>
        </w:rPr>
        <w:t>]</w:t>
      </w:r>
      <w:proofErr w:type="gramEnd"/>
    </w:p>
    <w:p w14:paraId="754CB453" w14:textId="77777777" w:rsidR="00222C8B" w:rsidRPr="00486765" w:rsidRDefault="00222C8B" w:rsidP="00486765">
      <w:pPr>
        <w:rPr>
          <w:sz w:val="22"/>
        </w:rPr>
      </w:pPr>
    </w:p>
    <w:p w14:paraId="4F1533F4" w14:textId="2FDF9565" w:rsidR="003047AF" w:rsidRPr="00486765" w:rsidRDefault="005C1359" w:rsidP="00486765">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r w:rsidRPr="005C1359">
        <w:rPr>
          <w:rStyle w:val="Annotation"/>
        </w:rPr>
        <w:t xml:space="preserve"> </w:t>
      </w:r>
      <w:r w:rsidRPr="007539EB">
        <w:rPr>
          <w:rStyle w:val="Annotation"/>
        </w:rPr>
        <w:t>]</w:t>
      </w:r>
    </w:p>
    <w:p w14:paraId="7B76E962" w14:textId="77777777" w:rsidR="003047AF" w:rsidRPr="00486765" w:rsidRDefault="003047AF" w:rsidP="00486765">
      <w:pPr>
        <w:rPr>
          <w:sz w:val="22"/>
        </w:rPr>
      </w:pPr>
    </w:p>
    <w:p w14:paraId="1BE45B53" w14:textId="77777777" w:rsidR="007132E0" w:rsidRPr="00B56876" w:rsidRDefault="007132E0">
      <w:pPr>
        <w:pStyle w:val="Heading2"/>
      </w:pPr>
      <w:bookmarkStart w:id="182" w:name="_Toc313270728"/>
      <w:bookmarkStart w:id="183" w:name="_Toc319326133"/>
      <w:r w:rsidRPr="009D23B6">
        <w:rPr>
          <w:sz w:val="24"/>
        </w:rPr>
        <w:t>Relation of participation</w:t>
      </w:r>
      <w:bookmarkEnd w:id="182"/>
      <w:bookmarkEnd w:id="183"/>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23B4E424" w:rsidR="00C1546F" w:rsidRPr="00486765" w:rsidRDefault="000E066A" w:rsidP="00486765">
      <w:pPr>
        <w:pStyle w:val="Specification"/>
        <w:rPr>
          <w:sz w:val="22"/>
        </w:rPr>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occurrent. </w:t>
      </w:r>
      <w:r w:rsidR="006D323D">
        <w:rPr>
          <w:sz w:val="22"/>
        </w:rPr>
        <w:t>[086-00</w:t>
      </w:r>
      <w:r w:rsidR="00653A6B">
        <w:rPr>
          <w:sz w:val="22"/>
        </w:rPr>
        <w:t>2</w:t>
      </w:r>
      <w:r w:rsidR="006D323D">
        <w:rPr>
          <w:sz w:val="22"/>
        </w:rPr>
        <w:t>]</w:t>
      </w:r>
      <w:r w:rsidRPr="009D2710">
        <w:rPr>
          <w:rStyle w:val="Annotation"/>
        </w:rPr>
        <w:t>]</w:t>
      </w:r>
    </w:p>
    <w:p w14:paraId="4D29E90C" w14:textId="2CB8606B" w:rsidR="00C1546F" w:rsidRPr="00486765" w:rsidRDefault="000E066A">
      <w:pPr>
        <w:pStyle w:val="Specification"/>
        <w:rPr>
          <w:sz w:val="22"/>
        </w:rPr>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r w:rsidRPr="007539EB">
        <w:rPr>
          <w:rStyle w:val="Annotation"/>
        </w:rPr>
        <w:t>]</w:t>
      </w:r>
    </w:p>
    <w:p w14:paraId="780C2B50" w14:textId="60284643" w:rsidR="00C1546F" w:rsidRPr="00486765" w:rsidRDefault="000E066A" w:rsidP="00B6123E">
      <w:pPr>
        <w:pStyle w:val="Specification"/>
      </w:pPr>
      <w:proofErr w:type="gramStart"/>
      <w:r w:rsidRPr="007539EB">
        <w:rPr>
          <w:rStyle w:val="Annotation"/>
        </w:rPr>
        <w:t>a</w:t>
      </w:r>
      <w:r w:rsidR="00F335C7">
        <w:rPr>
          <w:rStyle w:val="Annotation"/>
        </w:rPr>
        <w:t>t</w:t>
      </w:r>
      <w:proofErr w:type="gramEnd"/>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r w:rsidRPr="007539EB">
        <w:rPr>
          <w:rStyle w:val="Annotation"/>
        </w:rPr>
        <w:t>]</w:t>
      </w:r>
    </w:p>
    <w:p w14:paraId="39492A26" w14:textId="74FAED9D" w:rsidR="007132E0" w:rsidRPr="00486765" w:rsidRDefault="000E066A" w:rsidP="00486765">
      <w:pPr>
        <w:pStyle w:val="Specification"/>
        <w:rPr>
          <w:sz w:val="22"/>
        </w:rPr>
      </w:pPr>
      <w:r w:rsidRPr="007539EB">
        <w:rPr>
          <w:rStyle w:val="Annotation"/>
        </w:rPr>
        <w:t>a(has_participant)[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w:t>
      </w:r>
      <w:proofErr w:type="gramStart"/>
      <w:r w:rsidR="007132E0" w:rsidRPr="00486765">
        <w:rPr>
          <w:i/>
          <w:sz w:val="22"/>
        </w:rPr>
        <w:t xml:space="preserve">a </w:t>
      </w:r>
      <w:r w:rsidR="007132E0" w:rsidRPr="00486765">
        <w:rPr>
          <w:sz w:val="22"/>
        </w:rPr>
        <w:t>is</w:t>
      </w:r>
      <w:proofErr w:type="gramEnd"/>
      <w:r w:rsidR="007132E0" w:rsidRPr="00486765">
        <w:rPr>
          <w:sz w:val="22"/>
        </w:rPr>
        <w:t xml:space="preserve"> an </w:t>
      </w:r>
      <w:r w:rsidR="007132E0" w:rsidRPr="00486765">
        <w:rPr>
          <w:i/>
          <w:sz w:val="22"/>
        </w:rPr>
        <w:t>occurrent</w:t>
      </w:r>
      <w:r w:rsidR="006D323D">
        <w:rPr>
          <w:sz w:val="22"/>
        </w:rPr>
        <w:t>. [087-001]</w:t>
      </w:r>
      <w:r w:rsidRPr="000E066A">
        <w:rPr>
          <w:rStyle w:val="Annotation"/>
        </w:rPr>
        <w:t xml:space="preserve"> </w:t>
      </w:r>
      <w:r w:rsidRPr="007539EB">
        <w:rPr>
          <w:rStyle w:val="Annotation"/>
        </w:rPr>
        <w:t>]</w:t>
      </w:r>
    </w:p>
    <w:p w14:paraId="46E2D609" w14:textId="4F202464" w:rsidR="007132E0" w:rsidRPr="00486765" w:rsidRDefault="000E066A">
      <w:pPr>
        <w:pStyle w:val="Specification"/>
        <w:rPr>
          <w:sz w:val="22"/>
        </w:rPr>
      </w:pPr>
      <w:r w:rsidRPr="007539EB">
        <w:rPr>
          <w:rStyle w:val="Annotation"/>
        </w:rPr>
        <w:lastRenderedPageBreak/>
        <w:t>a(has_participant)[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r w:rsidRPr="000E066A">
        <w:rPr>
          <w:rStyle w:val="Annotation"/>
        </w:rPr>
        <w:t xml:space="preserve"> </w:t>
      </w:r>
      <w:r w:rsidRPr="007539EB">
        <w:rPr>
          <w:rStyle w:val="Annotation"/>
        </w:rPr>
        <w:t>]</w:t>
      </w:r>
    </w:p>
    <w:p w14:paraId="15A63E89" w14:textId="4DEC57F9" w:rsidR="007132E0" w:rsidRPr="00B23775" w:rsidRDefault="000E066A">
      <w:pPr>
        <w:pStyle w:val="Specification"/>
        <w:rPr>
          <w:sz w:val="22"/>
        </w:rPr>
      </w:pPr>
      <w:r w:rsidRPr="007539EB">
        <w:rPr>
          <w:rStyle w:val="Annotation"/>
        </w:rPr>
        <w:t>a(has_participant)[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r w:rsidRPr="000E066A">
        <w:rPr>
          <w:rStyle w:val="Annotation"/>
        </w:rPr>
        <w:t xml:space="preserve"> </w:t>
      </w:r>
      <w:r w:rsidRPr="007539EB">
        <w:rPr>
          <w:rStyle w:val="Annotation"/>
        </w:rPr>
        <w:t>]</w:t>
      </w:r>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6D610F08" w14:textId="041C733A" w:rsidR="00AB13CB" w:rsidRPr="00B23775" w:rsidRDefault="000E066A" w:rsidP="009D23B6">
      <w:pPr>
        <w:pStyle w:val="Specification"/>
      </w:pPr>
      <w:proofErr w:type="gramStart"/>
      <w:r w:rsidRPr="007539EB">
        <w:rPr>
          <w:rStyle w:val="Annotation"/>
        </w:rPr>
        <w:t>a</w:t>
      </w:r>
      <w:proofErr w:type="gramEnd"/>
      <w:r w:rsidRPr="007539EB">
        <w:rPr>
          <w:rStyle w:val="Annotation"/>
        </w:rPr>
        <w:t>(has_participant)[</w:t>
      </w:r>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r w:rsidR="00AB13CB" w:rsidRPr="00751DA3">
        <w:rPr>
          <w:b/>
          <w:sz w:val="22"/>
        </w:rPr>
        <w:t xml:space="preserve">has_participant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AB13CB">
        <w:rPr>
          <w:i/>
        </w:rPr>
        <w:t>material entity c</w:t>
      </w:r>
      <w:r w:rsidR="00AB13CB">
        <w:t xml:space="preserve">, </w:t>
      </w:r>
      <w:r w:rsidR="00AB13CB">
        <w:rPr>
          <w:i/>
        </w:rPr>
        <w:t xml:space="preserve">b </w:t>
      </w:r>
      <w:r w:rsidR="00EB5D75" w:rsidRPr="00486765">
        <w:rPr>
          <w:b/>
        </w:rPr>
        <w:t>s-depends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r w:rsidR="00EB5D75" w:rsidRPr="00486765">
        <w:rPr>
          <w:b/>
        </w:rPr>
        <w:t>s-depends on</w:t>
      </w:r>
      <w:r w:rsidR="00EB5D75">
        <w:t xml:space="preserve"> </w:t>
      </w:r>
      <w:r w:rsidR="00EB5D75">
        <w:rPr>
          <w:i/>
        </w:rPr>
        <w:t>c</w:t>
      </w:r>
      <w:r w:rsidR="00E62AAC" w:rsidRPr="00E62AAC">
        <w:rPr>
          <w:b/>
        </w:rPr>
        <w:t xml:space="preserve"> </w:t>
      </w:r>
      <w:r w:rsidR="00E62AAC">
        <w:rPr>
          <w:b/>
        </w:rPr>
        <w:t xml:space="preserve">at </w:t>
      </w:r>
      <w:r w:rsidR="00E62AAC">
        <w:rPr>
          <w:i/>
        </w:rPr>
        <w:t>t</w:t>
      </w:r>
      <w:r w:rsidR="006D323D">
        <w:t>. [090-</w:t>
      </w:r>
      <w:r w:rsidR="00E62AAC">
        <w:t>002</w:t>
      </w:r>
      <w:r w:rsidR="006D323D">
        <w:t>]</w:t>
      </w:r>
      <w:r w:rsidRPr="000E066A">
        <w:rPr>
          <w:rStyle w:val="Annotation"/>
        </w:rPr>
        <w:t xml:space="preserve"> </w:t>
      </w:r>
      <w:r w:rsidRPr="007539EB">
        <w:rPr>
          <w:rStyle w:val="Annotation"/>
        </w:rPr>
        <w:t>]</w:t>
      </w:r>
    </w:p>
    <w:p w14:paraId="3E155CC1" w14:textId="4364B5DB" w:rsidR="00AB13CB" w:rsidRPr="0017019A" w:rsidRDefault="00EB5D75" w:rsidP="00486765">
      <w:r>
        <w:tab/>
      </w:r>
    </w:p>
    <w:p w14:paraId="2AADA80E" w14:textId="527D2759" w:rsidR="00EB5D75" w:rsidRPr="00B23775" w:rsidRDefault="000E066A" w:rsidP="009D23B6">
      <w:pPr>
        <w:pStyle w:val="Specification"/>
      </w:pPr>
      <w:proofErr w:type="gramStart"/>
      <w:r w:rsidRPr="007539EB">
        <w:rPr>
          <w:rStyle w:val="Annotation"/>
        </w:rPr>
        <w:t>a</w:t>
      </w:r>
      <w:proofErr w:type="gramEnd"/>
      <w:r w:rsidRPr="007539EB">
        <w:rPr>
          <w:rStyle w:val="Annotation"/>
        </w:rPr>
        <w:t>(has_participant)[</w:t>
      </w:r>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r w:rsidR="00EB5D75" w:rsidRPr="00751DA3">
        <w:rPr>
          <w:b/>
          <w:sz w:val="22"/>
        </w:rPr>
        <w:t xml:space="preserve">has_participant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there is some </w:t>
      </w:r>
      <w:r w:rsidR="00EB5D75">
        <w:rPr>
          <w:i/>
        </w:rPr>
        <w:t>material entity c</w:t>
      </w:r>
      <w:r w:rsidR="00EB5D75">
        <w:t xml:space="preserve">, </w:t>
      </w:r>
      <w:r w:rsidR="00EB5D75">
        <w:rPr>
          <w:i/>
        </w:rPr>
        <w:t xml:space="preserve">b </w:t>
      </w:r>
      <w:r w:rsidR="00EB5D75">
        <w:rPr>
          <w:b/>
        </w:rPr>
        <w:t>g</w:t>
      </w:r>
      <w:r w:rsidR="00EB5D75" w:rsidRPr="00751DA3">
        <w:rPr>
          <w:b/>
        </w:rPr>
        <w:t>-depends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r w:rsidR="00EB5D75" w:rsidRPr="00751DA3">
        <w:rPr>
          <w:b/>
        </w:rPr>
        <w:t>s-depends on</w:t>
      </w:r>
      <w:r w:rsidR="00EB5D75">
        <w:t xml:space="preserve"> </w:t>
      </w:r>
      <w:r w:rsidR="00EB5D75">
        <w:rPr>
          <w:i/>
        </w:rPr>
        <w:t>c</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002</w:t>
      </w:r>
      <w:r w:rsidR="00341371">
        <w:t>]</w:t>
      </w:r>
      <w:r w:rsidRPr="000E066A">
        <w:rPr>
          <w:rStyle w:val="Annotation"/>
        </w:rPr>
        <w:t xml:space="preserve"> </w:t>
      </w:r>
      <w:r w:rsidRPr="007539EB">
        <w:rPr>
          <w:rStyle w:val="Annotation"/>
        </w:rPr>
        <w:t>]</w:t>
      </w:r>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9D23B6" w:rsidRDefault="003E0658" w:rsidP="00486765">
      <w:pPr>
        <w:rPr>
          <w:sz w:val="28"/>
        </w:rPr>
      </w:pPr>
      <w:r w:rsidRPr="009D23B6">
        <w:t>Spatial regions do not participate in processes.</w:t>
      </w:r>
    </w:p>
    <w:p w14:paraId="285450CC" w14:textId="68648391"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0232DA8E" w14:textId="1478B96C" w:rsidR="00E571F9" w:rsidRPr="00EE397F" w:rsidRDefault="009605D5" w:rsidP="00486765">
      <w:pPr>
        <w:pStyle w:val="Heading3"/>
        <w:rPr>
          <w:sz w:val="22"/>
        </w:rPr>
      </w:pPr>
      <w:bookmarkStart w:id="184" w:name="_Toc313270729"/>
      <w:bookmarkStart w:id="185" w:name="_Toc319326134"/>
      <w:r w:rsidRPr="00EE397F">
        <w:rPr>
          <w:sz w:val="22"/>
        </w:rPr>
        <w:t>3.1</w:t>
      </w:r>
      <w:r w:rsidR="00965517" w:rsidRPr="00EE397F">
        <w:rPr>
          <w:sz w:val="22"/>
        </w:rPr>
        <w:t>.</w:t>
      </w:r>
      <w:r w:rsidRPr="00EE397F">
        <w:rPr>
          <w:sz w:val="22"/>
        </w:rPr>
        <w:t>2</w:t>
      </w:r>
      <w:r w:rsidR="00965517" w:rsidRPr="00EE397F">
        <w:rPr>
          <w:sz w:val="22"/>
        </w:rPr>
        <w:t xml:space="preserve"> </w:t>
      </w:r>
      <w:r w:rsidR="00E571F9" w:rsidRPr="00EE397F">
        <w:rPr>
          <w:sz w:val="22"/>
        </w:rPr>
        <w:t>Process profile</w:t>
      </w:r>
      <w:bookmarkEnd w:id="184"/>
      <w:bookmarkEnd w:id="185"/>
    </w:p>
    <w:p w14:paraId="0BC10A30" w14:textId="754718DA" w:rsidR="008310FF" w:rsidRPr="00A91618" w:rsidDel="001C3C8F" w:rsidRDefault="008310FF" w:rsidP="001C3C8F">
      <w:pPr>
        <w:jc w:val="left"/>
        <w:rPr>
          <w:del w:id="186" w:author="phismith" w:date="2012-05-17T19:00:00Z"/>
        </w:rPr>
      </w:pPr>
      <w:del w:id="187" w:author="phismith" w:date="2012-05-17T19:01:00Z">
        <w:r w:rsidRPr="00703851" w:rsidDel="001C3C8F">
          <w:rPr>
            <w:noProof/>
          </w:rPr>
          <w:drawing>
            <wp:inline distT="0" distB="0" distL="0" distR="0" wp14:anchorId="2A7330BF" wp14:editId="2021C809">
              <wp:extent cx="8255" cy="8255"/>
              <wp:effectExtent l="0" t="0" r="0" b="0"/>
              <wp:docPr id="53" name="Picture 53"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188" w:author="phismith" w:date="2012-05-17T19:00:00Z">
        <w:r w:rsidDel="001C3C8F">
          <w:delText xml:space="preserve">PROCESS PROFILES </w:delText>
        </w:r>
      </w:del>
    </w:p>
    <w:p w14:paraId="07B08079" w14:textId="63B28328" w:rsidR="008310FF" w:rsidDel="001C3C8F" w:rsidRDefault="008310FF" w:rsidP="001C3C8F">
      <w:pPr>
        <w:jc w:val="left"/>
        <w:rPr>
          <w:del w:id="189" w:author="phismith" w:date="2012-05-17T19:00:00Z"/>
          <w:i/>
        </w:rPr>
      </w:pPr>
      <w:del w:id="190" w:author="phismith" w:date="2012-05-17T19:00:00Z">
        <w:r w:rsidDel="001C3C8F">
          <w:rPr>
            <w:i/>
          </w:rPr>
          <w:delText>To be dealt wit</w:delText>
        </w:r>
        <w:r w:rsidRPr="00C12AF8" w:rsidDel="001C3C8F">
          <w:rPr>
            <w:i/>
          </w:rPr>
          <w:delText>h</w:delText>
        </w:r>
      </w:del>
    </w:p>
    <w:p w14:paraId="193D5BCE" w14:textId="0E61847A" w:rsidR="008310FF" w:rsidRPr="00E96B5D" w:rsidDel="001C3C8F" w:rsidRDefault="008310FF" w:rsidP="006D4631">
      <w:pPr>
        <w:jc w:val="left"/>
        <w:rPr>
          <w:del w:id="191" w:author="phismith" w:date="2012-05-17T19:00:00Z"/>
          <w:i/>
          <w:highlight w:val="yellow"/>
        </w:rPr>
      </w:pPr>
      <w:del w:id="192"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del>
    </w:p>
    <w:p w14:paraId="61F7AA00" w14:textId="4E23F531" w:rsidR="008310FF" w:rsidRPr="00E96B5D" w:rsidDel="001C3C8F" w:rsidRDefault="008310FF">
      <w:pPr>
        <w:jc w:val="left"/>
        <w:rPr>
          <w:del w:id="193" w:author="phismith" w:date="2012-05-17T19:00:00Z"/>
          <w:i/>
          <w:highlight w:val="yellow"/>
        </w:rPr>
      </w:pPr>
      <w:del w:id="194" w:author="phismith" w:date="2012-05-17T19:00:00Z">
        <w:r w:rsidRPr="00E96B5D" w:rsidDel="001C3C8F">
          <w:rPr>
            <w:i/>
            <w:highlight w:val="yellow"/>
          </w:rPr>
          <w:delText>Albert: step function process profiles?</w:delText>
        </w:r>
      </w:del>
    </w:p>
    <w:p w14:paraId="7541BCBB" w14:textId="2117382D" w:rsidR="008310FF" w:rsidDel="001C3C8F" w:rsidRDefault="008310FF">
      <w:pPr>
        <w:jc w:val="left"/>
        <w:rPr>
          <w:del w:id="195" w:author="phismith" w:date="2012-05-17T19:00:00Z"/>
          <w:i/>
        </w:rPr>
      </w:pPr>
      <w:del w:id="196" w:author="phismith" w:date="2012-05-17T19:00:00Z">
        <w:r w:rsidRPr="00E96B5D" w:rsidDel="001C3C8F">
          <w:rPr>
            <w:i/>
            <w:highlight w:val="yellow"/>
          </w:rPr>
          <w:delText>process profile of duration?</w:delText>
        </w:r>
      </w:del>
    </w:p>
    <w:p w14:paraId="75F24000" w14:textId="12D2D930" w:rsidR="008310FF" w:rsidRPr="008D1FC5" w:rsidDel="001C3C8F" w:rsidRDefault="008310FF">
      <w:pPr>
        <w:jc w:val="left"/>
        <w:rPr>
          <w:del w:id="197" w:author="phismith" w:date="2012-05-17T19:00:00Z"/>
          <w:rFonts w:ascii="Arial" w:hAnsi="Arial" w:cs="Arial"/>
          <w:i/>
          <w:highlight w:val="yellow"/>
        </w:rPr>
      </w:pPr>
      <w:del w:id="198" w:author="phismith" w:date="2012-05-17T19:00:00Z">
        <w:r w:rsidRPr="008D1FC5" w:rsidDel="001C3C8F">
          <w:rPr>
            <w:rFonts w:ascii="Arial" w:hAnsi="Arial" w:cs="Arial"/>
            <w:i/>
            <w:highlight w:val="yellow"/>
          </w:rPr>
          <w:delText>all qualities are what they are because of the universals the instantiate</w:delText>
        </w:r>
      </w:del>
    </w:p>
    <w:p w14:paraId="698E39C2" w14:textId="42FD3E4A" w:rsidR="008310FF" w:rsidRPr="008D1FC5" w:rsidDel="001C3C8F" w:rsidRDefault="008310FF">
      <w:pPr>
        <w:jc w:val="left"/>
        <w:rPr>
          <w:del w:id="199" w:author="phismith" w:date="2012-05-17T19:00:00Z"/>
          <w:rFonts w:ascii="Arial" w:hAnsi="Arial" w:cs="Arial"/>
          <w:i/>
          <w:highlight w:val="yellow"/>
        </w:rPr>
      </w:pPr>
      <w:del w:id="200"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del>
    </w:p>
    <w:p w14:paraId="104AA7C3" w14:textId="084B6F9B" w:rsidR="008310FF" w:rsidRPr="008D1FC5" w:rsidDel="001C3C8F" w:rsidRDefault="008310FF">
      <w:pPr>
        <w:jc w:val="left"/>
        <w:rPr>
          <w:del w:id="201" w:author="phismith" w:date="2012-05-17T19:00:00Z"/>
          <w:rFonts w:ascii="Arial" w:hAnsi="Arial" w:cs="Arial"/>
          <w:bCs/>
          <w:highlight w:val="yellow"/>
          <w:shd w:val="clear" w:color="auto" w:fill="FFFFF0"/>
        </w:rPr>
        <w:pPrChange w:id="202" w:author="phismith" w:date="2012-05-17T19:00:00Z">
          <w:pPr>
            <w:pStyle w:val="NoSpacing"/>
            <w:spacing w:before="200" w:after="200" w:line="360" w:lineRule="auto"/>
            <w:jc w:val="center"/>
          </w:pPr>
        </w:pPrChange>
      </w:pPr>
      <w:del w:id="203"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del>
    </w:p>
    <w:p w14:paraId="1B12A6FA" w14:textId="54A10D84" w:rsidR="008310FF" w:rsidRPr="008D1FC5" w:rsidDel="001C3C8F" w:rsidRDefault="008310FF">
      <w:pPr>
        <w:jc w:val="left"/>
        <w:rPr>
          <w:del w:id="204" w:author="phismith" w:date="2012-05-17T19:00:00Z"/>
          <w:rFonts w:ascii="Arial" w:eastAsiaTheme="majorEastAsia" w:hAnsi="Arial" w:cs="Arial"/>
          <w:caps/>
        </w:rPr>
        <w:pPrChange w:id="205" w:author="phismith" w:date="2012-05-17T19:00:00Z">
          <w:pPr>
            <w:pStyle w:val="NoSpacing"/>
            <w:spacing w:before="200" w:after="200" w:line="360" w:lineRule="auto"/>
            <w:jc w:val="center"/>
          </w:pPr>
        </w:pPrChange>
      </w:pPr>
      <w:del w:id="206" w:author="phismith" w:date="2012-05-17T19:00:00Z">
        <w:r w:rsidRPr="008D1FC5" w:rsidDel="001C3C8F">
          <w:rPr>
            <w:rFonts w:ascii="Arial" w:eastAsiaTheme="majorEastAsia" w:hAnsi="Arial" w:cs="Arial"/>
            <w:caps/>
            <w:highlight w:val="yellow"/>
          </w:rPr>
          <w:delText>participates_during vs. participates_in</w:delText>
        </w:r>
      </w:del>
    </w:p>
    <w:p w14:paraId="359C9512" w14:textId="0A39E2DD" w:rsidR="008310FF" w:rsidRPr="00E673A5" w:rsidDel="001C3C8F" w:rsidRDefault="008310FF">
      <w:pPr>
        <w:jc w:val="left"/>
        <w:rPr>
          <w:del w:id="207" w:author="phismith" w:date="2012-05-17T19:04:00Z"/>
        </w:rPr>
        <w:pPrChange w:id="208" w:author="phismith" w:date="2012-05-17T19:00:00Z">
          <w:pPr>
            <w:pStyle w:val="Heading2"/>
            <w:widowControl w:val="0"/>
            <w:numPr>
              <w:numId w:val="26"/>
            </w:numPr>
            <w:spacing w:line="480" w:lineRule="auto"/>
            <w:ind w:left="720" w:hanging="720"/>
          </w:pPr>
        </w:pPrChange>
      </w:pPr>
      <w:del w:id="209" w:author="phismith" w:date="2012-05-17T19:04:00Z">
        <w:r w:rsidDel="001C3C8F">
          <w:delText xml:space="preserve">The </w:delText>
        </w:r>
        <w:r w:rsidRPr="00E673A5" w:rsidDel="001C3C8F">
          <w:delText>Pairwise Disjointness Principle</w:delText>
        </w:r>
      </w:del>
    </w:p>
    <w:p w14:paraId="530F9B9F" w14:textId="6830E8CC" w:rsidR="008310FF" w:rsidDel="001C3C8F" w:rsidRDefault="008310FF" w:rsidP="008310FF">
      <w:pPr>
        <w:jc w:val="left"/>
        <w:rPr>
          <w:del w:id="210" w:author="phismith" w:date="2012-05-17T19:04:00Z"/>
          <w:vertAlign w:val="superscript"/>
        </w:rPr>
      </w:pPr>
      <w:del w:id="211"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del>
    </w:p>
    <w:p w14:paraId="18D1F290" w14:textId="1FAD792D" w:rsidR="008310FF" w:rsidRPr="00AF230F" w:rsidRDefault="00EE397F" w:rsidP="009D23B6">
      <w:pPr>
        <w:pStyle w:val="Heading4"/>
      </w:pPr>
      <w:ins w:id="214" w:author="Smith-Ressler" w:date="2012-06-05T08:57:00Z">
        <w:r>
          <w:t xml:space="preserve">3.1.2.1 </w:t>
        </w:r>
        <w:r w:rsidR="008310FF" w:rsidRPr="00AF230F">
          <w:t>The Ontological Square</w:t>
        </w:r>
      </w:ins>
    </w:p>
    <w:p w14:paraId="495342F2" w14:textId="567303E0" w:rsidR="008310FF" w:rsidDel="005103D1" w:rsidRDefault="008310FF" w:rsidP="005103D1">
      <w:pPr>
        <w:tabs>
          <w:tab w:val="left" w:pos="4410"/>
        </w:tabs>
        <w:jc w:val="left"/>
        <w:rPr>
          <w:del w:id="215" w:author="phismith" w:date="2012-05-17T19:05:00Z"/>
        </w:rPr>
      </w:pPr>
      <w:r w:rsidRPr="00A91618">
        <w:t xml:space="preserve">BFO generalizes </w:t>
      </w:r>
      <w:r>
        <w:t xml:space="preserve">Zemach’s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w:t>
      </w:r>
      <w:r>
        <w:lastRenderedPageBreak/>
        <w:t xml:space="preserve">universals and particulars, but also on his division of substances and accidents, which reappears in BFO as the opposition between independent and dependent continuants. </w:t>
      </w:r>
      <w:del w:id="216"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219" w:author="phismith" w:date="2012-05-17T19:05:00Z"/>
        </w:rPr>
        <w:pPrChange w:id="220"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221"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222" w:author="phismith" w:date="2012-05-17T19:05:00Z"/>
              </w:rPr>
              <w:pPrChange w:id="223"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224" w:author="phismith" w:date="2012-05-17T19:05:00Z"/>
                <w:sz w:val="28"/>
              </w:rPr>
              <w:pPrChange w:id="225" w:author="phismith" w:date="2012-05-17T19:05:00Z">
                <w:pPr>
                  <w:spacing w:before="100" w:after="100" w:line="240" w:lineRule="auto"/>
                  <w:jc w:val="center"/>
                </w:pPr>
              </w:pPrChange>
            </w:pPr>
            <w:del w:id="226"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227" w:author="phismith" w:date="2012-05-17T19:05:00Z"/>
                <w:sz w:val="28"/>
              </w:rPr>
              <w:pPrChange w:id="228" w:author="phismith" w:date="2012-05-17T19:05:00Z">
                <w:pPr>
                  <w:spacing w:before="100" w:after="100" w:line="240" w:lineRule="auto"/>
                  <w:jc w:val="center"/>
                </w:pPr>
              </w:pPrChange>
            </w:pPr>
            <w:del w:id="229"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230"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231" w:author="phismith" w:date="2012-05-17T19:05:00Z"/>
                <w:sz w:val="28"/>
              </w:rPr>
              <w:pPrChange w:id="232" w:author="phismith" w:date="2012-05-17T19:05:00Z">
                <w:pPr>
                  <w:spacing w:before="100" w:after="100" w:line="240" w:lineRule="auto"/>
                  <w:jc w:val="center"/>
                </w:pPr>
              </w:pPrChange>
            </w:pPr>
            <w:del w:id="233"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234" w:author="phismith" w:date="2012-05-17T19:05:00Z"/>
                <w:sz w:val="10"/>
                <w:szCs w:val="10"/>
              </w:rPr>
              <w:pPrChange w:id="235"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236" w:author="phismith" w:date="2012-05-17T19:05:00Z"/>
                <w:sz w:val="28"/>
              </w:rPr>
              <w:pPrChange w:id="237" w:author="phismith" w:date="2012-05-17T19:05:00Z">
                <w:pPr>
                  <w:spacing w:before="100" w:after="100" w:line="240" w:lineRule="auto"/>
                  <w:ind w:left="650"/>
                  <w:jc w:val="left"/>
                </w:pPr>
              </w:pPrChange>
            </w:pPr>
            <w:del w:id="238" w:author="phismith" w:date="2012-05-17T19:05:00Z">
              <w:r w:rsidRPr="006C702A" w:rsidDel="005103D1">
                <w:rPr>
                  <w:noProof/>
                  <w:sz w:val="28"/>
                  <w:rPrChange w:id="239" w:author="Unknown">
                    <w:rPr>
                      <w:noProof/>
                    </w:rPr>
                  </w:rPrChange>
                </w:rPr>
                <mc:AlternateContent>
                  <mc:Choice Requires="wpg">
                    <w:drawing>
                      <wp:anchor distT="0" distB="0" distL="114300" distR="114300" simplePos="0" relativeHeight="251673600"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54" name="Group 54"/>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55" name="Down Arrow 5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9D23B6" w:rsidRDefault="009D23B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9D23B6" w:rsidRPr="001E40B0" w:rsidRDefault="009D23B6"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0" style="position:absolute;margin-left:115.35pt;margin-top:1.05pt;width:39pt;height:113.1pt;rotation:2930251fd;z-index:251673600;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5" o:spid="_x0000_s1051"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KpiJwgAA&#10;ANsAAAAPAAAAZHJzL2Rvd25yZXYueG1sRI9Bi8IwFITvC/6H8ARva+pCRapRRFAUFLSr4PHZPNti&#10;81KarNZ/bwRhj8PMfMNMZq2pxJ0aV1pWMOhHIIgzq0vOFRx/l98jEM4ja6wsk4InOZhNO18TTLR9&#10;8IHuqc9FgLBLUEHhfZ1I6bKCDLq+rYmDd7WNQR9kk0vd4CPATSV/omgoDZYcFgqsaVFQdkv/jIIU&#10;zxuH+rS6rLcne93iLvb7nVK9bjsfg/DU+v/wp73WCuIY3l/CD5DT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qmInCAAAA2wAAAA8AAAAAAAAAAAAAAAAAlwIAAGRycy9kb3du&#10;cmV2LnhtbFBLBQYAAAAABAAEAPUAAACGAwAAAAA=&#10;" adj="16740" fillcolor="white [3212]" strokecolor="black [3213]" strokeweight="1pt">
                          <v:textbox>
                            <w:txbxContent>
                              <w:p w14:paraId="1ADA307B" w14:textId="77777777" w:rsidR="009D23B6" w:rsidRDefault="009D23B6" w:rsidP="008310FF">
                                <w:pPr>
                                  <w:jc w:val="center"/>
                                </w:pPr>
                              </w:p>
                            </w:txbxContent>
                          </v:textbox>
                        </v:shape>
                        <v:rect id="Rectangle 56" o:spid="_x0000_s1052"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P7awgAA&#10;ANsAAAAPAAAAZHJzL2Rvd25yZXYueG1sRI/dasJAFITvhb7Dcgq9040FRWI2ItpSr4SqD3DInvxg&#10;9mzc3SbRp3cLhV4OM/MNk21G04qenG8sK5jPEhDEhdUNVwou58/pCoQPyBpby6TgTh42+cskw1Tb&#10;gb+pP4VKRAj7FBXUIXSplL6oyaCf2Y44eqV1BkOUrpLa4RDhppXvSbKUBhuOCzV2tKupuJ5+jIIP&#10;NLLcjya4y+px/Lpfb2WzQKXeXsftGkSgMfyH/9oHrWCxh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9s/trCAAAA2wAAAA8AAAAAAAAAAAAAAAAAlwIAAGRycy9kb3du&#10;cmV2LnhtbFBLBQYAAAAABAAEAPUAAACGAwAAAAA=&#10;" fillcolor="window" stroked="f" strokeweight="2pt">
                          <v:fill opacity="0"/>
                          <v:textbox>
                            <w:txbxContent>
                              <w:p w14:paraId="3F82995A" w14:textId="77777777" w:rsidR="009D23B6" w:rsidRPr="001E40B0" w:rsidRDefault="009D23B6"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240" w:author="phismith" w:date="2012-05-17T19:05:00Z"/>
                <w:sz w:val="28"/>
              </w:rPr>
              <w:pPrChange w:id="241" w:author="phismith" w:date="2012-05-17T19:05:00Z">
                <w:pPr>
                  <w:spacing w:before="100" w:after="100" w:line="240" w:lineRule="auto"/>
                  <w:ind w:left="650"/>
                  <w:jc w:val="left"/>
                </w:pPr>
              </w:pPrChange>
            </w:pPr>
            <w:del w:id="242" w:author="phismith" w:date="2012-05-17T19:05:00Z">
              <w:r w:rsidRPr="006C702A" w:rsidDel="005103D1">
                <w:rPr>
                  <w:noProof/>
                  <w:sz w:val="28"/>
                  <w:rPrChange w:id="243" w:author="Unknown">
                    <w:rPr>
                      <w:noProof/>
                    </w:rPr>
                  </w:rPrChange>
                </w:rPr>
                <mc:AlternateContent>
                  <mc:Choice Requires="wpg">
                    <w:drawing>
                      <wp:anchor distT="0" distB="0" distL="114300" distR="114300" simplePos="0" relativeHeight="251676672"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9D23B6" w:rsidRDefault="009D23B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9D23B6" w:rsidRPr="001E40B0" w:rsidRDefault="009D23B6"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3" style="position:absolute;margin-left:-5.4pt;margin-top:17.25pt;width:42pt;height:99pt;z-index:25167667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">
                        <v:shape id="Down Arrow 67" o:spid="_x0000_s1054"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9D23B6" w:rsidRDefault="009D23B6" w:rsidP="008310FF">
                                <w:pPr>
                                  <w:jc w:val="center"/>
                                </w:pPr>
                              </w:p>
                            </w:txbxContent>
                          </v:textbox>
                        </v:shape>
                        <v:rect id="Rectangle 68" o:spid="_x0000_s1055"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9D23B6" w:rsidRPr="001E40B0" w:rsidRDefault="009D23B6"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244" w:author="phismith" w:date="2012-05-17T19:05:00Z"/>
                <w:b/>
                <w:sz w:val="28"/>
              </w:rPr>
              <w:pPrChange w:id="245" w:author="phismith" w:date="2012-05-17T19:05:00Z">
                <w:pPr>
                  <w:spacing w:before="100" w:after="100" w:line="240" w:lineRule="auto"/>
                  <w:ind w:left="650"/>
                  <w:jc w:val="left"/>
                </w:pPr>
              </w:pPrChange>
            </w:pPr>
            <w:del w:id="246"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247" w:author="phismith" w:date="2012-05-17T19:05:00Z"/>
                <w:b/>
                <w:sz w:val="10"/>
                <w:szCs w:val="10"/>
              </w:rPr>
              <w:pPrChange w:id="248"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249" w:author="phismith" w:date="2012-05-17T19:05:00Z"/>
                <w:sz w:val="28"/>
              </w:rPr>
              <w:pPrChange w:id="250" w:author="phismith" w:date="2012-05-17T19:05:00Z">
                <w:pPr>
                  <w:spacing w:before="100" w:after="100" w:line="240" w:lineRule="auto"/>
                  <w:ind w:left="396"/>
                  <w:jc w:val="left"/>
                </w:pPr>
              </w:pPrChange>
            </w:pPr>
            <w:del w:id="251"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252" w:author="phismith" w:date="2012-05-17T19:05:00Z"/>
                <w:sz w:val="28"/>
              </w:rPr>
              <w:pPrChange w:id="253" w:author="phismith" w:date="2012-05-17T19:05:00Z">
                <w:pPr>
                  <w:spacing w:before="100" w:after="100" w:line="240" w:lineRule="auto"/>
                  <w:ind w:left="396"/>
                  <w:jc w:val="left"/>
                </w:pPr>
              </w:pPrChange>
            </w:pPr>
            <w:del w:id="254"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255" w:author="phismith" w:date="2012-05-17T19:05:00Z"/>
                <w:b/>
                <w:i/>
                <w:sz w:val="28"/>
              </w:rPr>
              <w:pPrChange w:id="256" w:author="phismith" w:date="2012-05-17T19:05:00Z">
                <w:pPr>
                  <w:spacing w:before="100" w:after="100" w:line="240" w:lineRule="auto"/>
                  <w:ind w:left="396"/>
                  <w:jc w:val="left"/>
                </w:pPr>
              </w:pPrChange>
            </w:pPr>
            <w:del w:id="257" w:author="phismith" w:date="2012-05-17T19:05:00Z">
              <w:r w:rsidRPr="006C702A" w:rsidDel="005103D1">
                <w:rPr>
                  <w:noProof/>
                  <w:sz w:val="28"/>
                  <w:rPrChange w:id="258" w:author="Unknown">
                    <w:rPr>
                      <w:noProof/>
                    </w:rPr>
                  </w:rPrChange>
                </w:rPr>
                <mc:AlternateContent>
                  <mc:Choice Requires="wpg">
                    <w:drawing>
                      <wp:anchor distT="0" distB="0" distL="114300" distR="114300" simplePos="0" relativeHeight="251675648"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7" name="Group 57"/>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8" name="Down Arrow 58"/>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9D23B6" w:rsidRDefault="009D23B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9D23B6" w:rsidRPr="00AA5C54" w:rsidRDefault="009D23B6"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7" o:spid="_x0000_s1056" style="position:absolute;margin-left:122.6pt;margin-top:2.45pt;width:38.3pt;height:101.8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">
                        <v:shape id="Down Arrow 58"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nxDowAAA&#10;ANsAAAAPAAAAZHJzL2Rvd25yZXYueG1sRE/Pa8IwFL4L+x/CG+wimipMSmcUUQZjN6vi9dG8NcXm&#10;pTSp6fbXm8PA48f3e70dbSvu1PvGsYLFPANBXDndcK3gfPqc5SB8QNbYOiYFv+Rhu3mZrLHQLvKR&#10;7mWoRQphX6ACE0JXSOkrQxb93HXEiftxvcWQYF9L3WNM4baVyyxbSYsNpwaDHe0NVbdysAriNH4P&#10;QzNcs0tuDtdwKuPyb6/U2+u4+wARaAxP8b/7Syt4T2P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nxDowAAAANsAAAAPAAAAAAAAAAAAAAAAAJcCAABkcnMvZG93bnJl&#10;di54bWxQSwUGAAAAAAQABAD1AAAAhAMAAAAA&#10;" adj="16276" fillcolor="white [3212]" strokecolor="black [3213]" strokeweight="1.5pt">
                          <v:textbox>
                            <w:txbxContent>
                              <w:p w14:paraId="365331DE" w14:textId="77777777" w:rsidR="009D23B6" w:rsidRDefault="009D23B6" w:rsidP="008310FF">
                                <w:pPr>
                                  <w:jc w:val="center"/>
                                </w:pPr>
                              </w:p>
                            </w:txbxContent>
                          </v:textbox>
                        </v:shape>
                        <v:rect id="Rectangle 59"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ZL7xQAA&#10;ANsAAAAPAAAAZHJzL2Rvd25yZXYueG1sRI9La8MwEITvhfwHsYHeGjkpbRLHcsiDQg+F5nnIbbE2&#10;tom1MpKSOP++KhR6HGbmGyabd6YRN3K+tqxgOEhAEBdW11wqOOw/XiYgfEDW2FgmBQ/yMM97Txmm&#10;2t55S7ddKEWEsE9RQRVCm0rpi4oM+oFtiaN3ts5giNKVUju8R7hp5ChJ3qXBmuNChS2tKiouu6tR&#10;cFnax/H1Wo43+/HXKdD32jlaK/Xc7xYzEIG68B/+a39qBW9T+P0Sf4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n9kvvFAAAA2wAAAA8AAAAAAAAAAAAAAAAAlwIAAGRycy9k&#10;b3ducmV2LnhtbFBLBQYAAAAABAAEAPUAAACJAwAAAAA=&#10;" fillcolor="window" stroked="f" strokeweight="1.5pt">
                          <v:fill opacity="0"/>
                          <v:textbox>
                            <w:txbxContent>
                              <w:p w14:paraId="30ACE498" w14:textId="77777777" w:rsidR="009D23B6" w:rsidRPr="00AA5C54" w:rsidRDefault="009D23B6"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259"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260" w:author="phismith" w:date="2012-05-17T19:05:00Z"/>
                <w:sz w:val="28"/>
              </w:rPr>
              <w:pPrChange w:id="261" w:author="phismith" w:date="2012-05-17T19:05:00Z">
                <w:pPr>
                  <w:spacing w:before="100" w:after="100" w:line="240" w:lineRule="auto"/>
                  <w:jc w:val="center"/>
                </w:pPr>
              </w:pPrChange>
            </w:pPr>
            <w:del w:id="262"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263" w:author="phismith" w:date="2012-05-17T19:05:00Z"/>
                <w:b/>
                <w:sz w:val="10"/>
                <w:szCs w:val="10"/>
              </w:rPr>
              <w:pPrChange w:id="264"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265" w:author="phismith" w:date="2012-05-17T19:05:00Z"/>
                <w:sz w:val="28"/>
              </w:rPr>
              <w:pPrChange w:id="266" w:author="phismith" w:date="2012-05-17T19:05:00Z">
                <w:pPr>
                  <w:spacing w:before="100" w:after="100" w:line="240" w:lineRule="auto"/>
                  <w:ind w:left="470"/>
                  <w:jc w:val="left"/>
                </w:pPr>
              </w:pPrChange>
            </w:pPr>
            <w:del w:id="267"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268" w:author="phismith" w:date="2012-05-17T19:05:00Z"/>
                <w:sz w:val="28"/>
              </w:rPr>
              <w:pPrChange w:id="269" w:author="phismith" w:date="2012-05-17T19:05:00Z">
                <w:pPr>
                  <w:spacing w:before="100" w:after="100" w:line="240" w:lineRule="auto"/>
                  <w:ind w:left="470"/>
                  <w:jc w:val="left"/>
                </w:pPr>
              </w:pPrChange>
            </w:pPr>
            <w:del w:id="270"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271" w:author="phismith" w:date="2012-05-17T19:05:00Z"/>
                <w:sz w:val="28"/>
              </w:rPr>
              <w:pPrChange w:id="272" w:author="phismith" w:date="2012-05-17T19:05:00Z">
                <w:pPr>
                  <w:spacing w:before="100" w:after="100" w:line="240" w:lineRule="auto"/>
                  <w:ind w:left="470"/>
                  <w:jc w:val="left"/>
                </w:pPr>
              </w:pPrChange>
            </w:pPr>
            <w:del w:id="273" w:author="phismith" w:date="2012-05-17T19:05:00Z">
              <w:r w:rsidRPr="006C702A" w:rsidDel="005103D1">
                <w:rPr>
                  <w:noProof/>
                  <w:sz w:val="28"/>
                  <w:rPrChange w:id="274" w:author="Unknown">
                    <w:rPr>
                      <w:noProof/>
                    </w:rPr>
                  </w:rPrChange>
                </w:rPr>
                <mc:AlternateContent>
                  <mc:Choice Requires="wpg">
                    <w:drawing>
                      <wp:anchor distT="0" distB="0" distL="114300" distR="114300" simplePos="0" relativeHeight="251674624"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9D23B6" w:rsidRDefault="009D23B6"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9D23B6" w:rsidRPr="001E40B0" w:rsidRDefault="009D23B6"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59" style="position:absolute;margin-left:80.55pt;margin-top:10.05pt;width:103.15pt;height:35.85pt;z-index:251674624;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">
                        <v:shape id="Down Arrow 70" o:spid="_x0000_s1060"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9D23B6" w:rsidRDefault="009D23B6" w:rsidP="008310FF">
                                <w:pPr>
                                  <w:jc w:val="center"/>
                                </w:pPr>
                              </w:p>
                            </w:txbxContent>
                          </v:textbox>
                        </v:shape>
                        <v:rect id="Rectangle 71" o:spid="_x0000_s1061"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9D23B6" w:rsidRPr="001E40B0" w:rsidRDefault="009D23B6"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275" w:author="phismith" w:date="2012-05-17T19:05:00Z"/>
                <w:b/>
                <w:sz w:val="10"/>
                <w:szCs w:val="10"/>
              </w:rPr>
              <w:pPrChange w:id="276"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277" w:author="phismith" w:date="2012-05-17T19:05:00Z"/>
                <w:sz w:val="28"/>
              </w:rPr>
              <w:pPrChange w:id="278" w:author="phismith" w:date="2012-05-17T19:05:00Z">
                <w:pPr>
                  <w:spacing w:before="100" w:after="100" w:line="240" w:lineRule="auto"/>
                  <w:ind w:left="486"/>
                  <w:jc w:val="left"/>
                </w:pPr>
              </w:pPrChange>
            </w:pPr>
            <w:del w:id="279"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280" w:author="phismith" w:date="2012-05-17T19:05:00Z"/>
                <w:sz w:val="28"/>
              </w:rPr>
              <w:pPrChange w:id="281" w:author="phismith" w:date="2012-05-17T19:05:00Z">
                <w:pPr>
                  <w:spacing w:before="100" w:after="100" w:line="240" w:lineRule="auto"/>
                  <w:ind w:left="486"/>
                  <w:jc w:val="left"/>
                </w:pPr>
              </w:pPrChange>
            </w:pPr>
            <w:del w:id="282"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283" w:author="phismith" w:date="2012-05-17T19:05:00Z"/>
                <w:sz w:val="28"/>
              </w:rPr>
              <w:pPrChange w:id="284" w:author="phismith" w:date="2012-05-17T19:05:00Z">
                <w:pPr>
                  <w:spacing w:before="100" w:after="100" w:line="240" w:lineRule="auto"/>
                  <w:ind w:left="486"/>
                  <w:jc w:val="left"/>
                </w:pPr>
              </w:pPrChange>
            </w:pPr>
            <w:del w:id="285"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286" w:author="phismith" w:date="2012-05-17T19:05:00Z"/>
                <w:sz w:val="10"/>
                <w:szCs w:val="10"/>
              </w:rPr>
              <w:pPrChange w:id="287"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288" w:author="phismith" w:date="2012-05-17T19:05:00Z"/>
          <w:sz w:val="22"/>
        </w:rPr>
        <w:pPrChange w:id="289" w:author="phismith" w:date="2012-05-17T19:05:00Z">
          <w:pPr>
            <w:pStyle w:val="Caption"/>
            <w:jc w:val="center"/>
          </w:pPr>
        </w:pPrChange>
      </w:pPr>
      <w:bookmarkStart w:id="290" w:name="_Ref321729651"/>
      <w:commentRangeStart w:id="291"/>
      <w:del w:id="292"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290"/>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293" w:author="phismith" w:date="2012-05-17T19:05:00Z"/>
        </w:rPr>
        <w:pPrChange w:id="294" w:author="phismith" w:date="2012-05-17T19:05:00Z">
          <w:pPr>
            <w:jc w:val="left"/>
          </w:pPr>
        </w:pPrChange>
      </w:pPr>
    </w:p>
    <w:p w14:paraId="33265192" w14:textId="59438AEA" w:rsidR="008310FF" w:rsidRPr="00A91618" w:rsidDel="005103D1" w:rsidRDefault="008310FF">
      <w:pPr>
        <w:tabs>
          <w:tab w:val="left" w:pos="4410"/>
        </w:tabs>
        <w:jc w:val="left"/>
        <w:rPr>
          <w:del w:id="295" w:author="phismith" w:date="2012-05-17T19:05:00Z"/>
        </w:rPr>
        <w:pPrChange w:id="296" w:author="phismith" w:date="2012-05-17T19:05:00Z">
          <w:pPr>
            <w:jc w:val="left"/>
          </w:pPr>
        </w:pPrChange>
      </w:pPr>
      <w:del w:id="297"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0A5B197B" w:rsidR="008310FF" w:rsidRPr="00AF230F" w:rsidRDefault="008310FF" w:rsidP="009D23B6">
      <w:r w:rsidRPr="00AF230F">
        <w:t>Determinable and Determinate Quality Universals</w:t>
      </w:r>
    </w:p>
    <w:commentRangeEnd w:id="291"/>
    <w:p w14:paraId="7FF47849" w14:textId="77777777" w:rsidR="008310FF" w:rsidRDefault="007E45C4" w:rsidP="009D23B6">
      <w:pPr>
        <w:tabs>
          <w:tab w:val="left" w:pos="3150"/>
        </w:tabs>
        <w:jc w:val="left"/>
      </w:pPr>
      <w:r>
        <w:rPr>
          <w:rStyle w:val="CommentReference"/>
        </w:rPr>
        <w:commentReference w:id="291"/>
      </w:r>
      <w:r w:rsidR="008310FF">
        <w:t xml:space="preserve">Qualities, in BFO, are seen as entities in their own right (of the sort referred to elsewhere in the literature as tropes, or individual accidents). They are </w:t>
      </w:r>
      <w:proofErr w:type="gramStart"/>
      <w:r w:rsidR="008310FF">
        <w:t>entities which</w:t>
      </w:r>
      <w:proofErr w:type="gramEnd"/>
      <w:r w:rsidR="008310FF">
        <w:t xml:space="preserve"> are dependent on the independent continuant entities (such as planets, organisms, molecules) which are their bearers. </w:t>
      </w:r>
    </w:p>
    <w:p w14:paraId="60B790D0" w14:textId="13574C09" w:rsidR="008310FF" w:rsidRPr="003838FF" w:rsidRDefault="008310FF" w:rsidP="003838FF">
      <w:pPr>
        <w:pStyle w:val="EndnoteText"/>
        <w:spacing w:before="200" w:after="200" w:line="360" w:lineRule="auto"/>
      </w:pPr>
      <w:proofErr w:type="gramStart"/>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proofErr w:type="gramEnd"/>
      <w:r w:rsidR="007B2DD8" w:rsidRPr="007B2DD8">
        <w:rPr>
          <w:sz w:val="24"/>
          <w:szCs w:val="24"/>
        </w:rPr>
        <w:t xml:space="preserve"> (</w:t>
      </w:r>
      <w:r w:rsidR="007B2DD8" w:rsidRPr="003838FF">
        <w:rPr>
          <w:color w:val="000000"/>
          <w:sz w:val="24"/>
          <w:shd w:val="clear" w:color="auto" w:fill="FFFFFF"/>
        </w:rPr>
        <w:t xml:space="preserve">Anticipating our discussion of ‘process profile universals’ later in this </w:t>
      </w:r>
      <w:r w:rsidR="00203244">
        <w:rPr>
          <w:color w:val="000000"/>
          <w:sz w:val="24"/>
          <w:szCs w:val="24"/>
          <w:shd w:val="clear" w:color="auto" w:fill="FFFFFF"/>
        </w:rPr>
        <w:t>document</w:t>
      </w:r>
      <w:r w:rsidR="007B2DD8" w:rsidRPr="003838FF">
        <w:rPr>
          <w:color w:val="000000"/>
          <w:sz w:val="24"/>
          <w:shd w:val="clear" w:color="auto" w:fill="FFFFFF"/>
        </w:rPr>
        <w:t xml:space="preserve">, we might refer to determinate universals as quality profiles.) </w:t>
      </w:r>
      <w:r w:rsidR="007B2DD8">
        <w:rPr>
          <w:sz w:val="24"/>
          <w:szCs w:val="24"/>
        </w:rPr>
        <w:t>[</w:t>
      </w:r>
      <w:r w:rsidR="007B2DD8">
        <w:rPr>
          <w:sz w:val="24"/>
          <w:szCs w:val="24"/>
        </w:rPr>
        <w:fldChar w:fldCharType="begin"/>
      </w:r>
      <w:r w:rsidR="007B2DD8">
        <w:rPr>
          <w:sz w:val="24"/>
          <w:szCs w:val="24"/>
        </w:rPr>
        <w:instrText xml:space="preserve"> REF _Ref325045634 \r \h </w:instrText>
      </w:r>
      <w:r w:rsidR="007B2DD8">
        <w:rPr>
          <w:sz w:val="24"/>
          <w:szCs w:val="24"/>
        </w:rPr>
      </w:r>
      <w:r w:rsidR="007B2DD8">
        <w:rPr>
          <w:sz w:val="24"/>
          <w:szCs w:val="24"/>
        </w:rPr>
        <w:fldChar w:fldCharType="separate"/>
      </w:r>
      <w:r w:rsidR="009D2710">
        <w:rPr>
          <w:sz w:val="24"/>
          <w:szCs w:val="24"/>
        </w:rPr>
        <w:t>84</w:t>
      </w:r>
      <w:r w:rsidR="007B2DD8">
        <w:rPr>
          <w:sz w:val="24"/>
          <w:szCs w:val="24"/>
        </w:rPr>
        <w:fldChar w:fldCharType="end"/>
      </w:r>
      <w:r w:rsidR="007B2DD8">
        <w:rPr>
          <w:sz w:val="24"/>
          <w:szCs w:val="24"/>
        </w:rPr>
        <w:t>]</w:t>
      </w:r>
    </w:p>
    <w:p w14:paraId="7D3B64FC" w14:textId="4182BF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w:t>
      </w:r>
      <w:proofErr w:type="gramStart"/>
      <w:r>
        <w:t>determinable quality universal is exemplified by a particular bearer at any time during which this bearer exists</w:t>
      </w:r>
      <w:proofErr w:type="gramEnd"/>
      <w:r>
        <w:t>, then it is exemplified at every such time.</w:t>
      </w:r>
      <w:r w:rsidRPr="00E24311">
        <w:t xml:space="preserve"> John’s temperature (a certain quality instance inhering in John 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r w:rsidR="00DF64F7" w:rsidRPr="00A91618">
        <w:t xml:space="preserve">Figure </w:t>
      </w:r>
      <w:r w:rsidR="00DF64F7">
        <w:rPr>
          <w:noProof/>
        </w:rPr>
        <w:t>9</w:t>
      </w:r>
      <w:r w:rsidRPr="00A91618">
        <w:fldChar w:fldCharType="end"/>
      </w:r>
      <w:r w:rsidRPr="00A91618">
        <w:t xml:space="preserve">. </w:t>
      </w:r>
    </w:p>
    <w:p w14:paraId="6A9E0730" w14:textId="77777777" w:rsidR="008310FF" w:rsidRPr="00A91618" w:rsidRDefault="008310FF" w:rsidP="008310FF">
      <w:pPr>
        <w:jc w:val="center"/>
      </w:pPr>
      <w:r w:rsidRPr="00A91618">
        <w:rPr>
          <w:noProof/>
        </w:rPr>
        <w:lastRenderedPageBreak/>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8">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4FF8173D" w:rsidR="008310FF" w:rsidRPr="00A91618" w:rsidRDefault="008310FF" w:rsidP="008310FF">
      <w:pPr>
        <w:pStyle w:val="Caption"/>
        <w:jc w:val="center"/>
        <w:rPr>
          <w:sz w:val="22"/>
        </w:rPr>
      </w:pPr>
      <w:bookmarkStart w:id="300" w:name="_Ref317060576"/>
      <w:r w:rsidRPr="00A91618">
        <w:t xml:space="preserve">Figure </w:t>
      </w:r>
      <w:fldSimple w:instr=" SEQ Figure \* ARABIC ">
        <w:r w:rsidR="00DF64F7">
          <w:rPr>
            <w:noProof/>
          </w:rPr>
          <w:t>9</w:t>
        </w:r>
      </w:fldSimple>
      <w:bookmarkEnd w:id="300"/>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2F31FDC0" w14:textId="361FC431" w:rsidR="008310FF" w:rsidRPr="00A91618" w:rsidRDefault="008310FF" w:rsidP="008310FF">
      <w:pPr>
        <w:jc w:val="left"/>
      </w:pPr>
      <w:r>
        <w:rPr>
          <w:iCs/>
        </w:rPr>
        <w:t xml:space="preserve">Our primary concern here is with BFO’s treatment of continuants, which include processes, process boundaries (for example beginnings and endings), and the temporal intervals and temporal </w:t>
      </w:r>
      <w:proofErr w:type="gramStart"/>
      <w:r>
        <w:rPr>
          <w:iCs/>
        </w:rPr>
        <w:t>instants which</w:t>
      </w:r>
      <w:proofErr w:type="gramEnd"/>
      <w:r>
        <w:rPr>
          <w:iCs/>
        </w:rPr>
        <w:t xml:space="preserve"> processes and process boundaries occupy. Because processes are </w:t>
      </w:r>
      <w:r>
        <w:rPr>
          <w:iCs/>
        </w:rPr>
        <w:lastRenderedPageBreak/>
        <w:t>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5F8CB593" w:rsidR="008310FF" w:rsidDel="009E196A" w:rsidRDefault="008310FF" w:rsidP="008310FF">
      <w:pPr>
        <w:jc w:val="left"/>
        <w:rPr>
          <w:del w:id="301" w:author="phismith" w:date="2012-05-20T14:19:00Z"/>
        </w:rPr>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occurrent and another when the former is exactly the restriction of the latter to a temporal region that is a proper part of the temporal region occupied by the latter. </w:t>
      </w:r>
      <w:r w:rsidR="009E196A">
        <w:t xml:space="preserve">What it is for </w:t>
      </w:r>
      <w:r>
        <w:t xml:space="preserve">one entity </w:t>
      </w:r>
      <w:r w:rsidR="009E196A">
        <w:t xml:space="preserve">to be </w:t>
      </w:r>
      <w:r>
        <w:t>a temporal part of a second entity</w:t>
      </w:r>
      <w:r w:rsidR="00B3785E">
        <w:t xml:space="preserve"> </w:t>
      </w:r>
      <w:del w:id="302" w:author="phismith" w:date="2012-05-20T14:19:00Z">
        <w:r w:rsidDel="009E196A">
          <w:delText xml:space="preserve">, we can then write </w:delText>
        </w:r>
      </w:del>
    </w:p>
    <w:p w14:paraId="5D751697" w14:textId="7646EBEE" w:rsidR="008310FF" w:rsidRPr="00F40292" w:rsidDel="009E196A" w:rsidRDefault="008310FF" w:rsidP="008310FF">
      <w:pPr>
        <w:pStyle w:val="Specification"/>
        <w:jc w:val="left"/>
        <w:rPr>
          <w:del w:id="303" w:author="phismith" w:date="2012-05-20T14:19:00Z"/>
          <w:rFonts w:ascii="Times New Roman" w:hAnsi="Times New Roman"/>
        </w:rPr>
      </w:pPr>
      <w:del w:id="304"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temporal_part_of</w:delText>
        </w:r>
        <w:r w:rsidRPr="00F40292" w:rsidDel="009E196A">
          <w:rPr>
            <w:rFonts w:ascii="Times New Roman" w:hAnsi="Times New Roman"/>
            <w:b/>
          </w:rPr>
          <w:delText xml:space="preserve"> </w:delText>
        </w:r>
        <w:r w:rsidRPr="00F40292" w:rsidDel="009E196A">
          <w:rPr>
            <w:rFonts w:ascii="Times New Roman" w:hAnsi="Times New Roman"/>
            <w:i/>
          </w:rPr>
          <w:delText xml:space="preserve">b </w:delText>
        </w:r>
        <w:r w:rsidRPr="00F40292" w:rsidDel="009E196A">
          <w:rPr>
            <w:rFonts w:ascii="Times New Roman" w:hAnsi="Times New Roman"/>
          </w:rPr>
          <w:delText>=Def.</w:delText>
        </w:r>
      </w:del>
    </w:p>
    <w:p w14:paraId="6FF08428" w14:textId="7726ECEC" w:rsidR="008310FF" w:rsidRPr="00F40292" w:rsidDel="009E196A" w:rsidRDefault="008310FF" w:rsidP="008310FF">
      <w:pPr>
        <w:pStyle w:val="Specification"/>
        <w:ind w:left="1440"/>
        <w:jc w:val="left"/>
        <w:rPr>
          <w:del w:id="305" w:author="phismith" w:date="2012-05-20T14:19:00Z"/>
          <w:rFonts w:ascii="Times New Roman" w:hAnsi="Times New Roman"/>
        </w:rPr>
      </w:pPr>
      <w:del w:id="306"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 xml:space="preserve">occurrent_part_of </w:delText>
        </w:r>
        <w:r w:rsidRPr="00F40292" w:rsidDel="009E196A">
          <w:rPr>
            <w:rFonts w:ascii="Times New Roman" w:hAnsi="Times New Roman"/>
            <w:i/>
          </w:rPr>
          <w:delText xml:space="preserve">b </w:delText>
        </w:r>
        <w:r w:rsidRPr="00F40292" w:rsidDel="009E196A">
          <w:rPr>
            <w:rFonts w:ascii="Times New Roman" w:hAnsi="Times New Roman"/>
          </w:rPr>
          <w:delText xml:space="preserve">&amp; </w:delText>
        </w:r>
      </w:del>
    </w:p>
    <w:p w14:paraId="790AE28C" w14:textId="542EB5D5" w:rsidR="008310FF" w:rsidRPr="00F40292" w:rsidDel="009E196A" w:rsidRDefault="008310FF" w:rsidP="008310FF">
      <w:pPr>
        <w:pStyle w:val="Specification"/>
        <w:ind w:left="1440"/>
        <w:jc w:val="left"/>
        <w:rPr>
          <w:del w:id="307" w:author="phismith" w:date="2012-05-20T14:19:00Z"/>
          <w:rFonts w:ascii="Times New Roman" w:hAnsi="Times New Roman"/>
          <w:b/>
          <w:i/>
        </w:rPr>
      </w:pPr>
      <w:del w:id="308" w:author="phismith" w:date="2012-05-20T14:19:00Z">
        <w:r w:rsidRPr="00F40292" w:rsidDel="009E196A">
          <w:rPr>
            <w:rFonts w:ascii="Times New Roman" w:hAnsi="Times New Roman"/>
          </w:rPr>
          <w:delText xml:space="preserve">&amp; for some temporal region </w:delText>
        </w:r>
        <w:r w:rsidRPr="00F40292" w:rsidDel="009E196A">
          <w:rPr>
            <w:rFonts w:ascii="Times New Roman" w:hAnsi="Times New Roman"/>
            <w:i/>
          </w:rPr>
          <w:delText>r</w:delText>
        </w:r>
        <w:r w:rsidRPr="00F40292" w:rsidDel="009E196A">
          <w:rPr>
            <w:rFonts w:ascii="Times New Roman" w:hAnsi="Times New Roman"/>
          </w:rPr>
          <w:delText xml:space="preserve"> (</w:delText>
        </w:r>
        <w:r w:rsidRPr="00F40292" w:rsidDel="009E196A">
          <w:rPr>
            <w:rFonts w:ascii="Times New Roman" w:hAnsi="Times New Roman"/>
            <w:i/>
          </w:rPr>
          <w:delText>a</w:delText>
        </w:r>
        <w:r w:rsidRPr="00F40292" w:rsidDel="009E196A">
          <w:rPr>
            <w:rFonts w:ascii="Times New Roman" w:hAnsi="Times New Roman"/>
          </w:rPr>
          <w:delText xml:space="preserve"> 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del>
    </w:p>
    <w:p w14:paraId="31A203FB" w14:textId="124455B0" w:rsidR="008310FF" w:rsidRPr="00F40292" w:rsidDel="009E196A" w:rsidRDefault="008310FF" w:rsidP="008310FF">
      <w:pPr>
        <w:pStyle w:val="Specification"/>
        <w:ind w:left="1440" w:firstLine="720"/>
        <w:jc w:val="left"/>
        <w:rPr>
          <w:del w:id="309" w:author="phismith" w:date="2012-05-20T14:19:00Z"/>
          <w:rFonts w:ascii="Times New Roman" w:hAnsi="Times New Roman"/>
        </w:rPr>
      </w:pPr>
      <w:del w:id="310" w:author="phismith" w:date="2012-05-20T14:19:00Z">
        <w:r w:rsidRPr="00F40292" w:rsidDel="009E196A">
          <w:rPr>
            <w:rFonts w:ascii="Times New Roman" w:hAnsi="Times New Roman"/>
          </w:rPr>
          <w:delText>&amp; for all occurrents</w:delText>
        </w:r>
        <w:r w:rsidRPr="00F40292" w:rsidDel="009E196A">
          <w:rPr>
            <w:rFonts w:ascii="Times New Roman" w:hAnsi="Times New Roman"/>
            <w:i/>
          </w:rPr>
          <w:delText xml:space="preserve"> c </w:delText>
        </w:r>
        <w:r w:rsidRPr="00F40292" w:rsidDel="009E196A">
          <w:rPr>
            <w:rFonts w:ascii="Times New Roman" w:hAnsi="Times New Roman"/>
          </w:rPr>
          <w:delText xml:space="preserve">(if </w:delText>
        </w:r>
        <w:r w:rsidRPr="00F40292" w:rsidDel="009E196A">
          <w:rPr>
            <w:rFonts w:ascii="Times New Roman" w:hAnsi="Times New Roman"/>
            <w:i/>
          </w:rPr>
          <w:delText xml:space="preserve">c </w:delText>
        </w:r>
        <w:r w:rsidRPr="00F40292" w:rsidDel="009E196A">
          <w:rPr>
            <w:rFonts w:ascii="Times New Roman" w:hAnsi="Times New Roman"/>
          </w:rPr>
          <w:delText>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r w:rsidRPr="00F40292" w:rsidDel="009E196A">
          <w:rPr>
            <w:rFonts w:ascii="Times New Roman" w:hAnsi="Times New Roman"/>
          </w:rPr>
          <w:delText xml:space="preserve">then </w:delText>
        </w:r>
      </w:del>
    </w:p>
    <w:p w14:paraId="2F7F760C" w14:textId="796D4D29" w:rsidR="008310FF" w:rsidRPr="00F40292" w:rsidRDefault="008310FF" w:rsidP="009D2710">
      <w:pPr>
        <w:jc w:val="left"/>
      </w:pPr>
      <w:del w:id="311" w:author="phismith" w:date="2012-05-20T14:19:00Z">
        <w:r w:rsidRPr="00F40292" w:rsidDel="009E196A">
          <w:delText>(</w:delText>
        </w:r>
        <w:r w:rsidRPr="00F40292" w:rsidDel="009E196A">
          <w:rPr>
            <w:i/>
          </w:rPr>
          <w:delText xml:space="preserve">c </w:delText>
        </w:r>
        <w:r w:rsidRPr="00F40292" w:rsidDel="009E196A">
          <w:delText>occurrent</w:delText>
        </w:r>
        <w:r w:rsidRPr="00F40292" w:rsidDel="009E196A">
          <w:rPr>
            <w:b/>
          </w:rPr>
          <w:delText>_</w:delText>
        </w:r>
        <w:r w:rsidRPr="00F40292" w:rsidDel="009E196A">
          <w:delText xml:space="preserve">part_of </w:delText>
        </w:r>
        <w:r w:rsidRPr="00F40292" w:rsidDel="009E196A">
          <w:rPr>
            <w:i/>
          </w:rPr>
          <w:delText xml:space="preserve">a </w:delText>
        </w:r>
        <w:r w:rsidRPr="00F40292" w:rsidDel="009E196A">
          <w:delText xml:space="preserve">iff </w:delText>
        </w:r>
        <w:r w:rsidRPr="00F40292" w:rsidDel="009E196A">
          <w:rPr>
            <w:i/>
          </w:rPr>
          <w:delText xml:space="preserve">c </w:delText>
        </w:r>
        <w:r w:rsidRPr="00F40292" w:rsidDel="009E196A">
          <w:delText xml:space="preserve">occurrent_part_of </w:delText>
        </w:r>
        <w:r w:rsidRPr="00F40292" w:rsidDel="009E196A">
          <w:rPr>
            <w:i/>
          </w:rPr>
          <w:delText>b</w:delText>
        </w:r>
        <w:r w:rsidRPr="00F40292" w:rsidDel="009E196A">
          <w:delText>)))</w:delText>
        </w:r>
      </w:del>
      <w:proofErr w:type="gramStart"/>
      <w:ins w:id="312" w:author="phismith" w:date="2012-05-20T14:19:00Z">
        <w:r w:rsidR="009E196A">
          <w:t>is</w:t>
        </w:r>
        <w:proofErr w:type="gramEnd"/>
        <w:r w:rsidR="009E196A">
          <w:t xml:space="preserve"> defined above. </w:t>
        </w:r>
      </w:ins>
    </w:p>
    <w:p w14:paraId="47E0773C" w14:textId="2522F206" w:rsidR="008310FF" w:rsidRPr="008061B4" w:rsidRDefault="00C63F66" w:rsidP="008310FF">
      <w:pPr>
        <w:jc w:val="left"/>
      </w:pPr>
      <w:r>
        <w:rPr>
          <w:rStyle w:val="Annotation"/>
        </w:rPr>
        <w:t>a</w:t>
      </w:r>
      <w:r w:rsidR="007E45C4" w:rsidRPr="00C63F66">
        <w:rPr>
          <w:rStyle w:val="Annotation"/>
        </w:rPr>
        <w:t>(temporal_part</w:t>
      </w:r>
      <w:r w:rsidR="008E4D9D">
        <w:rPr>
          <w:rStyle w:val="Annotation"/>
        </w:rPr>
        <w:t>_</w:t>
      </w:r>
      <w:r w:rsidR="006F3FB6">
        <w:rPr>
          <w:rStyle w:val="Annotation"/>
        </w:rPr>
        <w:t>of</w:t>
      </w:r>
      <w:r w:rsidR="007E45C4" w:rsidRPr="00C63F66">
        <w:rPr>
          <w:rStyle w:val="Annotation"/>
        </w:rPr>
        <w:t>)[</w:t>
      </w:r>
      <w:r w:rsidR="009E196A">
        <w:t xml:space="preserve">EXAMPLES: </w:t>
      </w:r>
      <w:r w:rsidR="008310FF">
        <w:t>T</w:t>
      </w:r>
      <w:r w:rsidR="008310FF" w:rsidRPr="008061B4">
        <w:t>he first quarter of a game of football is a temporal part of the whole game.</w:t>
      </w:r>
      <w:r w:rsidR="008310FF">
        <w:t xml:space="preserve"> </w:t>
      </w:r>
      <w:r w:rsidR="008310FF" w:rsidRPr="00A91618">
        <w:t xml:space="preserve">The process of a footballer’s heart beating once is an </w:t>
      </w:r>
      <w:r w:rsidR="008310FF" w:rsidRPr="008061B4">
        <w:t>occurrent part</w:t>
      </w:r>
      <w:r w:rsidR="008310FF">
        <w:t>,</w:t>
      </w:r>
      <w:r w:rsidR="008310FF" w:rsidRPr="008061B4">
        <w:t xml:space="preserve"> but not a temporal part</w:t>
      </w:r>
      <w:r w:rsidR="008310FF">
        <w:t>,</w:t>
      </w:r>
      <w:r w:rsidR="008310FF" w:rsidRPr="008061B4">
        <w:t xml:space="preserve"> of</w:t>
      </w:r>
      <w:r w:rsidR="008310FF">
        <w:t xml:space="preserve"> the whole</w:t>
      </w:r>
      <w:r w:rsidR="008310FF" w:rsidRPr="00A91618">
        <w:t xml:space="preserve"> game. </w:t>
      </w:r>
      <w:r w:rsidR="008310FF">
        <w:t xml:space="preserve">The process of </w:t>
      </w:r>
      <w:r w:rsidR="008310FF" w:rsidRPr="00A91618">
        <w:t>your heart beating from 4pm to 5pm today</w:t>
      </w:r>
      <w:r w:rsidR="008310FF">
        <w:t xml:space="preserve"> </w:t>
      </w:r>
      <w:r w:rsidR="008310FF" w:rsidRPr="008061B4">
        <w:t xml:space="preserve">is a temporal part of the </w:t>
      </w:r>
      <w:r w:rsidR="008310FF">
        <w:t xml:space="preserve">entire </w:t>
      </w:r>
      <w:r w:rsidR="008310FF" w:rsidRPr="008061B4">
        <w:t>process</w:t>
      </w:r>
      <w:r w:rsidR="008310FF">
        <w:t xml:space="preserve"> of your heart beating. The</w:t>
      </w:r>
      <w:r w:rsidR="008310FF" w:rsidRPr="008061B4">
        <w:t xml:space="preserve"> 4th year of your life </w:t>
      </w:r>
      <w:r w:rsidR="008310FF">
        <w:t xml:space="preserve">is a temporal part of your life, as is the process </w:t>
      </w:r>
      <w:proofErr w:type="gramStart"/>
      <w:r w:rsidR="008310FF">
        <w:t>boundary which</w:t>
      </w:r>
      <w:proofErr w:type="gramEnd"/>
      <w:r w:rsidR="008310FF">
        <w:t xml:space="preserve"> separates the 3rd and 4th years of your life.</w:t>
      </w:r>
      <w:r w:rsidR="007E45C4" w:rsidRPr="00C63F66">
        <w:rPr>
          <w:rStyle w:val="Annotation"/>
        </w:rPr>
        <w:t>]</w:t>
      </w:r>
    </w:p>
    <w:p w14:paraId="094B2094" w14:textId="3AA5E5E4" w:rsidR="008310FF" w:rsidRPr="008929EF" w:rsidRDefault="00EE397F" w:rsidP="009D23B6">
      <w:pPr>
        <w:pStyle w:val="Heading4"/>
      </w:pPr>
      <w:r>
        <w:t xml:space="preserve">3.1.2.2 </w:t>
      </w:r>
      <w:r w:rsidR="008310FF">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BFO:object that is you,</w:t>
      </w:r>
    </w:p>
    <w:p w14:paraId="10FF3680"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BFO:quality that is your height,</w:t>
      </w:r>
    </w:p>
    <w:p w14:paraId="29DA9568"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BFO:two-dimensional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BFO:generically dependent continuant expression: ‘1.7 m tall’. </w:t>
      </w:r>
    </w:p>
    <w:p w14:paraId="3DBCA57A" w14:textId="0959F5DF" w:rsidR="008310FF" w:rsidRPr="00B5365F" w:rsidRDefault="008310FF" w:rsidP="008310FF">
      <w:pPr>
        <w:jc w:val="left"/>
        <w:rPr>
          <w:szCs w:val="20"/>
        </w:rPr>
      </w:pPr>
      <w:r>
        <w:lastRenderedPageBreak/>
        <w:t>Each item on this list is unproblematically identifiable as instantiating a BFO category. (4</w:t>
      </w:r>
      <w:proofErr w:type="gramStart"/>
      <w:r w:rsidRPr="00A91618">
        <w:t>)</w:t>
      </w:r>
      <w:r>
        <w:t xml:space="preserve"> </w:t>
      </w:r>
      <w:r w:rsidRPr="00A91618">
        <w:t xml:space="preserve"> is</w:t>
      </w:r>
      <w:proofErr w:type="gramEnd"/>
      <w:r w:rsidRPr="00A91618">
        <w:t xml:space="preserve"> an information artifact,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object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process</w:t>
      </w:r>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temporal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2065BA">
        <w:t>spatiotemporal region occupied</w:t>
      </w:r>
      <w:r w:rsidRPr="00A91618">
        <w:t xml:space="preserve"> by this process (</w:t>
      </w:r>
      <w:r>
        <w:t xml:space="preserve">path </w:t>
      </w:r>
      <w:r w:rsidRPr="00A91618">
        <w:t>of the motion)</w:t>
      </w:r>
      <w:r>
        <w:t>,</w:t>
      </w:r>
    </w:p>
    <w:p w14:paraId="7CDE29F8" w14:textId="77777777" w:rsidR="008310FF"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speed</w:t>
      </w:r>
      <w:r>
        <w:t xml:space="preserve"> of the process,</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BFO:generically dependent continuant </w:t>
      </w:r>
      <w:r w:rsidRPr="00A91618">
        <w:t>expression</w:t>
      </w:r>
      <w:r>
        <w:t>:</w:t>
      </w:r>
      <w:r w:rsidRPr="00A91618">
        <w:t xml:space="preserve"> ‘3.12 m</w:t>
      </w:r>
      <w:r>
        <w:t xml:space="preserve">eters per </w:t>
      </w:r>
      <w:r w:rsidRPr="00A91618">
        <w:t>s</w:t>
      </w:r>
      <w:r>
        <w:t>econd</w:t>
      </w:r>
      <w:r w:rsidRPr="00A91618">
        <w:t>’.</w:t>
      </w:r>
    </w:p>
    <w:p w14:paraId="4FBE7157" w14:textId="1B808181" w:rsidR="00EE397F" w:rsidRPr="00A91618" w:rsidRDefault="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7B2DD8">
        <w:fldChar w:fldCharType="begin"/>
      </w:r>
      <w:r w:rsidR="007B2DD8">
        <w:instrText xml:space="preserve"> REF _Ref309506172 \r \h </w:instrText>
      </w:r>
      <w:r w:rsidR="007B2DD8">
        <w:fldChar w:fldCharType="separate"/>
      </w:r>
      <w:r w:rsidR="009D2710">
        <w:t>14</w:t>
      </w:r>
      <w:r w:rsidR="007B2DD8">
        <w:fldChar w:fldCharType="end"/>
      </w:r>
      <w:r w:rsidR="007B2DD8">
        <w:t>]</w:t>
      </w:r>
    </w:p>
    <w:p w14:paraId="3DB69405" w14:textId="09712EB4" w:rsidR="008310FF" w:rsidRPr="00AF230F" w:rsidRDefault="00EE397F" w:rsidP="009D23B6">
      <w:pPr>
        <w:pStyle w:val="Heading4"/>
      </w:pPr>
      <w:r>
        <w:lastRenderedPageBreak/>
        <w:t xml:space="preserve">3.1.2.3  </w:t>
      </w:r>
      <w:r w:rsidR="008310FF">
        <w:tab/>
      </w:r>
      <w:r w:rsidR="008310FF" w:rsidRPr="00AF230F">
        <w:t>Why Processes Do Not Change</w:t>
      </w:r>
    </w:p>
    <w:p w14:paraId="205949E0" w14:textId="77777777" w:rsidR="008310FF" w:rsidRPr="00A91618" w:rsidRDefault="008310FF" w:rsidP="008310FF">
      <w:pPr>
        <w:jc w:val="left"/>
      </w:pPr>
      <w:r w:rsidRPr="00A91618">
        <w:t xml:space="preserve">Imagine, first, John, </w:t>
      </w:r>
      <w:r>
        <w:t>a BFO:</w:t>
      </w:r>
      <w:r w:rsidRPr="009D23B6">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29230A4F" w:rsidR="008310FF" w:rsidRPr="00A91618" w:rsidRDefault="008310FF" w:rsidP="008310FF">
      <w:pPr>
        <w:jc w:val="left"/>
      </w:pPr>
      <w:r w:rsidRPr="00A91618">
        <w:t xml:space="preserve">As </w:t>
      </w:r>
      <w:r>
        <w:t>Galton and Mizoguchi point out</w:t>
      </w:r>
      <w:r w:rsidR="007B2DD8">
        <w:t xml:space="preserve"> [</w:t>
      </w:r>
      <w:r w:rsidR="007B2DD8">
        <w:fldChar w:fldCharType="begin"/>
      </w:r>
      <w:r w:rsidR="007B2DD8">
        <w:instrText xml:space="preserve"> REF _Ref309506826 \r \h </w:instrText>
      </w:r>
      <w:r w:rsidR="007B2DD8">
        <w:fldChar w:fldCharType="separate"/>
      </w:r>
      <w:r w:rsidR="009D2710">
        <w:t>53</w:t>
      </w:r>
      <w:r w:rsidR="007B2DD8">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gramStart"/>
      <w:r>
        <w:rPr>
          <w:color w:val="000000" w:themeColor="text1"/>
        </w:rPr>
        <w:t>subprocesses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404F4EDE"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r w:rsidRPr="00A91618">
        <w:lastRenderedPageBreak/>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7B2DD8">
        <w:fldChar w:fldCharType="begin"/>
      </w:r>
      <w:r w:rsidR="007B2DD8">
        <w:instrText xml:space="preserve"> REF _Ref309133313 \r \h </w:instrText>
      </w:r>
      <w:r w:rsidR="007B2DD8">
        <w:fldChar w:fldCharType="separate"/>
      </w:r>
      <w:r w:rsidR="009D2710">
        <w:t>16</w:t>
      </w:r>
      <w:r w:rsidR="007B2DD8">
        <w:fldChar w:fldCharType="end"/>
      </w:r>
      <w:proofErr w:type="gramStart"/>
      <w:r w:rsidR="007B2DD8">
        <w:t xml:space="preserve">] </w:t>
      </w:r>
      <w:r w:rsidRPr="00A91618">
        <w:t xml:space="preserve"> This</w:t>
      </w:r>
      <w:proofErr w:type="gramEnd"/>
      <w:r w:rsidRPr="00A91618">
        <w:t xml:space="preserve">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r w:rsidRPr="009E423E">
        <w:t>occurrents</w:t>
      </w:r>
      <w:r w:rsidRPr="00A91618">
        <w:t xml:space="preserve">. </w:t>
      </w:r>
    </w:p>
    <w:p w14:paraId="179A0A50" w14:textId="56195ED2" w:rsidR="008310FF" w:rsidRPr="00AF230F" w:rsidRDefault="00EE397F" w:rsidP="009D23B6">
      <w:pPr>
        <w:pStyle w:val="Heading4"/>
      </w:pPr>
      <w:r>
        <w:t xml:space="preserve">3.1.2.4   </w:t>
      </w:r>
      <w:commentRangeStart w:id="313"/>
      <w:r w:rsidR="008310FF" w:rsidRPr="00AF230F">
        <w:t>First Approximation to a Solution of the Problem of Process Measurement Data</w:t>
      </w:r>
      <w:commentRangeEnd w:id="313"/>
      <w:r w:rsidR="002D6A2E">
        <w:rPr>
          <w:rStyle w:val="CommentReference"/>
          <w:rFonts w:ascii="Times New Roman" w:eastAsia="Calibri" w:hAnsi="Times New Roman" w:cs="Times New Roman"/>
          <w:b w:val="0"/>
          <w:bCs w:val="0"/>
          <w:color w:val="auto"/>
        </w:rPr>
        <w:commentReference w:id="313"/>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then it is of course essential that BFO </w:t>
      </w:r>
      <w:proofErr w:type="gramStart"/>
      <w:r w:rsidRPr="006C60CF">
        <w:t>provides</w:t>
      </w:r>
      <w:proofErr w:type="gramEnd"/>
      <w:r w:rsidRPr="006C60CF">
        <w:t xml:space="preserve">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t xml:space="preserve">Our argument is that, for occurrents,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2657774E"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C702A">
      <w:pPr>
        <w:pStyle w:val="ListParagraph"/>
        <w:widowControl w:val="0"/>
        <w:numPr>
          <w:ilvl w:val="0"/>
          <w:numId w:val="25"/>
        </w:numPr>
        <w:spacing w:line="480" w:lineRule="auto"/>
        <w:jc w:val="left"/>
        <w:rPr>
          <w:i/>
        </w:rPr>
      </w:pPr>
      <w:proofErr w:type="gramStart"/>
      <w:r>
        <w:t>motion</w:t>
      </w:r>
      <w:proofErr w:type="gramEnd"/>
      <w:r>
        <w:t xml:space="preserve">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proofErr w:type="gramStart"/>
      <w:r>
        <w:lastRenderedPageBreak/>
        <w:t>is</w:t>
      </w:r>
      <w:proofErr w:type="gramEnd"/>
      <w:r>
        <w:t xml:space="preserve"> analogous, </w:t>
      </w:r>
      <w:r w:rsidRPr="00A91618">
        <w:t xml:space="preserve">not to: </w:t>
      </w:r>
    </w:p>
    <w:p w14:paraId="464B7BEF"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t>instance_</w:t>
      </w:r>
      <w:r w:rsidRPr="00125203">
        <w:t>of</w:t>
      </w:r>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r>
        <w:t xml:space="preserve">instance_of universal: </w:t>
      </w:r>
      <w:r>
        <w:rPr>
          <w:i/>
        </w:rPr>
        <w:t>motion with speed v.</w:t>
      </w:r>
    </w:p>
    <w:p w14:paraId="6998F8EF" w14:textId="0CCAAEFD" w:rsidR="008310FF" w:rsidRPr="00E541E9" w:rsidRDefault="008310FF" w:rsidP="008310FF">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rsidR="00DF64F7">
        <w:t xml:space="preserve">Table </w:t>
      </w:r>
      <w:r w:rsidR="00DF64F7">
        <w:rPr>
          <w:noProof/>
        </w:rPr>
        <w:t>1</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53485">
            <w:pPr>
              <w:jc w:val="left"/>
              <w:rPr>
                <w:i/>
              </w:rPr>
            </w:pPr>
            <w:proofErr w:type="gramStart"/>
            <w:r>
              <w:rPr>
                <w:i/>
              </w:rPr>
              <w:t>r</w:t>
            </w:r>
            <w:proofErr w:type="gramEnd"/>
            <w:r>
              <w:rPr>
                <w:i/>
              </w:rPr>
              <w:t xml:space="preserve"> </w:t>
            </w:r>
            <w:r>
              <w:t xml:space="preserve">instance_of universal </w:t>
            </w:r>
            <w:r>
              <w:rPr>
                <w:i/>
              </w:rPr>
              <w:t>region with volume w</w:t>
            </w:r>
          </w:p>
        </w:tc>
      </w:tr>
      <w:tr w:rsidR="008310FF" w14:paraId="49ECB1D1" w14:textId="77777777" w:rsidTr="00F53485">
        <w:tc>
          <w:tcPr>
            <w:tcW w:w="4068" w:type="dxa"/>
          </w:tcPr>
          <w:p w14:paraId="71C77A3A" w14:textId="56A7EA03" w:rsidR="008310FF" w:rsidRPr="00A34C84" w:rsidRDefault="005F51F0" w:rsidP="005E4FE9">
            <w:pPr>
              <w:jc w:val="left"/>
            </w:pPr>
            <w:proofErr w:type="gramStart"/>
            <w:r>
              <w:t>volume</w:t>
            </w:r>
            <w:proofErr w:type="gramEnd"/>
            <w:r>
              <w:t xml:space="preserv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0CA8FC88" w14:textId="1D02DFF4" w:rsidR="008310FF" w:rsidRPr="00A34C84" w:rsidRDefault="005F51F0" w:rsidP="005E4FE9">
            <w:pPr>
              <w:jc w:val="left"/>
            </w:pPr>
            <w:proofErr w:type="gramStart"/>
            <w:r>
              <w:t>bearer</w:t>
            </w:r>
            <w:proofErr w:type="gramEnd"/>
            <w:r>
              <w:t xml:space="preserve">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t xml:space="preserve">instance of universal </w:t>
            </w:r>
            <w:r w:rsidR="008310FF" w:rsidRPr="009D23B6">
              <w:rPr>
                <w:i/>
              </w:rPr>
              <w:t xml:space="preserve">1 </w:t>
            </w:r>
            <w:r>
              <w:rPr>
                <w:i/>
              </w:rPr>
              <w:t xml:space="preserve">cubic </w:t>
            </w:r>
            <w:r w:rsidR="008310FF" w:rsidRPr="009D23B6">
              <w:rPr>
                <w:i/>
              </w:rPr>
              <w:t xml:space="preserve">meter </w:t>
            </w:r>
            <w:r>
              <w:rPr>
                <w:i/>
              </w:rPr>
              <w:t>three</w:t>
            </w:r>
            <w:r w:rsidR="008310FF" w:rsidRPr="00A34C84">
              <w:rPr>
                <w:i/>
              </w:rPr>
              <w:t>-dimensional 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proofErr w:type="gramStart"/>
            <w:r>
              <w:t>temporal</w:t>
            </w:r>
            <w:proofErr w:type="gramEnd"/>
            <w:r>
              <w:t xml:space="preserve">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proofErr w:type="gramStart"/>
            <w:r>
              <w:rPr>
                <w:i/>
              </w:rPr>
              <w:t>t</w:t>
            </w:r>
            <w:proofErr w:type="gramEnd"/>
            <w:r>
              <w:rPr>
                <w:i/>
              </w:rPr>
              <w:t xml:space="preserve"> </w:t>
            </w:r>
            <w:r>
              <w:t xml:space="preserve">instance_of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proofErr w:type="gramStart"/>
            <w:r>
              <w:t>process</w:t>
            </w:r>
            <w:proofErr w:type="gramEnd"/>
            <w:r>
              <w:t xml:space="preserve">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r>
              <w:t xml:space="preserve">instance_of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proofErr w:type="gramStart"/>
            <w:r>
              <w:lastRenderedPageBreak/>
              <w:t>temperature</w:t>
            </w:r>
            <w:proofErr w:type="gramEnd"/>
            <w:r>
              <w:t xml:space="preserv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proofErr w:type="gramStart"/>
            <w:r>
              <w:rPr>
                <w:i/>
              </w:rPr>
              <w:t>q</w:t>
            </w:r>
            <w:proofErr w:type="gramEnd"/>
            <w:r>
              <w:rPr>
                <w:i/>
              </w:rPr>
              <w:t xml:space="preserve"> </w:t>
            </w:r>
            <w:r>
              <w:t xml:space="preserve">instance_of universal 63° Celsius </w:t>
            </w:r>
            <w:r>
              <w:rPr>
                <w:i/>
              </w:rPr>
              <w:t>temperature quality</w:t>
            </w:r>
          </w:p>
        </w:tc>
      </w:tr>
    </w:tbl>
    <w:p w14:paraId="577934B3" w14:textId="548B4417" w:rsidR="008310FF" w:rsidRDefault="008310FF" w:rsidP="008310FF">
      <w:pPr>
        <w:pStyle w:val="Caption"/>
        <w:jc w:val="center"/>
      </w:pPr>
      <w:bookmarkStart w:id="314" w:name="_Ref322364536"/>
      <w:r>
        <w:t xml:space="preserve">Table </w:t>
      </w:r>
      <w:fldSimple w:instr=" SEQ Table \* ARABIC ">
        <w:r w:rsidR="00DF64F7">
          <w:rPr>
            <w:noProof/>
          </w:rPr>
          <w:t>1</w:t>
        </w:r>
      </w:fldSimple>
      <w:bookmarkEnd w:id="314"/>
      <w:r>
        <w:t>: Examples of attribution</w:t>
      </w:r>
      <w:r>
        <w:rPr>
          <w:noProof/>
        </w:rPr>
        <w:t>s in BFO</w:t>
      </w:r>
    </w:p>
    <w:p w14:paraId="5FE7A41F" w14:textId="77777777" w:rsidR="008310FF" w:rsidRDefault="008310FF" w:rsidP="008310FF">
      <w:pPr>
        <w:jc w:val="left"/>
      </w:pPr>
    </w:p>
    <w:p w14:paraId="54902515" w14:textId="125665B1" w:rsidR="008310FF" w:rsidRPr="00A34C84" w:rsidRDefault="005F51F0" w:rsidP="009D23B6">
      <w:pPr>
        <w:pStyle w:val="Heading4"/>
      </w:pPr>
      <w:r>
        <w:t xml:space="preserve">3.1.2.5 </w:t>
      </w:r>
      <w:r w:rsidR="008310FF">
        <w:tab/>
      </w:r>
      <w:r w:rsidR="008310FF" w:rsidRPr="00AF230F">
        <w:t>Processes as Dependent Entities</w:t>
      </w:r>
    </w:p>
    <w:p w14:paraId="13D309C7" w14:textId="69AF3175" w:rsidR="008310FF" w:rsidRDefault="008310FF" w:rsidP="008310FF">
      <w:pPr>
        <w:jc w:val="left"/>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lastRenderedPageBreak/>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pairwise disjointness principle</w:t>
      </w:r>
      <w:r>
        <w:t xml:space="preserve"> enunciated above</w:t>
      </w:r>
      <w:r w:rsidRPr="00A91618">
        <w:t xml:space="preserve">. </w:t>
      </w:r>
    </w:p>
    <w:p w14:paraId="0E4CCA24" w14:textId="01094B4C" w:rsidR="008310FF" w:rsidRPr="00AF230F" w:rsidRDefault="00AD2AE6" w:rsidP="009D23B6">
      <w:pPr>
        <w:pStyle w:val="Heading4"/>
        <w:numPr>
          <w:ilvl w:val="3"/>
          <w:numId w:val="41"/>
        </w:numPr>
      </w:pPr>
      <w:r>
        <w:t xml:space="preserve"> </w:t>
      </w:r>
      <w:r w:rsidR="008310FF" w:rsidRPr="00AF230F">
        <w:t>An Amended Proposal</w:t>
      </w:r>
    </w:p>
    <w:p w14:paraId="68793F28" w14:textId="77777777" w:rsidR="00DF64F7" w:rsidRDefault="008310FF" w:rsidP="008310FF">
      <w:pPr>
        <w:pStyle w:val="Caption"/>
        <w:jc w:val="center"/>
      </w:pPr>
      <w:r w:rsidRPr="005E4FE9">
        <w:t>How, then, are we to do justice to the need to annotate data in which speed and other process measurement data are</w:t>
      </w:r>
      <w:r w:rsidRPr="005E16B3">
        <w:t xml:space="preserve"> ascribed to processes? To see the lines of a solution consider</w:t>
      </w:r>
      <w:r w:rsidR="00AD2AE6" w:rsidRPr="009D23B6">
        <w:rPr>
          <w:b w:val="0"/>
        </w:rPr>
        <w:t xml:space="preserve"> </w:t>
      </w:r>
      <w:r>
        <w:fldChar w:fldCharType="begin"/>
      </w:r>
      <w:r>
        <w:instrText xml:space="preserve"> REF _Ref319592549 \h </w:instrText>
      </w:r>
      <w:r>
        <w:fldChar w:fldCharType="separate"/>
      </w:r>
    </w:p>
    <w:p w14:paraId="32F38977" w14:textId="1BC74EFA" w:rsidR="008310FF" w:rsidRDefault="00DF64F7" w:rsidP="008310FF">
      <w:pPr>
        <w:jc w:val="left"/>
      </w:pPr>
      <w:r w:rsidRPr="00A91618">
        <w:t xml:space="preserve">Figure </w:t>
      </w:r>
      <w:r>
        <w:rPr>
          <w:noProof/>
        </w:rPr>
        <w:t>10</w:t>
      </w:r>
      <w:r w:rsidR="008310FF">
        <w:fldChar w:fldCharType="end"/>
      </w:r>
      <w:r w:rsidR="008310FF">
        <w:t xml:space="preserve">, which </w:t>
      </w:r>
      <w:proofErr w:type="gramStart"/>
      <w:r w:rsidR="008310FF">
        <w:t>illustrates</w:t>
      </w:r>
      <w:proofErr w:type="gramEnd"/>
      <w:r w:rsidR="008310FF">
        <w:t xml:space="preserve">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xml:space="preserve">, </w:t>
      </w:r>
      <w:proofErr w:type="gramStart"/>
      <w:r w:rsidR="008310FF">
        <w:t>respectively</w:t>
      </w:r>
      <w:r w:rsidR="0062392E">
        <w:t>(</w:t>
      </w:r>
      <w:proofErr w:type="gramEnd"/>
      <w:r w:rsidR="008310FF">
        <w:t>.</w:t>
      </w:r>
      <w:r w:rsidR="0062392E">
        <w:t xml:space="preserve">(Here voltage is </w:t>
      </w:r>
      <w:r w:rsidR="0062392E" w:rsidRPr="005E16B3">
        <w:rPr>
          <w:sz w:val="22"/>
          <w:szCs w:val="22"/>
        </w:rPr>
        <w:t>used as a proxy for the intensity of sound</w:t>
      </w:r>
      <w:r w:rsidR="0062392E">
        <w:rPr>
          <w:sz w:val="22"/>
          <w:szCs w:val="22"/>
        </w:rPr>
        <w:t>.) (</w:t>
      </w:r>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r w:rsidR="00A71E74">
        <w:rPr>
          <w:szCs w:val="22"/>
        </w:rPr>
        <w:t>[</w:t>
      </w:r>
      <w:r w:rsidR="00A71E74">
        <w:rPr>
          <w:szCs w:val="22"/>
        </w:rPr>
        <w:fldChar w:fldCharType="begin"/>
      </w:r>
      <w:r w:rsidR="00A71E74">
        <w:rPr>
          <w:szCs w:val="22"/>
        </w:rPr>
        <w:instrText xml:space="preserve"> REF _Ref325049685 \r \h </w:instrText>
      </w:r>
      <w:r w:rsidR="00A71E74">
        <w:rPr>
          <w:szCs w:val="22"/>
        </w:rPr>
      </w:r>
      <w:r w:rsidR="00A71E74">
        <w:rPr>
          <w:szCs w:val="22"/>
        </w:rPr>
        <w:fldChar w:fldCharType="separate"/>
      </w:r>
      <w:r w:rsidR="009D2710">
        <w:rPr>
          <w:szCs w:val="22"/>
        </w:rPr>
        <w:t>85</w:t>
      </w:r>
      <w:r w:rsidR="00A71E74">
        <w:rPr>
          <w:szCs w:val="22"/>
        </w:rPr>
        <w:fldChar w:fldCharType="end"/>
      </w:r>
      <w:r w:rsidR="00A71E74">
        <w:rPr>
          <w:szCs w:val="22"/>
        </w:rPr>
        <w:t xml:space="preserve">]. </w:t>
      </w:r>
      <w:r w:rsidR="0062392E" w:rsidRPr="005E16B3">
        <w:rPr>
          <w:szCs w:val="22"/>
        </w:rPr>
        <w:t>((</w:t>
      </w:r>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lastRenderedPageBreak/>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315" w:name="_Ref319592549"/>
      <w:bookmarkStart w:id="316" w:name="_Ref319592540"/>
    </w:p>
    <w:p w14:paraId="4809E8B9" w14:textId="482D895D" w:rsidR="008310FF" w:rsidRPr="00A91618" w:rsidRDefault="008310FF" w:rsidP="008310FF">
      <w:pPr>
        <w:pStyle w:val="Caption"/>
        <w:jc w:val="center"/>
        <w:rPr>
          <w:szCs w:val="23"/>
        </w:rPr>
      </w:pPr>
      <w:bookmarkStart w:id="317" w:name="_Ref322411049"/>
      <w:bookmarkStart w:id="318" w:name="_Ref322411044"/>
      <w:proofErr w:type="gramStart"/>
      <w:r w:rsidRPr="00A91618">
        <w:t xml:space="preserve">Figure </w:t>
      </w:r>
      <w:fldSimple w:instr=" SEQ Figure \* ARABIC ">
        <w:r w:rsidR="00DF64F7">
          <w:rPr>
            <w:noProof/>
          </w:rPr>
          <w:t>10</w:t>
        </w:r>
      </w:fldSimple>
      <w:bookmarkEnd w:id="315"/>
      <w:bookmarkEnd w:id="317"/>
      <w:r>
        <w:t>.</w:t>
      </w:r>
      <w:proofErr w:type="gramEnd"/>
      <w:r w:rsidRPr="003F548D">
        <w:t xml:space="preserve"> </w:t>
      </w:r>
      <w:proofErr w:type="gramStart"/>
      <w:r w:rsidRPr="003F548D">
        <w:t>A Wiggers dia</w:t>
      </w:r>
      <w:r>
        <w:t xml:space="preserve">gram, showing the cardiac </w:t>
      </w:r>
      <w:r w:rsidRPr="003F548D">
        <w:t>events occur</w:t>
      </w:r>
      <w:r>
        <w:t>r</w:t>
      </w:r>
      <w:r w:rsidRPr="003F548D">
        <w:t>ing in the left ventricle</w:t>
      </w:r>
      <w:r w:rsidR="00A71E74">
        <w:t xml:space="preserve"> </w:t>
      </w:r>
      <w:proofErr w:type="gramEnd"/>
      <w:r w:rsidR="00A71E74" w:rsidRPr="005E16B3">
        <w:rPr>
          <w:sz w:val="22"/>
          <w:szCs w:val="22"/>
        </w:rPr>
        <w:t>http://en.wikipedia.org/wiki/Cardiac_cycle</w:t>
      </w:r>
      <w:proofErr w:type="gramStart"/>
      <w:r w:rsidR="00A71E74" w:rsidRPr="005E16B3">
        <w:rPr>
          <w:sz w:val="22"/>
          <w:szCs w:val="22"/>
        </w:rPr>
        <w:t>.</w:t>
      </w:r>
      <w:bookmarkEnd w:id="316"/>
      <w:bookmarkEnd w:id="318"/>
      <w:proofErr w:type="gramEnd"/>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lastRenderedPageBreak/>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15FB85A3" w:rsidR="008310FF" w:rsidRPr="00AF230F" w:rsidRDefault="00AD2AE6" w:rsidP="009D23B6">
      <w:pPr>
        <w:pStyle w:val="Heading4"/>
      </w:pPr>
      <w:r>
        <w:t xml:space="preserve">3.1.2.7 </w:t>
      </w:r>
      <w:r w:rsidR="008310FF" w:rsidRPr="00AF230F">
        <w:t>Reciprocal Dependence among Qualities and Their Parts</w:t>
      </w:r>
    </w:p>
    <w:p w14:paraId="4C3E4E7D" w14:textId="115CA51C" w:rsidR="00203244" w:rsidRPr="009D23B6" w:rsidRDefault="008310FF" w:rsidP="003838FF">
      <w:pPr>
        <w:jc w:val="left"/>
      </w:pPr>
      <w:r>
        <w:t xml:space="preserve">When we measure continuants, too, there is a similar process of selective </w:t>
      </w:r>
      <w:proofErr w:type="gramStart"/>
      <w:r>
        <w:t>abstraction,</w:t>
      </w:r>
      <w:proofErr w:type="gramEnd"/>
      <w:r>
        <w:t xml:space="preserve"> all yields representations of </w:t>
      </w:r>
      <w:r w:rsidRPr="0035468A">
        <w:rPr>
          <w:i/>
        </w:rPr>
        <w:t>qualities</w:t>
      </w:r>
      <w:r>
        <w:t xml:space="preserve"> (of height, mass, and so on). In the realm of colour qualities we </w:t>
      </w:r>
      <w:r w:rsidRPr="00A91618">
        <w:t xml:space="preserve">can distinguish three dimensions of variation, corresponding to three inseparable parts of hue, brightness and </w:t>
      </w:r>
      <w:proofErr w:type="gramStart"/>
      <w:r w:rsidRPr="00A91618">
        <w:t>saturation</w:t>
      </w:r>
      <w:r>
        <w:t xml:space="preserve"> which</w:t>
      </w:r>
      <w:proofErr w:type="gramEnd"/>
      <w:r>
        <w:t xml:space="preserve">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rsidR="00A71E74">
        <w:t xml:space="preserve"> [</w:t>
      </w:r>
      <w:r w:rsidR="00A71E74">
        <w:fldChar w:fldCharType="begin"/>
      </w:r>
      <w:r w:rsidR="00A71E74">
        <w:instrText xml:space="preserve"> REF _Ref309157074 \r \h </w:instrText>
      </w:r>
      <w:r w:rsidR="00A71E74">
        <w:fldChar w:fldCharType="separate"/>
      </w:r>
      <w:r w:rsidR="009D2710">
        <w:t>45</w:t>
      </w:r>
      <w:r w:rsidR="00A71E74">
        <w:fldChar w:fldCharType="end"/>
      </w:r>
      <w:r w:rsidR="00A71E74">
        <w:t>]</w:t>
      </w:r>
      <w:r>
        <w:t>.</w:t>
      </w:r>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r w:rsidR="00DF64F7" w:rsidRPr="00DF64F7">
        <w:t xml:space="preserve">Figure </w:t>
      </w:r>
      <w:r w:rsidR="00DF64F7" w:rsidRPr="00DF64F7">
        <w:rPr>
          <w:noProof/>
        </w:rPr>
        <w:t>11</w:t>
      </w:r>
      <w:r>
        <w:fldChar w:fldCharType="end"/>
      </w:r>
      <w:r>
        <w:t>.</w:t>
      </w:r>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r w:rsidR="00A71E74">
        <w:rPr>
          <w:rStyle w:val="QuickFormat4"/>
          <w:sz w:val="22"/>
          <w:szCs w:val="22"/>
        </w:rPr>
      </w:r>
      <w:r w:rsidR="00A71E74">
        <w:rPr>
          <w:rStyle w:val="QuickFormat4"/>
          <w:sz w:val="22"/>
          <w:szCs w:val="22"/>
        </w:rPr>
        <w:fldChar w:fldCharType="separate"/>
      </w:r>
      <w:r w:rsidR="009D2710">
        <w:rPr>
          <w:rStyle w:val="QuickFormat4"/>
          <w:sz w:val="22"/>
          <w:szCs w:val="22"/>
        </w:rPr>
        <w:t>3</w:t>
      </w:r>
      <w:r w:rsidR="00A71E74">
        <w:rPr>
          <w:rStyle w:val="QuickFormat4"/>
          <w:sz w:val="22"/>
          <w:szCs w:val="22"/>
        </w:rPr>
        <w:fldChar w:fldCharType="end"/>
      </w:r>
      <w:r w:rsidR="00A71E74">
        <w:rPr>
          <w:rStyle w:val="QuickFormat4"/>
          <w:sz w:val="22"/>
          <w:szCs w:val="22"/>
        </w:rPr>
        <w:t xml:space="preserve">, </w:t>
      </w:r>
      <w:r w:rsidR="00A71E74">
        <w:rPr>
          <w:rStyle w:val="QuickFormat4"/>
          <w:sz w:val="22"/>
          <w:szCs w:val="22"/>
        </w:rPr>
        <w:fldChar w:fldCharType="begin"/>
      </w:r>
      <w:r w:rsidR="00A71E74">
        <w:rPr>
          <w:rStyle w:val="QuickFormat4"/>
          <w:sz w:val="22"/>
          <w:szCs w:val="22"/>
        </w:rPr>
        <w:instrText xml:space="preserve"> REF _Ref309193309 \r \h </w:instrText>
      </w:r>
      <w:r w:rsidR="00A71E74">
        <w:rPr>
          <w:rStyle w:val="QuickFormat4"/>
          <w:sz w:val="22"/>
          <w:szCs w:val="22"/>
        </w:rPr>
      </w:r>
      <w:r w:rsidR="00A71E74">
        <w:rPr>
          <w:rStyle w:val="QuickFormat4"/>
          <w:sz w:val="22"/>
          <w:szCs w:val="22"/>
        </w:rPr>
        <w:fldChar w:fldCharType="separate"/>
      </w:r>
      <w:r w:rsidR="009D2710">
        <w:rPr>
          <w:rStyle w:val="QuickFormat4"/>
          <w:sz w:val="22"/>
          <w:szCs w:val="22"/>
        </w:rPr>
        <w:t>20</w:t>
      </w:r>
      <w:r w:rsidR="00A71E74">
        <w:rPr>
          <w:rStyle w:val="QuickFormat4"/>
          <w:sz w:val="22"/>
          <w:szCs w:val="22"/>
        </w:rPr>
        <w:fldChar w:fldCharType="end"/>
      </w:r>
      <w:r w:rsidR="00A71E74">
        <w:rPr>
          <w:rStyle w:val="QuickFormat4"/>
          <w:sz w:val="22"/>
          <w:szCs w:val="22"/>
        </w:rPr>
        <w:t>]</w:t>
      </w:r>
    </w:p>
    <w:p w14:paraId="26BA32BB" w14:textId="77777777" w:rsidR="00203244" w:rsidRDefault="00203244">
      <w:pPr>
        <w:spacing w:before="0" w:line="276" w:lineRule="auto"/>
        <w:jc w:val="left"/>
        <w:rPr>
          <w:rStyle w:val="QuickFormat4"/>
          <w:sz w:val="22"/>
          <w:szCs w:val="22"/>
        </w:rPr>
      </w:pPr>
      <w:r>
        <w:rPr>
          <w:rStyle w:val="QuickFormat4"/>
          <w:sz w:val="22"/>
          <w:szCs w:val="22"/>
        </w:rPr>
        <w:br w:type="page"/>
      </w:r>
    </w:p>
    <w:p w14:paraId="11F6BC66" w14:textId="2606587A" w:rsidR="008310FF" w:rsidRDefault="00203244" w:rsidP="009D2710">
      <w:pPr>
        <w:jc w:val="left"/>
        <w:rPr>
          <w:rStyle w:val="QuickFormat4"/>
          <w:sz w:val="22"/>
          <w:szCs w:val="22"/>
        </w:rPr>
      </w:pPr>
      <w:r w:rsidRPr="00A91618">
        <w:rPr>
          <w:noProof/>
        </w:rPr>
        <w:lastRenderedPageBreak/>
        <w:drawing>
          <wp:anchor distT="0" distB="0" distL="114300" distR="114300" simplePos="0" relativeHeight="251667456" behindDoc="0" locked="0" layoutInCell="1" allowOverlap="1" wp14:anchorId="3430A585" wp14:editId="129F1E73">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55F332" w14:textId="6717B5EB" w:rsidR="008310FF" w:rsidRPr="00CD5B64" w:rsidRDefault="008310FF" w:rsidP="009D23B6">
      <w:pPr>
        <w:pStyle w:val="Caption"/>
        <w:spacing w:before="0"/>
        <w:jc w:val="center"/>
        <w:rPr>
          <w:sz w:val="22"/>
        </w:rPr>
      </w:pPr>
      <w:bookmarkStart w:id="319" w:name="_Ref317259935"/>
      <w:bookmarkStart w:id="320" w:name="_Ref317259931"/>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r w:rsidR="00DF64F7">
        <w:rPr>
          <w:noProof/>
          <w:sz w:val="22"/>
        </w:rPr>
        <w:t>11</w:t>
      </w:r>
      <w:r w:rsidRPr="00CD5B64">
        <w:rPr>
          <w:noProof/>
          <w:sz w:val="22"/>
        </w:rPr>
        <w:fldChar w:fldCharType="end"/>
      </w:r>
      <w:bookmarkEnd w:id="319"/>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320"/>
      <w:r w:rsidRPr="0035468A">
        <w:rPr>
          <w:sz w:val="22"/>
        </w:rPr>
        <w:t>.</w:t>
      </w:r>
    </w:p>
    <w:p w14:paraId="355F7A37" w14:textId="77777777" w:rsidR="008310FF" w:rsidRDefault="008310FF" w:rsidP="008310FF">
      <w:pPr>
        <w:jc w:val="left"/>
      </w:pPr>
    </w:p>
    <w:p w14:paraId="2AE05A89" w14:textId="60AE9E93"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5BB94B0F" w14:textId="225E108E" w:rsidR="008310FF" w:rsidRPr="00AF230F" w:rsidRDefault="00AD2AE6" w:rsidP="009D23B6">
      <w:pPr>
        <w:pStyle w:val="Heading4"/>
      </w:pPr>
      <w:proofErr w:type="gramStart"/>
      <w:r>
        <w:t xml:space="preserve">3.1.2.8  </w:t>
      </w:r>
      <w:r w:rsidR="008310FF" w:rsidRPr="00AF230F">
        <w:t>Reciprocal</w:t>
      </w:r>
      <w:proofErr w:type="gramEnd"/>
      <w:r w:rsidR="008310FF" w:rsidRPr="00AF230F">
        <w:t xml:space="preserve"> Dependence among </w:t>
      </w:r>
      <w:r w:rsidR="008310FF">
        <w:t xml:space="preserve">Processes </w:t>
      </w:r>
      <w:r w:rsidR="008310FF" w:rsidRPr="00AF230F">
        <w:t>and Their Parts</w:t>
      </w:r>
    </w:p>
    <w:p w14:paraId="6E817369" w14:textId="2414208E"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26B15752"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1" w:history="1">
        <w:r w:rsidR="00A71E74" w:rsidRPr="00A71E74">
          <w:rPr>
            <w:rStyle w:val="Hyperlink"/>
            <w:sz w:val="22"/>
            <w:szCs w:val="22"/>
          </w:rPr>
          <w:t>Vital Sign Ontology</w:t>
        </w:r>
      </w:hyperlink>
      <w:r w:rsidR="00A71E74">
        <w:rPr>
          <w:sz w:val="22"/>
          <w:szCs w:val="22"/>
        </w:rPr>
        <w:t>.)</w:t>
      </w:r>
    </w:p>
    <w:p w14:paraId="58593D65" w14:textId="77777777" w:rsidR="008310FF" w:rsidRDefault="008310FF" w:rsidP="008310FF">
      <w:pPr>
        <w:jc w:val="left"/>
        <w:rPr>
          <w:del w:id="321" w:author="Smith-Ressler" w:date="2012-06-05T08:57:00Z"/>
        </w:rPr>
      </w:pPr>
      <w:del w:id="322" w:author="Smith-Ressler" w:date="2012-06-05T08:57:00Z">
        <w:r>
          <w:lastRenderedPageBreak/>
          <w:delText>Every process is embedded within a series of larger process wholes, each nested within yet larger process wholes. Thus</w:delText>
        </w:r>
        <w:r w:rsidRPr="00A34002">
          <w:delText xml:space="preserve"> </w:delText>
        </w:r>
        <w:r>
          <w:delTex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delText>
        </w:r>
      </w:del>
    </w:p>
    <w:p w14:paraId="72952E85" w14:textId="77777777" w:rsidR="008310FF" w:rsidRDefault="008310FF" w:rsidP="008310FF">
      <w:pPr>
        <w:jc w:val="left"/>
        <w:rPr>
          <w:del w:id="323" w:author="Smith-Ressler" w:date="2012-06-05T08:57:00Z"/>
        </w:rPr>
      </w:pPr>
      <w:del w:id="324" w:author="Smith-Ressler" w:date="2012-06-05T08:57:00Z">
        <w:r>
          <w:delTex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delText>
        </w:r>
        <w:r w:rsidRPr="00A34002">
          <w:rPr>
            <w:highlight w:val="yellow"/>
          </w:rPr>
          <w:delText>urogenital</w:delText>
        </w:r>
        <w:r>
          <w:delText xml:space="preserve"> system, interactions between this system and other bodily systems, and so on. </w:delText>
        </w:r>
      </w:del>
    </w:p>
    <w:p w14:paraId="6026948F" w14:textId="77777777" w:rsidR="008310FF" w:rsidRDefault="008310FF" w:rsidP="008310FF">
      <w:pPr>
        <w:jc w:val="left"/>
        <w:rPr>
          <w:del w:id="325" w:author="Smith-Ressler" w:date="2012-06-05T08:57:00Z"/>
        </w:rPr>
      </w:pPr>
      <w:del w:id="326" w:author="Smith-Ressler" w:date="2012-06-05T08:57:00Z">
        <w:r>
          <w:delTex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photodermatological interactions which occur when the epidermis is exposed to sunlight. </w:delText>
        </w:r>
      </w:del>
    </w:p>
    <w:p w14:paraId="431E0FAF" w14:textId="77777777" w:rsidR="008310FF" w:rsidRDefault="008310FF" w:rsidP="008310FF">
      <w:pPr>
        <w:jc w:val="left"/>
        <w:rPr>
          <w:del w:id="327" w:author="Smith-Ressler" w:date="2012-06-05T08:57:00Z"/>
        </w:rPr>
      </w:pPr>
      <w:del w:id="328" w:author="Smith-Ressler" w:date="2012-06-05T08:57:00Z">
        <w:r>
          <w:delTex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birthweight, all athletes, …). </w:delText>
        </w:r>
        <w:r w:rsidRPr="008F6A3E">
          <w:rPr>
            <w:i/>
          </w:rPr>
          <w:delText>Normal processes</w:delText>
        </w:r>
        <w:r>
          <w:delText xml:space="preserve"> are defined for this larger population (as </w:delText>
        </w:r>
        <w:r>
          <w:rPr>
            <w:i/>
          </w:rPr>
          <w:delText xml:space="preserve">normal qualities </w:delText>
        </w:r>
        <w:r>
          <w:delText>were defined above), and deviations from this norm are defined for the single organism relative thereto.  nature when the organism is undergoing drug treatment, or processes of a photodermatological sort when the organism is exposed to sunlight.</w:delText>
        </w:r>
      </w:del>
    </w:p>
    <w:p w14:paraId="734C8F54" w14:textId="7EDD2F9F" w:rsidR="008310FF" w:rsidRPr="00C939AF" w:rsidRDefault="00AD2AE6">
      <w:pPr>
        <w:pStyle w:val="Heading3"/>
        <w:pPrChange w:id="329" w:author="Smith-Ressler" w:date="2012-06-05T08:57:00Z">
          <w:pPr>
            <w:pStyle w:val="Heading1"/>
            <w:widowControl w:val="0"/>
            <w:numPr>
              <w:numId w:val="26"/>
            </w:numPr>
            <w:spacing w:line="480" w:lineRule="auto"/>
            <w:ind w:left="360" w:hanging="360"/>
          </w:pPr>
        </w:pPrChange>
      </w:pPr>
      <w:ins w:id="330" w:author="Smith-Ressler" w:date="2012-06-05T08:57:00Z">
        <w:r>
          <w:t xml:space="preserve">3.1.3 </w:t>
        </w:r>
      </w:ins>
      <w:r w:rsidR="008310FF" w:rsidRPr="00C939AF">
        <w:t>Process Profile</w:t>
      </w:r>
      <w:r w:rsidR="008310FF">
        <w:t xml:space="preserve">s </w:t>
      </w:r>
    </w:p>
    <w:p w14:paraId="2708E83C" w14:textId="77777777" w:rsidR="00203244" w:rsidRPr="00DF25C7" w:rsidRDefault="00203244" w:rsidP="00203244">
      <w:pPr>
        <w:pStyle w:val="Specification"/>
        <w:ind w:left="0"/>
        <w:jc w:val="left"/>
      </w:pPr>
      <w:r w:rsidRPr="00A91618">
        <w:t xml:space="preserve">We introduce the relation </w:t>
      </w:r>
      <w:r w:rsidRPr="009A4A82">
        <w:t>process_profile</w:t>
      </w:r>
      <w:r w:rsidRPr="009A4A82">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process, as a special of occurrent parthood relation, which we elucidate as follows:</w:t>
      </w:r>
      <w:r w:rsidRPr="00A91618">
        <w:t xml:space="preserve"> </w:t>
      </w:r>
    </w:p>
    <w:p w14:paraId="1BC2056A" w14:textId="77777777" w:rsidR="00203244" w:rsidRPr="00A91618" w:rsidRDefault="00203244" w:rsidP="00203244">
      <w:pPr>
        <w:pStyle w:val="Specification"/>
        <w:jc w:val="left"/>
      </w:pPr>
      <w:r>
        <w:rPr>
          <w:rStyle w:val="SpecificationType"/>
        </w:rPr>
        <w:t>Elucidation</w:t>
      </w:r>
      <w:r w:rsidRPr="009D2710">
        <w:rPr>
          <w:rStyle w:val="SpecificationType"/>
        </w:rPr>
        <w:t xml:space="preserve">: </w:t>
      </w:r>
      <w:r w:rsidRPr="00A91618">
        <w:rPr>
          <w:i/>
        </w:rPr>
        <w:t xml:space="preserve">a </w:t>
      </w:r>
      <w:r w:rsidRPr="009D23B6">
        <w:t>process_profile_of</w:t>
      </w:r>
      <w:r w:rsidRPr="00A91618">
        <w:rPr>
          <w:b/>
        </w:rPr>
        <w:t xml:space="preserve"> </w:t>
      </w:r>
      <w:r w:rsidRPr="00A91618">
        <w:rPr>
          <w:i/>
        </w:rPr>
        <w:t xml:space="preserve">b </w:t>
      </w:r>
      <w:r w:rsidRPr="00A91618">
        <w:rPr>
          <w:rFonts w:ascii="Times New Roman" w:hAnsi="Times New Roman"/>
          <w:szCs w:val="23"/>
        </w:rPr>
        <w:t>holds when</w:t>
      </w:r>
      <w:r w:rsidRPr="00A91618">
        <w:t xml:space="preserve"> </w:t>
      </w:r>
    </w:p>
    <w:p w14:paraId="77F2F51E" w14:textId="18EB935F" w:rsidR="00203244" w:rsidRDefault="00203244" w:rsidP="00203244">
      <w:pPr>
        <w:pStyle w:val="Specification"/>
        <w:ind w:left="1440"/>
        <w:jc w:val="left"/>
        <w:rPr>
          <w:i/>
        </w:rPr>
      </w:pPr>
      <w:proofErr w:type="gramStart"/>
      <w:r w:rsidRPr="00A91618">
        <w:rPr>
          <w:i/>
        </w:rPr>
        <w:t>a</w:t>
      </w:r>
      <w:proofErr w:type="gramEnd"/>
      <w:r w:rsidRPr="00A91618">
        <w:rPr>
          <w:i/>
        </w:rPr>
        <w:t xml:space="preserve"> </w:t>
      </w:r>
      <w:r w:rsidR="001079B6" w:rsidRPr="005E4FE9">
        <w:rPr>
          <w:b/>
        </w:rPr>
        <w:t>proper_</w:t>
      </w:r>
      <w:r w:rsidRPr="005E4FE9">
        <w:rPr>
          <w:b/>
        </w:rPr>
        <w:t>continuant_part_of</w:t>
      </w:r>
      <w:r w:rsidRPr="00A91618">
        <w:t xml:space="preserve"> </w:t>
      </w:r>
      <w:r w:rsidRPr="00A91618">
        <w:rPr>
          <w:i/>
        </w:rPr>
        <w:t>b</w:t>
      </w:r>
    </w:p>
    <w:p w14:paraId="4B8FA1FB" w14:textId="7A7C1E0E" w:rsidR="001079B6" w:rsidRPr="001079B6" w:rsidRDefault="001079B6" w:rsidP="00203244">
      <w:pPr>
        <w:pStyle w:val="Specification"/>
        <w:ind w:left="1440"/>
        <w:jc w:val="left"/>
        <w:rPr>
          <w:i/>
        </w:rPr>
      </w:pPr>
      <w:r>
        <w:t xml:space="preserve">&amp; </w:t>
      </w:r>
      <w:proofErr w:type="gramStart"/>
      <w:r>
        <w:t>there</w:t>
      </w:r>
      <w:proofErr w:type="gramEnd"/>
      <w:r>
        <w:t xml:space="preserve"> is some </w:t>
      </w:r>
      <w:r w:rsidRPr="005E4FE9">
        <w:rPr>
          <w:b/>
        </w:rPr>
        <w:t>proper_continuant_part</w:t>
      </w:r>
      <w:r>
        <w:rPr>
          <w:b/>
        </w:rPr>
        <w:t xml:space="preserve"> </w:t>
      </w:r>
      <w:r w:rsidRPr="005E4FE9">
        <w:rPr>
          <w:i/>
        </w:rPr>
        <w:t>c</w:t>
      </w:r>
      <w:r>
        <w:rPr>
          <w:i/>
        </w:rPr>
        <w:t xml:space="preserve"> </w:t>
      </w:r>
      <w:r>
        <w:t xml:space="preserve">of </w:t>
      </w:r>
      <w:r>
        <w:rPr>
          <w:i/>
        </w:rPr>
        <w:t xml:space="preserve">b </w:t>
      </w:r>
      <w:r>
        <w:t xml:space="preserve">which has no parts in common with </w:t>
      </w:r>
      <w:r>
        <w:rPr>
          <w:i/>
        </w:rPr>
        <w:t xml:space="preserve">a </w:t>
      </w:r>
      <w:r>
        <w:t xml:space="preserve">and which is reciprocally dependent on </w:t>
      </w:r>
      <w:r>
        <w:rPr>
          <w:i/>
        </w:rPr>
        <w:t>a</w:t>
      </w:r>
    </w:p>
    <w:p w14:paraId="3EB28AE4" w14:textId="241C4B00" w:rsidR="00203244" w:rsidRPr="00A91618" w:rsidRDefault="00203244" w:rsidP="00203244">
      <w:pPr>
        <w:pStyle w:val="Specification"/>
        <w:ind w:left="1440"/>
        <w:jc w:val="left"/>
        <w:rPr>
          <w:b/>
        </w:rPr>
      </w:pPr>
      <w:r w:rsidRPr="00A91618">
        <w:t xml:space="preserve">&amp; </w:t>
      </w:r>
      <w:proofErr w:type="gramStart"/>
      <w:r w:rsidRPr="00A91618">
        <w:rPr>
          <w:i/>
        </w:rPr>
        <w:t>a</w:t>
      </w:r>
      <w:proofErr w:type="gramEnd"/>
      <w:r w:rsidR="001079B6">
        <w:t>,</w:t>
      </w:r>
      <w:r w:rsidRPr="00A91618">
        <w:t xml:space="preserve"> </w:t>
      </w:r>
      <w:r w:rsidRPr="00A91618">
        <w:rPr>
          <w:i/>
        </w:rPr>
        <w:t>b</w:t>
      </w:r>
      <w:r w:rsidR="001079B6">
        <w:rPr>
          <w:i/>
        </w:rPr>
        <w:t xml:space="preserve"> </w:t>
      </w:r>
      <w:r w:rsidR="001079B6">
        <w:t>and</w:t>
      </w:r>
      <w:r w:rsidRPr="00A91618">
        <w:rPr>
          <w:i/>
        </w:rPr>
        <w:t xml:space="preserve"> </w:t>
      </w:r>
      <w:r w:rsidR="001079B6" w:rsidRPr="005E4FE9">
        <w:rPr>
          <w:i/>
        </w:rPr>
        <w:t xml:space="preserve">c </w:t>
      </w:r>
      <w:r w:rsidRPr="009A4A82">
        <w:t>occupy</w:t>
      </w:r>
      <w:r w:rsidRPr="00A91618">
        <w:rPr>
          <w:b/>
        </w:rPr>
        <w:t xml:space="preserve"> </w:t>
      </w:r>
      <w:r w:rsidRPr="00A91618">
        <w:t xml:space="preserve">the same </w:t>
      </w:r>
      <w:r w:rsidRPr="009A4A82">
        <w:t>temporal region</w:t>
      </w:r>
      <w:r w:rsidRPr="00A91618">
        <w:t xml:space="preserve"> </w:t>
      </w:r>
      <w:r w:rsidR="001079B6">
        <w:rPr>
          <w:sz w:val="22"/>
        </w:rPr>
        <w:t>[094-004</w:t>
      </w:r>
      <w:r>
        <w:rPr>
          <w:sz w:val="22"/>
        </w:rPr>
        <w:t>]</w:t>
      </w:r>
    </w:p>
    <w:p w14:paraId="5D7B3D6B" w14:textId="77777777" w:rsidR="00203244" w:rsidRDefault="00203244" w:rsidP="008310FF"/>
    <w:p w14:paraId="5BF026AF" w14:textId="14BD7EF2" w:rsidR="00203244" w:rsidRDefault="001079B6" w:rsidP="008310FF">
      <w:r>
        <w:t xml:space="preserve">We can then define </w:t>
      </w:r>
      <w:r w:rsidRPr="005E4FE9">
        <w:rPr>
          <w:i/>
        </w:rPr>
        <w:t>process profile</w:t>
      </w:r>
      <w:r>
        <w:rPr>
          <w:i/>
        </w:rPr>
        <w:t xml:space="preserve"> </w:t>
      </w:r>
      <w:r>
        <w:t>as follows:</w:t>
      </w:r>
    </w:p>
    <w:p w14:paraId="44BBBC44" w14:textId="33DF0EFD" w:rsidR="001079B6" w:rsidRPr="005E4FE9" w:rsidRDefault="001079B6" w:rsidP="005E4FE9">
      <w:pPr>
        <w:pStyle w:val="Specification"/>
        <w:jc w:val="left"/>
        <w:rPr>
          <w:b/>
        </w:rPr>
      </w:pPr>
      <w:r>
        <w:rPr>
          <w:rStyle w:val="SpecificationType"/>
        </w:rPr>
        <w:t>Definition</w:t>
      </w:r>
      <w:r w:rsidRPr="009D2710">
        <w:rPr>
          <w:rStyle w:val="SpecificationType"/>
        </w:rPr>
        <w:t xml:space="preserve">: </w:t>
      </w:r>
      <w:r w:rsidRPr="00A91618">
        <w:rPr>
          <w:i/>
        </w:rPr>
        <w:t xml:space="preserve">a </w:t>
      </w:r>
      <w:r>
        <w:t xml:space="preserve">is a </w:t>
      </w:r>
      <w:r w:rsidRPr="005E4FE9">
        <w:rPr>
          <w:i/>
        </w:rPr>
        <w:t>process_profile</w:t>
      </w:r>
      <w:r>
        <w:rPr>
          <w:i/>
        </w:rPr>
        <w:t xml:space="preserve"> </w:t>
      </w:r>
      <w:r>
        <w:t xml:space="preserve">=Def. there is some process </w:t>
      </w:r>
      <w:r>
        <w:rPr>
          <w:i/>
        </w:rPr>
        <w:t xml:space="preserve">b </w:t>
      </w:r>
      <w:r>
        <w:t xml:space="preserve">such that </w:t>
      </w:r>
      <w:r>
        <w:rPr>
          <w:i/>
        </w:rPr>
        <w:t xml:space="preserve">a </w:t>
      </w:r>
      <w:r w:rsidRPr="00B75198">
        <w:rPr>
          <w:b/>
        </w:rPr>
        <w:t>process_profile_of</w:t>
      </w:r>
      <w:r w:rsidRPr="00A91618">
        <w:rPr>
          <w:b/>
        </w:rPr>
        <w:t xml:space="preserve"> </w:t>
      </w:r>
      <w:r w:rsidRPr="00A91618">
        <w:rPr>
          <w:i/>
        </w:rPr>
        <w:t>b</w:t>
      </w:r>
      <w:r>
        <w:rPr>
          <w:sz w:val="22"/>
        </w:rPr>
        <w:t xml:space="preserve"> [</w:t>
      </w:r>
      <w:r w:rsidR="006A0569">
        <w:rPr>
          <w:sz w:val="22"/>
        </w:rPr>
        <w:t>093</w:t>
      </w:r>
      <w:r>
        <w:rPr>
          <w:sz w:val="22"/>
        </w:rPr>
        <w:t>-001]</w:t>
      </w:r>
    </w:p>
    <w:p w14:paraId="79F79129" w14:textId="259C8335" w:rsidR="008310FF" w:rsidRDefault="008310FF" w:rsidP="009D23B6">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r w:rsidR="00DF64F7" w:rsidRPr="00A91618">
        <w:t xml:space="preserve">Figure </w:t>
      </w:r>
      <w:r w:rsidR="00DF64F7">
        <w:rPr>
          <w:noProof/>
        </w:rPr>
        <w:t>11</w:t>
      </w:r>
      <w:r>
        <w:rPr>
          <w:highlight w:val="yellow"/>
        </w:rPr>
        <w:fldChar w:fldCharType="end"/>
      </w:r>
      <w:r>
        <w:t>, where the process parts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3ECBA735" w14:textId="006241F5" w:rsidR="008310FF" w:rsidRPr="00DF25C7" w:rsidRDefault="002D6A2E" w:rsidP="008310FF">
      <w:pPr>
        <w:pStyle w:val="Specification"/>
        <w:ind w:left="1440"/>
        <w:jc w:val="left"/>
      </w:pPr>
      <w:proofErr w:type="gramStart"/>
      <w:r w:rsidRPr="00C63F66">
        <w:rPr>
          <w:rStyle w:val="Annotation"/>
        </w:rPr>
        <w:t>a</w:t>
      </w:r>
      <w:proofErr w:type="gramEnd"/>
      <w:r w:rsidRPr="00C63F66">
        <w:rPr>
          <w:rStyle w:val="Annotation"/>
        </w:rPr>
        <w:t>(process_profile_of)[</w:t>
      </w:r>
      <w:r w:rsidR="008310FF">
        <w:rPr>
          <w:i/>
        </w:rPr>
        <w:t xml:space="preserve">a </w:t>
      </w:r>
      <w:r w:rsidR="008310FF">
        <w:t>is  process profile</w:t>
      </w:r>
    </w:p>
    <w:p w14:paraId="25DA7259" w14:textId="77777777" w:rsidR="008310FF" w:rsidRPr="00A91618" w:rsidRDefault="008310FF" w:rsidP="008310FF">
      <w:pPr>
        <w:pStyle w:val="Specification"/>
        <w:ind w:left="1440"/>
        <w:jc w:val="left"/>
        <w:rPr>
          <w:i/>
        </w:rPr>
      </w:pPr>
      <w:r>
        <w:lastRenderedPageBreak/>
        <w:t xml:space="preserve">&amp; </w:t>
      </w:r>
      <w:proofErr w:type="gramStart"/>
      <w:r w:rsidRPr="00A91618">
        <w:rPr>
          <w:i/>
        </w:rPr>
        <w:t>a</w:t>
      </w:r>
      <w:proofErr w:type="gramEnd"/>
      <w:r w:rsidRPr="00A91618">
        <w:rPr>
          <w:i/>
        </w:rPr>
        <w:t xml:space="preserve"> </w:t>
      </w:r>
      <w:r>
        <w:t xml:space="preserve">is a </w:t>
      </w:r>
      <w:r w:rsidRPr="00A91618">
        <w:t xml:space="preserve">proper continuant_part_of </w:t>
      </w:r>
      <w:r w:rsidRPr="00A91618">
        <w:rPr>
          <w:i/>
        </w:rPr>
        <w:t>b</w:t>
      </w:r>
    </w:p>
    <w:p w14:paraId="48619A52" w14:textId="3C264D96" w:rsidR="008310FF" w:rsidRPr="00A91618" w:rsidRDefault="008310FF" w:rsidP="008310FF">
      <w:pPr>
        <w:pStyle w:val="Specification"/>
        <w:ind w:left="1440"/>
        <w:jc w:val="left"/>
        <w:rPr>
          <w:b/>
        </w:rPr>
      </w:pPr>
      <w:r w:rsidRPr="00A91618">
        <w:t xml:space="preserve">&amp; </w:t>
      </w:r>
      <w:proofErr w:type="gramStart"/>
      <w:r w:rsidRPr="00A91618">
        <w:rPr>
          <w:i/>
        </w:rPr>
        <w:t>a</w:t>
      </w:r>
      <w:proofErr w:type="gramEnd"/>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r w:rsidR="00E062C2">
        <w:rPr>
          <w:sz w:val="22"/>
        </w:rPr>
        <w:t>[094-002]</w:t>
      </w:r>
      <w:r w:rsidR="002D6A2E" w:rsidRPr="00C63F66">
        <w:rPr>
          <w:rStyle w:val="Annotation"/>
        </w:rPr>
        <w:t>]</w:t>
      </w:r>
    </w:p>
    <w:p w14:paraId="636A1B65" w14:textId="3AD5DCF8" w:rsidR="008310FF" w:rsidRDefault="008310FF" w:rsidP="008310FF">
      <w:r>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t>of  a</w:t>
      </w:r>
      <w:proofErr w:type="gramEnd"/>
      <w:r>
        <w:t xml:space="preserve"> single whole process.</w:t>
      </w:r>
      <w:r w:rsidR="001079B6">
        <w:t xml:space="preserve"> 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Process profiles of the left ventrical cardiac cycle are illustrated in </w:t>
      </w:r>
      <w:r w:rsidR="001079B6">
        <w:fldChar w:fldCharType="begin"/>
      </w:r>
      <w:r w:rsidR="001079B6">
        <w:instrText xml:space="preserve"> REF _Ref322411049 \h </w:instrText>
      </w:r>
      <w:r w:rsidR="001079B6">
        <w:fldChar w:fldCharType="separate"/>
      </w:r>
      <w:r w:rsidR="001079B6" w:rsidRPr="00A91618">
        <w:t xml:space="preserve">Figure </w:t>
      </w:r>
      <w:r w:rsidR="001079B6">
        <w:rPr>
          <w:noProof/>
        </w:rPr>
        <w:t>11</w:t>
      </w:r>
      <w:r w:rsidR="001079B6">
        <w:fldChar w:fldCharType="end"/>
      </w:r>
      <w:r w:rsidR="001079B6">
        <w:t xml:space="preserve"> above.</w:t>
      </w:r>
    </w:p>
    <w:p w14:paraId="78A9E933" w14:textId="77777777" w:rsidR="008310FF" w:rsidRPr="00DF25C7" w:rsidRDefault="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proofErr w:type="gramStart"/>
            <w:r w:rsidRPr="00A91618">
              <w:t>speed</w:t>
            </w:r>
            <w:proofErr w:type="gramEnd"/>
            <w:r w:rsidRPr="00A91618">
              <w:t xml:space="preserve"> profile</w:t>
            </w:r>
          </w:p>
          <w:p w14:paraId="273D6145" w14:textId="77777777" w:rsidR="008310FF" w:rsidRPr="00A91618" w:rsidRDefault="008310FF" w:rsidP="00F53485">
            <w:pPr>
              <w:ind w:left="342"/>
              <w:jc w:val="left"/>
            </w:pPr>
            <w:proofErr w:type="gramStart"/>
            <w:r w:rsidRPr="00A91618">
              <w:t>constant</w:t>
            </w:r>
            <w:proofErr w:type="gramEnd"/>
            <w:r w:rsidRPr="00A91618">
              <w:t xml:space="preserve"> speed profile </w:t>
            </w:r>
          </w:p>
          <w:p w14:paraId="78C9546D" w14:textId="77777777" w:rsidR="008310FF" w:rsidRPr="00A91618" w:rsidRDefault="008310FF" w:rsidP="00F53485">
            <w:pPr>
              <w:ind w:left="342"/>
              <w:jc w:val="left"/>
            </w:pPr>
            <w:r w:rsidRPr="00A91618">
              <w:lastRenderedPageBreak/>
              <w:t>2 mph constant speed profile</w:t>
            </w:r>
          </w:p>
          <w:p w14:paraId="5EB8DAEC" w14:textId="77777777" w:rsidR="008310FF" w:rsidRPr="00A91618" w:rsidRDefault="008310FF" w:rsidP="00F53485">
            <w:pPr>
              <w:ind w:left="342"/>
              <w:jc w:val="left"/>
            </w:pPr>
            <w:r w:rsidRPr="00A91618">
              <w:t>3 mph constant speed profile</w:t>
            </w:r>
          </w:p>
          <w:p w14:paraId="74B37D5A" w14:textId="77777777" w:rsidR="008310FF" w:rsidRPr="00A91618" w:rsidRDefault="008310FF" w:rsidP="00F53485">
            <w:pPr>
              <w:ind w:left="342"/>
              <w:jc w:val="left"/>
            </w:pPr>
            <w:proofErr w:type="gramStart"/>
            <w:r w:rsidRPr="00A91618">
              <w:t>increasing</w:t>
            </w:r>
            <w:proofErr w:type="gramEnd"/>
            <w:r w:rsidRPr="00A91618">
              <w:t xml:space="preserve"> speed profile</w:t>
            </w:r>
          </w:p>
          <w:p w14:paraId="24DCDBEF" w14:textId="77777777" w:rsidR="008310FF" w:rsidRPr="00A91618" w:rsidRDefault="008310FF" w:rsidP="00F53485">
            <w:pPr>
              <w:pStyle w:val="ListParagraph"/>
              <w:jc w:val="left"/>
            </w:pPr>
            <w:proofErr w:type="gramStart"/>
            <w:r w:rsidRPr="00A91618">
              <w:t>acceleration</w:t>
            </w:r>
            <w:proofErr w:type="gramEnd"/>
            <w:r w:rsidRPr="00A91618">
              <w:t xml:space="preserve"> profile</w:t>
            </w:r>
          </w:p>
          <w:p w14:paraId="47EE2B94" w14:textId="77777777" w:rsidR="008310FF" w:rsidRPr="00A91618" w:rsidRDefault="008310FF" w:rsidP="00F53485">
            <w:pPr>
              <w:jc w:val="left"/>
            </w:pPr>
            <w:r w:rsidRPr="00A91618">
              <w:tab/>
            </w:r>
            <w:r w:rsidRPr="00A91618">
              <w:tab/>
            </w:r>
            <w:proofErr w:type="gramStart"/>
            <w:r w:rsidRPr="00A91618">
              <w:t>constant</w:t>
            </w:r>
            <w:proofErr w:type="gramEnd"/>
            <w:r w:rsidRPr="00A91618">
              <w:t xml:space="preserve">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33 ft/s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r>
            <w:proofErr w:type="gramStart"/>
            <w:r>
              <w:t>variable</w:t>
            </w:r>
            <w:proofErr w:type="gramEnd"/>
            <w:r>
              <w:t xml:space="preserve"> acceleration profile</w:t>
            </w:r>
          </w:p>
          <w:p w14:paraId="4F269F1D" w14:textId="77777777" w:rsidR="008310FF" w:rsidRPr="00A91618" w:rsidRDefault="008310FF" w:rsidP="00F53485">
            <w:pPr>
              <w:jc w:val="left"/>
            </w:pPr>
            <w:r w:rsidRPr="00A91618">
              <w:tab/>
            </w:r>
            <w:r w:rsidRPr="00A91618">
              <w:tab/>
            </w:r>
            <w:r>
              <w:tab/>
            </w:r>
            <w:proofErr w:type="gramStart"/>
            <w:r>
              <w:t>increasing</w:t>
            </w:r>
            <w:proofErr w:type="gramEnd"/>
            <w:r>
              <w:t xml:space="preserve"> acceleration profile</w:t>
            </w:r>
          </w:p>
        </w:tc>
      </w:tr>
    </w:tbl>
    <w:p w14:paraId="4B088CAE" w14:textId="77777777" w:rsidR="008310FF" w:rsidRDefault="008310FF" w:rsidP="008310FF">
      <w:pPr>
        <w:jc w:val="left"/>
      </w:pPr>
      <w:proofErr w:type="gramStart"/>
      <w:r w:rsidRPr="00A91618">
        <w:lastRenderedPageBreak/>
        <w:t>and</w:t>
      </w:r>
      <w:proofErr w:type="gramEnd"/>
      <w:r w:rsidRPr="00A91618">
        <w:t xml:space="preserve"> so on.</w:t>
      </w:r>
    </w:p>
    <w:p w14:paraId="2209CAB3" w14:textId="24DA4EEC"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In both sets of examples, too, we can distinguish the absolute and the </w:t>
      </w:r>
      <w:proofErr w:type="gramStart"/>
      <w:r>
        <w:t xml:space="preserve">relative </w:t>
      </w:r>
      <w:r w:rsidR="007D5589">
        <w:t>.</w:t>
      </w:r>
      <w:proofErr w:type="gramEnd"/>
    </w:p>
    <w:p w14:paraId="0DEF4A32" w14:textId="2FFE142A" w:rsidR="007D5589" w:rsidRDefault="007D5589" w:rsidP="008310FF">
      <w:pPr>
        <w:jc w:val="left"/>
      </w:pPr>
      <w:r w:rsidRPr="005E4FE9">
        <w:rPr>
          <w:highlight w:val="yellow"/>
        </w:rPr>
        <w:t>Velocity is speed in some direction. Speed is a scalar value; velocity is a vector.</w:t>
      </w:r>
    </w:p>
    <w:p w14:paraId="6CB2068C" w14:textId="77777777" w:rsidR="008310FF" w:rsidRPr="00AF230F" w:rsidRDefault="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 xml:space="preserve">beating process of John’s heart, or </w:t>
      </w:r>
      <w:r>
        <w:lastRenderedPageBreak/>
        <w:t>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proofErr w:type="gramStart"/>
      <w:r w:rsidRPr="00A91618">
        <w:t>3 bpm</w:t>
      </w:r>
      <w:proofErr w:type="gramEnd"/>
      <w:r w:rsidRPr="00A91618">
        <w:t xml:space="preserve"> beat </w:t>
      </w:r>
      <w:r>
        <w:t xml:space="preserve">process </w:t>
      </w:r>
      <w:r w:rsidRPr="00A91618">
        <w:t>profile</w:t>
      </w:r>
    </w:p>
    <w:p w14:paraId="70BC300E" w14:textId="77777777" w:rsidR="008310FF" w:rsidRDefault="008310FF" w:rsidP="008310FF">
      <w:pPr>
        <w:ind w:left="1440" w:firstLine="720"/>
        <w:jc w:val="left"/>
      </w:pPr>
      <w:proofErr w:type="gramStart"/>
      <w:r w:rsidRPr="00A91618">
        <w:t>4 bpm</w:t>
      </w:r>
      <w:proofErr w:type="gramEnd"/>
      <w:r w:rsidRPr="00A91618">
        <w:t xml:space="preserve">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1B705304" w:rsidR="008310FF" w:rsidRDefault="008310FF" w:rsidP="008310FF">
      <w:pPr>
        <w:jc w:val="left"/>
      </w:pPr>
      <w:proofErr w:type="gramStart"/>
      <w:r>
        <w:t>and</w:t>
      </w:r>
      <w:proofErr w:type="gramEnd"/>
      <w:r>
        <w:t xml:space="preserve"> so on.</w:t>
      </w:r>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lastRenderedPageBreak/>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3F2D76DA" w:rsidR="008310FF" w:rsidRDefault="008310FF" w:rsidP="008310FF">
      <w:pPr>
        <w:jc w:val="left"/>
      </w:pPr>
      <w:proofErr w:type="gramStart"/>
      <w:r>
        <w:t>is</w:t>
      </w:r>
      <w:proofErr w:type="gramEnd"/>
      <w:r>
        <w:t xml:space="preserve">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 xml:space="preserve">process profile is instantiated. More precisely (in order to take account of the 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4E355E17" w:rsidR="008310FF" w:rsidRPr="00D8426D" w:rsidRDefault="008310FF" w:rsidP="006C702A">
      <w:pPr>
        <w:pStyle w:val="ListParagraph"/>
        <w:widowControl w:val="0"/>
        <w:numPr>
          <w:ilvl w:val="0"/>
          <w:numId w:val="10"/>
        </w:numPr>
        <w:spacing w:line="480" w:lineRule="auto"/>
        <w:jc w:val="left"/>
      </w:pPr>
      <w:r>
        <w:t xml:space="preserve">John has temperature 64°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instantation by an individual of a continuant universal; in the former case, we are using ‘at </w:t>
      </w:r>
      <w:r>
        <w:rPr>
          <w:i/>
        </w:rPr>
        <w:t>t</w:t>
      </w:r>
      <w:r>
        <w:t xml:space="preserve">’ to pick out a part of a process which instantiates an occurrent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331" w:name="_Toc313270730"/>
      <w:bookmarkStart w:id="332" w:name="_Toc319326135"/>
      <w:r w:rsidRPr="00B56876">
        <w:t>3.2</w:t>
      </w:r>
      <w:r w:rsidR="00965517" w:rsidRPr="004C5178">
        <w:t xml:space="preserve"> </w:t>
      </w:r>
      <w:r w:rsidR="0079125C" w:rsidRPr="00722DB2">
        <w:t>Spatiotemporal region</w:t>
      </w:r>
      <w:bookmarkEnd w:id="331"/>
      <w:bookmarkEnd w:id="332"/>
    </w:p>
    <w:p w14:paraId="3C2B14CE" w14:textId="77777777" w:rsidR="0063585C" w:rsidRPr="00486765" w:rsidRDefault="0063585C" w:rsidP="00486765">
      <w:pPr>
        <w:rPr>
          <w:sz w:val="22"/>
        </w:rPr>
      </w:pPr>
    </w:p>
    <w:p w14:paraId="112F4DBB" w14:textId="3C0BB98D" w:rsidR="00F27363" w:rsidRDefault="00430215">
      <w:pPr>
        <w:pStyle w:val="Specification"/>
        <w:rPr>
          <w:rStyle w:val="SpecificationType"/>
          <w:sz w:val="22"/>
        </w:rPr>
      </w:pPr>
      <w:r w:rsidRPr="009D2710">
        <w:rPr>
          <w:rStyle w:val="Annotation"/>
        </w:rPr>
        <w:t>a(spatiotemporal region)[</w:t>
      </w:r>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r w:rsidR="003C7730" w:rsidRPr="00486765">
        <w:rPr>
          <w:i/>
          <w:sz w:val="22"/>
        </w:rPr>
        <w:t>occurrent</w:t>
      </w:r>
      <w:r w:rsidR="003C7730" w:rsidRPr="00486765">
        <w:rPr>
          <w:sz w:val="22"/>
        </w:rPr>
        <w:t xml:space="preserve"> entity that is </w:t>
      </w:r>
      <w:r w:rsidR="003C7730" w:rsidRPr="00486765">
        <w:rPr>
          <w:b/>
          <w:sz w:val="22"/>
        </w:rPr>
        <w:t xml:space="preserve">part </w:t>
      </w:r>
      <w:r w:rsidR="003C7730" w:rsidRPr="00486765">
        <w:rPr>
          <w:sz w:val="22"/>
        </w:rPr>
        <w:t>of spacetime.</w:t>
      </w:r>
      <w:r w:rsidR="00341371">
        <w:rPr>
          <w:sz w:val="22"/>
        </w:rPr>
        <w:t xml:space="preserve"> [095-001]</w:t>
      </w:r>
      <w:r w:rsidRPr="009D2710">
        <w:rPr>
          <w:rStyle w:val="Annotation"/>
        </w:rPr>
        <w:t>]</w:t>
      </w:r>
    </w:p>
    <w:p w14:paraId="4C962D18" w14:textId="7B269F98" w:rsidR="00F27363" w:rsidRPr="00486765" w:rsidRDefault="00F27363" w:rsidP="00B6123E">
      <w:pPr>
        <w:pStyle w:val="Specification"/>
        <w:ind w:left="0"/>
        <w:rPr>
          <w:sz w:val="18"/>
          <w:szCs w:val="20"/>
        </w:rPr>
      </w:pPr>
      <w:r>
        <w:rPr>
          <w:sz w:val="22"/>
        </w:rPr>
        <w:lastRenderedPageBreak/>
        <w:t xml:space="preserve"> </w:t>
      </w: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r w:rsidRPr="009D2710">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r w:rsidRPr="007539EB">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r w:rsidRPr="00430215">
        <w:rPr>
          <w:rStyle w:val="Annotation"/>
        </w:rPr>
        <w:t xml:space="preserve"> </w:t>
      </w:r>
      <w:r w:rsidRPr="007539EB">
        <w:rPr>
          <w:rStyle w:val="Annotation"/>
        </w:rPr>
        <w:t>]</w:t>
      </w:r>
    </w:p>
    <w:p w14:paraId="2F10B770" w14:textId="77777777" w:rsidR="00CF68CB" w:rsidRPr="00486765" w:rsidRDefault="00CF68CB">
      <w:pPr>
        <w:pStyle w:val="Specification"/>
        <w:rPr>
          <w:sz w:val="22"/>
        </w:rPr>
      </w:pPr>
    </w:p>
    <w:p w14:paraId="5A9501EB" w14:textId="25F3BCFF"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r w:rsidRPr="00430215">
        <w:rPr>
          <w:rStyle w:val="Annotation"/>
        </w:rPr>
        <w:t xml:space="preserve"> </w:t>
      </w:r>
      <w:r w:rsidRPr="007539EB">
        <w:rPr>
          <w:rStyle w:val="Annotation"/>
        </w:rPr>
        <w:t>]</w:t>
      </w:r>
    </w:p>
    <w:p w14:paraId="10D14831" w14:textId="12BDCB6D" w:rsidR="003D4164" w:rsidRPr="00486765" w:rsidRDefault="00430215">
      <w:pPr>
        <w:pStyle w:val="Specification"/>
        <w:rPr>
          <w:sz w:val="22"/>
        </w:rPr>
      </w:pPr>
      <w:r w:rsidRPr="007539EB">
        <w:rPr>
          <w:rStyle w:val="Annotation"/>
        </w:rPr>
        <w:t>a(spatiotemporal region)[</w:t>
      </w:r>
      <w:proofErr w:type="gramStart"/>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w:t>
      </w:r>
      <w:proofErr w:type="gramEnd"/>
      <w:r w:rsidR="00341371">
        <w:rPr>
          <w:sz w:val="22"/>
        </w:rPr>
        <w:t xml:space="preserve"> [098-001]</w:t>
      </w:r>
      <w:r w:rsidRPr="00430215">
        <w:rPr>
          <w:rStyle w:val="Annotation"/>
        </w:rPr>
        <w:t xml:space="preserve"> </w:t>
      </w:r>
      <w:r w:rsidRPr="007539EB">
        <w:rPr>
          <w:rStyle w:val="Annotation"/>
        </w:rPr>
        <w:t>]</w:t>
      </w:r>
    </w:p>
    <w:p w14:paraId="57BD7082" w14:textId="11B53178" w:rsidR="003D4164" w:rsidRPr="00486765" w:rsidRDefault="00430215">
      <w:pPr>
        <w:pStyle w:val="Specification"/>
        <w:rPr>
          <w:sz w:val="22"/>
        </w:rPr>
      </w:pPr>
      <w:r w:rsidRPr="007539EB">
        <w:rPr>
          <w:rStyle w:val="Annotation"/>
        </w:rPr>
        <w:t>a(spatiotemporal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r w:rsidRPr="00430215">
        <w:rPr>
          <w:rStyle w:val="Annotation"/>
        </w:rPr>
        <w:t xml:space="preserve"> </w:t>
      </w:r>
      <w:r w:rsidRPr="007539EB">
        <w:rPr>
          <w:rStyle w:val="Annotation"/>
        </w:rPr>
        <w:t>]</w:t>
      </w:r>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70413869" w:rsidR="0017019A" w:rsidRPr="00B23775" w:rsidRDefault="00FB53AF" w:rsidP="0017019A">
      <w:pPr>
        <w:pStyle w:val="Specification"/>
        <w:rPr>
          <w:rStyle w:val="apple-style-span"/>
          <w:color w:val="000000"/>
          <w:szCs w:val="23"/>
          <w:shd w:val="clear" w:color="auto" w:fill="FFFFFF"/>
        </w:rPr>
      </w:pPr>
      <w:proofErr w:type="gramStart"/>
      <w:r w:rsidRPr="007539EB">
        <w:rPr>
          <w:rStyle w:val="Annotation"/>
        </w:rPr>
        <w:t>a</w:t>
      </w:r>
      <w:proofErr w:type="gramEnd"/>
      <w:r w:rsidRPr="007539EB">
        <w:rPr>
          <w:rStyle w:val="Annotation"/>
        </w:rPr>
        <w:t>(spatiotemporal region)[</w:t>
      </w:r>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 xml:space="preserve">r </w:t>
      </w:r>
      <w:r w:rsidR="0017019A" w:rsidRPr="00751DA3">
        <w:rPr>
          <w:rStyle w:val="apple-style-span"/>
          <w:color w:val="000000"/>
          <w:sz w:val="22"/>
          <w:szCs w:val="23"/>
          <w:shd w:val="clear" w:color="auto" w:fill="FFFFFF"/>
        </w:rPr>
        <w:t xml:space="preserve">is such that </w:t>
      </w:r>
      <w:r w:rsidR="0017019A" w:rsidRPr="00751DA3">
        <w:rPr>
          <w:rStyle w:val="apple-style-span"/>
          <w:i/>
          <w:color w:val="000000"/>
          <w:sz w:val="22"/>
          <w:szCs w:val="23"/>
          <w:shd w:val="clear" w:color="auto" w:fill="FFFFFF"/>
        </w:rPr>
        <w:t xml:space="preserve">r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r w:rsidRPr="009D2710">
        <w:rPr>
          <w:rStyle w:val="Annotation"/>
        </w:rPr>
        <w:t>]</w:t>
      </w:r>
    </w:p>
    <w:p w14:paraId="15DDA359" w14:textId="111DF7A7" w:rsidR="0017019A" w:rsidRPr="0081722A" w:rsidRDefault="00D15730" w:rsidP="0017019A">
      <w:pPr>
        <w:pStyle w:val="Specification"/>
        <w:rPr>
          <w:rStyle w:val="apple-style-span"/>
          <w:sz w:val="22"/>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sz w:val="22"/>
        </w:rPr>
        <w:t xml:space="preserve"> Every </w:t>
      </w:r>
      <w:r w:rsidR="0017019A" w:rsidRPr="00751DA3">
        <w:rPr>
          <w:rStyle w:val="apple-style-span"/>
          <w:i/>
          <w:sz w:val="22"/>
        </w:rPr>
        <w:t>occurrent</w:t>
      </w:r>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r w:rsidR="00FB53AF" w:rsidRPr="00FB53AF">
        <w:rPr>
          <w:rStyle w:val="Annotation"/>
        </w:rPr>
        <w:t xml:space="preserve"> </w:t>
      </w:r>
    </w:p>
    <w:p w14:paraId="4876611A" w14:textId="47892948" w:rsidR="009D2710" w:rsidRDefault="0017019A" w:rsidP="009D2710">
      <w:pPr>
        <w:pStyle w:val="CommentText"/>
      </w:pPr>
      <w:r w:rsidRPr="009D2710">
        <w:rPr>
          <w:rStyle w:val="SpecificationType"/>
        </w:rPr>
        <w:t>Theorem:</w:t>
      </w:r>
      <w:r w:rsidRPr="00751DA3">
        <w:rPr>
          <w:rStyle w:val="apple-style-span"/>
          <w:smallCaps/>
          <w:color w:val="000000"/>
          <w:sz w:val="22"/>
          <w:szCs w:val="23"/>
          <w:shd w:val="clear" w:color="auto" w:fill="FFFFFF"/>
        </w:rPr>
        <w:t xml:space="preserve">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 xml:space="preserve">occurrent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0F8A0370" w:rsidR="0017019A" w:rsidRPr="00B56876" w:rsidRDefault="00B0377D" w:rsidP="0017019A">
      <w:pPr>
        <w:rPr>
          <w:rStyle w:val="apple-style-span"/>
          <w:color w:val="000000"/>
          <w:szCs w:val="23"/>
          <w:shd w:val="clear" w:color="auto" w:fill="FFFFFF"/>
        </w:rPr>
      </w:pPr>
      <w:ins w:id="333" w:author="Alan Ruttenberg" w:date="2012-07-05T14:41:00Z">
        <w:r>
          <w:rPr>
            <w:rStyle w:val="apple-style-span"/>
            <w:color w:val="000000"/>
            <w:sz w:val="22"/>
            <w:szCs w:val="23"/>
            <w:shd w:val="clear" w:color="auto" w:fill="FFFFFF"/>
          </w:rPr>
          <w:t>Axiom:  E</w:t>
        </w:r>
      </w:ins>
      <w:bookmarkStart w:id="334" w:name="_GoBack"/>
      <w:bookmarkEnd w:id="334"/>
      <w:del w:id="335" w:author="Alan Ruttenberg" w:date="2012-07-05T14:41:00Z">
        <w:r w:rsidR="0017019A" w:rsidRPr="009D23B6" w:rsidDel="00B0377D">
          <w:rPr>
            <w:rStyle w:val="Annotation"/>
          </w:rPr>
          <w:delText>e</w:delText>
        </w:r>
      </w:del>
      <w:r w:rsidR="0017019A" w:rsidRPr="009D23B6">
        <w:rPr>
          <w:rStyle w:val="Annotation"/>
        </w:rPr>
        <w:t xml:space="preserve">very </w:t>
      </w:r>
      <w:r w:rsidR="0017019A" w:rsidRPr="00751DA3">
        <w:rPr>
          <w:rStyle w:val="apple-style-span"/>
          <w:i/>
          <w:color w:val="000000"/>
          <w:sz w:val="22"/>
          <w:szCs w:val="23"/>
          <w:shd w:val="clear" w:color="auto" w:fill="FFFFFF"/>
        </w:rPr>
        <w:t>spatiotemporal</w:t>
      </w:r>
      <w:r w:rsidR="0017019A" w:rsidRPr="00751DA3">
        <w:rPr>
          <w:rStyle w:val="apple-style-span"/>
          <w:color w:val="000000"/>
          <w:sz w:val="22"/>
          <w:szCs w:val="23"/>
          <w:shd w:val="clear" w:color="auto" w:fill="FFFFFF"/>
        </w:rPr>
        <w:t xml:space="preserve"> or </w:t>
      </w:r>
      <w:r w:rsidR="0017019A" w:rsidRPr="00751DA3">
        <w:rPr>
          <w:rStyle w:val="apple-style-span"/>
          <w:i/>
          <w:color w:val="000000"/>
          <w:sz w:val="22"/>
          <w:szCs w:val="23"/>
          <w:shd w:val="clear" w:color="auto" w:fill="FFFFFF"/>
        </w:rPr>
        <w:t>temporal region</w:t>
      </w:r>
      <w:r w:rsidR="0017019A" w:rsidRPr="00751DA3">
        <w:rPr>
          <w:rStyle w:val="apple-style-span"/>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itself.</w:t>
      </w:r>
      <w:ins w:id="336" w:author="Alan Ruttenberg" w:date="2012-07-05T14:41:00Z">
        <w:r w:rsidRPr="007539EB">
          <w:rPr>
            <w:rStyle w:val="Annotation"/>
          </w:rPr>
          <w:t>]</w:t>
        </w:r>
      </w:ins>
    </w:p>
    <w:p w14:paraId="2FD85678" w14:textId="77777777" w:rsidR="003C7730" w:rsidRPr="009D23B6" w:rsidRDefault="003C7730" w:rsidP="009D23B6">
      <w:pPr>
        <w:pStyle w:val="Specification"/>
      </w:pPr>
    </w:p>
    <w:p w14:paraId="02709827" w14:textId="77777777" w:rsidR="0079125C" w:rsidRPr="00486765" w:rsidRDefault="009605D5">
      <w:pPr>
        <w:pStyle w:val="Heading2"/>
        <w:rPr>
          <w:sz w:val="18"/>
          <w:szCs w:val="20"/>
        </w:rPr>
      </w:pPr>
      <w:bookmarkStart w:id="337" w:name="_Toc313270731"/>
      <w:bookmarkStart w:id="338" w:name="_Toc319326136"/>
      <w:r w:rsidRPr="009D23B6">
        <w:rPr>
          <w:sz w:val="24"/>
        </w:rPr>
        <w:t>3.3</w:t>
      </w:r>
      <w:r w:rsidR="00965517" w:rsidRPr="009D23B6">
        <w:rPr>
          <w:sz w:val="24"/>
        </w:rPr>
        <w:t xml:space="preserve"> </w:t>
      </w:r>
      <w:r w:rsidR="003D4164" w:rsidRPr="009D23B6">
        <w:rPr>
          <w:sz w:val="24"/>
        </w:rPr>
        <w:t>T</w:t>
      </w:r>
      <w:r w:rsidR="0079125C" w:rsidRPr="009D23B6">
        <w:rPr>
          <w:sz w:val="24"/>
        </w:rPr>
        <w:t>emporal region</w:t>
      </w:r>
      <w:bookmarkEnd w:id="337"/>
      <w:bookmarkEnd w:id="338"/>
    </w:p>
    <w:p w14:paraId="7B4658C8" w14:textId="5A087858" w:rsidR="0063585C" w:rsidRPr="00486765" w:rsidRDefault="0063585C">
      <w:pPr>
        <w:rPr>
          <w:sz w:val="18"/>
          <w:szCs w:val="20"/>
        </w:rPr>
      </w:pPr>
      <w:r w:rsidRPr="00486765">
        <w:rPr>
          <w:sz w:val="22"/>
        </w:rPr>
        <w:t>Given a temporal reference frame R, we can define ‘time</w:t>
      </w:r>
      <w:r w:rsidRPr="00486765">
        <w:rPr>
          <w:sz w:val="22"/>
          <w:vertAlign w:val="subscript"/>
        </w:rPr>
        <w:t>R</w:t>
      </w:r>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RDefault="003F2020" w:rsidP="00486765">
      <w:pPr>
        <w:pStyle w:val="Specification"/>
        <w:rPr>
          <w:sz w:val="18"/>
          <w:szCs w:val="20"/>
        </w:rPr>
      </w:pPr>
      <w:r w:rsidRPr="009D2710">
        <w:rPr>
          <w:rStyle w:val="Annotation"/>
        </w:rPr>
        <w:lastRenderedPageBreak/>
        <w:t>a(temporal region)[</w:t>
      </w:r>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r w:rsidRPr="009D2710">
        <w:rPr>
          <w:rStyle w:val="Annotation"/>
        </w:rPr>
        <w:t>]</w:t>
      </w:r>
    </w:p>
    <w:p w14:paraId="7F68DDEF" w14:textId="77777777" w:rsidR="003C7730" w:rsidRPr="00486765" w:rsidRDefault="003C7730" w:rsidP="00486765">
      <w:pPr>
        <w:rPr>
          <w:sz w:val="22"/>
        </w:rPr>
      </w:pPr>
    </w:p>
    <w:p w14:paraId="648DC031" w14:textId="3F1639EF" w:rsidR="0036416D" w:rsidRPr="009D2710" w:rsidRDefault="003F2020" w:rsidP="0036416D">
      <w:pPr>
        <w:pStyle w:val="Specification"/>
        <w:rPr>
          <w:rStyle w:val="SpecificationType"/>
          <w:smallCaps w:val="0"/>
          <w:color w:val="000000"/>
          <w:szCs w:val="23"/>
          <w:shd w:val="clear" w:color="auto" w:fill="FFFFFF"/>
        </w:rPr>
      </w:pPr>
      <w:proofErr w:type="gramStart"/>
      <w:r w:rsidRPr="007539EB">
        <w:rPr>
          <w:rStyle w:val="Annotation"/>
        </w:rPr>
        <w:t>a</w:t>
      </w:r>
      <w:proofErr w:type="gramEnd"/>
      <w:r w:rsidRPr="007539EB">
        <w:rPr>
          <w:rStyle w:val="Annotation"/>
        </w:rPr>
        <w:t>(temporal region)[</w:t>
      </w:r>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r w:rsidR="0036416D">
        <w:rPr>
          <w:rStyle w:val="apple-style-span"/>
          <w:i/>
          <w:color w:val="000000"/>
          <w:sz w:val="22"/>
          <w:szCs w:val="23"/>
          <w:shd w:val="clear" w:color="auto" w:fill="FFFFFF"/>
        </w:rPr>
        <w:t xml:space="preserve"> region</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 xml:space="preserve">r </w:t>
      </w:r>
      <w:r w:rsidR="0036416D" w:rsidRPr="00751DA3">
        <w:rPr>
          <w:rStyle w:val="apple-style-span"/>
          <w:color w:val="000000"/>
          <w:sz w:val="22"/>
          <w:szCs w:val="23"/>
          <w:shd w:val="clear" w:color="auto" w:fill="FFFFFF"/>
        </w:rPr>
        <w:t xml:space="preserve">is such that </w:t>
      </w:r>
      <w:r w:rsidR="0036416D" w:rsidRPr="00751DA3">
        <w:rPr>
          <w:rStyle w:val="apple-style-span"/>
          <w:i/>
          <w:color w:val="000000"/>
          <w:sz w:val="22"/>
          <w:szCs w:val="23"/>
          <w:shd w:val="clear" w:color="auto" w:fill="FFFFFF"/>
        </w:rPr>
        <w:t xml:space="preserve">r </w:t>
      </w:r>
      <w:r w:rsidR="0036416D" w:rsidRPr="00751DA3">
        <w:rPr>
          <w:rStyle w:val="apple-style-span"/>
          <w:b/>
          <w:color w:val="000000"/>
          <w:sz w:val="22"/>
          <w:szCs w:val="23"/>
          <w:shd w:val="clear" w:color="auto" w:fill="FFFFFF"/>
        </w:rPr>
        <w:t>occupies</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r.</w:t>
      </w:r>
      <w:r w:rsidR="0036416D">
        <w:rPr>
          <w:rStyle w:val="apple-style-span"/>
          <w:color w:val="000000"/>
          <w:sz w:val="22"/>
          <w:szCs w:val="23"/>
          <w:shd w:val="clear" w:color="auto" w:fill="FFFFFF"/>
        </w:rPr>
        <w:t xml:space="preserve"> </w:t>
      </w:r>
      <w:r w:rsidR="005103D1">
        <w:rPr>
          <w:rStyle w:val="apple-style-span"/>
          <w:color w:val="000000"/>
          <w:sz w:val="22"/>
          <w:szCs w:val="23"/>
          <w:shd w:val="clear" w:color="auto" w:fill="FFFFFF"/>
        </w:rPr>
        <w:t>[119-001</w:t>
      </w:r>
      <w:r w:rsidR="0036416D">
        <w:rPr>
          <w:rStyle w:val="apple-style-span"/>
          <w:color w:val="000000"/>
          <w:sz w:val="22"/>
          <w:szCs w:val="23"/>
          <w:shd w:val="clear" w:color="auto" w:fill="FFFFFF"/>
        </w:rPr>
        <w:t>]</w:t>
      </w:r>
      <w:r w:rsidRPr="003F2020">
        <w:rPr>
          <w:rStyle w:val="Annotation"/>
        </w:rPr>
        <w:t xml:space="preserve"> </w:t>
      </w:r>
      <w:r w:rsidRPr="007539EB">
        <w:rPr>
          <w:rStyle w:val="Annotation"/>
        </w:rPr>
        <w:t>]</w:t>
      </w:r>
    </w:p>
    <w:p w14:paraId="7517069E" w14:textId="06331B2B" w:rsidR="0079125C" w:rsidRPr="00486765" w:rsidRDefault="003F2020" w:rsidP="00486765">
      <w:pPr>
        <w:pStyle w:val="Specification"/>
        <w:rPr>
          <w:sz w:val="18"/>
          <w:szCs w:val="20"/>
        </w:rPr>
      </w:pPr>
      <w:r w:rsidRPr="007539EB">
        <w:rPr>
          <w:rStyle w:val="Annotation"/>
        </w:rPr>
        <w:t>a(temporal region)[</w:t>
      </w:r>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r w:rsidRPr="003F2020">
        <w:rPr>
          <w:rStyle w:val="Annotation"/>
        </w:rPr>
        <w:t xml:space="preserve"> </w:t>
      </w:r>
      <w:r w:rsidRPr="007539EB">
        <w:rPr>
          <w:rStyle w:val="Annotation"/>
        </w:rPr>
        <w:t>]</w:t>
      </w:r>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9D2710">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339" w:name="_Toc313270732"/>
      <w:bookmarkStart w:id="340" w:name="_Toc319326137"/>
      <w:r w:rsidRPr="00486765">
        <w:rPr>
          <w:sz w:val="22"/>
        </w:rPr>
        <w:t xml:space="preserve">3.3.1 </w:t>
      </w:r>
      <w:r w:rsidR="003D4164" w:rsidRPr="00486765">
        <w:rPr>
          <w:sz w:val="22"/>
        </w:rPr>
        <w:t>Zero</w:t>
      </w:r>
      <w:r w:rsidR="00FD474C" w:rsidRPr="00486765">
        <w:rPr>
          <w:sz w:val="22"/>
        </w:rPr>
        <w:t>-dimensional temporal region</w:t>
      </w:r>
      <w:bookmarkEnd w:id="339"/>
      <w:bookmarkEnd w:id="340"/>
    </w:p>
    <w:p w14:paraId="2995E4BC" w14:textId="77777777" w:rsidR="00FD474C" w:rsidRPr="00486765" w:rsidRDefault="00FD474C" w:rsidP="00486765">
      <w:pPr>
        <w:rPr>
          <w:sz w:val="22"/>
        </w:rPr>
      </w:pPr>
    </w:p>
    <w:p w14:paraId="7A7FB24A" w14:textId="492F5FCC" w:rsidR="00C801DA" w:rsidRPr="00486765" w:rsidRDefault="00A154C0" w:rsidP="00486765">
      <w:pPr>
        <w:pStyle w:val="Specification"/>
        <w:rPr>
          <w:sz w:val="22"/>
        </w:rPr>
      </w:pPr>
      <w:r w:rsidRPr="009D2710">
        <w:rPr>
          <w:rStyle w:val="Annotation"/>
        </w:rPr>
        <w:t>a(zero-dimensional temporal region)[</w:t>
      </w:r>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r w:rsidRPr="009D2710">
        <w:rPr>
          <w:rStyle w:val="Annotation"/>
        </w:rPr>
        <w:t>]</w:t>
      </w:r>
    </w:p>
    <w:p w14:paraId="4A122D4A" w14:textId="25DF0E95" w:rsidR="00E44217" w:rsidRPr="00486765" w:rsidRDefault="00A154C0">
      <w:pPr>
        <w:pStyle w:val="Specification"/>
        <w:rPr>
          <w:iCs/>
          <w:sz w:val="22"/>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r w:rsidRPr="009D2710">
        <w:rPr>
          <w:rStyle w:val="Annotation"/>
        </w:rPr>
        <w:t>\</w:t>
      </w:r>
      <w:r w:rsidR="00611C18" w:rsidRPr="00486765">
        <w:rPr>
          <w:sz w:val="22"/>
        </w:rPr>
        <w:t>; right now</w:t>
      </w:r>
      <w:r w:rsidRPr="007539EB">
        <w:rPr>
          <w:rStyle w:val="Annotation"/>
        </w:rPr>
        <w:t>\</w:t>
      </w:r>
      <w:r w:rsidR="00611C18" w:rsidRPr="00486765">
        <w:rPr>
          <w:sz w:val="22"/>
        </w:rPr>
        <w:t>;</w:t>
      </w:r>
      <w:r w:rsidR="00C801DA" w:rsidRPr="00486765">
        <w:rPr>
          <w:sz w:val="22"/>
        </w:rPr>
        <w:t xml:space="preserve"> the moment at which a finger is det</w:t>
      </w:r>
      <w:r w:rsidR="00611C18" w:rsidRPr="00486765">
        <w:rPr>
          <w:sz w:val="22"/>
        </w:rPr>
        <w:t>ached in an industrial accident</w:t>
      </w:r>
      <w:r w:rsidRPr="007539EB">
        <w:rPr>
          <w:rStyle w:val="Annotation"/>
        </w:rPr>
        <w:t>\</w:t>
      </w:r>
      <w:r w:rsidR="00611C18" w:rsidRPr="00486765">
        <w:rPr>
          <w:sz w:val="22"/>
        </w:rPr>
        <w:t>;</w:t>
      </w:r>
      <w:r w:rsidR="00C801DA" w:rsidRPr="00486765">
        <w:rPr>
          <w:sz w:val="22"/>
        </w:rPr>
        <w:t xml:space="preserve"> the moment at which a child is born</w:t>
      </w:r>
      <w:r w:rsidRPr="007539EB">
        <w:rPr>
          <w:rStyle w:val="Annotation"/>
        </w:rPr>
        <w:t>\</w:t>
      </w:r>
      <w:r w:rsidR="00C801DA" w:rsidRPr="00486765">
        <w:rPr>
          <w:sz w:val="22"/>
        </w:rPr>
        <w:t>, the moment of death</w:t>
      </w:r>
      <w:r w:rsidR="00E44217" w:rsidRPr="00486765">
        <w:rPr>
          <w:sz w:val="22"/>
        </w:rPr>
        <w:t>.</w:t>
      </w:r>
      <w:r w:rsidRPr="00A154C0">
        <w:rPr>
          <w:sz w:val="22"/>
        </w:rPr>
        <w:t xml:space="preserve"> </w:t>
      </w:r>
      <w:r w:rsidRPr="009D2710">
        <w:rPr>
          <w:rStyle w:val="Annotation"/>
        </w:rPr>
        <w:t>]</w:t>
      </w:r>
    </w:p>
    <w:p w14:paraId="366049A6" w14:textId="0270273A" w:rsidR="00E44217" w:rsidRPr="00486765" w:rsidRDefault="00A154C0">
      <w:pPr>
        <w:pStyle w:val="Specification"/>
        <w:rPr>
          <w:sz w:val="22"/>
        </w:rPr>
      </w:pPr>
      <w:r w:rsidRPr="007539EB">
        <w:rPr>
          <w:rStyle w:val="Annotation"/>
        </w:rPr>
        <w:t>a(zero-dimensional temporal region)[</w:t>
      </w:r>
      <w:r w:rsidR="00E44217" w:rsidRPr="00486765">
        <w:rPr>
          <w:rStyle w:val="SpecificationType"/>
          <w:sz w:val="22"/>
        </w:rPr>
        <w:t>Synonym</w:t>
      </w:r>
      <w:r w:rsidR="00E44217" w:rsidRPr="00486765">
        <w:rPr>
          <w:smallCaps/>
          <w:sz w:val="22"/>
        </w:rPr>
        <w:t>:</w:t>
      </w:r>
      <w:r w:rsidR="00E44217" w:rsidRPr="00486765">
        <w:rPr>
          <w:sz w:val="22"/>
        </w:rPr>
        <w:t xml:space="preserve"> temporal instant.</w:t>
      </w:r>
      <w:r w:rsidRPr="00A154C0">
        <w:rPr>
          <w:sz w:val="22"/>
        </w:rPr>
        <w:t xml:space="preserve"> </w:t>
      </w:r>
      <w:r w:rsidRPr="009D2710">
        <w:rPr>
          <w:rStyle w:val="Annotation"/>
        </w:rPr>
        <w:t>]</w:t>
      </w:r>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341" w:name="_Toc313270733"/>
      <w:bookmarkStart w:id="342" w:name="_Toc319326138"/>
      <w:r w:rsidRPr="00486765">
        <w:rPr>
          <w:sz w:val="22"/>
        </w:rPr>
        <w:t xml:space="preserve">3.3.2 </w:t>
      </w:r>
      <w:r w:rsidR="003D4164" w:rsidRPr="00486765">
        <w:rPr>
          <w:sz w:val="22"/>
        </w:rPr>
        <w:t>One-dimensional temporal region</w:t>
      </w:r>
      <w:bookmarkEnd w:id="341"/>
      <w:bookmarkEnd w:id="342"/>
    </w:p>
    <w:p w14:paraId="0BD5E404" w14:textId="77777777" w:rsidR="003D4164" w:rsidRPr="00486765" w:rsidRDefault="003D4164" w:rsidP="00486765">
      <w:pPr>
        <w:rPr>
          <w:sz w:val="22"/>
        </w:rPr>
      </w:pPr>
    </w:p>
    <w:p w14:paraId="36FBCE5E" w14:textId="6CC786B3" w:rsidR="00611C18" w:rsidRPr="00486765" w:rsidRDefault="00A154C0" w:rsidP="00486765">
      <w:pPr>
        <w:pStyle w:val="Specification"/>
        <w:rPr>
          <w:sz w:val="22"/>
        </w:rPr>
      </w:pPr>
      <w:r w:rsidRPr="009D2710">
        <w:rPr>
          <w:rStyle w:val="Annotation"/>
        </w:rPr>
        <w:t>a(one-dimensional temporal region)[</w:t>
      </w:r>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r w:rsidRPr="009D2710">
        <w:rPr>
          <w:rStyle w:val="Annotation"/>
        </w:rPr>
        <w:t>]</w:t>
      </w:r>
    </w:p>
    <w:p w14:paraId="3906A3A9" w14:textId="3752E1F2" w:rsidR="00611C18" w:rsidRPr="00486765" w:rsidRDefault="00A154C0">
      <w:pPr>
        <w:pStyle w:val="Specification"/>
        <w:rPr>
          <w:iCs/>
          <w:sz w:val="22"/>
        </w:rPr>
      </w:pPr>
      <w:r w:rsidRPr="007539EB">
        <w:rPr>
          <w:rStyle w:val="Annotation"/>
        </w:rPr>
        <w:lastRenderedPageBreak/>
        <w:t>a(one-dimensional temporal region)[</w:t>
      </w:r>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r w:rsidRPr="00A154C0">
        <w:rPr>
          <w:rStyle w:val="Annotation"/>
        </w:rPr>
        <w:t xml:space="preserve"> </w:t>
      </w:r>
      <w:r w:rsidRPr="007539EB">
        <w:rPr>
          <w:rStyle w:val="Annotation"/>
        </w:rPr>
        <w:t>]</w:t>
      </w:r>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Pr="003D2C79" w:rsidRDefault="00611C18">
      <w:pPr>
        <w:pStyle w:val="Heading2"/>
        <w:rPr>
          <w:sz w:val="24"/>
        </w:rPr>
      </w:pPr>
      <w:bookmarkStart w:id="343" w:name="_Toc313270734"/>
      <w:bookmarkStart w:id="344" w:name="_Toc319326139"/>
      <w:r w:rsidRPr="003D2C79">
        <w:rPr>
          <w:sz w:val="24"/>
        </w:rPr>
        <w:t>The precedes relation</w:t>
      </w:r>
      <w:bookmarkEnd w:id="343"/>
      <w:bookmarkEnd w:id="344"/>
    </w:p>
    <w:p w14:paraId="437B7A70" w14:textId="77777777" w:rsidR="00122B4B" w:rsidRDefault="00122B4B" w:rsidP="00122B4B">
      <w:r>
        <w:t>Preceded_by, defined in RO, is not defined in the BFO2 Reference, except by citation to a paper. That paper does not provide axioms on the relation. The RO definition from</w:t>
      </w:r>
      <w:r w:rsidR="00A35791">
        <w:fldChar w:fldCharType="begin"/>
      </w:r>
      <w:r w:rsidR="00A35791">
        <w:instrText xml:space="preserve"> HYPERLINK "http://obofoundry.org/ro/" \t "_blank" </w:instrText>
      </w:r>
      <w:r w:rsidR="00A35791">
        <w:fldChar w:fldCharType="separate"/>
      </w:r>
      <w:r>
        <w:rPr>
          <w:rStyle w:val="Hyperlink"/>
          <w:color w:val="1155CC"/>
        </w:rPr>
        <w:t>http://obofoundry.org/ro/</w:t>
      </w:r>
      <w:r w:rsidR="00A35791">
        <w:rPr>
          <w:rStyle w:val="Hyperlink"/>
          <w:color w:val="1155CC"/>
        </w:rPr>
        <w:fldChar w:fldCharType="end"/>
      </w:r>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A35791" w:rsidP="00122B4B">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r>
        <w:rPr>
          <w:rFonts w:ascii="cmr10" w:hAnsi="cmr10"/>
          <w:color w:val="222222"/>
          <w:sz w:val="15"/>
          <w:szCs w:val="15"/>
        </w:rPr>
        <w:t>is</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hint="eastAsia"/>
          <w:color w:val="222222"/>
          <w:sz w:val="15"/>
          <w:szCs w:val="15"/>
        </w:rPr>
      </w:pPr>
    </w:p>
    <w:p w14:paraId="6A324206"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hint="eastAsia"/>
          <w:color w:val="222222"/>
          <w:sz w:val="15"/>
          <w:szCs w:val="15"/>
        </w:rPr>
      </w:pPr>
    </w:p>
    <w:p w14:paraId="3634870A"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sidR="00A35791">
        <w:fldChar w:fldCharType="begin"/>
      </w:r>
      <w:r w:rsidR="00A35791">
        <w:instrText xml:space="preserve"> HYPERLINK "http://code.google.com/p/bfo/issues/detail?id=15" \t "_blank" </w:instrText>
      </w:r>
      <w:r w:rsidR="00A35791">
        <w:fldChar w:fldCharType="separate"/>
      </w:r>
      <w:r>
        <w:rPr>
          <w:rStyle w:val="Hyperlink"/>
          <w:rFonts w:ascii="Arial" w:hAnsi="Arial" w:cs="Arial"/>
          <w:color w:val="1155CC"/>
          <w:sz w:val="15"/>
          <w:szCs w:val="15"/>
        </w:rPr>
        <w:t>http://code.google.com/p/bfo/issues/detail?id=15</w:t>
      </w:r>
      <w:r w:rsidR="00A35791">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9D2710">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345" w:name="_Toc313270735"/>
      <w:bookmarkStart w:id="346" w:name="_Toc319326140"/>
      <w:r w:rsidRPr="00486765">
        <w:rPr>
          <w:sz w:val="24"/>
        </w:rPr>
        <w:t>References</w:t>
      </w:r>
      <w:bookmarkEnd w:id="345"/>
      <w:bookmarkEnd w:id="346"/>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347" w:name="_Ref309155275"/>
      <w:bookmarkStart w:id="348" w:name="_Ref309193297"/>
      <w:r w:rsidRPr="00486765">
        <w:rPr>
          <w:rStyle w:val="QuickFormat4"/>
          <w:sz w:val="22"/>
          <w:szCs w:val="23"/>
        </w:rPr>
        <w:t>Kevin Mulligan and Barry Smith, “</w:t>
      </w:r>
      <w:hyperlink r:id="rId43"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347"/>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349" w:name="_Ref309821811"/>
      <w:r w:rsidRPr="00486765">
        <w:rPr>
          <w:rStyle w:val="QuickFormat4"/>
          <w:sz w:val="22"/>
          <w:szCs w:val="23"/>
        </w:rPr>
        <w:t>Barry Smith, “</w:t>
      </w:r>
      <w:hyperlink r:id="rId44"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348"/>
      <w:bookmarkEnd w:id="349"/>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350" w:name="_Ref309543155"/>
      <w:r w:rsidRPr="00486765">
        <w:rPr>
          <w:rStyle w:val="QuickFormat4"/>
          <w:sz w:val="22"/>
          <w:szCs w:val="23"/>
        </w:rPr>
        <w:t>Barry Smith and Kevin Mulligan, “</w:t>
      </w:r>
      <w:hyperlink r:id="rId45"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350"/>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351" w:name="_Ref309155274"/>
      <w:r w:rsidRPr="00486765">
        <w:rPr>
          <w:rStyle w:val="QuickFormat4"/>
          <w:sz w:val="22"/>
          <w:szCs w:val="23"/>
        </w:rPr>
        <w:t xml:space="preserve">Barry Smith, </w:t>
      </w:r>
      <w:r w:rsidRPr="00486765">
        <w:rPr>
          <w:rStyle w:val="QuickFormat4"/>
          <w:sz w:val="22"/>
          <w:szCs w:val="23"/>
          <w:lang w:val="es-ES_tradnl"/>
        </w:rPr>
        <w:t>“</w:t>
      </w:r>
      <w:hyperlink r:id="rId46"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351"/>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2" w:name="_Ref309560610"/>
      <w:r w:rsidRPr="00486765">
        <w:rPr>
          <w:rStyle w:val="QuickFormat4"/>
          <w:sz w:val="22"/>
          <w:szCs w:val="23"/>
        </w:rPr>
        <w:t xml:space="preserve">Barry Smith, </w:t>
      </w:r>
      <w:r w:rsidRPr="00486765">
        <w:rPr>
          <w:sz w:val="22"/>
          <w:szCs w:val="23"/>
        </w:rPr>
        <w:t>“</w:t>
      </w:r>
      <w:hyperlink r:id="rId47"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8" w:history="1">
        <w:r w:rsidRPr="00486765">
          <w:rPr>
            <w:rStyle w:val="Hyperlink"/>
            <w:sz w:val="22"/>
            <w:szCs w:val="23"/>
          </w:rPr>
          <w:t>Published version</w:t>
        </w:r>
      </w:hyperlink>
      <w:bookmarkStart w:id="353" w:name="_Ref309410033"/>
      <w:bookmarkEnd w:id="352"/>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4" w:name="_Ref310509974"/>
      <w:r w:rsidRPr="00486765">
        <w:rPr>
          <w:rStyle w:val="QuickFormat4"/>
          <w:sz w:val="22"/>
          <w:szCs w:val="23"/>
        </w:rPr>
        <w:t xml:space="preserve">Barry Smith, </w:t>
      </w:r>
      <w:r w:rsidRPr="00486765">
        <w:rPr>
          <w:sz w:val="22"/>
          <w:szCs w:val="23"/>
        </w:rPr>
        <w:t>“</w:t>
      </w:r>
      <w:hyperlink r:id="rId49"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353"/>
      <w:bookmarkEnd w:id="354"/>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5"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0"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355"/>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6" w:name="_Ref309821629"/>
      <w:bookmarkStart w:id="357" w:name="_Ref309464075"/>
      <w:r w:rsidRPr="00486765">
        <w:rPr>
          <w:sz w:val="22"/>
          <w:szCs w:val="23"/>
        </w:rPr>
        <w:t>Barry Smith, “</w:t>
      </w:r>
      <w:hyperlink r:id="rId51"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356"/>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8"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52"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359" w:name="_Ref309464082"/>
      <w:bookmarkEnd w:id="357"/>
      <w:bookmarkEnd w:id="358"/>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0" w:name="_Ref309560523"/>
      <w:bookmarkEnd w:id="359"/>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53"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360"/>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1"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54"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361"/>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2" w:name="_Ref309472955"/>
      <w:r w:rsidRPr="00486765">
        <w:rPr>
          <w:sz w:val="22"/>
          <w:szCs w:val="23"/>
        </w:rPr>
        <w:t>Barry Smith and David M. Mark, “</w:t>
      </w:r>
      <w:hyperlink r:id="rId55"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362"/>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3"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6"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363"/>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4" w:name="_Ref309506172"/>
      <w:r w:rsidRPr="00486765">
        <w:rPr>
          <w:sz w:val="22"/>
          <w:szCs w:val="23"/>
        </w:rPr>
        <w:t>Pierre Grenon and Barry Smith, “</w:t>
      </w:r>
      <w:hyperlink r:id="rId57"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364"/>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365" w:name="_Ref309140214"/>
      <w:r w:rsidRPr="00486765">
        <w:rPr>
          <w:iCs/>
          <w:sz w:val="22"/>
          <w:szCs w:val="23"/>
        </w:rPr>
        <w:t>Barry Smith and Pierre Grenon, “</w:t>
      </w:r>
      <w:hyperlink r:id="rId58"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365"/>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6" w:name="_Ref309133313"/>
      <w:r w:rsidRPr="00486765">
        <w:rPr>
          <w:sz w:val="22"/>
          <w:szCs w:val="23"/>
        </w:rPr>
        <w:t>Barry Smith, Werner Ceusters, Bert Klagges, Jacob Köhler, Anand Kumar, Jane Lomax, Chris Mungall, Fabian Neuhaus, Alan Rector and Cornelius Rosse, “</w:t>
      </w:r>
      <w:hyperlink r:id="rId59"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0" w:history="1">
        <w:r w:rsidRPr="00486765">
          <w:rPr>
            <w:rStyle w:val="Hyperlink"/>
            <w:sz w:val="22"/>
            <w:szCs w:val="23"/>
          </w:rPr>
          <w:t>PMC1175958</w:t>
        </w:r>
      </w:hyperlink>
      <w:bookmarkEnd w:id="366"/>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7" w:name="_Ref309473000"/>
      <w:r w:rsidRPr="00486765">
        <w:rPr>
          <w:sz w:val="22"/>
          <w:szCs w:val="23"/>
        </w:rPr>
        <w:t>David P. Hill, Barry Smith, Monica S. McAndrews-Hill, Judith A. Blake, “</w:t>
      </w:r>
      <w:hyperlink r:id="rId61"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9(Suppl 5): S2. PMC2367625</w:t>
      </w:r>
      <w:bookmarkEnd w:id="367"/>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8" w:name="_Ref309560749"/>
      <w:r w:rsidRPr="00486765">
        <w:rPr>
          <w:sz w:val="22"/>
          <w:szCs w:val="23"/>
        </w:rPr>
        <w:t>Thomas Bittner, Maureen Donnelly and Barry Smith, “</w:t>
      </w:r>
      <w:hyperlink r:id="rId62"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368"/>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9" w:name="_Ref309403777"/>
      <w:r w:rsidRPr="00486765">
        <w:rPr>
          <w:sz w:val="22"/>
          <w:szCs w:val="23"/>
        </w:rPr>
        <w:t>Barry Smith and Werner Ceusters, “</w:t>
      </w:r>
      <w:hyperlink r:id="rId63"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4" w:history="1">
        <w:r w:rsidRPr="00486765">
          <w:rPr>
            <w:rStyle w:val="Hyperlink"/>
            <w:sz w:val="22"/>
            <w:szCs w:val="23"/>
          </w:rPr>
          <w:t>PMC3104413</w:t>
        </w:r>
      </w:hyperlink>
      <w:bookmarkEnd w:id="369"/>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70" w:name="_Ref309193309"/>
      <w:r w:rsidRPr="00486765">
        <w:rPr>
          <w:sz w:val="22"/>
          <w:szCs w:val="23"/>
        </w:rPr>
        <w:t>Barry Smith and Kevin Mulligan, “</w:t>
      </w:r>
      <w:hyperlink r:id="rId65"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370"/>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71" w:name="_Ref309506180"/>
      <w:r w:rsidRPr="00486765">
        <w:rPr>
          <w:sz w:val="22"/>
          <w:szCs w:val="23"/>
        </w:rPr>
        <w:lastRenderedPageBreak/>
        <w:t>Pierre Grenon, Barry Smith and Louis Goldberg, “</w:t>
      </w:r>
      <w:hyperlink r:id="rId66"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371"/>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372" w:name="_Ref309155480"/>
      <w:r w:rsidRPr="00486765">
        <w:rPr>
          <w:sz w:val="22"/>
          <w:szCs w:val="23"/>
        </w:rPr>
        <w:t>Fabian Neuhaus, Pierre Grenon and Barry Smith, “</w:t>
      </w:r>
      <w:hyperlink r:id="rId67"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372"/>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73" w:name="_Ref309400008"/>
      <w:r w:rsidRPr="00486765">
        <w:rPr>
          <w:sz w:val="22"/>
          <w:szCs w:val="23"/>
        </w:rPr>
        <w:t>Barry Smith, “</w:t>
      </w:r>
      <w:hyperlink r:id="rId68"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373"/>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9"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374" w:name="_Ref309403689"/>
      <w:r w:rsidRPr="00486765">
        <w:rPr>
          <w:sz w:val="22"/>
        </w:rPr>
        <w:t>Barry Smith, Waclaw</w:t>
      </w:r>
      <w:r w:rsidR="00151755" w:rsidRPr="00486765">
        <w:rPr>
          <w:sz w:val="22"/>
        </w:rPr>
        <w:t xml:space="preserve"> </w:t>
      </w:r>
      <w:r w:rsidRPr="00486765">
        <w:rPr>
          <w:sz w:val="22"/>
        </w:rPr>
        <w:t>Kusnierczyk, Daniel Schober, Werner Ceusters, “</w:t>
      </w:r>
      <w:hyperlink r:id="rId70"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71" w:history="1">
        <w:r w:rsidRPr="00486765">
          <w:rPr>
            <w:rStyle w:val="Hyperlink"/>
            <w:iCs/>
            <w:sz w:val="22"/>
            <w:szCs w:val="23"/>
          </w:rPr>
          <w:t>http://ceur-ws.org/Vol-222</w:t>
        </w:r>
      </w:hyperlink>
      <w:r w:rsidRPr="00486765">
        <w:rPr>
          <w:sz w:val="22"/>
        </w:rPr>
        <w:t>.</w:t>
      </w:r>
      <w:bookmarkEnd w:id="374"/>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2"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75" w:name="_Ref309560946"/>
      <w:r w:rsidRPr="00486765">
        <w:rPr>
          <w:sz w:val="22"/>
          <w:szCs w:val="23"/>
        </w:rPr>
        <w:t>Richard H. Scheuermann, Werner Ceusters, and Barry Smith, “</w:t>
      </w:r>
      <w:hyperlink r:id="rId73"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375"/>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76" w:name="_Ref309483154"/>
      <w:r w:rsidRPr="00486765">
        <w:rPr>
          <w:sz w:val="22"/>
          <w:szCs w:val="23"/>
        </w:rPr>
        <w:t>Albert Goldfain, Barry Smith and Lindsay G. Cowell, “</w:t>
      </w:r>
      <w:hyperlink r:id="rId74"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376"/>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77" w:name="_Ref309470250"/>
      <w:r w:rsidRPr="00486765">
        <w:rPr>
          <w:sz w:val="22"/>
          <w:szCs w:val="23"/>
        </w:rPr>
        <w:lastRenderedPageBreak/>
        <w:t>Lars Vogt, “</w:t>
      </w:r>
      <w:hyperlink r:id="rId75"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377"/>
    </w:p>
    <w:p w14:paraId="5A256E9A" w14:textId="77777777" w:rsidR="00ED0711" w:rsidRPr="00486765" w:rsidRDefault="00ED0711" w:rsidP="003D2C79">
      <w:pPr>
        <w:pStyle w:val="ListParagraph"/>
        <w:numPr>
          <w:ilvl w:val="0"/>
          <w:numId w:val="3"/>
        </w:numPr>
        <w:ind w:left="360"/>
        <w:contextualSpacing w:val="0"/>
        <w:rPr>
          <w:color w:val="000000"/>
          <w:sz w:val="22"/>
        </w:rPr>
      </w:pPr>
      <w:bookmarkStart w:id="378" w:name="_Ref309506188"/>
      <w:r w:rsidRPr="00486765">
        <w:rPr>
          <w:color w:val="000000"/>
          <w:sz w:val="22"/>
        </w:rPr>
        <w:t>Pierre Grenon: “</w:t>
      </w:r>
      <w:hyperlink r:id="rId76" w:history="1">
        <w:r w:rsidRPr="00486765">
          <w:rPr>
            <w:rStyle w:val="Hyperlink"/>
            <w:rFonts w:eastAsia="Times New Roman"/>
            <w:sz w:val="22"/>
            <w:szCs w:val="23"/>
          </w:rPr>
          <w:t>Spatio-temporality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378"/>
    </w:p>
    <w:p w14:paraId="6910E19C" w14:textId="77777777" w:rsidR="00ED0711" w:rsidRPr="00486765" w:rsidRDefault="00ED0711" w:rsidP="003D2C79">
      <w:pPr>
        <w:pStyle w:val="ListParagraph"/>
        <w:numPr>
          <w:ilvl w:val="0"/>
          <w:numId w:val="3"/>
        </w:numPr>
        <w:ind w:left="360"/>
        <w:contextualSpacing w:val="0"/>
        <w:rPr>
          <w:color w:val="000000"/>
          <w:sz w:val="22"/>
        </w:rPr>
      </w:pPr>
      <w:bookmarkStart w:id="379" w:name="_Ref309506190"/>
      <w:r w:rsidRPr="00486765">
        <w:rPr>
          <w:color w:val="000000"/>
          <w:sz w:val="22"/>
        </w:rPr>
        <w:t>Pierre Grenon: “</w:t>
      </w:r>
      <w:hyperlink r:id="rId77" w:history="1">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hyperlink>
      <w:r w:rsidRPr="00486765">
        <w:rPr>
          <w:color w:val="000000"/>
          <w:sz w:val="22"/>
        </w:rPr>
        <w:t>”</w:t>
      </w:r>
      <w:r w:rsidR="00084F5F" w:rsidRPr="00486765">
        <w:rPr>
          <w:color w:val="000000"/>
          <w:sz w:val="22"/>
        </w:rPr>
        <w:t>, IFOMIS Technical Report, 2003.</w:t>
      </w:r>
      <w:bookmarkEnd w:id="379"/>
    </w:p>
    <w:p w14:paraId="47AC0B71" w14:textId="77777777" w:rsidR="00ED0711" w:rsidRPr="00486765" w:rsidRDefault="00ED0711" w:rsidP="003D2C79">
      <w:pPr>
        <w:pStyle w:val="ListParagraph"/>
        <w:numPr>
          <w:ilvl w:val="0"/>
          <w:numId w:val="3"/>
        </w:numPr>
        <w:ind w:left="360"/>
        <w:contextualSpacing w:val="0"/>
        <w:rPr>
          <w:color w:val="000000"/>
          <w:sz w:val="22"/>
        </w:rPr>
      </w:pPr>
      <w:bookmarkStart w:id="380" w:name="_Ref309506192"/>
      <w:r w:rsidRPr="00486765">
        <w:rPr>
          <w:color w:val="000000"/>
          <w:sz w:val="22"/>
        </w:rPr>
        <w:t>Pierre Grenon: “</w:t>
      </w:r>
      <w:hyperlink r:id="rId78" w:history="1">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hyperlink>
      <w:r w:rsidRPr="00486765">
        <w:rPr>
          <w:color w:val="000000"/>
          <w:sz w:val="22"/>
        </w:rPr>
        <w:t>”</w:t>
      </w:r>
      <w:r w:rsidR="00084F5F" w:rsidRPr="00486765">
        <w:rPr>
          <w:color w:val="000000"/>
          <w:sz w:val="22"/>
        </w:rPr>
        <w:t>, IFOMIS Technical Report, 2003.</w:t>
      </w:r>
      <w:bookmarkEnd w:id="380"/>
    </w:p>
    <w:p w14:paraId="2E3FCBDD" w14:textId="77777777" w:rsidR="007E6BF5" w:rsidRPr="00486765" w:rsidRDefault="007E6BF5" w:rsidP="003D2C79">
      <w:pPr>
        <w:pStyle w:val="ListParagraph"/>
        <w:numPr>
          <w:ilvl w:val="0"/>
          <w:numId w:val="3"/>
        </w:numPr>
        <w:ind w:left="360"/>
        <w:contextualSpacing w:val="0"/>
        <w:rPr>
          <w:sz w:val="22"/>
        </w:rPr>
      </w:pPr>
      <w:bookmarkStart w:id="381"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381"/>
    </w:p>
    <w:p w14:paraId="607CA0A5" w14:textId="77777777" w:rsidR="00ED0711" w:rsidRPr="00486765" w:rsidRDefault="00ED0711" w:rsidP="003D2C79">
      <w:pPr>
        <w:pStyle w:val="ListParagraph"/>
        <w:numPr>
          <w:ilvl w:val="0"/>
          <w:numId w:val="3"/>
        </w:numPr>
        <w:ind w:left="360"/>
        <w:contextualSpacing w:val="0"/>
        <w:rPr>
          <w:color w:val="000000"/>
          <w:sz w:val="22"/>
        </w:rPr>
      </w:pPr>
      <w:bookmarkStart w:id="382" w:name="_Ref309472482"/>
      <w:r w:rsidRPr="00486765">
        <w:rPr>
          <w:color w:val="000000"/>
          <w:sz w:val="22"/>
        </w:rPr>
        <w:t>Maureen Donnelly, “</w:t>
      </w:r>
      <w:hyperlink r:id="rId79"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382"/>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rsidP="003D2C79">
      <w:pPr>
        <w:pStyle w:val="ListParagraph"/>
        <w:numPr>
          <w:ilvl w:val="0"/>
          <w:numId w:val="3"/>
        </w:numPr>
        <w:ind w:left="360"/>
        <w:contextualSpacing w:val="0"/>
        <w:rPr>
          <w:sz w:val="22"/>
        </w:rPr>
      </w:pPr>
      <w:bookmarkStart w:id="383" w:name="_Ref309472485"/>
      <w:r w:rsidRPr="00486765">
        <w:rPr>
          <w:sz w:val="22"/>
        </w:rPr>
        <w:t>Thomas Bittner, “</w:t>
      </w:r>
      <w:hyperlink r:id="rId80"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383"/>
    </w:p>
    <w:p w14:paraId="314EDDCD" w14:textId="77777777" w:rsidR="00ED0711" w:rsidRPr="00486765" w:rsidRDefault="00ED0711" w:rsidP="003D2C79">
      <w:pPr>
        <w:pStyle w:val="ListParagraph"/>
        <w:numPr>
          <w:ilvl w:val="0"/>
          <w:numId w:val="3"/>
        </w:numPr>
        <w:ind w:left="360"/>
        <w:contextualSpacing w:val="0"/>
        <w:rPr>
          <w:sz w:val="22"/>
        </w:rPr>
      </w:pPr>
      <w:bookmarkStart w:id="384" w:name="_Ref309410042"/>
      <w:r w:rsidRPr="00486765">
        <w:rPr>
          <w:sz w:val="22"/>
        </w:rPr>
        <w:t>Thomas Bittner and Maureen Donnelly, “</w:t>
      </w:r>
      <w:hyperlink r:id="rId81"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xml:space="preserve">, 39 (2007), 197-216. </w:t>
      </w:r>
      <w:proofErr w:type="gramStart"/>
      <w:r w:rsidRPr="00486765">
        <w:rPr>
          <w:sz w:val="22"/>
        </w:rPr>
        <w:t>ftp</w:t>
      </w:r>
      <w:bookmarkEnd w:id="384"/>
      <w:proofErr w:type="gramEnd"/>
    </w:p>
    <w:p w14:paraId="399FD265" w14:textId="77777777" w:rsidR="00ED0711" w:rsidRPr="00486765" w:rsidRDefault="003955C6" w:rsidP="003D2C79">
      <w:pPr>
        <w:pStyle w:val="ListParagraph"/>
        <w:numPr>
          <w:ilvl w:val="0"/>
          <w:numId w:val="3"/>
        </w:numPr>
        <w:ind w:left="360"/>
        <w:contextualSpacing w:val="0"/>
        <w:rPr>
          <w:sz w:val="22"/>
        </w:rPr>
      </w:pPr>
      <w:bookmarkStart w:id="385"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hyperlink r:id="rId82"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385"/>
    </w:p>
    <w:p w14:paraId="43574D20" w14:textId="77777777" w:rsidR="00ED0711" w:rsidRPr="00486765" w:rsidRDefault="00C04C8A" w:rsidP="003D2C79">
      <w:pPr>
        <w:pStyle w:val="ListParagraph"/>
        <w:numPr>
          <w:ilvl w:val="0"/>
          <w:numId w:val="3"/>
        </w:numPr>
        <w:ind w:left="360"/>
        <w:contextualSpacing w:val="0"/>
        <w:rPr>
          <w:rFonts w:eastAsia="Times New Roman"/>
          <w:color w:val="000000"/>
          <w:sz w:val="22"/>
          <w:szCs w:val="23"/>
        </w:rPr>
      </w:pPr>
      <w:bookmarkStart w:id="386"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83"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xml:space="preserve">, 55-75.  </w:t>
      </w:r>
      <w:proofErr w:type="gramStart"/>
      <w:r w:rsidR="00ED0711" w:rsidRPr="00486765">
        <w:rPr>
          <w:rFonts w:eastAsia="Times New Roman"/>
          <w:color w:val="000000"/>
          <w:sz w:val="22"/>
          <w:szCs w:val="23"/>
        </w:rPr>
        <w:t>ftp</w:t>
      </w:r>
      <w:bookmarkEnd w:id="386"/>
      <w:proofErr w:type="gramEnd"/>
    </w:p>
    <w:p w14:paraId="073695B4" w14:textId="77777777" w:rsidR="00ED0711" w:rsidRPr="00486765" w:rsidRDefault="000F748F" w:rsidP="003D2C79">
      <w:pPr>
        <w:pStyle w:val="ListParagraph"/>
        <w:numPr>
          <w:ilvl w:val="0"/>
          <w:numId w:val="3"/>
        </w:numPr>
        <w:ind w:left="360"/>
        <w:contextualSpacing w:val="0"/>
        <w:rPr>
          <w:color w:val="000000"/>
          <w:sz w:val="22"/>
        </w:rPr>
      </w:pPr>
      <w:bookmarkStart w:id="387" w:name="_Ref309410048"/>
      <w:r w:rsidRPr="00486765">
        <w:rPr>
          <w:color w:val="000000"/>
          <w:sz w:val="22"/>
        </w:rPr>
        <w:t>Maureen Donnelly, “</w:t>
      </w:r>
      <w:hyperlink r:id="rId84"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387"/>
    </w:p>
    <w:p w14:paraId="5419BC08" w14:textId="77777777" w:rsidR="002F5B41" w:rsidRPr="00486765" w:rsidRDefault="000F748F" w:rsidP="003D2C79">
      <w:pPr>
        <w:pStyle w:val="ListParagraph"/>
        <w:numPr>
          <w:ilvl w:val="0"/>
          <w:numId w:val="3"/>
        </w:numPr>
        <w:ind w:left="360"/>
        <w:contextualSpacing w:val="0"/>
        <w:rPr>
          <w:sz w:val="22"/>
        </w:rPr>
      </w:pPr>
      <w:r w:rsidRPr="00486765">
        <w:rPr>
          <w:sz w:val="22"/>
        </w:rPr>
        <w:lastRenderedPageBreak/>
        <w:t xml:space="preserve">Thomas </w:t>
      </w:r>
      <w:proofErr w:type="gramStart"/>
      <w:r w:rsidRPr="00486765">
        <w:rPr>
          <w:sz w:val="22"/>
        </w:rPr>
        <w:t>Bittner  and</w:t>
      </w:r>
      <w:proofErr w:type="gramEnd"/>
      <w:r w:rsidRPr="00486765">
        <w:rPr>
          <w:sz w:val="22"/>
        </w:rPr>
        <w:t xml:space="preserve"> Maureen Donnelly, “</w:t>
      </w:r>
      <w:hyperlink r:id="rId85" w:history="1">
        <w:r w:rsidRPr="00486765">
          <w:rPr>
            <w:rStyle w:val="Hyperlink"/>
            <w:rFonts w:eastAsia="Times New Roman"/>
            <w:sz w:val="22"/>
            <w:szCs w:val="23"/>
          </w:rPr>
          <w:t>A temporal mereology for distinguishing between integral objects and portions of stuff</w:t>
        </w:r>
      </w:hyperlink>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rsidP="003D2C79">
      <w:pPr>
        <w:pStyle w:val="ListParagraph"/>
        <w:numPr>
          <w:ilvl w:val="0"/>
          <w:numId w:val="3"/>
        </w:numPr>
        <w:ind w:left="360"/>
        <w:contextualSpacing w:val="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rsidP="003D2C79">
      <w:pPr>
        <w:pStyle w:val="ListParagraph"/>
        <w:numPr>
          <w:ilvl w:val="0"/>
          <w:numId w:val="3"/>
        </w:numPr>
        <w:ind w:left="360"/>
        <w:contextualSpacing w:val="0"/>
        <w:rPr>
          <w:color w:val="000000"/>
          <w:sz w:val="22"/>
        </w:rPr>
      </w:pPr>
      <w:bookmarkStart w:id="388" w:name="_Ref309155319"/>
      <w:r w:rsidRPr="00486765">
        <w:rPr>
          <w:color w:val="000000"/>
          <w:sz w:val="22"/>
        </w:rPr>
        <w:t>Ingvar Johansson, “</w:t>
      </w:r>
      <w:hyperlink r:id="rId86"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388"/>
    </w:p>
    <w:p w14:paraId="288B20C1" w14:textId="77777777" w:rsidR="008A0783" w:rsidRPr="00486765" w:rsidRDefault="008A0783" w:rsidP="003D2C79">
      <w:pPr>
        <w:pStyle w:val="ListParagraph"/>
        <w:numPr>
          <w:ilvl w:val="0"/>
          <w:numId w:val="3"/>
        </w:numPr>
        <w:ind w:left="360"/>
        <w:contextualSpacing w:val="0"/>
        <w:rPr>
          <w:color w:val="000000"/>
          <w:sz w:val="22"/>
        </w:rPr>
      </w:pPr>
      <w:bookmarkStart w:id="389" w:name="_Ref309153892"/>
      <w:r w:rsidRPr="00486765">
        <w:rPr>
          <w:sz w:val="22"/>
        </w:rPr>
        <w:t>Cornelius Rosse and J. L. V. Mejino Jr.</w:t>
      </w:r>
      <w:r w:rsidR="00BD1AB0" w:rsidRPr="00486765">
        <w:rPr>
          <w:sz w:val="22"/>
        </w:rPr>
        <w:t>,</w:t>
      </w:r>
      <w:r w:rsidRPr="00486765">
        <w:rPr>
          <w:sz w:val="22"/>
        </w:rPr>
        <w:t xml:space="preserve"> “</w:t>
      </w:r>
      <w:hyperlink r:id="rId87" w:history="1">
        <w:r w:rsidRPr="00486765">
          <w:rPr>
            <w:rStyle w:val="Hyperlink"/>
            <w:rFonts w:eastAsia="Times New Roman"/>
            <w:sz w:val="22"/>
            <w:szCs w:val="23"/>
          </w:rPr>
          <w:t>A reference ontology for biomedical informatics: the Foundational Model of Anatomy</w:t>
        </w:r>
      </w:hyperlink>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389"/>
    </w:p>
    <w:p w14:paraId="7C7458FD" w14:textId="77777777" w:rsidR="008A0783" w:rsidRPr="00486765" w:rsidRDefault="008A0783" w:rsidP="003D2C79">
      <w:pPr>
        <w:pStyle w:val="ListParagraph"/>
        <w:numPr>
          <w:ilvl w:val="0"/>
          <w:numId w:val="3"/>
        </w:numPr>
        <w:ind w:left="360"/>
        <w:contextualSpacing w:val="0"/>
        <w:rPr>
          <w:sz w:val="22"/>
        </w:rPr>
      </w:pPr>
      <w:bookmarkStart w:id="390"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hyperlink r:id="rId88"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Baldock,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390"/>
    </w:p>
    <w:p w14:paraId="1686C9B0" w14:textId="77777777" w:rsidR="005D403D" w:rsidRPr="00486765" w:rsidRDefault="005D403D" w:rsidP="003D2C79">
      <w:pPr>
        <w:pStyle w:val="ListParagraph"/>
        <w:numPr>
          <w:ilvl w:val="0"/>
          <w:numId w:val="3"/>
        </w:numPr>
        <w:ind w:left="360"/>
        <w:contextualSpacing w:val="0"/>
        <w:rPr>
          <w:sz w:val="22"/>
        </w:rPr>
      </w:pPr>
      <w:bookmarkStart w:id="391"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391"/>
    </w:p>
    <w:p w14:paraId="4BF42E71" w14:textId="77777777" w:rsidR="00B02AE7" w:rsidRPr="00486765" w:rsidRDefault="00B02AE7" w:rsidP="003D2C79">
      <w:pPr>
        <w:pStyle w:val="ListParagraph"/>
        <w:numPr>
          <w:ilvl w:val="0"/>
          <w:numId w:val="3"/>
        </w:numPr>
        <w:ind w:left="360"/>
        <w:contextualSpacing w:val="0"/>
        <w:rPr>
          <w:sz w:val="22"/>
        </w:rPr>
      </w:pPr>
      <w:bookmarkStart w:id="392"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392"/>
    </w:p>
    <w:p w14:paraId="71A68628" w14:textId="77777777" w:rsidR="00155F6C" w:rsidRPr="00486765" w:rsidRDefault="00155F6C" w:rsidP="003D2C79">
      <w:pPr>
        <w:pStyle w:val="ListParagraph"/>
        <w:numPr>
          <w:ilvl w:val="0"/>
          <w:numId w:val="3"/>
        </w:numPr>
        <w:ind w:left="360"/>
        <w:contextualSpacing w:val="0"/>
        <w:rPr>
          <w:sz w:val="22"/>
        </w:rPr>
      </w:pPr>
      <w:bookmarkStart w:id="393"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393"/>
    </w:p>
    <w:p w14:paraId="1C7595F5" w14:textId="77777777" w:rsidR="00D14934" w:rsidRPr="00486765" w:rsidRDefault="00D14934" w:rsidP="003D2C79">
      <w:pPr>
        <w:pStyle w:val="ListParagraph"/>
        <w:numPr>
          <w:ilvl w:val="0"/>
          <w:numId w:val="3"/>
        </w:numPr>
        <w:ind w:left="360"/>
        <w:contextualSpacing w:val="0"/>
        <w:rPr>
          <w:sz w:val="22"/>
        </w:rPr>
      </w:pPr>
      <w:bookmarkStart w:id="394"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394"/>
    </w:p>
    <w:p w14:paraId="6606A15B" w14:textId="77777777" w:rsidR="00D14934" w:rsidRPr="00486765" w:rsidRDefault="005A7B86" w:rsidP="003D2C79">
      <w:pPr>
        <w:pStyle w:val="ListParagraph"/>
        <w:numPr>
          <w:ilvl w:val="0"/>
          <w:numId w:val="3"/>
        </w:numPr>
        <w:ind w:left="360"/>
        <w:contextualSpacing w:val="0"/>
        <w:rPr>
          <w:sz w:val="22"/>
        </w:rPr>
      </w:pPr>
      <w:bookmarkStart w:id="395"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89"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395"/>
    </w:p>
    <w:p w14:paraId="27691998" w14:textId="60238639" w:rsidR="006E32BD" w:rsidRPr="00486765" w:rsidRDefault="006E32BD" w:rsidP="003D2C79">
      <w:pPr>
        <w:pStyle w:val="ListParagraph"/>
        <w:numPr>
          <w:ilvl w:val="0"/>
          <w:numId w:val="3"/>
        </w:numPr>
        <w:ind w:left="360"/>
        <w:contextualSpacing w:val="0"/>
        <w:rPr>
          <w:sz w:val="22"/>
        </w:rPr>
      </w:pPr>
      <w:bookmarkStart w:id="396"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hyperlink r:id="rId90"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396"/>
    </w:p>
    <w:p w14:paraId="0607A787" w14:textId="77777777" w:rsidR="005830E2" w:rsidRPr="00486765" w:rsidRDefault="005830E2" w:rsidP="003D2C79">
      <w:pPr>
        <w:pStyle w:val="ListParagraph"/>
        <w:numPr>
          <w:ilvl w:val="0"/>
          <w:numId w:val="3"/>
        </w:numPr>
        <w:ind w:left="360"/>
        <w:contextualSpacing w:val="0"/>
        <w:rPr>
          <w:sz w:val="22"/>
        </w:rPr>
      </w:pPr>
      <w:bookmarkStart w:id="397"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91"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 xml:space="preserve">Proceedings of the Sixth Australasian Ontology </w:t>
      </w:r>
      <w:r w:rsidRPr="00486765">
        <w:rPr>
          <w:i/>
          <w:sz w:val="22"/>
        </w:rPr>
        <w:lastRenderedPageBreak/>
        <w:t>Workshop, Adelaide, 7 December 2010</w:t>
      </w:r>
      <w:r w:rsidRPr="00486765">
        <w:rPr>
          <w:sz w:val="22"/>
        </w:rPr>
        <w:t>, Kerry Taylor, Thomas Meyer and Mehmet Orgun (eds.), 2010, Sydney: ACS, 71-80.</w:t>
      </w:r>
      <w:bookmarkEnd w:id="397"/>
    </w:p>
    <w:p w14:paraId="6EB28835" w14:textId="77777777" w:rsidR="0097354E" w:rsidRPr="00486765" w:rsidRDefault="00107230" w:rsidP="003D2C79">
      <w:pPr>
        <w:pStyle w:val="ListParagraph"/>
        <w:numPr>
          <w:ilvl w:val="0"/>
          <w:numId w:val="3"/>
        </w:numPr>
        <w:ind w:left="360"/>
        <w:contextualSpacing w:val="0"/>
        <w:rPr>
          <w:sz w:val="22"/>
        </w:rPr>
      </w:pPr>
      <w:bookmarkStart w:id="398" w:name="_Ref309482413"/>
      <w:r w:rsidRPr="00486765">
        <w:rPr>
          <w:sz w:val="22"/>
        </w:rPr>
        <w:t>Roberto Casati and Achille C. Varzi, “</w:t>
      </w:r>
      <w:hyperlink r:id="rId92" w:history="1">
        <w:r w:rsidRPr="00486765">
          <w:rPr>
            <w:rStyle w:val="Hyperlink"/>
            <w:sz w:val="22"/>
            <w:szCs w:val="23"/>
          </w:rPr>
          <w:t>Spatial Entities</w:t>
        </w:r>
      </w:hyperlink>
      <w:r w:rsidRPr="00486765">
        <w:rPr>
          <w:sz w:val="22"/>
        </w:rPr>
        <w:t xml:space="preserve">”, in: Oliviero Stock (ed.), </w:t>
      </w:r>
      <w:r w:rsidRPr="00486765">
        <w:rPr>
          <w:i/>
          <w:sz w:val="22"/>
        </w:rPr>
        <w:t>Spatial and Temporal Reasoning</w:t>
      </w:r>
      <w:r w:rsidRPr="00486765">
        <w:rPr>
          <w:sz w:val="22"/>
        </w:rPr>
        <w:t>, Dordrecht: Kluwer, 1997, pp. 73-96.</w:t>
      </w:r>
      <w:bookmarkEnd w:id="398"/>
    </w:p>
    <w:p w14:paraId="522052DD" w14:textId="77777777" w:rsidR="0097354E" w:rsidRPr="00486765" w:rsidRDefault="0097354E" w:rsidP="003D2C79">
      <w:pPr>
        <w:pStyle w:val="ListParagraph"/>
        <w:numPr>
          <w:ilvl w:val="0"/>
          <w:numId w:val="3"/>
        </w:numPr>
        <w:ind w:left="360"/>
        <w:contextualSpacing w:val="0"/>
        <w:rPr>
          <w:sz w:val="22"/>
        </w:rPr>
      </w:pPr>
      <w:bookmarkStart w:id="399"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399"/>
    </w:p>
    <w:p w14:paraId="3D17BAA2" w14:textId="77777777" w:rsidR="0097354E" w:rsidRPr="00486765" w:rsidRDefault="0097354E" w:rsidP="003D2C79">
      <w:pPr>
        <w:pStyle w:val="ListParagraph"/>
        <w:numPr>
          <w:ilvl w:val="0"/>
          <w:numId w:val="3"/>
        </w:numPr>
        <w:ind w:left="360"/>
        <w:contextualSpacing w:val="0"/>
        <w:rPr>
          <w:sz w:val="22"/>
          <w:szCs w:val="23"/>
        </w:rPr>
      </w:pPr>
      <w:bookmarkStart w:id="400"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hyperlink r:id="rId93" w:history="1">
        <w:r w:rsidRPr="00486765">
          <w:rPr>
            <w:rStyle w:val="Hyperlink"/>
            <w:sz w:val="22"/>
            <w:szCs w:val="23"/>
          </w:rPr>
          <w:t>Can events move?</w:t>
        </w:r>
        <w:proofErr w:type="gramStart"/>
        <w:r w:rsidRPr="00486765">
          <w:rPr>
            <w:rStyle w:val="Hyperlink"/>
            <w:sz w:val="22"/>
            <w:szCs w:val="23"/>
          </w:rPr>
          <w:t>”,</w:t>
        </w:r>
        <w:proofErr w:type="gramEnd"/>
      </w:hyperlink>
      <w:r w:rsidR="00151755" w:rsidRPr="00486765">
        <w:rPr>
          <w:sz w:val="22"/>
          <w:szCs w:val="23"/>
        </w:rPr>
        <w:t xml:space="preserve"> </w:t>
      </w:r>
      <w:r w:rsidRPr="00486765">
        <w:rPr>
          <w:i/>
          <w:sz w:val="22"/>
          <w:szCs w:val="23"/>
        </w:rPr>
        <w:t>Mind</w:t>
      </w:r>
      <w:r w:rsidRPr="00486765">
        <w:rPr>
          <w:sz w:val="22"/>
          <w:szCs w:val="23"/>
        </w:rPr>
        <w:t>, 76:479–92, 1967.</w:t>
      </w:r>
      <w:bookmarkEnd w:id="400"/>
    </w:p>
    <w:p w14:paraId="525FA43B" w14:textId="77777777" w:rsidR="0097354E" w:rsidRPr="00486765" w:rsidRDefault="0097354E" w:rsidP="003D2C79">
      <w:pPr>
        <w:pStyle w:val="ListParagraph"/>
        <w:numPr>
          <w:ilvl w:val="0"/>
          <w:numId w:val="3"/>
        </w:numPr>
        <w:ind w:left="360"/>
        <w:contextualSpacing w:val="0"/>
        <w:rPr>
          <w:sz w:val="22"/>
        </w:rPr>
      </w:pPr>
      <w:bookmarkStart w:id="401" w:name="_Ref309506845"/>
      <w:r w:rsidRPr="00486765">
        <w:rPr>
          <w:sz w:val="22"/>
        </w:rPr>
        <w:t>D. H. Mellor,</w:t>
      </w:r>
      <w:r w:rsidR="00151755" w:rsidRPr="00486765">
        <w:rPr>
          <w:sz w:val="22"/>
        </w:rPr>
        <w:t xml:space="preserve"> </w:t>
      </w:r>
      <w:r w:rsidRPr="00486765">
        <w:rPr>
          <w:i/>
          <w:sz w:val="22"/>
        </w:rPr>
        <w:t>Real Time</w:t>
      </w:r>
      <w:r w:rsidRPr="00486765">
        <w:rPr>
          <w:sz w:val="22"/>
        </w:rPr>
        <w:t xml:space="preserve">, </w:t>
      </w:r>
      <w:proofErr w:type="gramStart"/>
      <w:r w:rsidRPr="00486765">
        <w:rPr>
          <w:sz w:val="22"/>
        </w:rPr>
        <w:t>Cambridge</w:t>
      </w:r>
      <w:proofErr w:type="gramEnd"/>
      <w:r w:rsidRPr="00486765">
        <w:rPr>
          <w:sz w:val="22"/>
        </w:rPr>
        <w:t>: Cambridge University Press, 1981.</w:t>
      </w:r>
      <w:bookmarkEnd w:id="401"/>
    </w:p>
    <w:p w14:paraId="3A2C3AEF" w14:textId="77777777" w:rsidR="0097354E" w:rsidRPr="00486765" w:rsidRDefault="0097354E" w:rsidP="003D2C79">
      <w:pPr>
        <w:pStyle w:val="ListParagraph"/>
        <w:numPr>
          <w:ilvl w:val="0"/>
          <w:numId w:val="3"/>
        </w:numPr>
        <w:ind w:left="360"/>
        <w:contextualSpacing w:val="0"/>
        <w:rPr>
          <w:sz w:val="22"/>
        </w:rPr>
      </w:pPr>
      <w:bookmarkStart w:id="402"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402"/>
    </w:p>
    <w:p w14:paraId="4DDDB1F3" w14:textId="77777777" w:rsidR="0097354E" w:rsidRPr="00486765" w:rsidRDefault="0097354E" w:rsidP="003D2C79">
      <w:pPr>
        <w:pStyle w:val="ListParagraph"/>
        <w:numPr>
          <w:ilvl w:val="0"/>
          <w:numId w:val="3"/>
        </w:numPr>
        <w:ind w:left="360"/>
        <w:contextualSpacing w:val="0"/>
        <w:rPr>
          <w:sz w:val="22"/>
        </w:rPr>
      </w:pPr>
      <w:bookmarkStart w:id="403" w:name="_Ref309506847"/>
      <w:r w:rsidRPr="00486765">
        <w:rPr>
          <w:sz w:val="22"/>
        </w:rPr>
        <w:t xml:space="preserve">W. Charlton. </w:t>
      </w:r>
      <w:r w:rsidRPr="00486765">
        <w:rPr>
          <w:i/>
          <w:sz w:val="22"/>
        </w:rPr>
        <w:t>Aristotle’s Physics</w:t>
      </w:r>
      <w:r w:rsidRPr="00486765">
        <w:rPr>
          <w:sz w:val="22"/>
        </w:rPr>
        <w:t xml:space="preserve">, Books </w:t>
      </w:r>
      <w:proofErr w:type="gramStart"/>
      <w:r w:rsidRPr="00486765">
        <w:rPr>
          <w:sz w:val="22"/>
        </w:rPr>
        <w:t>I and II,</w:t>
      </w:r>
      <w:proofErr w:type="gramEnd"/>
      <w:r w:rsidRPr="00486765">
        <w:rPr>
          <w:sz w:val="22"/>
        </w:rPr>
        <w:t xml:space="preserve"> translated with Introduction and Notes.</w:t>
      </w:r>
      <w:bookmarkEnd w:id="403"/>
    </w:p>
    <w:p w14:paraId="4D0089EC" w14:textId="77777777" w:rsidR="00A21DC8" w:rsidRPr="00486765" w:rsidRDefault="00A21DC8" w:rsidP="003D2C79">
      <w:pPr>
        <w:pStyle w:val="ListParagraph"/>
        <w:numPr>
          <w:ilvl w:val="0"/>
          <w:numId w:val="3"/>
        </w:numPr>
        <w:ind w:left="360"/>
        <w:contextualSpacing w:val="0"/>
        <w:rPr>
          <w:sz w:val="22"/>
        </w:rPr>
      </w:pPr>
      <w:bookmarkStart w:id="404" w:name="_Ref309543858"/>
      <w:r w:rsidRPr="00486765">
        <w:rPr>
          <w:rStyle w:val="QuickFormat4"/>
          <w:sz w:val="22"/>
          <w:szCs w:val="23"/>
        </w:rPr>
        <w:t xml:space="preserve">Barry Smith, </w:t>
      </w:r>
      <w:r w:rsidRPr="00486765">
        <w:rPr>
          <w:sz w:val="22"/>
        </w:rPr>
        <w:t>“</w:t>
      </w:r>
      <w:hyperlink r:id="rId94" w:history="1">
        <w:r w:rsidRPr="00486765">
          <w:rPr>
            <w:rStyle w:val="Hyperlink"/>
            <w:sz w:val="22"/>
            <w:szCs w:val="23"/>
          </w:rPr>
          <w:t>Husserl, Language and the Ontology of the Act</w:t>
        </w:r>
      </w:hyperlink>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404"/>
    </w:p>
    <w:p w14:paraId="28B809FD" w14:textId="77777777" w:rsidR="00A21DC8" w:rsidRPr="00486765" w:rsidRDefault="00EC71F1" w:rsidP="003D2C79">
      <w:pPr>
        <w:pStyle w:val="ListParagraph"/>
        <w:numPr>
          <w:ilvl w:val="0"/>
          <w:numId w:val="3"/>
        </w:numPr>
        <w:ind w:left="360"/>
        <w:contextualSpacing w:val="0"/>
        <w:rPr>
          <w:sz w:val="22"/>
        </w:rPr>
      </w:pPr>
      <w:bookmarkStart w:id="405" w:name="_Ref309543859"/>
      <w:r w:rsidRPr="00486765">
        <w:rPr>
          <w:sz w:val="22"/>
        </w:rPr>
        <w:t>Kevin Mulligan, “</w:t>
      </w:r>
      <w:hyperlink r:id="rId95" w:history="1">
        <w:r w:rsidRPr="00486765">
          <w:rPr>
            <w:rStyle w:val="Hyperlink"/>
            <w:sz w:val="22"/>
            <w:szCs w:val="23"/>
          </w:rPr>
          <w:t>Promising and Other Social Acts</w:t>
        </w:r>
      </w:hyperlink>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405"/>
    </w:p>
    <w:p w14:paraId="3763EDED" w14:textId="77777777" w:rsidR="00AC1A45" w:rsidRPr="00486765" w:rsidRDefault="00AC1A45" w:rsidP="003D2C79">
      <w:pPr>
        <w:pStyle w:val="ListParagraph"/>
        <w:numPr>
          <w:ilvl w:val="0"/>
          <w:numId w:val="3"/>
        </w:numPr>
        <w:ind w:left="360"/>
        <w:contextualSpacing w:val="0"/>
        <w:rPr>
          <w:sz w:val="22"/>
        </w:rPr>
      </w:pPr>
      <w:bookmarkStart w:id="406" w:name="_Ref309729842"/>
      <w:r w:rsidRPr="00486765">
        <w:rPr>
          <w:sz w:val="22"/>
        </w:rPr>
        <w:t>Eddy Zemach, “</w:t>
      </w:r>
      <w:hyperlink r:id="rId96"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406"/>
    </w:p>
    <w:p w14:paraId="0FAB6DB9" w14:textId="77777777" w:rsidR="00F46E07" w:rsidRPr="00486765" w:rsidRDefault="00F46E07" w:rsidP="003D2C79">
      <w:pPr>
        <w:pStyle w:val="ListParagraph"/>
        <w:numPr>
          <w:ilvl w:val="0"/>
          <w:numId w:val="3"/>
        </w:numPr>
        <w:ind w:left="360"/>
        <w:contextualSpacing w:val="0"/>
        <w:rPr>
          <w:sz w:val="22"/>
        </w:rPr>
      </w:pPr>
      <w:r w:rsidRPr="00486765">
        <w:rPr>
          <w:sz w:val="22"/>
        </w:rPr>
        <w:t>Werner Ceusters and Barry Smith, “</w:t>
      </w:r>
      <w:hyperlink r:id="rId97" w:history="1">
        <w:r w:rsidRPr="00486765">
          <w:rPr>
            <w:sz w:val="22"/>
          </w:rPr>
          <w:t>A Unified Framework for Biomedical Terminologies and Ontologies</w:t>
        </w:r>
      </w:hyperlink>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rsidP="003D2C79">
      <w:pPr>
        <w:pStyle w:val="ListParagraph"/>
        <w:numPr>
          <w:ilvl w:val="0"/>
          <w:numId w:val="3"/>
        </w:numPr>
        <w:ind w:left="360"/>
        <w:contextualSpacing w:val="0"/>
        <w:rPr>
          <w:sz w:val="22"/>
          <w:lang w:val="de-DE"/>
        </w:rPr>
      </w:pPr>
      <w:bookmarkStart w:id="407" w:name="_Ref310672052"/>
      <w:bookmarkStart w:id="408"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407"/>
    </w:p>
    <w:p w14:paraId="2B7F3EC3" w14:textId="77777777" w:rsidR="00961622" w:rsidRPr="00486765" w:rsidRDefault="00961622" w:rsidP="003D2C79">
      <w:pPr>
        <w:pStyle w:val="ListParagraph"/>
        <w:numPr>
          <w:ilvl w:val="0"/>
          <w:numId w:val="3"/>
        </w:numPr>
        <w:ind w:left="360"/>
        <w:contextualSpacing w:val="0"/>
        <w:rPr>
          <w:sz w:val="22"/>
          <w:lang w:val="de-DE"/>
        </w:rPr>
      </w:pPr>
      <w:bookmarkStart w:id="409" w:name="_Ref310769090"/>
      <w:r w:rsidRPr="00486765">
        <w:rPr>
          <w:sz w:val="22"/>
        </w:rPr>
        <w:t>Thomas Bittner and Barry Smith, “</w:t>
      </w:r>
      <w:hyperlink r:id="rId98"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408"/>
      <w:bookmarkEnd w:id="409"/>
    </w:p>
    <w:p w14:paraId="4B978559" w14:textId="77777777" w:rsidR="00E831E8" w:rsidRPr="00486765" w:rsidRDefault="00F71FE0" w:rsidP="003D2C79">
      <w:pPr>
        <w:pStyle w:val="ListParagraph"/>
        <w:numPr>
          <w:ilvl w:val="0"/>
          <w:numId w:val="3"/>
        </w:numPr>
        <w:ind w:left="360"/>
        <w:contextualSpacing w:val="0"/>
        <w:rPr>
          <w:sz w:val="22"/>
        </w:rPr>
      </w:pPr>
      <w:bookmarkStart w:id="410" w:name="_Ref309832797"/>
      <w:r w:rsidRPr="00486765">
        <w:rPr>
          <w:sz w:val="22"/>
        </w:rPr>
        <w:lastRenderedPageBreak/>
        <w:t xml:space="preserve">Edmund Husserl, </w:t>
      </w:r>
      <w:r w:rsidRPr="00486765">
        <w:rPr>
          <w:i/>
          <w:sz w:val="22"/>
        </w:rPr>
        <w:t>Logical Investigations</w:t>
      </w:r>
      <w:r w:rsidRPr="00486765">
        <w:rPr>
          <w:sz w:val="22"/>
        </w:rPr>
        <w:t>, 2 vols</w:t>
      </w:r>
      <w:proofErr w:type="gramStart"/>
      <w:r w:rsidRPr="00486765">
        <w:rPr>
          <w:sz w:val="22"/>
        </w:rPr>
        <w:t>.,</w:t>
      </w:r>
      <w:proofErr w:type="gramEnd"/>
      <w:r w:rsidRPr="00486765">
        <w:rPr>
          <w:sz w:val="22"/>
        </w:rPr>
        <w:t xml:space="preserve"> Eng. trans. by J. N. Findlay, 1970, London: Rout</w:t>
      </w:r>
      <w:r w:rsidRPr="00486765">
        <w:rPr>
          <w:sz w:val="22"/>
        </w:rPr>
        <w:softHyphen/>
        <w:t>ledge and Kegan Paul, 1970.</w:t>
      </w:r>
      <w:bookmarkEnd w:id="410"/>
    </w:p>
    <w:p w14:paraId="0EE37E41" w14:textId="77777777" w:rsidR="00E831E8" w:rsidRPr="00486765" w:rsidRDefault="00E831E8" w:rsidP="003D2C79">
      <w:pPr>
        <w:pStyle w:val="ListParagraph"/>
        <w:numPr>
          <w:ilvl w:val="0"/>
          <w:numId w:val="3"/>
        </w:numPr>
        <w:ind w:left="360"/>
        <w:contextualSpacing w:val="0"/>
        <w:rPr>
          <w:sz w:val="22"/>
        </w:rPr>
      </w:pPr>
      <w:bookmarkStart w:id="411" w:name="_Ref309819325"/>
      <w:r w:rsidRPr="00486765">
        <w:rPr>
          <w:sz w:val="22"/>
        </w:rPr>
        <w:t>Fabrice Correia, </w:t>
      </w:r>
      <w:r w:rsidRPr="00486765">
        <w:rPr>
          <w:i/>
          <w:iCs/>
          <w:sz w:val="22"/>
        </w:rPr>
        <w:t>Existential Dependence and Cognate Notions</w:t>
      </w:r>
      <w:r w:rsidRPr="00486765">
        <w:rPr>
          <w:sz w:val="22"/>
        </w:rPr>
        <w:t>, 2005, Munich: Philosophia Verlag.</w:t>
      </w:r>
      <w:bookmarkEnd w:id="411"/>
    </w:p>
    <w:p w14:paraId="486F2BB3" w14:textId="77777777" w:rsidR="009F610B" w:rsidRPr="00486765" w:rsidRDefault="009F610B" w:rsidP="003D2C79">
      <w:pPr>
        <w:pStyle w:val="ListParagraph"/>
        <w:numPr>
          <w:ilvl w:val="0"/>
          <w:numId w:val="3"/>
        </w:numPr>
        <w:ind w:left="360"/>
        <w:contextualSpacing w:val="0"/>
        <w:rPr>
          <w:sz w:val="22"/>
        </w:rPr>
      </w:pPr>
      <w:bookmarkStart w:id="412" w:name="_Ref309821480"/>
      <w:r w:rsidRPr="00486765">
        <w:rPr>
          <w:sz w:val="22"/>
        </w:rPr>
        <w:t>Barry Smith, “</w:t>
      </w:r>
      <w:hyperlink r:id="rId99" w:history="1">
        <w:r w:rsidRPr="00486765">
          <w:rPr>
            <w:sz w:val="22"/>
          </w:rPr>
          <w:t>Truthmaker Realism</w:t>
        </w:r>
      </w:hyperlink>
      <w:r w:rsidRPr="00486765">
        <w:rPr>
          <w:sz w:val="22"/>
        </w:rPr>
        <w:t xml:space="preserve">”, </w:t>
      </w:r>
      <w:r w:rsidRPr="00486765">
        <w:rPr>
          <w:i/>
          <w:sz w:val="22"/>
        </w:rPr>
        <w:t>Australasian Journal of Philosophy</w:t>
      </w:r>
      <w:r w:rsidRPr="00486765">
        <w:rPr>
          <w:sz w:val="22"/>
        </w:rPr>
        <w:t>, 77 (3) (1999), 274–291.</w:t>
      </w:r>
      <w:bookmarkEnd w:id="412"/>
    </w:p>
    <w:p w14:paraId="6BEC52AF" w14:textId="77777777" w:rsidR="00B85466" w:rsidRPr="00486765" w:rsidRDefault="00B85466" w:rsidP="003D2C79">
      <w:pPr>
        <w:pStyle w:val="ListParagraph"/>
        <w:numPr>
          <w:ilvl w:val="0"/>
          <w:numId w:val="3"/>
        </w:numPr>
        <w:ind w:left="360"/>
        <w:contextualSpacing w:val="0"/>
        <w:rPr>
          <w:sz w:val="22"/>
        </w:rPr>
      </w:pPr>
      <w:bookmarkStart w:id="413" w:name="_Ref309897338"/>
      <w:r w:rsidRPr="00486765">
        <w:rPr>
          <w:sz w:val="22"/>
        </w:rPr>
        <w:t>Werner</w:t>
      </w:r>
      <w:r w:rsidR="00EA6F41" w:rsidRPr="00486765">
        <w:rPr>
          <w:sz w:val="22"/>
        </w:rPr>
        <w:t xml:space="preserve"> Ceusters</w:t>
      </w:r>
      <w:r w:rsidRPr="00486765">
        <w:rPr>
          <w:sz w:val="22"/>
        </w:rPr>
        <w:t>, “</w:t>
      </w:r>
      <w:hyperlink r:id="rId100"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413"/>
      <w:r w:rsidRPr="00486765">
        <w:rPr>
          <w:sz w:val="22"/>
        </w:rPr>
        <w:t xml:space="preserve"> </w:t>
      </w:r>
    </w:p>
    <w:p w14:paraId="642CE98D" w14:textId="77777777" w:rsidR="0052500C" w:rsidRPr="00486765" w:rsidRDefault="00EA6F41" w:rsidP="003D2C79">
      <w:pPr>
        <w:pStyle w:val="ListParagraph"/>
        <w:numPr>
          <w:ilvl w:val="0"/>
          <w:numId w:val="3"/>
        </w:numPr>
        <w:ind w:left="360"/>
        <w:contextualSpacing w:val="0"/>
        <w:rPr>
          <w:sz w:val="22"/>
        </w:rPr>
      </w:pPr>
      <w:bookmarkStart w:id="414"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414"/>
    </w:p>
    <w:p w14:paraId="2A08A84E" w14:textId="77777777" w:rsidR="0052500C" w:rsidRPr="00486765" w:rsidRDefault="0052500C" w:rsidP="003D2C79">
      <w:pPr>
        <w:pStyle w:val="ListParagraph"/>
        <w:numPr>
          <w:ilvl w:val="0"/>
          <w:numId w:val="3"/>
        </w:numPr>
        <w:ind w:left="360"/>
        <w:contextualSpacing w:val="0"/>
        <w:rPr>
          <w:sz w:val="22"/>
        </w:rPr>
      </w:pPr>
      <w:bookmarkStart w:id="415" w:name="_Ref309994941"/>
      <w:r w:rsidRPr="00486765">
        <w:rPr>
          <w:sz w:val="22"/>
        </w:rPr>
        <w:t xml:space="preserve">Antony Galton, </w:t>
      </w:r>
      <w:r w:rsidRPr="00486765">
        <w:rPr>
          <w:i/>
          <w:sz w:val="22"/>
        </w:rPr>
        <w:t>Qualitative Spatial Change</w:t>
      </w:r>
      <w:r w:rsidRPr="00486765">
        <w:rPr>
          <w:sz w:val="22"/>
        </w:rPr>
        <w:t xml:space="preserve">, </w:t>
      </w:r>
      <w:proofErr w:type="gramStart"/>
      <w:r w:rsidRPr="00486765">
        <w:rPr>
          <w:sz w:val="22"/>
        </w:rPr>
        <w:t>Oxford</w:t>
      </w:r>
      <w:proofErr w:type="gramEnd"/>
      <w:r w:rsidRPr="00486765">
        <w:rPr>
          <w:sz w:val="22"/>
        </w:rPr>
        <w:t>: Oxford University Press, 2000.</w:t>
      </w:r>
      <w:bookmarkEnd w:id="415"/>
    </w:p>
    <w:p w14:paraId="292D8943" w14:textId="77777777" w:rsidR="0052500C" w:rsidRPr="00486765" w:rsidRDefault="003045F2" w:rsidP="003D2C79">
      <w:pPr>
        <w:pStyle w:val="ListParagraph"/>
        <w:numPr>
          <w:ilvl w:val="0"/>
          <w:numId w:val="3"/>
        </w:numPr>
        <w:ind w:left="360"/>
        <w:contextualSpacing w:val="0"/>
        <w:rPr>
          <w:i/>
          <w:sz w:val="22"/>
        </w:rPr>
      </w:pPr>
      <w:bookmarkStart w:id="416" w:name="_Ref309995704"/>
      <w:r w:rsidRPr="00486765">
        <w:rPr>
          <w:sz w:val="22"/>
        </w:rPr>
        <w:t>Brandon Bennett, “</w:t>
      </w:r>
      <w:hyperlink r:id="rId101" w:history="1">
        <w:r w:rsidRPr="00486765">
          <w:rPr>
            <w:rStyle w:val="Hyperlink"/>
            <w:iCs/>
            <w:sz w:val="22"/>
            <w:szCs w:val="23"/>
          </w:rPr>
          <w:t>Space, time, matter and things</w:t>
        </w:r>
      </w:hyperlink>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416"/>
    </w:p>
    <w:p w14:paraId="52F78969" w14:textId="77777777" w:rsidR="0046705D" w:rsidRPr="00486765" w:rsidRDefault="0046705D" w:rsidP="003D2C79">
      <w:pPr>
        <w:pStyle w:val="ListParagraph"/>
        <w:numPr>
          <w:ilvl w:val="0"/>
          <w:numId w:val="3"/>
        </w:numPr>
        <w:ind w:left="360"/>
        <w:contextualSpacing w:val="0"/>
        <w:rPr>
          <w:i/>
          <w:sz w:val="22"/>
        </w:rPr>
      </w:pPr>
      <w:bookmarkStart w:id="417" w:name="_Ref310168539"/>
      <w:r w:rsidRPr="00486765">
        <w:rPr>
          <w:sz w:val="22"/>
        </w:rPr>
        <w:t>Ingvar Johansson, “</w:t>
      </w:r>
      <w:hyperlink r:id="rId102" w:history="1">
        <w:r w:rsidRPr="00486765">
          <w:rPr>
            <w:rStyle w:val="Hyperlink"/>
            <w:iCs/>
            <w:sz w:val="22"/>
            <w:szCs w:val="23"/>
          </w:rPr>
          <w:t>Determinables as Universals</w:t>
        </w:r>
      </w:hyperlink>
      <w:r w:rsidRPr="00486765">
        <w:rPr>
          <w:sz w:val="22"/>
        </w:rPr>
        <w:t xml:space="preserve">”, </w:t>
      </w:r>
      <w:r w:rsidRPr="00486765">
        <w:rPr>
          <w:i/>
          <w:sz w:val="22"/>
        </w:rPr>
        <w:t>The Monist</w:t>
      </w:r>
      <w:r w:rsidRPr="00486765">
        <w:rPr>
          <w:sz w:val="22"/>
        </w:rPr>
        <w:t>, 83 (1), 2000, 101-121.</w:t>
      </w:r>
      <w:bookmarkEnd w:id="417"/>
    </w:p>
    <w:p w14:paraId="7D5F5237" w14:textId="77777777" w:rsidR="0046705D" w:rsidRPr="00486765" w:rsidRDefault="004F5D1D" w:rsidP="003D2C79">
      <w:pPr>
        <w:pStyle w:val="ListParagraph"/>
        <w:numPr>
          <w:ilvl w:val="0"/>
          <w:numId w:val="3"/>
        </w:numPr>
        <w:ind w:left="360"/>
        <w:contextualSpacing w:val="0"/>
        <w:rPr>
          <w:i/>
          <w:iCs/>
          <w:sz w:val="22"/>
        </w:rPr>
      </w:pPr>
      <w:bookmarkStart w:id="418" w:name="_Ref310260422"/>
      <w:r w:rsidRPr="00486765">
        <w:rPr>
          <w:rStyle w:val="QuickFormat4"/>
          <w:sz w:val="22"/>
          <w:szCs w:val="23"/>
        </w:rPr>
        <w:t xml:space="preserve">Barry Smith, </w:t>
      </w:r>
      <w:r w:rsidRPr="00486765">
        <w:rPr>
          <w:sz w:val="22"/>
        </w:rPr>
        <w:t>“</w:t>
      </w:r>
      <w:hyperlink r:id="rId103" w:history="1">
        <w:r w:rsidRPr="00486765">
          <w:rPr>
            <w:rStyle w:val="Hyperlink"/>
            <w:sz w:val="22"/>
            <w:szCs w:val="23"/>
          </w:rPr>
          <w:t>Characteristica Universalis</w:t>
        </w:r>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418"/>
    </w:p>
    <w:p w14:paraId="4CE1F659" w14:textId="77777777" w:rsidR="00606B06" w:rsidRPr="00486765" w:rsidRDefault="00EC72BF" w:rsidP="003D2C79">
      <w:pPr>
        <w:pStyle w:val="ListParagraph"/>
        <w:numPr>
          <w:ilvl w:val="0"/>
          <w:numId w:val="3"/>
        </w:numPr>
        <w:ind w:left="360"/>
        <w:contextualSpacing w:val="0"/>
        <w:rPr>
          <w:sz w:val="22"/>
        </w:rPr>
      </w:pPr>
      <w:r w:rsidRPr="00486765">
        <w:rPr>
          <w:sz w:val="22"/>
        </w:rPr>
        <w:t>Barry Smith and Roberto Casati, “</w:t>
      </w:r>
      <w:hyperlink r:id="rId104"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419" w:name="_Ref310761974"/>
    </w:p>
    <w:p w14:paraId="13B4A39B" w14:textId="77777777" w:rsidR="00606B06" w:rsidRPr="00486765" w:rsidRDefault="00217CC2" w:rsidP="003D2C79">
      <w:pPr>
        <w:pStyle w:val="ListParagraph"/>
        <w:numPr>
          <w:ilvl w:val="0"/>
          <w:numId w:val="3"/>
        </w:numPr>
        <w:ind w:left="360"/>
        <w:contextualSpacing w:val="0"/>
        <w:rPr>
          <w:sz w:val="22"/>
        </w:rPr>
      </w:pPr>
      <w:bookmarkStart w:id="420" w:name="_Ref313200424"/>
      <w:r w:rsidRPr="00486765">
        <w:rPr>
          <w:sz w:val="22"/>
        </w:rPr>
        <w:t>Ludger Jansen and Stefan Schulz, “</w:t>
      </w:r>
      <w:hyperlink r:id="rId105"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2(Suppl 4)</w:t>
      </w:r>
      <w:proofErr w:type="gramStart"/>
      <w:r w:rsidRPr="00486765">
        <w:rPr>
          <w:sz w:val="22"/>
        </w:rPr>
        <w:t>:S2</w:t>
      </w:r>
      <w:bookmarkEnd w:id="419"/>
      <w:proofErr w:type="gramEnd"/>
      <w:r w:rsidR="00606B06" w:rsidRPr="00486765">
        <w:rPr>
          <w:sz w:val="22"/>
        </w:rPr>
        <w:t>.</w:t>
      </w:r>
      <w:bookmarkEnd w:id="420"/>
    </w:p>
    <w:p w14:paraId="13F51AAC" w14:textId="77777777" w:rsidR="00606B06" w:rsidRPr="00486765" w:rsidRDefault="00606B06" w:rsidP="003D2C79">
      <w:pPr>
        <w:pStyle w:val="ListParagraph"/>
        <w:numPr>
          <w:ilvl w:val="0"/>
          <w:numId w:val="3"/>
        </w:numPr>
        <w:ind w:left="360"/>
        <w:contextualSpacing w:val="0"/>
        <w:rPr>
          <w:sz w:val="22"/>
        </w:rPr>
      </w:pPr>
      <w:r w:rsidRPr="00486765">
        <w:rPr>
          <w:sz w:val="22"/>
        </w:rPr>
        <w:t>E. Jonathan Lowe, “</w:t>
      </w:r>
      <w:hyperlink r:id="rId106"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rsidP="003D2C79">
      <w:pPr>
        <w:pStyle w:val="ListParagraph"/>
        <w:numPr>
          <w:ilvl w:val="0"/>
          <w:numId w:val="3"/>
        </w:numPr>
        <w:ind w:left="360"/>
        <w:contextualSpacing w:val="0"/>
        <w:rPr>
          <w:sz w:val="22"/>
        </w:rPr>
      </w:pPr>
      <w:bookmarkStart w:id="421" w:name="_Ref310772268"/>
      <w:r w:rsidRPr="00486765">
        <w:rPr>
          <w:sz w:val="22"/>
        </w:rPr>
        <w:lastRenderedPageBreak/>
        <w:t>Thomas Bittner, Maureen Donnelly and Barry Smith, “</w:t>
      </w:r>
      <w:hyperlink r:id="rId107" w:history="1">
        <w:r w:rsidRPr="00486765">
          <w:rPr>
            <w:rStyle w:val="Hyperlink"/>
            <w:iCs/>
            <w:sz w:val="22"/>
            <w:szCs w:val="23"/>
          </w:rPr>
          <w:t>Individuals, Universals, Collections: On the Foundational Relations of Ontology</w:t>
        </w:r>
      </w:hyperlink>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421"/>
      <w:r w:rsidRPr="00486765">
        <w:rPr>
          <w:sz w:val="22"/>
        </w:rPr>
        <w:t xml:space="preserve"> </w:t>
      </w:r>
    </w:p>
    <w:p w14:paraId="731663B0" w14:textId="77777777" w:rsidR="00774A84" w:rsidRPr="00486765" w:rsidRDefault="00774A84" w:rsidP="003D2C79">
      <w:pPr>
        <w:pStyle w:val="ListParagraph"/>
        <w:numPr>
          <w:ilvl w:val="0"/>
          <w:numId w:val="3"/>
        </w:numPr>
        <w:ind w:left="360"/>
        <w:contextualSpacing w:val="0"/>
        <w:rPr>
          <w:sz w:val="22"/>
        </w:rPr>
      </w:pPr>
      <w:bookmarkStart w:id="422" w:name="_Ref313200566"/>
      <w:r w:rsidRPr="00486765">
        <w:rPr>
          <w:sz w:val="22"/>
        </w:rPr>
        <w:t>Janna Hastings, Colin Batchelor and Stefan Schulz, “</w:t>
      </w:r>
      <w:hyperlink r:id="rId108" w:history="1">
        <w:r w:rsidRPr="00486765">
          <w:rPr>
            <w:rStyle w:val="Hyperlink"/>
            <w:iCs/>
            <w:sz w:val="22"/>
            <w:szCs w:val="23"/>
          </w:rPr>
          <w:t>Parts and wholes, shapes and holes in living beings</w:t>
        </w:r>
      </w:hyperlink>
      <w:r w:rsidRPr="00486765">
        <w:rPr>
          <w:sz w:val="22"/>
        </w:rPr>
        <w:t xml:space="preserve">”, in O. Kutz, J. Hastings, M. Bhatt and S. Borgo (eds.), </w:t>
      </w:r>
      <w:r w:rsidRPr="00486765">
        <w:rPr>
          <w:i/>
          <w:sz w:val="22"/>
        </w:rPr>
        <w:t>Proceedings of the first SHAPES workshop</w:t>
      </w:r>
      <w:r w:rsidRPr="00486765">
        <w:rPr>
          <w:sz w:val="22"/>
        </w:rPr>
        <w:t xml:space="preserve"> (SHAPES 1.0), CEUR-WS Volume 812.</w:t>
      </w:r>
      <w:bookmarkEnd w:id="422"/>
    </w:p>
    <w:p w14:paraId="3CFB54F8" w14:textId="77777777" w:rsidR="00774A84" w:rsidRPr="00486765" w:rsidRDefault="00774A84" w:rsidP="003D2C79">
      <w:pPr>
        <w:pStyle w:val="ListParagraph"/>
        <w:numPr>
          <w:ilvl w:val="0"/>
          <w:numId w:val="3"/>
        </w:numPr>
        <w:ind w:left="360"/>
        <w:contextualSpacing w:val="0"/>
        <w:rPr>
          <w:sz w:val="22"/>
        </w:rPr>
      </w:pPr>
      <w:bookmarkStart w:id="423" w:name="_Ref313200298"/>
      <w:r w:rsidRPr="00486765">
        <w:rPr>
          <w:sz w:val="22"/>
        </w:rPr>
        <w:t>Ludger Jansen, Stefan Schulz: “</w:t>
      </w:r>
      <w:hyperlink r:id="rId109"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423"/>
    </w:p>
    <w:p w14:paraId="10F775A7" w14:textId="77777777" w:rsidR="00774A84" w:rsidRPr="00486765" w:rsidRDefault="00774A84" w:rsidP="003D2C79">
      <w:pPr>
        <w:pStyle w:val="ListParagraph"/>
        <w:numPr>
          <w:ilvl w:val="0"/>
          <w:numId w:val="3"/>
        </w:numPr>
        <w:ind w:left="360"/>
        <w:contextualSpacing w:val="0"/>
        <w:rPr>
          <w:sz w:val="22"/>
        </w:rPr>
      </w:pPr>
      <w:bookmarkStart w:id="424" w:name="_Ref313200808"/>
      <w:r w:rsidRPr="00486765">
        <w:rPr>
          <w:sz w:val="22"/>
        </w:rPr>
        <w:t xml:space="preserve">Colin Batchelor, Janna Hastings and Christoph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424"/>
    </w:p>
    <w:p w14:paraId="0267FF08" w14:textId="699098F0" w:rsidR="004109DD" w:rsidRPr="00486765" w:rsidRDefault="00E3138A" w:rsidP="003D2C79">
      <w:pPr>
        <w:pStyle w:val="ListParagraph"/>
        <w:numPr>
          <w:ilvl w:val="0"/>
          <w:numId w:val="3"/>
        </w:numPr>
        <w:ind w:left="360"/>
        <w:contextualSpacing w:val="0"/>
        <w:rPr>
          <w:sz w:val="22"/>
        </w:rPr>
      </w:pPr>
      <w:bookmarkStart w:id="425" w:name="_Ref314998997"/>
      <w:r w:rsidRPr="00486765">
        <w:rPr>
          <w:sz w:val="22"/>
        </w:rPr>
        <w:t xml:space="preserve">Nicola Guarino,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425"/>
    </w:p>
    <w:p w14:paraId="32109DCC" w14:textId="0BBE3D9B" w:rsidR="00405292" w:rsidRPr="00486765" w:rsidRDefault="00405292" w:rsidP="003D2C79">
      <w:pPr>
        <w:pStyle w:val="ListParagraph"/>
        <w:numPr>
          <w:ilvl w:val="0"/>
          <w:numId w:val="3"/>
        </w:numPr>
        <w:ind w:left="360"/>
        <w:contextualSpacing w:val="0"/>
        <w:rPr>
          <w:sz w:val="22"/>
        </w:rPr>
      </w:pPr>
      <w:bookmarkStart w:id="426" w:name="_Ref315006991"/>
      <w:r w:rsidRPr="00486765">
        <w:rPr>
          <w:sz w:val="22"/>
        </w:rPr>
        <w:t>Ingvar Johansson, “Four Kinds of ‘</w:t>
      </w:r>
      <w:proofErr w:type="gramStart"/>
      <w:r w:rsidRPr="00486765">
        <w:rPr>
          <w:sz w:val="22"/>
        </w:rPr>
        <w:t>Is</w:t>
      </w:r>
      <w:proofErr w:type="gramEnd"/>
      <w:r w:rsidRPr="00486765">
        <w:rPr>
          <w:sz w:val="22"/>
        </w:rPr>
        <w:t xml:space="preserve"> A’ Relation”, in Katherine Munn and Barry Smith (eds.), </w:t>
      </w:r>
      <w:r w:rsidRPr="00486765">
        <w:rPr>
          <w:i/>
          <w:sz w:val="22"/>
        </w:rPr>
        <w:t>Applied Ontology: An Introduction</w:t>
      </w:r>
      <w:r w:rsidRPr="00486765">
        <w:rPr>
          <w:sz w:val="22"/>
        </w:rPr>
        <w:t>, Frankfurt: ontos, 2008, 235-254.</w:t>
      </w:r>
      <w:bookmarkEnd w:id="426"/>
    </w:p>
    <w:p w14:paraId="20D6E3AB" w14:textId="319407E0" w:rsidR="00C1193A" w:rsidRDefault="00C1193A" w:rsidP="003D2C79">
      <w:pPr>
        <w:pStyle w:val="ListParagraph"/>
        <w:numPr>
          <w:ilvl w:val="0"/>
          <w:numId w:val="3"/>
        </w:numPr>
        <w:ind w:left="360"/>
        <w:contextualSpacing w:val="0"/>
        <w:rPr>
          <w:sz w:val="22"/>
        </w:rPr>
      </w:pPr>
      <w:bookmarkStart w:id="427" w:name="_Ref315611357"/>
      <w:r w:rsidRPr="00486765">
        <w:rPr>
          <w:sz w:val="22"/>
        </w:rPr>
        <w:t>Lars Vogt, Peter Grobe, Björn Quast, Thomas Bartolomaeus, “</w:t>
      </w:r>
      <w:hyperlink r:id="rId110"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r w:rsidRPr="00486765">
        <w:rPr>
          <w:i/>
          <w:sz w:val="22"/>
        </w:rPr>
        <w:t>PLoS One</w:t>
      </w:r>
      <w:r w:rsidRPr="00486765">
        <w:rPr>
          <w:sz w:val="22"/>
        </w:rPr>
        <w:t>, 2012; 7(1): e30004.</w:t>
      </w:r>
      <w:bookmarkEnd w:id="427"/>
    </w:p>
    <w:p w14:paraId="0B48CBD6" w14:textId="60D61418" w:rsidR="00BA0E99" w:rsidRPr="003838FF" w:rsidRDefault="007B2DD8" w:rsidP="003D2C79">
      <w:pPr>
        <w:pStyle w:val="ListParagraph"/>
        <w:numPr>
          <w:ilvl w:val="0"/>
          <w:numId w:val="3"/>
        </w:numPr>
        <w:ind w:left="360"/>
        <w:contextualSpacing w:val="0"/>
        <w:rPr>
          <w:sz w:val="22"/>
        </w:rPr>
      </w:pPr>
      <w:bookmarkStart w:id="428" w:name="_Ref316808808"/>
      <w:r>
        <w:rPr>
          <w:sz w:val="22"/>
          <w:szCs w:val="22"/>
        </w:rPr>
        <w:t xml:space="preserve">Alan L. </w:t>
      </w:r>
      <w:r w:rsidR="00BA0E99">
        <w:rPr>
          <w:sz w:val="22"/>
          <w:szCs w:val="22"/>
        </w:rPr>
        <w:t>Rector</w:t>
      </w:r>
      <w:r>
        <w:rPr>
          <w:sz w:val="22"/>
          <w:szCs w:val="22"/>
        </w:rPr>
        <w:t xml:space="preserve"> </w:t>
      </w:r>
      <w:hyperlink r:id="rId111" w:history="1">
        <w:r w:rsidR="00BA0E99" w:rsidRPr="00151103">
          <w:rPr>
            <w:rStyle w:val="Hyperlink"/>
            <w:sz w:val="22"/>
            <w:szCs w:val="22"/>
          </w:rPr>
          <w:t>Modularisation of domain ontologies implemented in Description Logics and related formalisms including OWL</w:t>
        </w:r>
      </w:hyperlink>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428"/>
    </w:p>
    <w:p w14:paraId="7B672603" w14:textId="3F2A3381" w:rsidR="007B2DD8" w:rsidRPr="003838FF" w:rsidRDefault="007B2DD8" w:rsidP="003D2C79">
      <w:pPr>
        <w:pStyle w:val="ListParagraph"/>
        <w:numPr>
          <w:ilvl w:val="0"/>
          <w:numId w:val="3"/>
        </w:numPr>
        <w:ind w:left="360"/>
        <w:contextualSpacing w:val="0"/>
        <w:rPr>
          <w:sz w:val="22"/>
        </w:rPr>
      </w:pPr>
      <w:bookmarkStart w:id="429" w:name="_Ref325045634"/>
      <w:r w:rsidRPr="003838FF">
        <w:rPr>
          <w:color w:val="000000"/>
          <w:sz w:val="22"/>
          <w:shd w:val="clear" w:color="auto" w:fill="FFFFFF"/>
        </w:rPr>
        <w:t>Ingvar Johansson, ‘Determinables are Universals,’</w:t>
      </w:r>
      <w:r w:rsidRPr="003838FF">
        <w:rPr>
          <w:rStyle w:val="apple-converted-space"/>
          <w:color w:val="000000"/>
          <w:sz w:val="22"/>
          <w:shd w:val="clear" w:color="auto" w:fill="FFFFFF"/>
        </w:rPr>
        <w:t> </w:t>
      </w:r>
      <w:r w:rsidRPr="003838FF">
        <w:rPr>
          <w:rStyle w:val="Emphasis"/>
          <w:color w:val="000000"/>
          <w:sz w:val="22"/>
          <w:shd w:val="clear" w:color="auto" w:fill="FFFFFF"/>
        </w:rPr>
        <w:t>The Monist</w:t>
      </w:r>
      <w:r w:rsidRPr="003838FF">
        <w:rPr>
          <w:color w:val="000000"/>
          <w:sz w:val="22"/>
          <w:shd w:val="clear" w:color="auto" w:fill="FFFFFF"/>
        </w:rPr>
        <w:t>, 83 (2000), 101–121.</w:t>
      </w:r>
      <w:bookmarkEnd w:id="429"/>
    </w:p>
    <w:p w14:paraId="6C3F7C43" w14:textId="2D3BBAAD" w:rsidR="00A71E74" w:rsidRPr="007B2DD8" w:rsidRDefault="00A71E74" w:rsidP="009D2710">
      <w:pPr>
        <w:pStyle w:val="ListParagraph"/>
        <w:numPr>
          <w:ilvl w:val="0"/>
          <w:numId w:val="3"/>
        </w:numPr>
        <w:ind w:left="360"/>
        <w:contextualSpacing w:val="0"/>
        <w:rPr>
          <w:sz w:val="22"/>
        </w:rPr>
      </w:pPr>
      <w:bookmarkStart w:id="430" w:name="_Ref325049685"/>
      <w:r w:rsidRPr="005E16B3">
        <w:rPr>
          <w:szCs w:val="22"/>
        </w:rPr>
        <w:lastRenderedPageBreak/>
        <w:t>Bernard de Bono, Robert Hoehndorf, Sarala Wimalaratne, Ge</w:t>
      </w:r>
      <w:r w:rsidR="00DC5362">
        <w:rPr>
          <w:szCs w:val="22"/>
        </w:rPr>
        <w:t>orge Gkoutos and Pierre Grenon, “</w:t>
      </w:r>
      <w:r w:rsidRPr="005E16B3">
        <w:rPr>
          <w:szCs w:val="22"/>
        </w:rPr>
        <w:t>The RICORDO approach to semantic interoperability for biomedical data and models: st</w:t>
      </w:r>
      <w:r w:rsidR="00DC5362">
        <w:rPr>
          <w:szCs w:val="22"/>
        </w:rPr>
        <w:t>rategy, standards and solutions”</w:t>
      </w:r>
      <w:r w:rsidRPr="005E16B3">
        <w:rPr>
          <w:szCs w:val="22"/>
        </w:rPr>
        <w:t xml:space="preserve">, </w:t>
      </w:r>
      <w:r w:rsidRPr="005E16B3">
        <w:rPr>
          <w:i/>
          <w:szCs w:val="22"/>
        </w:rPr>
        <w:t>BMC Research Notes</w:t>
      </w:r>
      <w:r w:rsidRPr="005E16B3">
        <w:rPr>
          <w:szCs w:val="22"/>
        </w:rPr>
        <w:t xml:space="preserve"> 4 (2011), 31</w:t>
      </w:r>
      <w:r>
        <w:rPr>
          <w:szCs w:val="22"/>
        </w:rPr>
        <w:t>.</w:t>
      </w:r>
      <w:bookmarkEnd w:id="430"/>
    </w:p>
    <w:sectPr w:rsidR="00A71E74" w:rsidRPr="007B2DD8" w:rsidSect="00534F73">
      <w:headerReference w:type="even" r:id="rId112"/>
      <w:headerReference w:type="default" r:id="rId113"/>
      <w:footerReference w:type="default" r:id="rId114"/>
      <w:headerReference w:type="first" r:id="rId115"/>
      <w:footerReference w:type="first" r:id="rId11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Alan Ruttenberg" w:date="2012-05-20T19:44:00Z" w:initials="AR">
    <w:p w14:paraId="663751DE" w14:textId="0048B154" w:rsidR="009D23B6" w:rsidRDefault="009D23B6">
      <w:pPr>
        <w:pStyle w:val="CommentText"/>
      </w:pPr>
      <w:r>
        <w:rPr>
          <w:rStyle w:val="CommentReference"/>
        </w:rPr>
        <w:annotationRef/>
      </w:r>
      <w:r>
        <w:t>I don’t know how to understand this in the case of time or space representations in BFO.</w:t>
      </w:r>
    </w:p>
  </w:comment>
  <w:comment w:id="19" w:author="Alan Ruttenberg" w:date="2012-05-22T01:04:00Z" w:initials="AR">
    <w:p w14:paraId="6AFAB116" w14:textId="657DE872" w:rsidR="009D23B6" w:rsidRDefault="009D23B6">
      <w:pPr>
        <w:pStyle w:val="CommentText"/>
      </w:pPr>
      <w:r>
        <w:rPr>
          <w:rStyle w:val="CommentReference"/>
        </w:rPr>
        <w:annotationRef/>
      </w:r>
      <w:proofErr w:type="gramStart"/>
      <w:r>
        <w:t>Redundant  you</w:t>
      </w:r>
      <w:proofErr w:type="gramEnd"/>
      <w:r>
        <w:t xml:space="preserve"> said this at the start.</w:t>
      </w:r>
    </w:p>
  </w:comment>
  <w:comment w:id="24" w:author="Alan Ruttenberg" w:date="2012-05-22T01:08:00Z" w:initials="AR">
    <w:p w14:paraId="60A22859" w14:textId="2EAA432E" w:rsidR="009D23B6" w:rsidRDefault="009D23B6">
      <w:pPr>
        <w:pStyle w:val="CommentText"/>
      </w:pPr>
      <w:r>
        <w:rPr>
          <w:rStyle w:val="CommentReference"/>
        </w:rPr>
        <w:annotationRef/>
      </w:r>
      <w:r>
        <w:t>Missing “at t” language</w:t>
      </w:r>
    </w:p>
  </w:comment>
  <w:comment w:id="27" w:author="Alan Ruttenberg" w:date="2012-05-20T22:45:00Z" w:initials="AR">
    <w:p w14:paraId="61C25CD1" w14:textId="3F4D5903" w:rsidR="009D23B6" w:rsidRDefault="009D23B6">
      <w:pPr>
        <w:pStyle w:val="CommentText"/>
      </w:pPr>
      <w:r>
        <w:rPr>
          <w:rStyle w:val="CommentReference"/>
        </w:rPr>
        <w:annotationRef/>
      </w:r>
      <w:r>
        <w:t>Huh? Explain.</w:t>
      </w:r>
    </w:p>
  </w:comment>
  <w:comment w:id="33" w:author="Alan Ruttenberg" w:date="2012-05-20T23:31:00Z" w:initials="AR">
    <w:p w14:paraId="2F69CD93" w14:textId="204855E7" w:rsidR="009D23B6" w:rsidRDefault="009D23B6">
      <w:pPr>
        <w:pStyle w:val="CommentText"/>
      </w:pPr>
      <w:r>
        <w:rPr>
          <w:rStyle w:val="CommentReference"/>
        </w:rPr>
        <w:annotationRef/>
      </w:r>
      <w:r>
        <w:t>It considers 3 dimensional immaterial entities parts but not boundaries, by the dimensionality rule “</w:t>
      </w:r>
      <w:r>
        <w:rPr>
          <w:rFonts w:ascii="Times" w:eastAsiaTheme="minorHAnsi" w:hAnsi="Times" w:cs="Times"/>
          <w:color w:val="000000"/>
          <w:sz w:val="19"/>
          <w:szCs w:val="19"/>
        </w:rPr>
        <w:t xml:space="preserve">A rule of </w:t>
      </w:r>
      <w:r>
        <w:rPr>
          <w:rFonts w:ascii="Times" w:eastAsiaTheme="minorHAnsi" w:hAnsi="Times" w:cs="Times"/>
          <w:i/>
          <w:iCs/>
          <w:color w:val="000000"/>
          <w:sz w:val="19"/>
          <w:szCs w:val="19"/>
        </w:rPr>
        <w:t xml:space="preserve">Dimensionality Consistency </w:t>
      </w:r>
      <w:r>
        <w:rPr>
          <w:rFonts w:ascii="Times" w:eastAsiaTheme="minorHAnsi" w:hAnsi="Times" w:cs="Times"/>
          <w:color w:val="000000"/>
          <w:sz w:val="19"/>
          <w:szCs w:val="19"/>
        </w:rPr>
        <w:t>enforces the distinction between boundary and partonomy relationships in the FMA.</w:t>
      </w:r>
      <w:r>
        <w:rPr>
          <w:rFonts w:ascii="Times" w:eastAsiaTheme="minorHAnsi" w:hAnsi="Times" w:cs="Times"/>
          <w:color w:val="000000"/>
          <w:sz w:val="12"/>
          <w:szCs w:val="12"/>
        </w:rPr>
        <w:t xml:space="preserve">11 </w:t>
      </w:r>
      <w:r>
        <w:rPr>
          <w:rFonts w:ascii="Times" w:eastAsiaTheme="minorHAnsi" w:hAnsi="Times" w:cs="Times"/>
          <w:color w:val="000000"/>
          <w:sz w:val="19"/>
          <w:szCs w:val="19"/>
        </w:rPr>
        <w:t>Part-whole relationships are valid only for entities of the same dimension;</w:t>
      </w:r>
      <w:proofErr w:type="gramStart"/>
      <w:r>
        <w:rPr>
          <w:rFonts w:ascii="Times" w:eastAsiaTheme="minorHAnsi" w:hAnsi="Times" w:cs="Times"/>
          <w:color w:val="000000"/>
          <w:sz w:val="19"/>
          <w:szCs w:val="19"/>
        </w:rPr>
        <w:t>”  from</w:t>
      </w:r>
      <w:proofErr w:type="gramEnd"/>
      <w:r>
        <w:rPr>
          <w:rFonts w:ascii="Times" w:eastAsiaTheme="minorHAnsi" w:hAnsi="Times" w:cs="Times"/>
          <w:color w:val="000000"/>
          <w:sz w:val="19"/>
          <w:szCs w:val="19"/>
        </w:rPr>
        <w:t xml:space="preserve"> </w:t>
      </w:r>
      <w:r>
        <w:rPr>
          <w:rFonts w:ascii="Times" w:eastAsiaTheme="minorHAnsi" w:hAnsi="Times" w:cs="Times"/>
          <w:b/>
          <w:bCs/>
          <w:color w:val="000000"/>
          <w:sz w:val="28"/>
          <w:szCs w:val="28"/>
        </w:rPr>
        <w:t>Representing Complexity in Part-Whole Relationships within the Foundational Model of Anatomy</w:t>
      </w:r>
    </w:p>
  </w:comment>
  <w:comment w:id="44" w:author="Alan Ruttenberg" w:date="2012-05-20T23:01:00Z" w:initials="AR">
    <w:p w14:paraId="216EB017" w14:textId="75AEC427" w:rsidR="009D23B6" w:rsidRDefault="009D23B6">
      <w:pPr>
        <w:pStyle w:val="CommentText"/>
      </w:pPr>
      <w:r>
        <w:rPr>
          <w:rStyle w:val="CommentReference"/>
        </w:rPr>
        <w:annotationRef/>
      </w:r>
      <w:r>
        <w:t xml:space="preserve">Overlaps is not defined </w:t>
      </w:r>
    </w:p>
  </w:comment>
  <w:comment w:id="72" w:author="Alan Ruttenberg" w:date="2012-07-05T14:18:00Z" w:initials="AR">
    <w:p w14:paraId="516F5A2C" w14:textId="2EB927DC" w:rsidR="009D23B6" w:rsidRDefault="009D23B6">
      <w:pPr>
        <w:pStyle w:val="CommentText"/>
      </w:pPr>
      <w:r>
        <w:rPr>
          <w:rStyle w:val="CommentReference"/>
        </w:rPr>
        <w:annotationRef/>
      </w:r>
      <w:r>
        <w:t>Be careful about transitivity. You need to say transitive-at-a time.</w:t>
      </w:r>
    </w:p>
  </w:comment>
  <w:comment w:id="76" w:author="Alan Ruttenberg" w:date="2012-07-05T14:22:00Z" w:initials="AR">
    <w:p w14:paraId="78F46C00" w14:textId="77777777" w:rsidR="009D23B6" w:rsidRPr="004C5178" w:rsidRDefault="009D23B6" w:rsidP="00B86A31">
      <w:r>
        <w:rPr>
          <w:rStyle w:val="CommentReference"/>
        </w:rPr>
        <w:annotationRef/>
      </w:r>
    </w:p>
    <w:p w14:paraId="53E02AAB" w14:textId="77777777" w:rsidR="009D23B6" w:rsidRPr="00B56876" w:rsidRDefault="009D23B6" w:rsidP="00B86A31">
      <w:r w:rsidRPr="00486765">
        <w:rPr>
          <w:sz w:val="22"/>
        </w:rPr>
        <w:t xml:space="preserve">Question: Are reciprocal specifically dependent continuants always realizables and never qualities? </w:t>
      </w:r>
    </w:p>
    <w:p w14:paraId="59D1C6E6" w14:textId="77777777" w:rsidR="009D23B6" w:rsidRPr="004C5178" w:rsidRDefault="009D23B6" w:rsidP="00B86A31"/>
    <w:p w14:paraId="45643B1C" w14:textId="313C7F82" w:rsidR="009D23B6" w:rsidRDefault="009D23B6">
      <w:pPr>
        <w:pStyle w:val="CommentText"/>
      </w:pPr>
    </w:p>
  </w:comment>
  <w:comment w:id="148" w:author="Alan Ruttenberg" w:date="2012-05-22T10:16:00Z" w:initials="AR">
    <w:p w14:paraId="4E891F69" w14:textId="1C30EEE5" w:rsidR="009D23B6" w:rsidRDefault="009D23B6">
      <w:pPr>
        <w:pStyle w:val="CommentText"/>
      </w:pPr>
      <w:r>
        <w:rPr>
          <w:rStyle w:val="CommentReference"/>
        </w:rPr>
        <w:annotationRef/>
      </w:r>
      <w:r>
        <w:t>I don’t believe it is the case that we have any s-dependence, currently between material entities and anything else. This comment follows from that. However repeating it here suggests a greater significance. A similar analysis should be made for qualities. What qualities, should they cease to exists, mean that the bearer must also cease to exist. First, we need to capture these, if any, with s-depends relationships. Second we need to remove the axiom that outlaws this.</w:t>
      </w:r>
    </w:p>
    <w:p w14:paraId="628179F7" w14:textId="77777777" w:rsidR="009D23B6" w:rsidRDefault="009D23B6">
      <w:pPr>
        <w:pStyle w:val="CommentText"/>
      </w:pPr>
    </w:p>
    <w:p w14:paraId="1C498BD4" w14:textId="4AE2810D" w:rsidR="009D23B6" w:rsidRDefault="009D23B6">
      <w:pPr>
        <w:pStyle w:val="CommentText"/>
      </w:pPr>
      <w:r>
        <w:t>The case I can think of is mass. In the interpretation that a material entity has a single quality particular that only changes type, loss of that quality would mean ceasing to exist of that material entity. If we believe this, shouldn’t we use s-depends?</w:t>
      </w:r>
    </w:p>
  </w:comment>
  <w:comment w:id="151" w:author="Alan Ruttenberg" w:date="2012-05-22T11:55:00Z" w:initials="AR">
    <w:p w14:paraId="6D21D2F1" w14:textId="0DB4503A" w:rsidR="009D23B6" w:rsidRDefault="009D23B6">
      <w:pPr>
        <w:pStyle w:val="CommentText"/>
      </w:pPr>
      <w:r>
        <w:rPr>
          <w:rStyle w:val="CommentReference"/>
        </w:rPr>
        <w:annotationRef/>
      </w:r>
      <w:r>
        <w:t xml:space="preserve"> </w:t>
      </w:r>
      <w:r w:rsidRPr="00C63F66">
        <w:t>http://code.google.com/p/bfo/issues/detail?id=40</w:t>
      </w:r>
    </w:p>
  </w:comment>
  <w:comment w:id="154" w:author="Alan Ruttenberg" w:date="2012-05-22T11:01:00Z" w:initials="AR">
    <w:p w14:paraId="2ECDC7D5" w14:textId="6683B6F4" w:rsidR="009D23B6" w:rsidRDefault="009D23B6">
      <w:pPr>
        <w:pStyle w:val="CommentText"/>
      </w:pPr>
      <w:r>
        <w:rPr>
          <w:rStyle w:val="CommentReference"/>
        </w:rPr>
        <w:annotationRef/>
      </w:r>
      <w:r>
        <w:t xml:space="preserve">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layes of the outside of the ball. </w:t>
      </w:r>
    </w:p>
    <w:p w14:paraId="660E936B" w14:textId="77777777" w:rsidR="009D23B6" w:rsidRDefault="009D23B6">
      <w:pPr>
        <w:pStyle w:val="CommentText"/>
      </w:pPr>
    </w:p>
    <w:p w14:paraId="583A5579" w14:textId="4DF6CB37" w:rsidR="009D23B6" w:rsidRDefault="009D23B6">
      <w:pPr>
        <w:pStyle w:val="CommentText"/>
      </w:pPr>
      <w:r>
        <w:t>In the case of medicine/disease it needs to be developed by why diseases mush be borne by only organisms before the need for material basis in this context is motivated. A</w:t>
      </w:r>
    </w:p>
    <w:p w14:paraId="50EDE87C" w14:textId="77777777" w:rsidR="009D23B6" w:rsidRDefault="009D23B6">
      <w:pPr>
        <w:pStyle w:val="CommentText"/>
      </w:pPr>
    </w:p>
    <w:p w14:paraId="0FDEE2D0" w14:textId="104893D0" w:rsidR="009D23B6" w:rsidRDefault="009D23B6">
      <w:pPr>
        <w:pStyle w:val="CommentText"/>
      </w:pPr>
      <w:r>
        <w:t xml:space="preserve">In the second case it is a little more confusing. The material basis of smooth wear is the disposition of molecules to be knocked off in small amounts rather than large amounts. This relation to suspension seems to be of another sort. </w:t>
      </w:r>
    </w:p>
  </w:comment>
  <w:comment w:id="160" w:author="Alan Ruttenberg" w:date="2012-05-21T21:46:00Z" w:initials="AR">
    <w:p w14:paraId="0B4F2B89" w14:textId="45BC5119" w:rsidR="009D23B6" w:rsidRDefault="009D23B6">
      <w:pPr>
        <w:pStyle w:val="CommentText"/>
      </w:pPr>
      <w:r>
        <w:rPr>
          <w:rStyle w:val="CommentReference"/>
        </w:rPr>
        <w:annotationRef/>
      </w:r>
      <w:r>
        <w:t>Not necessarily. You can only say information content entity. Data items, in IAO, are the sorts of things like measurements. But you can have a database of names, for example.</w:t>
      </w:r>
    </w:p>
  </w:comment>
  <w:comment w:id="176" w:author="Alan Ruttenberg" w:date="2012-05-22T11:41:00Z" w:initials="AR">
    <w:p w14:paraId="50995F4E" w14:textId="7F49E383" w:rsidR="009D23B6" w:rsidRDefault="009D23B6">
      <w:pPr>
        <w:pStyle w:val="CommentText"/>
      </w:pPr>
      <w:r>
        <w:rPr>
          <w:rStyle w:val="CommentReference"/>
        </w:rPr>
        <w:annotationRef/>
      </w:r>
      <w:r>
        <w:t xml:space="preserve">No formality here raising the question of whether they are in or out of BFO2. They need (in my and other opinion) to be in. </w:t>
      </w:r>
    </w:p>
  </w:comment>
  <w:comment w:id="177" w:author="Alan Ruttenberg" w:date="2012-05-22T11:39:00Z" w:initials="AR">
    <w:p w14:paraId="71355EF5" w14:textId="3FA8FA5C" w:rsidR="009D23B6" w:rsidRDefault="009D23B6">
      <w:pPr>
        <w:pStyle w:val="CommentText"/>
      </w:pPr>
      <w:r>
        <w:rPr>
          <w:rStyle w:val="CommentReference"/>
        </w:rPr>
        <w:annotationRef/>
      </w:r>
      <w:r>
        <w:t>I don’t think this is worth mentioning as there hasn’t been a coherent offering of what it means yet, nor any indication that it would satisfy the desired properties</w:t>
      </w:r>
    </w:p>
  </w:comment>
  <w:comment w:id="291" w:author="Alan Ruttenberg" w:date="2012-05-22T11:45:00Z" w:initials="AR">
    <w:p w14:paraId="0B07F6E8" w14:textId="1461EF17" w:rsidR="009D23B6" w:rsidRDefault="009D23B6">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comment>
  <w:comment w:id="313" w:author="Alan Ruttenberg" w:date="2012-05-22T11:49:00Z" w:initials="AR">
    <w:p w14:paraId="5B03C9C8" w14:textId="3C9A884D" w:rsidR="009D23B6" w:rsidRDefault="009D23B6">
      <w:pPr>
        <w:pStyle w:val="CommentText"/>
      </w:pPr>
      <w:r>
        <w:rPr>
          <w:rStyle w:val="CommentReference"/>
        </w:rPr>
        <w:annotationRef/>
      </w:r>
      <w:r>
        <w:t>This seems to lie outside the scope of this document and is more properly dealt with in a paper on IAO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34943" w14:textId="77777777" w:rsidR="009D23B6" w:rsidRDefault="009D23B6">
      <w:pPr>
        <w:rPr>
          <w:ins w:id="3" w:author="Smith-Ressler" w:date="2012-06-05T08:57:00Z"/>
        </w:rPr>
      </w:pPr>
      <w:r>
        <w:separator/>
      </w:r>
    </w:p>
    <w:p w14:paraId="44EE8C18" w14:textId="77777777" w:rsidR="009D23B6" w:rsidRDefault="009D23B6"/>
  </w:endnote>
  <w:endnote w:type="continuationSeparator" w:id="0">
    <w:p w14:paraId="142DB8EA" w14:textId="77777777" w:rsidR="009D23B6" w:rsidRDefault="009D23B6">
      <w:pPr>
        <w:rPr>
          <w:ins w:id="4" w:author="Smith-Ressler" w:date="2012-06-05T08:57:00Z"/>
        </w:rPr>
      </w:pPr>
      <w:r>
        <w:continuationSeparator/>
      </w:r>
    </w:p>
    <w:p w14:paraId="391BA1E1" w14:textId="77777777" w:rsidR="009D23B6" w:rsidRDefault="009D23B6"/>
  </w:endnote>
  <w:endnote w:type="continuationNotice" w:id="1">
    <w:p w14:paraId="3F5BBE5C" w14:textId="77777777" w:rsidR="009D23B6" w:rsidRDefault="009D23B6">
      <w:pPr>
        <w:rPr>
          <w:ins w:id="5" w:author="Smith-Ressler" w:date="2012-06-05T08:57:00Z"/>
        </w:rPr>
      </w:pPr>
    </w:p>
    <w:p w14:paraId="3DA2B8B2" w14:textId="77777777" w:rsidR="009D23B6" w:rsidRDefault="009D23B6"/>
  </w:endnote>
  <w:endnote w:id="2">
    <w:p w14:paraId="12E481C7" w14:textId="77777777" w:rsidR="009D23B6" w:rsidRPr="005E16B3" w:rsidDel="001C3C8F" w:rsidRDefault="009D23B6" w:rsidP="008310FF">
      <w:pPr>
        <w:pStyle w:val="EndnoteText"/>
        <w:rPr>
          <w:del w:id="212" w:author="phismith" w:date="2012-05-17T19:04:00Z"/>
          <w:sz w:val="22"/>
          <w:szCs w:val="22"/>
        </w:rPr>
      </w:pPr>
      <w:del w:id="213"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9D23B6" w:rsidRPr="005E16B3" w:rsidDel="005103D1" w:rsidRDefault="009D23B6" w:rsidP="008310FF">
      <w:pPr>
        <w:pStyle w:val="EndnoteText"/>
        <w:rPr>
          <w:del w:id="217" w:author="phismith" w:date="2012-05-17T19:05:00Z"/>
          <w:sz w:val="22"/>
          <w:szCs w:val="22"/>
        </w:rPr>
      </w:pPr>
      <w:del w:id="218"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9D23B6" w:rsidRPr="005E16B3" w:rsidDel="005103D1" w:rsidRDefault="009D23B6" w:rsidP="008310FF">
      <w:pPr>
        <w:pStyle w:val="EndnoteText"/>
        <w:rPr>
          <w:del w:id="298" w:author="phismith" w:date="2012-05-17T19:05:00Z"/>
          <w:sz w:val="22"/>
          <w:szCs w:val="22"/>
        </w:rPr>
      </w:pPr>
      <w:del w:id="299"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mr10">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mi10">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9D23B6" w:rsidRDefault="009D23B6" w:rsidP="00486765">
    <w:pPr>
      <w:pStyle w:val="Footer"/>
    </w:pPr>
  </w:p>
  <w:p w14:paraId="2D703F56" w14:textId="77777777" w:rsidR="009D23B6" w:rsidRDefault="009D23B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9D23B6" w:rsidRDefault="009D23B6" w:rsidP="00486765">
    <w:pPr>
      <w:pStyle w:val="Footer"/>
    </w:pPr>
  </w:p>
  <w:p w14:paraId="0A278083" w14:textId="77777777" w:rsidR="009D23B6" w:rsidRDefault="009D23B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1D51EA49" w14:textId="77777777" w:rsidR="009D23B6" w:rsidRPr="00C5140F" w:rsidRDefault="009D23B6">
        <w:pPr>
          <w:pStyle w:val="Footer"/>
        </w:pPr>
      </w:p>
      <w:p w14:paraId="6A95AB50" w14:textId="77777777" w:rsidR="009D23B6" w:rsidRPr="00C5140F" w:rsidRDefault="009D23B6">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0ADA1021" w14:textId="77777777" w:rsidR="009D23B6" w:rsidRPr="00C5140F" w:rsidRDefault="009D23B6">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3F8BB91D" w14:textId="77777777" w:rsidR="009D23B6" w:rsidRDefault="009D23B6">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5pt;margin-top:-692.05pt;width:331.8pt;height:0;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"/>
              </w:pict>
            </mc:Fallback>
          </mc:AlternateContent>
        </w:r>
      </w:p>
      <w:p w14:paraId="6E4971DD" w14:textId="77777777" w:rsidR="009D23B6" w:rsidRDefault="009D23B6">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12A20D72" w14:textId="77777777" w:rsidR="009D23B6" w:rsidRDefault="009D23B6">
        <w:pPr>
          <w:pStyle w:val="Footer"/>
        </w:pPr>
        <w:r>
          <w:t>Two-Day Meeting on BFO 2.0, Thu Nov 10 – Fri Nov 11, 2011 (EST)</w:t>
        </w:r>
      </w:p>
      <w:p w14:paraId="6DEA8017" w14:textId="77777777" w:rsidR="009D23B6" w:rsidRDefault="009D23B6">
        <w:pPr>
          <w:pStyle w:val="Footer"/>
        </w:pPr>
        <w:r>
          <w:t>Center of Excellence in Bioinformatics and Life Sciences, Buffalo, US</w:t>
        </w:r>
      </w:p>
    </w:sdtContent>
  </w:sdt>
  <w:p w14:paraId="5840DC9A" w14:textId="77777777" w:rsidR="009D23B6" w:rsidRDefault="009D23B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867A99" w14:textId="77777777" w:rsidR="009D23B6" w:rsidRPr="00A53C04" w:rsidRDefault="009D23B6" w:rsidP="00D924FF">
      <w:pPr>
        <w:pStyle w:val="Footer"/>
        <w:rPr>
          <w:ins w:id="0" w:author="Smith-Ressler" w:date="2012-06-05T08:57:00Z"/>
        </w:rPr>
      </w:pPr>
    </w:p>
    <w:p w14:paraId="7A19F839" w14:textId="77777777" w:rsidR="009D23B6" w:rsidRDefault="009D23B6"/>
  </w:footnote>
  <w:footnote w:type="continuationSeparator" w:id="0">
    <w:p w14:paraId="38D2012F" w14:textId="77777777" w:rsidR="009D23B6" w:rsidRDefault="009D23B6" w:rsidP="00AA3724">
      <w:pPr>
        <w:rPr>
          <w:ins w:id="1" w:author="Smith-Ressler" w:date="2012-06-05T08:57:00Z"/>
        </w:rPr>
      </w:pPr>
    </w:p>
    <w:p w14:paraId="6B8430C1" w14:textId="77777777" w:rsidR="009D23B6" w:rsidRDefault="009D23B6"/>
  </w:footnote>
  <w:footnote w:type="continuationNotice" w:id="1">
    <w:p w14:paraId="7FEF56B6" w14:textId="77777777" w:rsidR="009D23B6" w:rsidRDefault="009D23B6" w:rsidP="00486765">
      <w:pPr>
        <w:rPr>
          <w:ins w:id="2" w:author="Smith-Ressler" w:date="2012-06-05T08:57:00Z"/>
        </w:rPr>
      </w:pPr>
    </w:p>
    <w:p w14:paraId="1BDE769C" w14:textId="77777777" w:rsidR="009D23B6" w:rsidRDefault="009D23B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9D23B6" w:rsidRDefault="009D23B6" w:rsidP="00486765">
    <w:pPr>
      <w:pStyle w:val="Header"/>
    </w:pPr>
  </w:p>
  <w:p w14:paraId="406E25F7" w14:textId="77777777" w:rsidR="009D23B6" w:rsidRDefault="009D23B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9D23B6" w:rsidRDefault="009D23B6" w:rsidP="00486765">
    <w:pPr>
      <w:pStyle w:val="Header"/>
      <w:rPr>
        <w:ins w:id="431" w:author="Smith-Ressler" w:date="2012-06-05T08:57:00Z"/>
      </w:rPr>
    </w:pPr>
  </w:p>
  <w:p w14:paraId="73A33205" w14:textId="77777777" w:rsidR="009D23B6" w:rsidRDefault="009D23B6"/>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9D23B6" w:rsidRDefault="009D23B6">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C42DD6">
          <w:rPr>
            <w:noProof/>
          </w:rPr>
          <w:t>95</w:t>
        </w:r>
        <w:r>
          <w:rPr>
            <w:noProof/>
          </w:rPr>
          <w:fldChar w:fldCharType="end"/>
        </w:r>
      </w:sdtContent>
    </w:sdt>
  </w:p>
  <w:p w14:paraId="38CFE889" w14:textId="77777777" w:rsidR="009D23B6" w:rsidRDefault="009D23B6">
    <w:pPr>
      <w:pStyle w:val="Header"/>
      <w:rPr>
        <w:ins w:id="432" w:author="Smith-Ressler" w:date="2012-06-05T08:57:00Z"/>
      </w:rPr>
    </w:pPr>
  </w:p>
  <w:p w14:paraId="3178498A" w14:textId="77777777" w:rsidR="009D23B6" w:rsidRDefault="009D23B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9D23B6" w:rsidRDefault="009D23B6"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9D23B6" w:rsidRDefault="009D23B6">
    <w:pPr>
      <w:pStyle w:val="Header"/>
      <w:rPr>
        <w:ins w:id="433" w:author="Smith-Ressler" w:date="2012-06-05T08:57:00Z"/>
      </w:rPr>
    </w:pPr>
  </w:p>
  <w:p w14:paraId="3D8E624A" w14:textId="77777777" w:rsidR="009D23B6" w:rsidRDefault="009D23B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1F4044C"/>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9">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3A1C03"/>
    <w:multiLevelType w:val="multilevel"/>
    <w:tmpl w:val="8628432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7">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3">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34"/>
  </w:num>
  <w:num w:numId="3">
    <w:abstractNumId w:val="18"/>
  </w:num>
  <w:num w:numId="4">
    <w:abstractNumId w:val="32"/>
  </w:num>
  <w:num w:numId="5">
    <w:abstractNumId w:val="4"/>
  </w:num>
  <w:num w:numId="6">
    <w:abstractNumId w:val="21"/>
  </w:num>
  <w:num w:numId="7">
    <w:abstractNumId w:val="22"/>
  </w:num>
  <w:num w:numId="8">
    <w:abstractNumId w:val="28"/>
  </w:num>
  <w:num w:numId="9">
    <w:abstractNumId w:val="17"/>
  </w:num>
  <w:num w:numId="10">
    <w:abstractNumId w:val="25"/>
  </w:num>
  <w:num w:numId="11">
    <w:abstractNumId w:val="3"/>
  </w:num>
  <w:num w:numId="12">
    <w:abstractNumId w:val="30"/>
  </w:num>
  <w:num w:numId="13">
    <w:abstractNumId w:val="10"/>
  </w:num>
  <w:num w:numId="14">
    <w:abstractNumId w:val="9"/>
  </w:num>
  <w:num w:numId="15">
    <w:abstractNumId w:val="13"/>
  </w:num>
  <w:num w:numId="16">
    <w:abstractNumId w:val="23"/>
  </w:num>
  <w:num w:numId="17">
    <w:abstractNumId w:val="15"/>
  </w:num>
  <w:num w:numId="18">
    <w:abstractNumId w:val="2"/>
  </w:num>
  <w:num w:numId="19">
    <w:abstractNumId w:val="20"/>
  </w:num>
  <w:num w:numId="20">
    <w:abstractNumId w:val="14"/>
  </w:num>
  <w:num w:numId="21">
    <w:abstractNumId w:val="19"/>
  </w:num>
  <w:num w:numId="22">
    <w:abstractNumId w:val="11"/>
  </w:num>
  <w:num w:numId="23">
    <w:abstractNumId w:val="0"/>
  </w:num>
  <w:num w:numId="24">
    <w:abstractNumId w:val="26"/>
  </w:num>
  <w:num w:numId="25">
    <w:abstractNumId w:val="1"/>
  </w:num>
  <w:num w:numId="26">
    <w:abstractNumId w:val="24"/>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12"/>
  </w:num>
  <w:num w:numId="38">
    <w:abstractNumId w:val="16"/>
  </w:num>
  <w:num w:numId="39">
    <w:abstractNumId w:val="33"/>
  </w:num>
  <w:num w:numId="40">
    <w:abstractNumId w:val="27"/>
  </w:num>
  <w:num w:numId="41">
    <w:abstractNumId w:val="6"/>
  </w:num>
  <w:num w:numId="42">
    <w:abstractNumId w:val="12"/>
    <w:lvlOverride w:ilvl="0">
      <w:startOverride w:val="3"/>
    </w:lvlOverride>
    <w:lvlOverride w:ilvl="1">
      <w:startOverride w:val="1"/>
    </w:lvlOverride>
    <w:lvlOverride w:ilvl="2">
      <w:startOverride w:val="3"/>
    </w:lvlOverride>
  </w:num>
  <w:num w:numId="43">
    <w:abstractNumId w:val="29"/>
  </w:num>
  <w:num w:numId="44">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136A1"/>
    <w:rsid w:val="00021485"/>
    <w:rsid w:val="00023196"/>
    <w:rsid w:val="0003148A"/>
    <w:rsid w:val="00033955"/>
    <w:rsid w:val="00037764"/>
    <w:rsid w:val="0004293B"/>
    <w:rsid w:val="000431A7"/>
    <w:rsid w:val="000448E5"/>
    <w:rsid w:val="00047E4F"/>
    <w:rsid w:val="00051496"/>
    <w:rsid w:val="00051E0F"/>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4E97"/>
    <w:rsid w:val="000A57E7"/>
    <w:rsid w:val="000A6579"/>
    <w:rsid w:val="000B04F9"/>
    <w:rsid w:val="000B2E17"/>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4077"/>
    <w:rsid w:val="00144239"/>
    <w:rsid w:val="00145149"/>
    <w:rsid w:val="001458CE"/>
    <w:rsid w:val="00145B02"/>
    <w:rsid w:val="00151103"/>
    <w:rsid w:val="00151755"/>
    <w:rsid w:val="00155F6C"/>
    <w:rsid w:val="00156E18"/>
    <w:rsid w:val="00160468"/>
    <w:rsid w:val="001659B6"/>
    <w:rsid w:val="0017019A"/>
    <w:rsid w:val="00170E26"/>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30722"/>
    <w:rsid w:val="0023129A"/>
    <w:rsid w:val="00231620"/>
    <w:rsid w:val="00235936"/>
    <w:rsid w:val="002359EA"/>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84CB4"/>
    <w:rsid w:val="0028586B"/>
    <w:rsid w:val="00292A46"/>
    <w:rsid w:val="00294075"/>
    <w:rsid w:val="00296E4D"/>
    <w:rsid w:val="00297592"/>
    <w:rsid w:val="002A12E3"/>
    <w:rsid w:val="002A1C0A"/>
    <w:rsid w:val="002A33CB"/>
    <w:rsid w:val="002A7BE7"/>
    <w:rsid w:val="002B0810"/>
    <w:rsid w:val="002B1306"/>
    <w:rsid w:val="002B510E"/>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2E"/>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56C5"/>
    <w:rsid w:val="00375CE3"/>
    <w:rsid w:val="00377739"/>
    <w:rsid w:val="00381904"/>
    <w:rsid w:val="003838FF"/>
    <w:rsid w:val="00384C0B"/>
    <w:rsid w:val="003904E6"/>
    <w:rsid w:val="00391149"/>
    <w:rsid w:val="003955C6"/>
    <w:rsid w:val="0039662B"/>
    <w:rsid w:val="00397247"/>
    <w:rsid w:val="003A2C77"/>
    <w:rsid w:val="003A4CA0"/>
    <w:rsid w:val="003A5905"/>
    <w:rsid w:val="003B106E"/>
    <w:rsid w:val="003B3493"/>
    <w:rsid w:val="003B3B50"/>
    <w:rsid w:val="003B4621"/>
    <w:rsid w:val="003B70EC"/>
    <w:rsid w:val="003C2BD9"/>
    <w:rsid w:val="003C6811"/>
    <w:rsid w:val="003C7730"/>
    <w:rsid w:val="003D08AA"/>
    <w:rsid w:val="003D22CE"/>
    <w:rsid w:val="003D2A8F"/>
    <w:rsid w:val="003D2C79"/>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ABF"/>
    <w:rsid w:val="00443209"/>
    <w:rsid w:val="00445013"/>
    <w:rsid w:val="004472FB"/>
    <w:rsid w:val="0044734A"/>
    <w:rsid w:val="00454181"/>
    <w:rsid w:val="00455895"/>
    <w:rsid w:val="004558A1"/>
    <w:rsid w:val="0046137A"/>
    <w:rsid w:val="004619F8"/>
    <w:rsid w:val="00461DF4"/>
    <w:rsid w:val="00462B13"/>
    <w:rsid w:val="00464AF2"/>
    <w:rsid w:val="00465C17"/>
    <w:rsid w:val="0046705D"/>
    <w:rsid w:val="00471185"/>
    <w:rsid w:val="0047147E"/>
    <w:rsid w:val="0047199F"/>
    <w:rsid w:val="0047696E"/>
    <w:rsid w:val="0048015B"/>
    <w:rsid w:val="00480161"/>
    <w:rsid w:val="00480261"/>
    <w:rsid w:val="00480A86"/>
    <w:rsid w:val="00482568"/>
    <w:rsid w:val="0048287D"/>
    <w:rsid w:val="00483282"/>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3DEB"/>
    <w:rsid w:val="00514A83"/>
    <w:rsid w:val="00514A85"/>
    <w:rsid w:val="00520426"/>
    <w:rsid w:val="005244AB"/>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63C4"/>
    <w:rsid w:val="005F51F0"/>
    <w:rsid w:val="006006B7"/>
    <w:rsid w:val="00601C8D"/>
    <w:rsid w:val="006024D7"/>
    <w:rsid w:val="00603FE2"/>
    <w:rsid w:val="00604D54"/>
    <w:rsid w:val="006063A4"/>
    <w:rsid w:val="00606B06"/>
    <w:rsid w:val="00610476"/>
    <w:rsid w:val="006107BB"/>
    <w:rsid w:val="00611C18"/>
    <w:rsid w:val="00612B09"/>
    <w:rsid w:val="006157C3"/>
    <w:rsid w:val="00616074"/>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2E34"/>
    <w:rsid w:val="00684133"/>
    <w:rsid w:val="00686400"/>
    <w:rsid w:val="006870A5"/>
    <w:rsid w:val="00687850"/>
    <w:rsid w:val="006972A8"/>
    <w:rsid w:val="00697F28"/>
    <w:rsid w:val="006A0569"/>
    <w:rsid w:val="006A2067"/>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723"/>
    <w:rsid w:val="006E1F03"/>
    <w:rsid w:val="006E1F47"/>
    <w:rsid w:val="006E2868"/>
    <w:rsid w:val="006E32BD"/>
    <w:rsid w:val="006F3FB6"/>
    <w:rsid w:val="006F40A0"/>
    <w:rsid w:val="006F4220"/>
    <w:rsid w:val="006F7B6B"/>
    <w:rsid w:val="006F7BF4"/>
    <w:rsid w:val="00700B69"/>
    <w:rsid w:val="00700D80"/>
    <w:rsid w:val="00700F32"/>
    <w:rsid w:val="007025EE"/>
    <w:rsid w:val="00702A2A"/>
    <w:rsid w:val="007037EC"/>
    <w:rsid w:val="0070548A"/>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5D15"/>
    <w:rsid w:val="0077656A"/>
    <w:rsid w:val="00776B28"/>
    <w:rsid w:val="00776FEC"/>
    <w:rsid w:val="007771DD"/>
    <w:rsid w:val="00781014"/>
    <w:rsid w:val="00782F62"/>
    <w:rsid w:val="00786C5B"/>
    <w:rsid w:val="00790830"/>
    <w:rsid w:val="0079125C"/>
    <w:rsid w:val="00793FF3"/>
    <w:rsid w:val="00794D23"/>
    <w:rsid w:val="00796561"/>
    <w:rsid w:val="007A1CDD"/>
    <w:rsid w:val="007A4DDC"/>
    <w:rsid w:val="007A52A1"/>
    <w:rsid w:val="007A7C8C"/>
    <w:rsid w:val="007B1624"/>
    <w:rsid w:val="007B2430"/>
    <w:rsid w:val="007B2DD8"/>
    <w:rsid w:val="007B3E28"/>
    <w:rsid w:val="007B59A9"/>
    <w:rsid w:val="007C3D0F"/>
    <w:rsid w:val="007C4BE0"/>
    <w:rsid w:val="007C60C4"/>
    <w:rsid w:val="007D5589"/>
    <w:rsid w:val="007E0C2F"/>
    <w:rsid w:val="007E2B9F"/>
    <w:rsid w:val="007E2C9E"/>
    <w:rsid w:val="007E43E6"/>
    <w:rsid w:val="007E45C4"/>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564"/>
    <w:rsid w:val="00862E14"/>
    <w:rsid w:val="00863C50"/>
    <w:rsid w:val="00864E66"/>
    <w:rsid w:val="00866008"/>
    <w:rsid w:val="008663C9"/>
    <w:rsid w:val="00866E93"/>
    <w:rsid w:val="00870A6A"/>
    <w:rsid w:val="0087214C"/>
    <w:rsid w:val="00872DC4"/>
    <w:rsid w:val="0087523F"/>
    <w:rsid w:val="008775B9"/>
    <w:rsid w:val="00885F38"/>
    <w:rsid w:val="008872A6"/>
    <w:rsid w:val="008901C1"/>
    <w:rsid w:val="00890316"/>
    <w:rsid w:val="008903D0"/>
    <w:rsid w:val="008906B8"/>
    <w:rsid w:val="0089128F"/>
    <w:rsid w:val="00891359"/>
    <w:rsid w:val="0089338A"/>
    <w:rsid w:val="00894677"/>
    <w:rsid w:val="00895979"/>
    <w:rsid w:val="008A0567"/>
    <w:rsid w:val="008A0783"/>
    <w:rsid w:val="008A2C01"/>
    <w:rsid w:val="008A5BDC"/>
    <w:rsid w:val="008A6C9D"/>
    <w:rsid w:val="008A75B4"/>
    <w:rsid w:val="008B1CD0"/>
    <w:rsid w:val="008B36B6"/>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DF1"/>
    <w:rsid w:val="00943EF8"/>
    <w:rsid w:val="009605D5"/>
    <w:rsid w:val="00961622"/>
    <w:rsid w:val="00964FC2"/>
    <w:rsid w:val="00965517"/>
    <w:rsid w:val="009666A1"/>
    <w:rsid w:val="00966F09"/>
    <w:rsid w:val="009702B1"/>
    <w:rsid w:val="00971033"/>
    <w:rsid w:val="009716D2"/>
    <w:rsid w:val="0097354E"/>
    <w:rsid w:val="0097446A"/>
    <w:rsid w:val="00975273"/>
    <w:rsid w:val="00975AEA"/>
    <w:rsid w:val="00976003"/>
    <w:rsid w:val="009827DD"/>
    <w:rsid w:val="00987060"/>
    <w:rsid w:val="009877E2"/>
    <w:rsid w:val="009901AA"/>
    <w:rsid w:val="009909C4"/>
    <w:rsid w:val="00992121"/>
    <w:rsid w:val="00992C32"/>
    <w:rsid w:val="0099564E"/>
    <w:rsid w:val="0099651A"/>
    <w:rsid w:val="009A0705"/>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1EC"/>
    <w:rsid w:val="009D7465"/>
    <w:rsid w:val="009E0109"/>
    <w:rsid w:val="009E0269"/>
    <w:rsid w:val="009E196A"/>
    <w:rsid w:val="009E2993"/>
    <w:rsid w:val="009F014F"/>
    <w:rsid w:val="009F0255"/>
    <w:rsid w:val="009F3382"/>
    <w:rsid w:val="009F41D8"/>
    <w:rsid w:val="009F4ABF"/>
    <w:rsid w:val="009F610B"/>
    <w:rsid w:val="009F7F33"/>
    <w:rsid w:val="00A00941"/>
    <w:rsid w:val="00A01415"/>
    <w:rsid w:val="00A0272A"/>
    <w:rsid w:val="00A035C4"/>
    <w:rsid w:val="00A03D91"/>
    <w:rsid w:val="00A1283B"/>
    <w:rsid w:val="00A13ADA"/>
    <w:rsid w:val="00A1461A"/>
    <w:rsid w:val="00A14887"/>
    <w:rsid w:val="00A15448"/>
    <w:rsid w:val="00A154C0"/>
    <w:rsid w:val="00A209A2"/>
    <w:rsid w:val="00A21DC8"/>
    <w:rsid w:val="00A242D2"/>
    <w:rsid w:val="00A2607B"/>
    <w:rsid w:val="00A273EC"/>
    <w:rsid w:val="00A30FC5"/>
    <w:rsid w:val="00A31705"/>
    <w:rsid w:val="00A32909"/>
    <w:rsid w:val="00A35402"/>
    <w:rsid w:val="00A35791"/>
    <w:rsid w:val="00A40A68"/>
    <w:rsid w:val="00A40ADF"/>
    <w:rsid w:val="00A42E8D"/>
    <w:rsid w:val="00A4428A"/>
    <w:rsid w:val="00A52523"/>
    <w:rsid w:val="00A525E0"/>
    <w:rsid w:val="00A53C04"/>
    <w:rsid w:val="00A608AD"/>
    <w:rsid w:val="00A60C85"/>
    <w:rsid w:val="00A6405D"/>
    <w:rsid w:val="00A64AB5"/>
    <w:rsid w:val="00A71E74"/>
    <w:rsid w:val="00A73C26"/>
    <w:rsid w:val="00A8234A"/>
    <w:rsid w:val="00A829B7"/>
    <w:rsid w:val="00A850EB"/>
    <w:rsid w:val="00A8781F"/>
    <w:rsid w:val="00A91A6F"/>
    <w:rsid w:val="00A94D95"/>
    <w:rsid w:val="00A950A9"/>
    <w:rsid w:val="00A97320"/>
    <w:rsid w:val="00AA32B4"/>
    <w:rsid w:val="00AA337C"/>
    <w:rsid w:val="00AA3724"/>
    <w:rsid w:val="00AB00FF"/>
    <w:rsid w:val="00AB0E32"/>
    <w:rsid w:val="00AB12A7"/>
    <w:rsid w:val="00AB13CB"/>
    <w:rsid w:val="00AB20D3"/>
    <w:rsid w:val="00AB4C6A"/>
    <w:rsid w:val="00AB6DDD"/>
    <w:rsid w:val="00AC0858"/>
    <w:rsid w:val="00AC142B"/>
    <w:rsid w:val="00AC1A45"/>
    <w:rsid w:val="00AC2304"/>
    <w:rsid w:val="00AC2AB7"/>
    <w:rsid w:val="00AC476B"/>
    <w:rsid w:val="00AC523E"/>
    <w:rsid w:val="00AC6902"/>
    <w:rsid w:val="00AD2AE6"/>
    <w:rsid w:val="00AD350D"/>
    <w:rsid w:val="00AD4F8F"/>
    <w:rsid w:val="00AD530B"/>
    <w:rsid w:val="00AD66AD"/>
    <w:rsid w:val="00AD66E5"/>
    <w:rsid w:val="00AD710F"/>
    <w:rsid w:val="00AE3745"/>
    <w:rsid w:val="00AE5979"/>
    <w:rsid w:val="00AE69D5"/>
    <w:rsid w:val="00AE6D99"/>
    <w:rsid w:val="00AF5193"/>
    <w:rsid w:val="00AF60B3"/>
    <w:rsid w:val="00AF70CB"/>
    <w:rsid w:val="00B016FE"/>
    <w:rsid w:val="00B02AE7"/>
    <w:rsid w:val="00B0377D"/>
    <w:rsid w:val="00B03B3D"/>
    <w:rsid w:val="00B03C6A"/>
    <w:rsid w:val="00B055FE"/>
    <w:rsid w:val="00B05A25"/>
    <w:rsid w:val="00B115D2"/>
    <w:rsid w:val="00B115E9"/>
    <w:rsid w:val="00B123D8"/>
    <w:rsid w:val="00B1301F"/>
    <w:rsid w:val="00B13948"/>
    <w:rsid w:val="00B1604E"/>
    <w:rsid w:val="00B23775"/>
    <w:rsid w:val="00B238B6"/>
    <w:rsid w:val="00B24089"/>
    <w:rsid w:val="00B32A35"/>
    <w:rsid w:val="00B36060"/>
    <w:rsid w:val="00B36652"/>
    <w:rsid w:val="00B3785E"/>
    <w:rsid w:val="00B41EE8"/>
    <w:rsid w:val="00B42EC9"/>
    <w:rsid w:val="00B4578B"/>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2F8"/>
    <w:rsid w:val="00BC0405"/>
    <w:rsid w:val="00BC11E1"/>
    <w:rsid w:val="00BC2548"/>
    <w:rsid w:val="00BC3597"/>
    <w:rsid w:val="00BC4A0D"/>
    <w:rsid w:val="00BC5FBB"/>
    <w:rsid w:val="00BC7058"/>
    <w:rsid w:val="00BD0DFB"/>
    <w:rsid w:val="00BD1AB0"/>
    <w:rsid w:val="00BD2F36"/>
    <w:rsid w:val="00BD309A"/>
    <w:rsid w:val="00BD5684"/>
    <w:rsid w:val="00BE0C98"/>
    <w:rsid w:val="00BE0D85"/>
    <w:rsid w:val="00BE2142"/>
    <w:rsid w:val="00BE5CE2"/>
    <w:rsid w:val="00BF2F13"/>
    <w:rsid w:val="00BF5E76"/>
    <w:rsid w:val="00BF7D53"/>
    <w:rsid w:val="00C01017"/>
    <w:rsid w:val="00C0143F"/>
    <w:rsid w:val="00C01BBA"/>
    <w:rsid w:val="00C024C7"/>
    <w:rsid w:val="00C0263A"/>
    <w:rsid w:val="00C02762"/>
    <w:rsid w:val="00C04BE6"/>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630F"/>
    <w:rsid w:val="00C37896"/>
    <w:rsid w:val="00C422D5"/>
    <w:rsid w:val="00C42DD6"/>
    <w:rsid w:val="00C42EAE"/>
    <w:rsid w:val="00C448A6"/>
    <w:rsid w:val="00C449B1"/>
    <w:rsid w:val="00C5140F"/>
    <w:rsid w:val="00C52EBF"/>
    <w:rsid w:val="00C56E10"/>
    <w:rsid w:val="00C60201"/>
    <w:rsid w:val="00C60307"/>
    <w:rsid w:val="00C6252C"/>
    <w:rsid w:val="00C635B8"/>
    <w:rsid w:val="00C63F66"/>
    <w:rsid w:val="00C65139"/>
    <w:rsid w:val="00C677CC"/>
    <w:rsid w:val="00C67892"/>
    <w:rsid w:val="00C70C3F"/>
    <w:rsid w:val="00C70E0A"/>
    <w:rsid w:val="00C71968"/>
    <w:rsid w:val="00C71CCE"/>
    <w:rsid w:val="00C71ED4"/>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3E6"/>
    <w:rsid w:val="00CD7D2D"/>
    <w:rsid w:val="00CE0AFC"/>
    <w:rsid w:val="00CE14BD"/>
    <w:rsid w:val="00CE55F1"/>
    <w:rsid w:val="00CE6B56"/>
    <w:rsid w:val="00CE704F"/>
    <w:rsid w:val="00CF107E"/>
    <w:rsid w:val="00CF1FBF"/>
    <w:rsid w:val="00CF2840"/>
    <w:rsid w:val="00CF308A"/>
    <w:rsid w:val="00CF42FC"/>
    <w:rsid w:val="00CF4E43"/>
    <w:rsid w:val="00CF68CB"/>
    <w:rsid w:val="00CF7DCA"/>
    <w:rsid w:val="00D028FB"/>
    <w:rsid w:val="00D06423"/>
    <w:rsid w:val="00D10C26"/>
    <w:rsid w:val="00D114EC"/>
    <w:rsid w:val="00D137BC"/>
    <w:rsid w:val="00D13C1C"/>
    <w:rsid w:val="00D1448F"/>
    <w:rsid w:val="00D14934"/>
    <w:rsid w:val="00D14CCE"/>
    <w:rsid w:val="00D15730"/>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4FE"/>
    <w:rsid w:val="00DA3A75"/>
    <w:rsid w:val="00DA4D68"/>
    <w:rsid w:val="00DA6251"/>
    <w:rsid w:val="00DB06DC"/>
    <w:rsid w:val="00DB0D72"/>
    <w:rsid w:val="00DB33F3"/>
    <w:rsid w:val="00DB4241"/>
    <w:rsid w:val="00DC022E"/>
    <w:rsid w:val="00DC0857"/>
    <w:rsid w:val="00DC15E0"/>
    <w:rsid w:val="00DC2166"/>
    <w:rsid w:val="00DC25EB"/>
    <w:rsid w:val="00DC2E51"/>
    <w:rsid w:val="00DC4B85"/>
    <w:rsid w:val="00DC5362"/>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E00465"/>
    <w:rsid w:val="00E01EF1"/>
    <w:rsid w:val="00E050D7"/>
    <w:rsid w:val="00E062C2"/>
    <w:rsid w:val="00E10B19"/>
    <w:rsid w:val="00E11551"/>
    <w:rsid w:val="00E13067"/>
    <w:rsid w:val="00E147FE"/>
    <w:rsid w:val="00E16597"/>
    <w:rsid w:val="00E1751B"/>
    <w:rsid w:val="00E21760"/>
    <w:rsid w:val="00E2390D"/>
    <w:rsid w:val="00E253AD"/>
    <w:rsid w:val="00E2775F"/>
    <w:rsid w:val="00E30616"/>
    <w:rsid w:val="00E3138A"/>
    <w:rsid w:val="00E32204"/>
    <w:rsid w:val="00E34F31"/>
    <w:rsid w:val="00E40415"/>
    <w:rsid w:val="00E41651"/>
    <w:rsid w:val="00E42868"/>
    <w:rsid w:val="00E44217"/>
    <w:rsid w:val="00E45547"/>
    <w:rsid w:val="00E51797"/>
    <w:rsid w:val="00E52F09"/>
    <w:rsid w:val="00E539F1"/>
    <w:rsid w:val="00E54C2C"/>
    <w:rsid w:val="00E571F9"/>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51FA"/>
    <w:rsid w:val="00E9165C"/>
    <w:rsid w:val="00E917A9"/>
    <w:rsid w:val="00E93F06"/>
    <w:rsid w:val="00E944CF"/>
    <w:rsid w:val="00E95FEA"/>
    <w:rsid w:val="00E961B4"/>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71F1"/>
    <w:rsid w:val="00EC72BF"/>
    <w:rsid w:val="00EC7FB9"/>
    <w:rsid w:val="00ED0711"/>
    <w:rsid w:val="00ED073F"/>
    <w:rsid w:val="00ED1FB3"/>
    <w:rsid w:val="00EE397F"/>
    <w:rsid w:val="00EE3C64"/>
    <w:rsid w:val="00EF0FD4"/>
    <w:rsid w:val="00EF447C"/>
    <w:rsid w:val="00EF5941"/>
    <w:rsid w:val="00EF74E2"/>
    <w:rsid w:val="00F009C7"/>
    <w:rsid w:val="00F00EBF"/>
    <w:rsid w:val="00F03799"/>
    <w:rsid w:val="00F06E2E"/>
    <w:rsid w:val="00F07970"/>
    <w:rsid w:val="00F10EFD"/>
    <w:rsid w:val="00F12306"/>
    <w:rsid w:val="00F14FE4"/>
    <w:rsid w:val="00F156CF"/>
    <w:rsid w:val="00F1573E"/>
    <w:rsid w:val="00F1597E"/>
    <w:rsid w:val="00F15BDE"/>
    <w:rsid w:val="00F2177E"/>
    <w:rsid w:val="00F2283D"/>
    <w:rsid w:val="00F26ECE"/>
    <w:rsid w:val="00F27363"/>
    <w:rsid w:val="00F32564"/>
    <w:rsid w:val="00F32F9E"/>
    <w:rsid w:val="00F335C7"/>
    <w:rsid w:val="00F3384F"/>
    <w:rsid w:val="00F34C15"/>
    <w:rsid w:val="00F3525B"/>
    <w:rsid w:val="00F37357"/>
    <w:rsid w:val="00F4014E"/>
    <w:rsid w:val="00F40B9B"/>
    <w:rsid w:val="00F4458F"/>
    <w:rsid w:val="00F46E07"/>
    <w:rsid w:val="00F509EE"/>
    <w:rsid w:val="00F51055"/>
    <w:rsid w:val="00F5177A"/>
    <w:rsid w:val="00F52A07"/>
    <w:rsid w:val="00F52C65"/>
    <w:rsid w:val="00F53485"/>
    <w:rsid w:val="00F56651"/>
    <w:rsid w:val="00F56D7F"/>
    <w:rsid w:val="00F604ED"/>
    <w:rsid w:val="00F71FE0"/>
    <w:rsid w:val="00F732B3"/>
    <w:rsid w:val="00F73580"/>
    <w:rsid w:val="00F82F01"/>
    <w:rsid w:val="00F86988"/>
    <w:rsid w:val="00F8748B"/>
    <w:rsid w:val="00F90EC7"/>
    <w:rsid w:val="00F9182E"/>
    <w:rsid w:val="00F91A8B"/>
    <w:rsid w:val="00F91CEB"/>
    <w:rsid w:val="00F93648"/>
    <w:rsid w:val="00FA3DF5"/>
    <w:rsid w:val="00FB0792"/>
    <w:rsid w:val="00FB0DF4"/>
    <w:rsid w:val="00FB124B"/>
    <w:rsid w:val="00FB129B"/>
    <w:rsid w:val="00FB273E"/>
    <w:rsid w:val="00FB2C42"/>
    <w:rsid w:val="00FB2DD0"/>
    <w:rsid w:val="00FB2EB2"/>
    <w:rsid w:val="00FB4A69"/>
    <w:rsid w:val="00FB53AF"/>
    <w:rsid w:val="00FB555B"/>
    <w:rsid w:val="00FB5F69"/>
    <w:rsid w:val="00FC2C64"/>
    <w:rsid w:val="00FC5C3B"/>
    <w:rsid w:val="00FD3F23"/>
    <w:rsid w:val="00FD474C"/>
    <w:rsid w:val="00FD7243"/>
    <w:rsid w:val="00FE1DA1"/>
    <w:rsid w:val="00FE32E7"/>
    <w:rsid w:val="00FF05F2"/>
    <w:rsid w:val="00FF09B9"/>
    <w:rsid w:val="00FF0C73"/>
    <w:rsid w:val="00FF0F45"/>
    <w:rsid w:val="00FF100B"/>
    <w:rsid w:val="00FF1239"/>
    <w:rsid w:val="00FF233C"/>
    <w:rsid w:val="00FF29D8"/>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4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DF64F7"/>
    <w:pPr>
      <w:keepNext/>
      <w:keepLines/>
      <w:numPr>
        <w:ilvl w:val="1"/>
        <w:numId w:val="37"/>
      </w:numPr>
      <w:spacing w:after="0"/>
      <w:ind w:left="540" w:hanging="5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44"/>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44"/>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44"/>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44"/>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44"/>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44"/>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44"/>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AE5979"/>
    <w:rPr>
      <w:rFonts w:asciiTheme="majorHAnsi" w:eastAsiaTheme="majorEastAsia" w:hAnsiTheme="majorHAnsi" w:cstheme="majorBidi"/>
      <w:b/>
      <w:bCs/>
      <w:color w:val="4F81BD" w:themeColor="accent1"/>
      <w:sz w:val="26"/>
      <w:szCs w:val="26"/>
    </w:rPr>
  </w:style>
  <w:style w:type="paragraph" w:customStyle="1" w:styleId="LisNormaltParagraph">
    <w:name w:val="LisNormalt Paragraph"/>
    <w:basedOn w:val="ListParagraph"/>
    <w:rsid w:val="006E1F47"/>
    <w:pPr>
      <w:numPr>
        <w:numId w:val="6"/>
      </w:numP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4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DF64F7"/>
    <w:pPr>
      <w:keepNext/>
      <w:keepLines/>
      <w:numPr>
        <w:ilvl w:val="1"/>
        <w:numId w:val="37"/>
      </w:numPr>
      <w:spacing w:after="0"/>
      <w:ind w:left="540" w:hanging="5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44"/>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44"/>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44"/>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44"/>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44"/>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44"/>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44"/>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AE5979"/>
    <w:rPr>
      <w:rFonts w:asciiTheme="majorHAnsi" w:eastAsiaTheme="majorEastAsia" w:hAnsiTheme="majorHAnsi" w:cstheme="majorBidi"/>
      <w:b/>
      <w:bCs/>
      <w:color w:val="4F81BD" w:themeColor="accent1"/>
      <w:sz w:val="26"/>
      <w:szCs w:val="26"/>
    </w:rPr>
  </w:style>
  <w:style w:type="paragraph" w:customStyle="1" w:styleId="LisNormaltParagraph">
    <w:name w:val="LisNormalt Paragraph"/>
    <w:basedOn w:val="ListParagraph"/>
    <w:rsid w:val="006E1F47"/>
    <w:pPr>
      <w:numPr>
        <w:numId w:val="6"/>
      </w:numPr>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comp.leeds.ac." TargetMode="External"/><Relationship Id="rId102" Type="http://schemas.openxmlformats.org/officeDocument/2006/relationships/hyperlink" Target="http://hem.passagen.se/ijohansson/ontology6.htm" TargetMode="External"/><Relationship Id="rId103" Type="http://schemas.openxmlformats.org/officeDocument/2006/relationships/hyperlink" Target="http://ontology.buffalo.edu/smith/articles/charuniv.pdf" TargetMode="External"/><Relationship Id="rId104" Type="http://schemas.openxmlformats.org/officeDocument/2006/relationships/hyperlink" Target="http://ontology.buffalo.edu/smith/articles/naivephysics.html" TargetMode="External"/><Relationship Id="rId105" Type="http://schemas.openxmlformats.org/officeDocument/2006/relationships/hyperlink" Target="http://www.jbiomedsem.com/content/2/S4/S2" TargetMode="External"/><Relationship Id="rId106" Type="http://schemas.openxmlformats.org/officeDocument/2006/relationships/hyperlink" Target="http://plato.stanford.edu/archives/spr2010/entries/dependence-ontological/" TargetMode="External"/><Relationship Id="rId107" Type="http://schemas.openxmlformats.org/officeDocument/2006/relationships/hyperlink" Target="http://www.acsu.buffalo.edu/~bittner3/BittnerDonnellySmithFois04.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108" Type="http://schemas.openxmlformats.org/officeDocument/2006/relationships/hyperlink" Target="http://ceur-ws.org/Vol-812/paper12.pdf" TargetMode="External"/><Relationship Id="rId109" Type="http://schemas.openxmlformats.org/officeDocument/2006/relationships/hyperlink" Target="http://www.onto-med.de/obml/ws2011/obml2011report.pdf"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comments" Target="comments.xml"/><Relationship Id="rId19" Type="http://schemas.openxmlformats.org/officeDocument/2006/relationships/image" Target="media/image3.jpg"/><Relationship Id="rId30" Type="http://schemas.openxmlformats.org/officeDocument/2006/relationships/hyperlink" Target="http://scienceblogs.com/evolvingthoughts/2007/08/what_is_an_individual.php" TargetMode="External"/><Relationship Id="rId31" Type="http://schemas.openxmlformats.org/officeDocument/2006/relationships/hyperlink" Target="http://www.flickr.com/photos/tonyshi/4385628183/" TargetMode="External"/><Relationship Id="rId32" Type="http://schemas.openxmlformats.org/officeDocument/2006/relationships/image" Target="media/image7.jpeg"/><Relationship Id="rId33" Type="http://schemas.openxmlformats.org/officeDocument/2006/relationships/hyperlink" Target="http://ontology.buffalo.edu/smith/varia/controlledairspace/glos_aclass.jpg" TargetMode="External"/><Relationship Id="rId34" Type="http://schemas.openxmlformats.org/officeDocument/2006/relationships/image" Target="media/image8.wmf"/><Relationship Id="rId35" Type="http://schemas.openxmlformats.org/officeDocument/2006/relationships/image" Target="media/image9.png"/><Relationship Id="rId36" Type="http://schemas.openxmlformats.org/officeDocument/2006/relationships/hyperlink" Target="http://obi-ontology.org/page/Main_Page" TargetMode="External"/><Relationship Id="rId37" Type="http://schemas.openxmlformats.org/officeDocument/2006/relationships/hyperlink" Target="http://berkeleybop.org/obo/OGMS:0000087" TargetMode="External"/><Relationship Id="rId38" Type="http://schemas.openxmlformats.org/officeDocument/2006/relationships/image" Target="media/image10.JPG"/><Relationship Id="rId39" Type="http://schemas.openxmlformats.org/officeDocument/2006/relationships/image" Target="media/image11.png"/><Relationship Id="rId50" Type="http://schemas.openxmlformats.org/officeDocument/2006/relationships/hyperlink" Target="http://ontology.buffalo.edu/smith/articles/niches.pdf" TargetMode="External"/><Relationship Id="rId51" Type="http://schemas.openxmlformats.org/officeDocument/2006/relationships/hyperlink" Target="http://ontology.buffalo.edu/smith/articles/fiat.htm" TargetMode="External"/><Relationship Id="rId52" Type="http://schemas.openxmlformats.org/officeDocument/2006/relationships/hyperlink" Target="http://ontology.buffalo.edu/smith/articles/smith_varzi_fiat.pdf" TargetMode="External"/><Relationship Id="rId53" Type="http://schemas.openxmlformats.org/officeDocument/2006/relationships/hyperlink" Target="http://ontology.buffalo.edu/smith/articles/Surrounding_space.pdf" TargetMode="External"/><Relationship Id="rId54" Type="http://schemas.openxmlformats.org/officeDocument/2006/relationships/hyperlink" Target="http://ontology.buffalo.edu/smith/articles/truthandreference.pdf" TargetMode="External"/><Relationship Id="rId55" Type="http://schemas.openxmlformats.org/officeDocument/2006/relationships/hyperlink" Target="http://ontology.buffalo.edu/smith/articles/Mountains.htm" TargetMode="External"/><Relationship Id="rId56" Type="http://schemas.openxmlformats.org/officeDocument/2006/relationships/hyperlink" Target="http://ontology.buffalo.edu/smith/articles/embryontology.htm" TargetMode="External"/><Relationship Id="rId57" Type="http://schemas.openxmlformats.org/officeDocument/2006/relationships/hyperlink" Target="http://ontology.buffalo.edu/smith/articles/SNAP_SPAN.pdf" TargetMode="External"/><Relationship Id="rId58" Type="http://schemas.openxmlformats.org/officeDocument/2006/relationships/hyperlink" Target="http://ontology.buffalo.edu/smith/articles/cornucopia.pdf" TargetMode="External"/><Relationship Id="rId59" Type="http://schemas.openxmlformats.org/officeDocument/2006/relationships/hyperlink" Target="http://genomebiology.com/2005/6/5/R46" TargetMode="External"/><Relationship Id="rId70" Type="http://schemas.openxmlformats.org/officeDocument/2006/relationships/hyperlink" Target="http://ontology.buffalo.edu/bfo/Terminology_for_Ontologies.pdf" TargetMode="External"/><Relationship Id="rId71" Type="http://schemas.openxmlformats.org/officeDocument/2006/relationships/hyperlink" Target="http://ceur-ws.org/Vol-222" TargetMode="External"/><Relationship Id="rId72" Type="http://schemas.openxmlformats.org/officeDocument/2006/relationships/hyperlink" Target="http://ontology.buffalo.edu/smith/articles/realizables.pdf" TargetMode="External"/><Relationship Id="rId73" Type="http://schemas.openxmlformats.org/officeDocument/2006/relationships/hyperlink" Target="http://ontology.buffalo.edu/medo/Disease_and_Diagnosis.pdf" TargetMode="External"/><Relationship Id="rId74" Type="http://schemas.openxmlformats.org/officeDocument/2006/relationships/hyperlink" Target="http://ontology.buffalo.edu/ido/Dispositions_and_IDO.pdf" TargetMode="External"/><Relationship Id="rId75" Type="http://schemas.openxmlformats.org/officeDocument/2006/relationships/hyperlink" Target="http://www.biomedcentral.com/1471-2105/11/289" TargetMode="External"/><Relationship Id="rId76" Type="http://schemas.openxmlformats.org/officeDocument/2006/relationships/hyperlink" Target="http://www.ifomis.org/Research/IFOMISReports/IFOMIS%20Report%2005_2003.pdf" TargetMode="External"/><Relationship Id="rId77" Type="http://schemas.openxmlformats.org/officeDocument/2006/relationships/hyperlink" Target="http://www.ifomis.org/Research/IFOMISReports/IFOMIS%20Report%2006_2003.pdf" TargetMode="External"/><Relationship Id="rId78" Type="http://schemas.openxmlformats.org/officeDocument/2006/relationships/hyperlink" Target="http://www.ifomis.org/Research/IFOMISReports/IFOMIS%20Report%2007_2003.pdf" TargetMode="External"/><Relationship Id="rId79" Type="http://schemas.openxmlformats.org/officeDocument/2006/relationships/hyperlink" Target="http://www.ifomis.org/Downloads/Reports/IR-0303_Donnelly.pdf" TargetMode="External"/><Relationship Id="rId110" Type="http://schemas.openxmlformats.org/officeDocument/2006/relationships/hyperlink" Target="http://www.plosone.org/article/info%3Adoi%2F10.1371%2Fjournal.pone.0018794" TargetMode="External"/><Relationship Id="rId90" Type="http://schemas.openxmlformats.org/officeDocument/2006/relationships/hyperlink" Target="http://www.biomedcentral.com/1756-0500/4/313" TargetMode="External"/><Relationship Id="rId91" Type="http://schemas.openxmlformats.org/officeDocument/2006/relationships/hyperlink" Target="http://krr.meraka.org.za/~aow2010/AOW2010-preproceedings.pdf" TargetMode="External"/><Relationship Id="rId92" Type="http://schemas.openxmlformats.org/officeDocument/2006/relationships/hyperlink" Target="http://hal.archives-ouvertes.fr/docs/00/05/32/72/PDF/ijn_00000096_00.pdf" TargetMode="External"/><Relationship Id="rId93" Type="http://schemas.openxmlformats.org/officeDocument/2006/relationships/hyperlink" Target="http://art-mind.org/review/IMG/pdf/Dretske_1967_Can-events-move_M.pdf" TargetMode="External"/><Relationship Id="rId94" Type="http://schemas.openxmlformats.org/officeDocument/2006/relationships/hyperlink" Target="http://ontology.buffalo.edu/smith/articles/hloa.html" TargetMode="External"/><Relationship Id="rId95" Type="http://schemas.openxmlformats.org/officeDocument/2006/relationships/hyperlink" Target="http://www.philosophie.ch/preprints/79_Promising_And_Other_Social_Acts.pdf" TargetMode="External"/><Relationship Id="rId96" Type="http://schemas.openxmlformats.org/officeDocument/2006/relationships/hyperlink" Target="http://mba.eci.ufmg.br/downloads/ZemachFourOntologies.pdf" TargetMode="External"/><Relationship Id="rId97" Type="http://schemas.openxmlformats.org/officeDocument/2006/relationships/hyperlink" Target="http://ontology.buffalo.edu/smith/articles/Medinfo_2010_Ceusters_Smith.pdf" TargetMode="External"/><Relationship Id="rId98" Type="http://schemas.openxmlformats.org/officeDocument/2006/relationships/hyperlink" Target="http://ontology.buffalo.edu/smith/articles/partitions.pdf" TargetMode="External"/><Relationship Id="rId99" Type="http://schemas.openxmlformats.org/officeDocument/2006/relationships/hyperlink" Target="http://ontology.buffalo.edu/smith/articles/trm.pdf" TargetMode="External"/><Relationship Id="rId111" Type="http://schemas.openxmlformats.org/officeDocument/2006/relationships/hyperlink" Target="http://www.cs.man.ac.uk/~rector/papers/rector-modularisation-kcap-2003-distrib.pdf" TargetMode="External"/><Relationship Id="rId112" Type="http://schemas.openxmlformats.org/officeDocument/2006/relationships/header" Target="header2.xml"/><Relationship Id="rId113" Type="http://schemas.openxmlformats.org/officeDocument/2006/relationships/header" Target="header3.xml"/><Relationship Id="rId114" Type="http://schemas.openxmlformats.org/officeDocument/2006/relationships/footer" Target="footer3.xml"/><Relationship Id="rId115" Type="http://schemas.openxmlformats.org/officeDocument/2006/relationships/header" Target="header4.xml"/><Relationship Id="rId116" Type="http://schemas.openxmlformats.org/officeDocument/2006/relationships/footer" Target="footer4.xml"/><Relationship Id="rId117" Type="http://schemas.openxmlformats.org/officeDocument/2006/relationships/fontTable" Target="fontTable.xml"/><Relationship Id="rId118" Type="http://schemas.openxmlformats.org/officeDocument/2006/relationships/theme" Target="theme/theme1.xml"/><Relationship Id="rId20" Type="http://schemas.openxmlformats.org/officeDocument/2006/relationships/hyperlink" Target="http://code.google.com/p/information-artifact-ontology/" TargetMode="External"/><Relationship Id="rId21" Type="http://schemas.openxmlformats.org/officeDocument/2006/relationships/hyperlink" Target="http://obi-ontology.org/page/Main_Page" TargetMode="External"/><Relationship Id="rId22" Type="http://schemas.openxmlformats.org/officeDocument/2006/relationships/hyperlink" Target="http://code.google.com/p/information-artifact-ontology/" TargetMode="External"/><Relationship Id="rId23" Type="http://schemas.openxmlformats.org/officeDocument/2006/relationships/hyperlink" Target="http://en.wikipedia.org/wiki/Mark_Sykes" TargetMode="External"/><Relationship Id="rId24" Type="http://schemas.openxmlformats.org/officeDocument/2006/relationships/hyperlink" Target="http://en.wikipedia.org/wiki/Fran%C3%A7ois_Georges-Picot" TargetMode="Externa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hyperlink" Target="http://php.med.unsw.edu.au/cellbiology/index.php?title=File:Cell_adhesion_summary.png" TargetMode="External"/><Relationship Id="rId28" Type="http://schemas.openxmlformats.org/officeDocument/2006/relationships/image" Target="media/image6.jpeg"/><Relationship Id="rId29" Type="http://schemas.openxmlformats.org/officeDocument/2006/relationships/hyperlink" Target="http://www.webstuffscan.com/wp-content/uploads/2007/01/mount%20everest%20from%20space.jpg" TargetMode="External"/><Relationship Id="rId40" Type="http://schemas.openxmlformats.org/officeDocument/2006/relationships/image" Target="media/image12.png"/><Relationship Id="rId41" Type="http://schemas.openxmlformats.org/officeDocument/2006/relationships/hyperlink" Target="http://www.acsu.buffalo.edu/~ag33/vso.html" TargetMode="External"/><Relationship Id="rId42" Type="http://schemas.openxmlformats.org/officeDocument/2006/relationships/image" Target="media/image13.tiff"/><Relationship Id="rId43" Type="http://schemas.openxmlformats.org/officeDocument/2006/relationships/hyperlink" Target="http://ontology.buffalo.edu/smith/articles/relact.html" TargetMode="External"/><Relationship Id="rId44" Type="http://schemas.openxmlformats.org/officeDocument/2006/relationships/hyperlink" Target="http://ontology.buffalo.edu/smith/articles/lfm.htm" TargetMode="External"/><Relationship Id="rId45" Type="http://schemas.openxmlformats.org/officeDocument/2006/relationships/hyperlink" Target="http://ontology.buffalo.edu/smith/articles/fffo.htm" TargetMode="External"/><Relationship Id="rId46" Type="http://schemas.openxmlformats.org/officeDocument/2006/relationships/hyperlink" Target="http://ontology.buffalo.edu/smith/articles/acta.pdf" TargetMode="External"/><Relationship Id="rId47" Type="http://schemas.openxmlformats.org/officeDocument/2006/relationships/hyperlink" Target="http://ontology.buffalo.edu/smith/articles/Mereotopology1.pdf" TargetMode="External"/><Relationship Id="rId48" Type="http://schemas.openxmlformats.org/officeDocument/2006/relationships/hyperlink" Target="http://ontology.buffalo.edu/smith/articles/Mereotopology.pdf" TargetMode="External"/><Relationship Id="rId49" Type="http://schemas.openxmlformats.org/officeDocument/2006/relationships/hyperlink" Target="http://ontology.buffalo.edu/smith/articles/greensboro.html" TargetMode="External"/><Relationship Id="rId60" Type="http://schemas.openxmlformats.org/officeDocument/2006/relationships/hyperlink" Target="http://www.ncbi.nlm.nih.gov/pmc/articles/PMC1175958" TargetMode="External"/><Relationship Id="rId61" Type="http://schemas.openxmlformats.org/officeDocument/2006/relationships/hyperlink" Target="http://www.biomedcentral.com/1471-2105/9/S5/S2" TargetMode="External"/><Relationship Id="rId62" Type="http://schemas.openxmlformats.org/officeDocument/2006/relationships/hyperlink" Target="http://www.acsu.buffalo.edu/~bittner3/Publications_files/Bittner-NA-2006-28.pdf" TargetMode="External"/><Relationship Id="rId63" Type="http://schemas.openxmlformats.org/officeDocument/2006/relationships/hyperlink" Target="http://iospress.metapress.com/content/1551884412214u67/fulltext.pdf" TargetMode="External"/><Relationship Id="rId64" Type="http://schemas.openxmlformats.org/officeDocument/2006/relationships/hyperlink" Target="http://www.ncbi.nlm.nih.gov/pmc/articles/PMC3104413/" TargetMode="External"/><Relationship Id="rId65" Type="http://schemas.openxmlformats.org/officeDocument/2006/relationships/hyperlink" Target="http://ontology.buffalo.edu/smith/book/P&amp;M/pieces.pdf" TargetMode="External"/><Relationship Id="rId66" Type="http://schemas.openxmlformats.org/officeDocument/2006/relationships/hyperlink" Target="http://ontology.buffalo.edu/medo/biodynamic.pdf" TargetMode="External"/><Relationship Id="rId67" Type="http://schemas.openxmlformats.org/officeDocument/2006/relationships/hyperlink" Target="http://ontology.buffalo.edu/bfo/SQU.pdf" TargetMode="External"/><Relationship Id="rId68" Type="http://schemas.openxmlformats.org/officeDocument/2006/relationships/hyperlink" Target="http://ontology.buffalo.edu/bio/logic_of_classes.pdf" TargetMode="External"/><Relationship Id="rId69" Type="http://schemas.openxmlformats.org/officeDocument/2006/relationships/hyperlink" Target="http://ontology.buffalo.edu/bfo/Against_Fantology.pdf" TargetMode="External"/><Relationship Id="rId100" Type="http://schemas.openxmlformats.org/officeDocument/2006/relationships/hyperlink" Target="http://ontology.buffalo.edu/bfo/Ontology_Matching.pdf" TargetMode="External"/><Relationship Id="rId80" Type="http://schemas.openxmlformats.org/officeDocument/2006/relationships/hyperlink" Target="http://www.acsu.buffalo.edu/~bittner3/BittnerKRmed.pdf" TargetMode="External"/><Relationship Id="rId81" Type="http://schemas.openxmlformats.org/officeDocument/2006/relationships/hyperlink" Target="http://dx.doi.org/10.1016/j.artmed.2006.12.005" TargetMode="External"/><Relationship Id="rId82" Type="http://schemas.openxmlformats.org/officeDocument/2006/relationships/hyperlink" Target="http://www.acsu.buffalo.edu/~bittner3/DonnellyAIMed05.pdf" TargetMode="External"/><Relationship Id="rId83" Type="http://schemas.openxmlformats.org/officeDocument/2006/relationships/hyperlink" Target="http://web.me.com/tbittner1/DonnellyProfessional/Publications_files/RelPlApOnFin.pdf" TargetMode="External"/><Relationship Id="rId84" Type="http://schemas.openxmlformats.org/officeDocument/2006/relationships/hyperlink" Target="http://web.me.com/tbittner1/DonnellyProfessional/Publications_files/LayeredMereologyAIJ.pdf" TargetMode="External"/><Relationship Id="rId85" Type="http://schemas.openxmlformats.org/officeDocument/2006/relationships/hyperlink" Target="http://www.acsu.buffalo.edu/~bittner3/BittnerQR2007.pdf" TargetMode="External"/><Relationship Id="rId86" Type="http://schemas.openxmlformats.org/officeDocument/2006/relationships/hyperlink" Target="http://hem.passagen.se/ijohansson/function1.pdf" TargetMode="External"/><Relationship Id="rId87" Type="http://schemas.openxmlformats.org/officeDocument/2006/relationships/hyperlink" Target="http://sigpubs.biostr.washington.edu/archive/00000135/" TargetMode="External"/><Relationship Id="rId88" Type="http://schemas.openxmlformats.org/officeDocument/2006/relationships/hyperlink" Target="http://sigpubs.biostr.washington.edu/archive/00000204/http:/sigpubs.biostr.washington.edu/archive/00000204/" TargetMode="External"/><Relationship Id="rId89" Type="http://schemas.openxmlformats.org/officeDocument/2006/relationships/hyperlink" Target="http://www.ncgia.buffalo.edu/i21/ng/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F51FF-CFC3-664C-AB9F-72DD8DFDBFDD}">
  <ds:schemaRefs>
    <ds:schemaRef ds:uri="http://schemas.openxmlformats.org/officeDocument/2006/bibliography"/>
  </ds:schemaRefs>
</ds:datastoreItem>
</file>

<file path=customXml/itemProps3.xml><?xml version="1.0" encoding="utf-8"?>
<ds:datastoreItem xmlns:ds="http://schemas.openxmlformats.org/officeDocument/2006/customXml" ds:itemID="{E57708D9-7D7E-7245-B4BD-E78CA414369F}">
  <ds:schemaRefs>
    <ds:schemaRef ds:uri="http://schemas.openxmlformats.org/officeDocument/2006/bibliography"/>
  </ds:schemaRefs>
</ds:datastoreItem>
</file>

<file path=customXml/itemProps4.xml><?xml version="1.0" encoding="utf-8"?>
<ds:datastoreItem xmlns:ds="http://schemas.openxmlformats.org/officeDocument/2006/customXml" ds:itemID="{0F93053E-D782-2A40-B832-75AF586A4701}">
  <ds:schemaRefs>
    <ds:schemaRef ds:uri="http://schemas.openxmlformats.org/officeDocument/2006/bibliography"/>
  </ds:schemaRefs>
</ds:datastoreItem>
</file>

<file path=customXml/itemProps5.xml><?xml version="1.0" encoding="utf-8"?>
<ds:datastoreItem xmlns:ds="http://schemas.openxmlformats.org/officeDocument/2006/customXml" ds:itemID="{33BF22C8-DF79-C541-8656-A2A25B16A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114</Pages>
  <Words>28308</Words>
  <Characters>161362</Characters>
  <Application>Microsoft Macintosh Word</Application>
  <DocSecurity>0</DocSecurity>
  <Lines>1344</Lines>
  <Paragraphs>378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189292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2</cp:revision>
  <cp:lastPrinted>2012-05-22T10:37:00Z</cp:lastPrinted>
  <dcterms:created xsi:type="dcterms:W3CDTF">2012-07-05T18:43:00Z</dcterms:created>
  <dcterms:modified xsi:type="dcterms:W3CDTF">2012-07-05T18:43:00Z</dcterms:modified>
</cp:coreProperties>
</file>